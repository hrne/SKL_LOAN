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AD99E" w14:textId="77777777" w:rsidR="00E55F55" w:rsidRPr="005720CA" w:rsidRDefault="00E55F55" w:rsidP="00E55F55">
      <w:pPr>
        <w:rPr>
          <w:rFonts w:ascii="標楷體" w:eastAsia="標楷體" w:hAnsi="標楷體"/>
        </w:rPr>
      </w:pPr>
    </w:p>
    <w:p w14:paraId="46BB3E44" w14:textId="77777777" w:rsidR="00E55F55" w:rsidRPr="005720CA" w:rsidRDefault="00E55F55" w:rsidP="00E55F55">
      <w:pPr>
        <w:rPr>
          <w:rFonts w:ascii="標楷體" w:eastAsia="標楷體" w:hAnsi="標楷體"/>
        </w:rPr>
      </w:pPr>
    </w:p>
    <w:p w14:paraId="18509591" w14:textId="77777777" w:rsidR="00E55F55" w:rsidRPr="008F20B5" w:rsidRDefault="00E55F55" w:rsidP="00E55F55">
      <w:pPr>
        <w:pStyle w:val="ad"/>
        <w:rPr>
          <w:rFonts w:ascii="標楷體" w:hAnsi="標楷體"/>
        </w:rPr>
      </w:pPr>
      <w:r w:rsidRPr="008F20B5">
        <w:rPr>
          <w:rFonts w:ascii="標楷體" w:hAnsi="標楷體" w:hint="eastAsia"/>
        </w:rPr>
        <w:t>放款管理系統專案</w:t>
      </w:r>
    </w:p>
    <w:p w14:paraId="66868D80" w14:textId="77777777" w:rsidR="00E55F55" w:rsidRPr="008F20B5" w:rsidRDefault="00BD1298" w:rsidP="00E55F55">
      <w:pPr>
        <w:pStyle w:val="ad"/>
        <w:rPr>
          <w:rFonts w:ascii="標楷體" w:hAnsi="標楷體"/>
        </w:rPr>
      </w:pPr>
      <w:r w:rsidRPr="008F20B5">
        <w:rPr>
          <w:rFonts w:ascii="標楷體" w:hAnsi="標楷體" w:hint="eastAsia"/>
        </w:rPr>
        <w:t>業務功能需求規格書</w:t>
      </w:r>
    </w:p>
    <w:p w14:paraId="52EF5FAF" w14:textId="77777777" w:rsidR="00E55F55" w:rsidRPr="008F20B5" w:rsidRDefault="00E55F55" w:rsidP="00E55F55">
      <w:pPr>
        <w:pStyle w:val="ad"/>
        <w:rPr>
          <w:rFonts w:ascii="標楷體" w:hAnsi="標楷體"/>
        </w:rPr>
      </w:pPr>
      <w:r w:rsidRPr="008F20B5">
        <w:rPr>
          <w:rFonts w:ascii="標楷體" w:hAnsi="標楷體" w:hint="eastAsia"/>
        </w:rPr>
        <w:t>介接外部系統</w:t>
      </w:r>
    </w:p>
    <w:p w14:paraId="4436A3E7" w14:textId="77777777" w:rsidR="00E55F55" w:rsidRPr="008F20B5" w:rsidRDefault="00E55F55" w:rsidP="00E55F55">
      <w:pPr>
        <w:rPr>
          <w:rFonts w:ascii="標楷體" w:eastAsia="標楷體" w:hAnsi="標楷體"/>
        </w:rPr>
      </w:pPr>
    </w:p>
    <w:tbl>
      <w:tblPr>
        <w:tblW w:w="0" w:type="auto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958"/>
        <w:gridCol w:w="2429"/>
      </w:tblGrid>
      <w:tr w:rsidR="00E55F55" w:rsidRPr="008F20B5" w14:paraId="13C7603F" w14:textId="77777777" w:rsidTr="001F4582">
        <w:trPr>
          <w:trHeight w:val="520"/>
          <w:jc w:val="center"/>
        </w:trPr>
        <w:tc>
          <w:tcPr>
            <w:tcW w:w="2958" w:type="dxa"/>
            <w:vAlign w:val="center"/>
          </w:tcPr>
          <w:p w14:paraId="7F3A9AE6" w14:textId="77777777" w:rsidR="00E55F55" w:rsidRPr="008F20B5" w:rsidRDefault="00E55F55" w:rsidP="001F4582">
            <w:pPr>
              <w:pStyle w:val="af2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文件類別代號：</w:t>
            </w:r>
          </w:p>
        </w:tc>
        <w:tc>
          <w:tcPr>
            <w:tcW w:w="2429" w:type="dxa"/>
            <w:vAlign w:val="center"/>
          </w:tcPr>
          <w:p w14:paraId="06555C6C" w14:textId="77777777" w:rsidR="00E55F55" w:rsidRPr="008F20B5" w:rsidRDefault="00E55F55" w:rsidP="001F4582">
            <w:pPr>
              <w:pStyle w:val="af0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URS</w:t>
            </w:r>
          </w:p>
        </w:tc>
      </w:tr>
      <w:tr w:rsidR="00E55F55" w:rsidRPr="008F20B5" w14:paraId="5A53449A" w14:textId="77777777" w:rsidTr="001F4582">
        <w:trPr>
          <w:trHeight w:val="520"/>
          <w:jc w:val="center"/>
        </w:trPr>
        <w:tc>
          <w:tcPr>
            <w:tcW w:w="2958" w:type="dxa"/>
            <w:vAlign w:val="center"/>
          </w:tcPr>
          <w:p w14:paraId="62C40F86" w14:textId="77777777" w:rsidR="00E55F55" w:rsidRPr="008F20B5" w:rsidRDefault="00E55F55" w:rsidP="001F4582">
            <w:pPr>
              <w:pStyle w:val="af2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版　　　　次：</w:t>
            </w:r>
          </w:p>
        </w:tc>
        <w:tc>
          <w:tcPr>
            <w:tcW w:w="2429" w:type="dxa"/>
            <w:vAlign w:val="center"/>
          </w:tcPr>
          <w:p w14:paraId="16948231" w14:textId="0DBA1446" w:rsidR="00E55F55" w:rsidRPr="008F20B5" w:rsidRDefault="00E55F55" w:rsidP="001F4582">
            <w:pPr>
              <w:pStyle w:val="ae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V1.</w:t>
            </w:r>
            <w:r w:rsidR="00FC40D9">
              <w:rPr>
                <w:rFonts w:ascii="標楷體" w:hAnsi="標楷體" w:hint="eastAsia"/>
              </w:rPr>
              <w:t>25</w:t>
            </w:r>
            <w:ins w:id="0" w:author="ST1" w:date="2020-12-02T12:00:00Z">
              <w:del w:id="1" w:author="家興 余" w:date="2021-02-22T18:43:00Z">
                <w:r w:rsidR="00427BE0" w:rsidDel="008055F0">
                  <w:rPr>
                    <w:rFonts w:ascii="標楷體" w:hAnsi="標楷體" w:hint="eastAsia"/>
                  </w:rPr>
                  <w:delText>1</w:delText>
                </w:r>
              </w:del>
            </w:ins>
            <w:ins w:id="2" w:author="ST1" w:date="2020-12-11T09:42:00Z">
              <w:del w:id="3" w:author="ST1" w:date="2020-12-18T12:14:00Z">
                <w:r w:rsidR="00B24DBC" w:rsidDel="000B2D63">
                  <w:rPr>
                    <w:rFonts w:ascii="標楷體" w:hAnsi="標楷體"/>
                  </w:rPr>
                  <w:delText>2</w:delText>
                </w:r>
              </w:del>
            </w:ins>
            <w:ins w:id="4" w:author="ST1" w:date="2020-12-18T12:14:00Z">
              <w:del w:id="5" w:author="家興 余" w:date="2020-12-30T10:02:00Z">
                <w:r w:rsidR="000B2D63" w:rsidDel="00B84015">
                  <w:rPr>
                    <w:rFonts w:ascii="標楷體" w:hAnsi="標楷體"/>
                  </w:rPr>
                  <w:delText>3</w:delText>
                </w:r>
              </w:del>
            </w:ins>
            <w:ins w:id="6" w:author="v06v25n@yahoo.com.tw" w:date="2020-11-20T14:32:00Z">
              <w:del w:id="7" w:author="ST1" w:date="2020-11-25T00:44:00Z">
                <w:r w:rsidR="0033756F" w:rsidDel="00CC54F1">
                  <w:rPr>
                    <w:rFonts w:ascii="標楷體" w:hAnsi="標楷體"/>
                  </w:rPr>
                  <w:delText>6</w:delText>
                </w:r>
              </w:del>
            </w:ins>
            <w:del w:id="8" w:author="v06v25n@yahoo.com.tw" w:date="2020-11-20T14:32:00Z">
              <w:r w:rsidR="008F20B5" w:rsidRPr="008F20B5" w:rsidDel="0033756F">
                <w:rPr>
                  <w:rFonts w:ascii="標楷體" w:hAnsi="標楷體"/>
                </w:rPr>
                <w:delText>5</w:delText>
              </w:r>
            </w:del>
          </w:p>
        </w:tc>
      </w:tr>
      <w:tr w:rsidR="00E55F55" w:rsidRPr="008F20B5" w14:paraId="77C33C29" w14:textId="77777777" w:rsidTr="001F4582">
        <w:trPr>
          <w:trHeight w:val="520"/>
          <w:jc w:val="center"/>
        </w:trPr>
        <w:tc>
          <w:tcPr>
            <w:tcW w:w="2958" w:type="dxa"/>
            <w:vAlign w:val="center"/>
          </w:tcPr>
          <w:p w14:paraId="477BA7A1" w14:textId="77777777" w:rsidR="00E55F55" w:rsidRPr="008F20B5" w:rsidRDefault="00E55F55" w:rsidP="001F4582">
            <w:pPr>
              <w:pStyle w:val="af2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機　密</w:t>
            </w:r>
            <w:r w:rsidRPr="008F20B5">
              <w:rPr>
                <w:rFonts w:ascii="標楷體" w:hAnsi="標楷體"/>
              </w:rPr>
              <w:t xml:space="preserve"> </w:t>
            </w:r>
            <w:r w:rsidRPr="008F20B5">
              <w:rPr>
                <w:rFonts w:ascii="標楷體" w:hAnsi="標楷體" w:hint="eastAsia"/>
              </w:rPr>
              <w:t>等</w:t>
            </w:r>
            <w:r w:rsidRPr="008F20B5">
              <w:rPr>
                <w:rFonts w:ascii="標楷體" w:hAnsi="標楷體"/>
              </w:rPr>
              <w:t xml:space="preserve"> </w:t>
            </w:r>
            <w:r w:rsidRPr="008F20B5">
              <w:rPr>
                <w:rFonts w:ascii="標楷體" w:hAnsi="標楷體" w:hint="eastAsia"/>
              </w:rPr>
              <w:t>級：</w:t>
            </w:r>
          </w:p>
        </w:tc>
        <w:tc>
          <w:tcPr>
            <w:tcW w:w="2429" w:type="dxa"/>
            <w:vAlign w:val="center"/>
          </w:tcPr>
          <w:p w14:paraId="6DDAA39A" w14:textId="77777777" w:rsidR="00E55F55" w:rsidRPr="008F20B5" w:rsidRDefault="00E55F55" w:rsidP="001F4582">
            <w:pPr>
              <w:pStyle w:val="af2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密</w:t>
            </w:r>
          </w:p>
        </w:tc>
      </w:tr>
      <w:tr w:rsidR="00E55F55" w:rsidRPr="008F20B5" w14:paraId="52B0048D" w14:textId="77777777" w:rsidTr="001F4582">
        <w:trPr>
          <w:trHeight w:val="520"/>
          <w:jc w:val="center"/>
        </w:trPr>
        <w:tc>
          <w:tcPr>
            <w:tcW w:w="2958" w:type="dxa"/>
            <w:vAlign w:val="center"/>
          </w:tcPr>
          <w:p w14:paraId="17E7DC6B" w14:textId="77777777" w:rsidR="00E55F55" w:rsidRPr="008F20B5" w:rsidRDefault="00E55F55" w:rsidP="001F4582">
            <w:pPr>
              <w:pStyle w:val="af2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文</w:t>
            </w:r>
            <w:r w:rsidRPr="008F20B5">
              <w:rPr>
                <w:rFonts w:ascii="標楷體" w:hAnsi="標楷體"/>
              </w:rPr>
              <w:t xml:space="preserve">  </w:t>
            </w:r>
            <w:r w:rsidRPr="008F20B5">
              <w:rPr>
                <w:rFonts w:ascii="標楷體" w:hAnsi="標楷體" w:hint="eastAsia"/>
              </w:rPr>
              <w:t>件</w:t>
            </w:r>
            <w:r w:rsidRPr="008F20B5">
              <w:rPr>
                <w:rFonts w:ascii="標楷體" w:hAnsi="標楷體"/>
              </w:rPr>
              <w:t xml:space="preserve"> </w:t>
            </w:r>
            <w:r w:rsidRPr="008F20B5">
              <w:rPr>
                <w:rFonts w:ascii="標楷體" w:hAnsi="標楷體" w:hint="eastAsia"/>
              </w:rPr>
              <w:t>日</w:t>
            </w:r>
            <w:r w:rsidRPr="008F20B5">
              <w:rPr>
                <w:rFonts w:ascii="標楷體" w:hAnsi="標楷體"/>
              </w:rPr>
              <w:t xml:space="preserve"> </w:t>
            </w:r>
            <w:r w:rsidRPr="008F20B5">
              <w:rPr>
                <w:rFonts w:ascii="標楷體" w:hAnsi="標楷體" w:hint="eastAsia"/>
              </w:rPr>
              <w:t>期：</w:t>
            </w:r>
          </w:p>
        </w:tc>
        <w:tc>
          <w:tcPr>
            <w:tcW w:w="2429" w:type="dxa"/>
            <w:vAlign w:val="center"/>
          </w:tcPr>
          <w:p w14:paraId="34FFC186" w14:textId="15591C49" w:rsidR="00E55F55" w:rsidRPr="008F20B5" w:rsidRDefault="00E55F55" w:rsidP="00632263">
            <w:pPr>
              <w:pStyle w:val="af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20</w:t>
            </w:r>
            <w:r w:rsidR="0088546A" w:rsidRPr="008F20B5">
              <w:rPr>
                <w:rFonts w:ascii="標楷體" w:hAnsi="標楷體"/>
              </w:rPr>
              <w:t>2</w:t>
            </w:r>
            <w:ins w:id="9" w:author="家興 余" w:date="2021-01-26T18:24:00Z">
              <w:r w:rsidR="00C36270">
                <w:rPr>
                  <w:rFonts w:ascii="標楷體" w:hAnsi="標楷體"/>
                </w:rPr>
                <w:t>1</w:t>
              </w:r>
            </w:ins>
            <w:del w:id="10" w:author="家興 余" w:date="2021-01-26T18:24:00Z">
              <w:r w:rsidR="0088546A" w:rsidRPr="008F20B5" w:rsidDel="00C36270">
                <w:rPr>
                  <w:rFonts w:ascii="標楷體" w:hAnsi="標楷體"/>
                </w:rPr>
                <w:delText>0</w:delText>
              </w:r>
            </w:del>
            <w:r w:rsidRPr="008F20B5">
              <w:rPr>
                <w:rFonts w:ascii="標楷體" w:hAnsi="標楷體"/>
              </w:rPr>
              <w:t>/</w:t>
            </w:r>
            <w:del w:id="11" w:author="ST1" w:date="2020-11-30T23:50:00Z">
              <w:r w:rsidR="006C186C" w:rsidRPr="008F20B5" w:rsidDel="00896635">
                <w:rPr>
                  <w:rFonts w:ascii="標楷體" w:hAnsi="標楷體"/>
                </w:rPr>
                <w:delText>11</w:delText>
              </w:r>
            </w:del>
            <w:r w:rsidR="000F30D0">
              <w:rPr>
                <w:rFonts w:ascii="標楷體" w:hAnsi="標楷體" w:hint="eastAsia"/>
              </w:rPr>
              <w:t>06</w:t>
            </w:r>
            <w:ins w:id="12" w:author="ST1" w:date="2020-11-30T23:50:00Z">
              <w:del w:id="13" w:author="家興 余" w:date="2021-01-26T18:24:00Z">
                <w:r w:rsidR="00896635" w:rsidRPr="008F20B5" w:rsidDel="00C36270">
                  <w:rPr>
                    <w:rFonts w:ascii="標楷體" w:hAnsi="標楷體"/>
                  </w:rPr>
                  <w:delText>1</w:delText>
                </w:r>
                <w:r w:rsidR="00896635" w:rsidDel="00C36270">
                  <w:rPr>
                    <w:rFonts w:ascii="標楷體" w:hAnsi="標楷體"/>
                  </w:rPr>
                  <w:delText>2</w:delText>
                </w:r>
              </w:del>
            </w:ins>
            <w:r w:rsidRPr="008F20B5">
              <w:rPr>
                <w:rFonts w:ascii="標楷體" w:hAnsi="標楷體"/>
              </w:rPr>
              <w:t>/</w:t>
            </w:r>
            <w:r w:rsidR="00C64B29">
              <w:rPr>
                <w:rFonts w:ascii="標楷體" w:hAnsi="標楷體" w:hint="eastAsia"/>
              </w:rPr>
              <w:t>11</w:t>
            </w:r>
            <w:ins w:id="14" w:author="v06v25n@yahoo.com.tw" w:date="2020-11-20T14:32:00Z">
              <w:del w:id="15" w:author="ST1" w:date="2020-11-30T23:50:00Z">
                <w:r w:rsidR="0033756F" w:rsidDel="00896635">
                  <w:rPr>
                    <w:rFonts w:ascii="標楷體" w:hAnsi="標楷體"/>
                  </w:rPr>
                  <w:delText>2</w:delText>
                </w:r>
              </w:del>
            </w:ins>
            <w:ins w:id="16" w:author="ST1" w:date="2020-12-11T09:42:00Z">
              <w:del w:id="17" w:author="家興 余" w:date="2021-01-28T17:10:00Z">
                <w:r w:rsidR="00B24DBC" w:rsidDel="00A574FD">
                  <w:rPr>
                    <w:rFonts w:ascii="標楷體" w:hAnsi="標楷體"/>
                  </w:rPr>
                  <w:delText>1</w:delText>
                </w:r>
              </w:del>
              <w:del w:id="18" w:author="ST1" w:date="2020-12-18T12:14:00Z">
                <w:r w:rsidR="00B24DBC" w:rsidDel="000B2D63">
                  <w:rPr>
                    <w:rFonts w:ascii="標楷體" w:hAnsi="標楷體"/>
                  </w:rPr>
                  <w:delText>1</w:delText>
                </w:r>
              </w:del>
            </w:ins>
            <w:ins w:id="19" w:author="ST1" w:date="2020-12-18T12:14:00Z">
              <w:del w:id="20" w:author="家興 余" w:date="2021-01-26T18:24:00Z">
                <w:r w:rsidR="000B2D63" w:rsidDel="00C36270">
                  <w:rPr>
                    <w:rFonts w:ascii="標楷體" w:hAnsi="標楷體"/>
                  </w:rPr>
                  <w:delText>8</w:delText>
                </w:r>
              </w:del>
            </w:ins>
            <w:ins w:id="21" w:author="v06v25n@yahoo.com.tw" w:date="2020-11-20T14:32:00Z">
              <w:del w:id="22" w:author="ST1" w:date="2020-11-25T00:44:00Z">
                <w:r w:rsidR="0033756F" w:rsidDel="00CC54F1">
                  <w:rPr>
                    <w:rFonts w:ascii="標楷體" w:hAnsi="標楷體"/>
                  </w:rPr>
                  <w:delText>0</w:delText>
                </w:r>
              </w:del>
            </w:ins>
            <w:del w:id="23" w:author="v06v25n@yahoo.com.tw" w:date="2020-11-20T14:32:00Z">
              <w:r w:rsidR="008F20B5" w:rsidRPr="008F20B5" w:rsidDel="0033756F">
                <w:rPr>
                  <w:rFonts w:ascii="標楷體" w:hAnsi="標楷體"/>
                </w:rPr>
                <w:delText>11</w:delText>
              </w:r>
            </w:del>
          </w:p>
        </w:tc>
      </w:tr>
    </w:tbl>
    <w:p w14:paraId="45AB6B04" w14:textId="77777777" w:rsidR="00E55F55" w:rsidRPr="008F20B5" w:rsidRDefault="00E55F55" w:rsidP="00E55F55">
      <w:pPr>
        <w:rPr>
          <w:rFonts w:ascii="標楷體" w:eastAsia="標楷體" w:hAnsi="標楷體"/>
        </w:rPr>
      </w:pPr>
    </w:p>
    <w:p w14:paraId="5C355177" w14:textId="77777777" w:rsidR="00E55F55" w:rsidRPr="008F20B5" w:rsidRDefault="00E55F55" w:rsidP="00E55F55">
      <w:pPr>
        <w:rPr>
          <w:rFonts w:ascii="標楷體" w:eastAsia="標楷體" w:hAnsi="標楷體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4"/>
        <w:gridCol w:w="2564"/>
        <w:gridCol w:w="2564"/>
      </w:tblGrid>
      <w:tr w:rsidR="00E55F55" w:rsidRPr="008F20B5" w14:paraId="09EF69DF" w14:textId="77777777" w:rsidTr="001F4582">
        <w:trPr>
          <w:jc w:val="center"/>
        </w:trPr>
        <w:tc>
          <w:tcPr>
            <w:tcW w:w="2564" w:type="dxa"/>
          </w:tcPr>
          <w:p w14:paraId="04833A58" w14:textId="77777777" w:rsidR="00E55F55" w:rsidRPr="008F20B5" w:rsidRDefault="00E55F55" w:rsidP="001F4582">
            <w:pPr>
              <w:pStyle w:val="af"/>
              <w:widowControl w:val="0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製作</w:t>
            </w:r>
          </w:p>
        </w:tc>
        <w:tc>
          <w:tcPr>
            <w:tcW w:w="2564" w:type="dxa"/>
          </w:tcPr>
          <w:p w14:paraId="3961FBF7" w14:textId="77777777" w:rsidR="00E55F55" w:rsidRPr="008F20B5" w:rsidRDefault="00E55F55" w:rsidP="001F4582">
            <w:pPr>
              <w:pStyle w:val="af"/>
              <w:widowControl w:val="0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審查</w:t>
            </w:r>
          </w:p>
        </w:tc>
        <w:tc>
          <w:tcPr>
            <w:tcW w:w="2564" w:type="dxa"/>
          </w:tcPr>
          <w:p w14:paraId="7F0BFCD5" w14:textId="77777777" w:rsidR="00E55F55" w:rsidRPr="008F20B5" w:rsidRDefault="00E55F55" w:rsidP="001F4582">
            <w:pPr>
              <w:pStyle w:val="af"/>
              <w:widowControl w:val="0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核可</w:t>
            </w:r>
          </w:p>
        </w:tc>
      </w:tr>
      <w:tr w:rsidR="00E55F55" w:rsidRPr="008F20B5" w14:paraId="470B4211" w14:textId="77777777" w:rsidTr="001F4582">
        <w:trPr>
          <w:trHeight w:val="2511"/>
          <w:jc w:val="center"/>
        </w:trPr>
        <w:tc>
          <w:tcPr>
            <w:tcW w:w="2564" w:type="dxa"/>
          </w:tcPr>
          <w:p w14:paraId="40BD5878" w14:textId="77777777" w:rsidR="00E55F55" w:rsidRPr="008F20B5" w:rsidRDefault="00E55F55" w:rsidP="001F4582">
            <w:pPr>
              <w:pStyle w:val="af3"/>
              <w:rPr>
                <w:rFonts w:ascii="標楷體" w:hAnsi="標楷體"/>
              </w:rPr>
            </w:pPr>
          </w:p>
          <w:p w14:paraId="3AF7BFDF" w14:textId="77777777" w:rsidR="00E55F55" w:rsidRPr="008F20B5" w:rsidRDefault="00E55F55" w:rsidP="001F4582">
            <w:pPr>
              <w:pStyle w:val="af3"/>
              <w:rPr>
                <w:rFonts w:ascii="標楷體" w:hAnsi="標楷體"/>
              </w:rPr>
            </w:pPr>
          </w:p>
        </w:tc>
        <w:tc>
          <w:tcPr>
            <w:tcW w:w="2564" w:type="dxa"/>
          </w:tcPr>
          <w:p w14:paraId="4D88A467" w14:textId="77777777" w:rsidR="00E55F55" w:rsidRPr="008F20B5" w:rsidRDefault="00E55F55" w:rsidP="001F4582">
            <w:pPr>
              <w:pStyle w:val="af3"/>
              <w:rPr>
                <w:rFonts w:ascii="標楷體" w:hAnsi="標楷體"/>
              </w:rPr>
            </w:pPr>
          </w:p>
        </w:tc>
        <w:tc>
          <w:tcPr>
            <w:tcW w:w="2564" w:type="dxa"/>
          </w:tcPr>
          <w:p w14:paraId="0E17EDD2" w14:textId="77777777" w:rsidR="00E55F55" w:rsidRPr="008F20B5" w:rsidRDefault="00E55F55" w:rsidP="001F4582">
            <w:pPr>
              <w:pStyle w:val="af3"/>
              <w:rPr>
                <w:rFonts w:ascii="標楷體" w:hAnsi="標楷體"/>
              </w:rPr>
            </w:pPr>
          </w:p>
        </w:tc>
      </w:tr>
    </w:tbl>
    <w:p w14:paraId="15F26989" w14:textId="77777777" w:rsidR="00E55F55" w:rsidRPr="008F20B5" w:rsidRDefault="00E55F55" w:rsidP="00E55F55">
      <w:pPr>
        <w:rPr>
          <w:rFonts w:ascii="標楷體" w:eastAsia="標楷體" w:hAnsi="標楷體"/>
        </w:rPr>
      </w:pPr>
    </w:p>
    <w:p w14:paraId="0FC75AB4" w14:textId="77777777" w:rsidR="00E55F55" w:rsidRPr="008F20B5" w:rsidRDefault="00E55F55" w:rsidP="00E55F55">
      <w:pPr>
        <w:rPr>
          <w:rFonts w:ascii="標楷體" w:eastAsia="標楷體" w:hAnsi="標楷體"/>
        </w:rPr>
      </w:pPr>
    </w:p>
    <w:p w14:paraId="6DEF6C20" w14:textId="77777777" w:rsidR="00E55F55" w:rsidRPr="008F20B5" w:rsidRDefault="00E55F55" w:rsidP="00E55F55">
      <w:pPr>
        <w:rPr>
          <w:rFonts w:ascii="標楷體" w:eastAsia="標楷體" w:hAnsi="標楷體"/>
        </w:rPr>
      </w:pPr>
    </w:p>
    <w:p w14:paraId="1514056F" w14:textId="77777777" w:rsidR="00E55F55" w:rsidRPr="004A1C2C" w:rsidRDefault="00E55F55" w:rsidP="00E55F55">
      <w:pPr>
        <w:pStyle w:val="af"/>
        <w:widowControl w:val="0"/>
        <w:spacing w:line="0" w:lineRule="atLeast"/>
        <w:rPr>
          <w:rStyle w:val="af5"/>
          <w:rFonts w:ascii="標楷體" w:hAnsi="標楷體"/>
        </w:rPr>
      </w:pPr>
      <w:r w:rsidRPr="008F20B5">
        <w:rPr>
          <w:rStyle w:val="af5"/>
          <w:rFonts w:ascii="標楷體" w:hAnsi="標楷體" w:hint="eastAsia"/>
        </w:rPr>
        <w:t>新光人壽保險股份有限公司</w:t>
      </w:r>
    </w:p>
    <w:p w14:paraId="3C2125E7" w14:textId="3C49204A" w:rsidR="00E55F55" w:rsidRPr="008F20B5" w:rsidRDefault="00E55F55" w:rsidP="00E55F55">
      <w:pPr>
        <w:spacing w:line="0" w:lineRule="atLeast"/>
        <w:jc w:val="center"/>
        <w:rPr>
          <w:rFonts w:ascii="標楷體" w:eastAsia="標楷體" w:hAnsi="標楷體"/>
          <w:sz w:val="32"/>
        </w:rPr>
      </w:pPr>
      <w:r w:rsidRPr="008F20B5">
        <w:rPr>
          <w:rStyle w:val="af4"/>
          <w:rFonts w:ascii="標楷體" w:hAnsi="標楷體"/>
        </w:rPr>
        <w:t>Shin Kong Life Insurance Co., Ltd.</w:t>
      </w:r>
      <w:r w:rsidR="00EE0EF4" w:rsidRPr="004A1C2C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4DE466D6" wp14:editId="1DB02F24">
                <wp:simplePos x="0" y="0"/>
                <wp:positionH relativeFrom="column">
                  <wp:posOffset>1988185</wp:posOffset>
                </wp:positionH>
                <wp:positionV relativeFrom="paragraph">
                  <wp:posOffset>9373235</wp:posOffset>
                </wp:positionV>
                <wp:extent cx="3429000" cy="800100"/>
                <wp:effectExtent l="0" t="0" r="0" b="0"/>
                <wp:wrapNone/>
                <wp:docPr id="76" name="文字方塊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8B58BD" w14:textId="77777777" w:rsidR="004D7A88" w:rsidRDefault="004D7A88" w:rsidP="00E55F55">
                            <w:pPr>
                              <w:pStyle w:val="af"/>
                              <w:widowControl w:val="0"/>
                              <w:spacing w:line="0" w:lineRule="atLeast"/>
                              <w:rPr>
                                <w:rStyle w:val="af5"/>
                              </w:rPr>
                            </w:pPr>
                            <w:r>
                              <w:rPr>
                                <w:rStyle w:val="af5"/>
                                <w:rFonts w:hint="eastAsia"/>
                              </w:rPr>
                              <w:t>新光人壽保險股份有限公司</w:t>
                            </w:r>
                          </w:p>
                          <w:p w14:paraId="1ED80AF3" w14:textId="77777777" w:rsidR="004D7A88" w:rsidRDefault="004D7A88" w:rsidP="00E55F55">
                            <w:pPr>
                              <w:spacing w:line="0" w:lineRule="atLeast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rStyle w:val="af4"/>
                                <w:rFonts w:hint="eastAsia"/>
                              </w:rPr>
                              <w:t>Shin Kong Life Insurance</w:t>
                            </w:r>
                            <w:r>
                              <w:rPr>
                                <w:rStyle w:val="af4"/>
                              </w:rPr>
                              <w:t xml:space="preserve"> Co., Ltd.</w:t>
                            </w:r>
                          </w:p>
                          <w:p w14:paraId="6128E045" w14:textId="77777777" w:rsidR="004D7A88" w:rsidRDefault="004D7A88" w:rsidP="00E55F5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E466D6" id="_x0000_t202" coordsize="21600,21600" o:spt="202" path="m,l,21600r21600,l21600,xe">
                <v:stroke joinstyle="miter"/>
                <v:path gradientshapeok="t" o:connecttype="rect"/>
              </v:shapetype>
              <v:shape id="文字方塊 76" o:spid="_x0000_s1026" type="#_x0000_t202" style="position:absolute;left:0;text-align:left;margin-left:156.55pt;margin-top:738.05pt;width:270pt;height:63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" stroked="f">
                <v:textbox>
                  <w:txbxContent>
                    <w:p w14:paraId="0A8B58BD" w14:textId="77777777" w:rsidR="004D7A88" w:rsidRDefault="004D7A88" w:rsidP="00E55F55">
                      <w:pPr>
                        <w:pStyle w:val="af"/>
                        <w:widowControl w:val="0"/>
                        <w:spacing w:line="0" w:lineRule="atLeast"/>
                        <w:rPr>
                          <w:rStyle w:val="af5"/>
                        </w:rPr>
                      </w:pPr>
                      <w:r>
                        <w:rPr>
                          <w:rStyle w:val="af5"/>
                          <w:rFonts w:hint="eastAsia"/>
                        </w:rPr>
                        <w:t>新光人壽保險股份有限公司</w:t>
                      </w:r>
                    </w:p>
                    <w:p w14:paraId="1ED80AF3" w14:textId="77777777" w:rsidR="004D7A88" w:rsidRDefault="004D7A88" w:rsidP="00E55F55">
                      <w:pPr>
                        <w:spacing w:line="0" w:lineRule="atLeast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rStyle w:val="af4"/>
                          <w:rFonts w:hint="eastAsia"/>
                        </w:rPr>
                        <w:t>Shin Kong Life Insurance</w:t>
                      </w:r>
                      <w:r>
                        <w:rPr>
                          <w:rStyle w:val="af4"/>
                        </w:rPr>
                        <w:t xml:space="preserve"> Co., Ltd.</w:t>
                      </w:r>
                    </w:p>
                    <w:p w14:paraId="6128E045" w14:textId="77777777" w:rsidR="004D7A88" w:rsidRDefault="004D7A88" w:rsidP="00E55F55"/>
                  </w:txbxContent>
                </v:textbox>
              </v:shape>
            </w:pict>
          </mc:Fallback>
        </mc:AlternateContent>
      </w:r>
      <w:r w:rsidR="00EE0EF4" w:rsidRPr="004A1C2C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4E4A033F" wp14:editId="0B0D38BF">
                <wp:simplePos x="0" y="0"/>
                <wp:positionH relativeFrom="column">
                  <wp:posOffset>1988185</wp:posOffset>
                </wp:positionH>
                <wp:positionV relativeFrom="paragraph">
                  <wp:posOffset>9373235</wp:posOffset>
                </wp:positionV>
                <wp:extent cx="3429000" cy="800100"/>
                <wp:effectExtent l="0" t="0" r="0" b="0"/>
                <wp:wrapNone/>
                <wp:docPr id="75" name="文字方塊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C31CF4" w14:textId="77777777" w:rsidR="004D7A88" w:rsidRDefault="004D7A88" w:rsidP="00E55F55">
                            <w:pPr>
                              <w:pStyle w:val="af"/>
                              <w:widowControl w:val="0"/>
                              <w:spacing w:line="0" w:lineRule="atLeast"/>
                              <w:rPr>
                                <w:rStyle w:val="af5"/>
                              </w:rPr>
                            </w:pPr>
                            <w:r>
                              <w:rPr>
                                <w:rStyle w:val="af5"/>
                                <w:rFonts w:hint="eastAsia"/>
                              </w:rPr>
                              <w:t>新光人壽保險股份有限公司</w:t>
                            </w:r>
                          </w:p>
                          <w:p w14:paraId="413ABA72" w14:textId="77777777" w:rsidR="004D7A88" w:rsidRDefault="004D7A88" w:rsidP="00E55F55">
                            <w:pPr>
                              <w:spacing w:line="0" w:lineRule="atLeast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rStyle w:val="af4"/>
                                <w:rFonts w:hint="eastAsia"/>
                              </w:rPr>
                              <w:t>Shin Kong Life Insurance</w:t>
                            </w:r>
                            <w:r>
                              <w:rPr>
                                <w:rStyle w:val="af4"/>
                              </w:rPr>
                              <w:t xml:space="preserve"> Co., Ltd.</w:t>
                            </w:r>
                          </w:p>
                          <w:p w14:paraId="050F805C" w14:textId="77777777" w:rsidR="004D7A88" w:rsidRDefault="004D7A88" w:rsidP="00E55F5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4A033F" id="文字方塊 75" o:spid="_x0000_s1027" type="#_x0000_t202" style="position:absolute;left:0;text-align:left;margin-left:156.55pt;margin-top:738.05pt;width:270pt;height:63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" stroked="f">
                <v:textbox>
                  <w:txbxContent>
                    <w:p w14:paraId="7DC31CF4" w14:textId="77777777" w:rsidR="004D7A88" w:rsidRDefault="004D7A88" w:rsidP="00E55F55">
                      <w:pPr>
                        <w:pStyle w:val="af"/>
                        <w:widowControl w:val="0"/>
                        <w:spacing w:line="0" w:lineRule="atLeast"/>
                        <w:rPr>
                          <w:rStyle w:val="af5"/>
                        </w:rPr>
                      </w:pPr>
                      <w:r>
                        <w:rPr>
                          <w:rStyle w:val="af5"/>
                          <w:rFonts w:hint="eastAsia"/>
                        </w:rPr>
                        <w:t>新光人壽保險股份有限公司</w:t>
                      </w:r>
                    </w:p>
                    <w:p w14:paraId="413ABA72" w14:textId="77777777" w:rsidR="004D7A88" w:rsidRDefault="004D7A88" w:rsidP="00E55F55">
                      <w:pPr>
                        <w:spacing w:line="0" w:lineRule="atLeast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rStyle w:val="af4"/>
                          <w:rFonts w:hint="eastAsia"/>
                        </w:rPr>
                        <w:t>Shin Kong Life Insurance</w:t>
                      </w:r>
                      <w:r>
                        <w:rPr>
                          <w:rStyle w:val="af4"/>
                        </w:rPr>
                        <w:t xml:space="preserve"> Co., Ltd.</w:t>
                      </w:r>
                    </w:p>
                    <w:p w14:paraId="050F805C" w14:textId="77777777" w:rsidR="004D7A88" w:rsidRDefault="004D7A88" w:rsidP="00E55F55"/>
                  </w:txbxContent>
                </v:textbox>
              </v:shape>
            </w:pict>
          </mc:Fallback>
        </mc:AlternateContent>
      </w:r>
    </w:p>
    <w:p w14:paraId="5EB7D9B2" w14:textId="77777777" w:rsidR="00D22C68" w:rsidRPr="008F20B5" w:rsidRDefault="00D22C68" w:rsidP="00AF2085">
      <w:pPr>
        <w:rPr>
          <w:rFonts w:ascii="標楷體" w:eastAsia="標楷體" w:hAnsi="標楷體"/>
        </w:rPr>
        <w:sectPr w:rsidR="00D22C68" w:rsidRPr="008F20B5" w:rsidSect="00E55F55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 w:code="9"/>
          <w:pgMar w:top="1418" w:right="851" w:bottom="737" w:left="851" w:header="567" w:footer="567" w:gutter="0"/>
          <w:pgNumType w:start="1" w:chapStyle="1" w:chapSep="enDash"/>
          <w:cols w:space="425"/>
          <w:titlePg/>
          <w:docGrid w:type="lines" w:linePitch="360"/>
        </w:sectPr>
      </w:pPr>
    </w:p>
    <w:p w14:paraId="4E276624" w14:textId="77777777" w:rsidR="00E55F55" w:rsidRPr="008F20B5" w:rsidRDefault="00E55F55" w:rsidP="00E55F55">
      <w:pPr>
        <w:pStyle w:val="af6"/>
        <w:rPr>
          <w:rFonts w:ascii="標楷體" w:hAnsi="標楷體"/>
        </w:rPr>
      </w:pPr>
      <w:r w:rsidRPr="008F20B5">
        <w:rPr>
          <w:rFonts w:ascii="標楷體" w:hAnsi="標楷體" w:hint="eastAsia"/>
        </w:rPr>
        <w:lastRenderedPageBreak/>
        <w:t>文件制／修訂履歷</w:t>
      </w:r>
    </w:p>
    <w:tbl>
      <w:tblPr>
        <w:tblW w:w="102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108"/>
        <w:gridCol w:w="1614"/>
        <w:gridCol w:w="3936"/>
        <w:gridCol w:w="1134"/>
        <w:gridCol w:w="996"/>
        <w:gridCol w:w="1440"/>
      </w:tblGrid>
      <w:tr w:rsidR="00E55F55" w:rsidRPr="008F20B5" w14:paraId="4F391711" w14:textId="77777777" w:rsidTr="004A1C2C">
        <w:tc>
          <w:tcPr>
            <w:tcW w:w="1108" w:type="dxa"/>
          </w:tcPr>
          <w:p w14:paraId="5886632B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制／修訂</w:t>
            </w:r>
          </w:p>
          <w:p w14:paraId="36975EA2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版次</w:t>
            </w:r>
          </w:p>
        </w:tc>
        <w:tc>
          <w:tcPr>
            <w:tcW w:w="1614" w:type="dxa"/>
          </w:tcPr>
          <w:p w14:paraId="681649E9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制／修訂</w:t>
            </w:r>
          </w:p>
          <w:p w14:paraId="3A1E606A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日期</w:t>
            </w:r>
          </w:p>
        </w:tc>
        <w:tc>
          <w:tcPr>
            <w:tcW w:w="3936" w:type="dxa"/>
          </w:tcPr>
          <w:p w14:paraId="3A658425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制／修訂</w:t>
            </w:r>
          </w:p>
          <w:p w14:paraId="638B5DC6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說明</w:t>
            </w:r>
          </w:p>
        </w:tc>
        <w:tc>
          <w:tcPr>
            <w:tcW w:w="1134" w:type="dxa"/>
          </w:tcPr>
          <w:p w14:paraId="74996911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作</w:t>
            </w:r>
          </w:p>
          <w:p w14:paraId="3C609FD8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者</w:t>
            </w:r>
          </w:p>
        </w:tc>
        <w:tc>
          <w:tcPr>
            <w:tcW w:w="996" w:type="dxa"/>
          </w:tcPr>
          <w:p w14:paraId="61E1063F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核</w:t>
            </w:r>
          </w:p>
          <w:p w14:paraId="10B9847E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准</w:t>
            </w:r>
          </w:p>
        </w:tc>
        <w:tc>
          <w:tcPr>
            <w:tcW w:w="1440" w:type="dxa"/>
          </w:tcPr>
          <w:p w14:paraId="381C94F0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備</w:t>
            </w:r>
          </w:p>
          <w:p w14:paraId="3B8A99BF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註</w:t>
            </w:r>
          </w:p>
        </w:tc>
      </w:tr>
      <w:tr w:rsidR="00E55F55" w:rsidRPr="008F20B5" w14:paraId="63825CFB" w14:textId="77777777" w:rsidTr="004A1C2C">
        <w:trPr>
          <w:trHeight w:val="405"/>
        </w:trPr>
        <w:tc>
          <w:tcPr>
            <w:tcW w:w="1108" w:type="dxa"/>
            <w:vAlign w:val="center"/>
          </w:tcPr>
          <w:p w14:paraId="5C36C97B" w14:textId="77777777" w:rsidR="00E55F55" w:rsidRPr="008F20B5" w:rsidRDefault="00E55F55" w:rsidP="00632263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V0</w:t>
            </w:r>
            <w:r w:rsidR="00632263" w:rsidRPr="008F20B5">
              <w:rPr>
                <w:rFonts w:ascii="標楷體" w:hAnsi="標楷體"/>
              </w:rPr>
              <w:t>.1</w:t>
            </w:r>
          </w:p>
        </w:tc>
        <w:tc>
          <w:tcPr>
            <w:tcW w:w="1614" w:type="dxa"/>
            <w:vAlign w:val="center"/>
          </w:tcPr>
          <w:p w14:paraId="3CDC5983" w14:textId="77777777" w:rsidR="00E55F55" w:rsidRPr="008F20B5" w:rsidRDefault="00E55F55" w:rsidP="001F4582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2019/12/25</w:t>
            </w:r>
          </w:p>
        </w:tc>
        <w:tc>
          <w:tcPr>
            <w:tcW w:w="3936" w:type="dxa"/>
            <w:vAlign w:val="center"/>
          </w:tcPr>
          <w:p w14:paraId="6C62CAA8" w14:textId="77777777" w:rsidR="00E55F55" w:rsidRPr="008F20B5" w:rsidRDefault="00E55F55" w:rsidP="001F4582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初版</w:t>
            </w:r>
          </w:p>
        </w:tc>
        <w:tc>
          <w:tcPr>
            <w:tcW w:w="1134" w:type="dxa"/>
            <w:vAlign w:val="center"/>
          </w:tcPr>
          <w:p w14:paraId="25058798" w14:textId="77777777" w:rsidR="00E55F55" w:rsidRPr="008F20B5" w:rsidRDefault="00E55F55" w:rsidP="001F4582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  <w:vAlign w:val="center"/>
          </w:tcPr>
          <w:p w14:paraId="602F8FBC" w14:textId="77777777" w:rsidR="00E55F55" w:rsidRPr="008F20B5" w:rsidRDefault="00E55F55" w:rsidP="001F4582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1BA9FE02" w14:textId="77777777" w:rsidR="00E55F55" w:rsidRPr="008F20B5" w:rsidRDefault="00E55F55" w:rsidP="001F4582">
            <w:pPr>
              <w:pStyle w:val="11"/>
              <w:rPr>
                <w:rFonts w:ascii="標楷體" w:hAnsi="標楷體"/>
              </w:rPr>
            </w:pPr>
          </w:p>
        </w:tc>
      </w:tr>
      <w:tr w:rsidR="00632263" w:rsidRPr="008F20B5" w14:paraId="47E7544B" w14:textId="77777777" w:rsidTr="004A1C2C">
        <w:trPr>
          <w:trHeight w:val="405"/>
        </w:trPr>
        <w:tc>
          <w:tcPr>
            <w:tcW w:w="1108" w:type="dxa"/>
            <w:vAlign w:val="center"/>
          </w:tcPr>
          <w:p w14:paraId="1B35E340" w14:textId="77777777" w:rsidR="00632263" w:rsidRPr="008F20B5" w:rsidRDefault="00632263" w:rsidP="001A5A5A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V1.0</w:t>
            </w:r>
          </w:p>
        </w:tc>
        <w:tc>
          <w:tcPr>
            <w:tcW w:w="1614" w:type="dxa"/>
            <w:vAlign w:val="center"/>
          </w:tcPr>
          <w:p w14:paraId="7D5BCE76" w14:textId="77777777" w:rsidR="00632263" w:rsidRPr="008F20B5" w:rsidRDefault="00632263" w:rsidP="001A5A5A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2019/12/31</w:t>
            </w:r>
          </w:p>
        </w:tc>
        <w:tc>
          <w:tcPr>
            <w:tcW w:w="3936" w:type="dxa"/>
            <w:vAlign w:val="center"/>
          </w:tcPr>
          <w:p w14:paraId="460C7842" w14:textId="77777777" w:rsidR="00632263" w:rsidRPr="008F20B5" w:rsidRDefault="00632263" w:rsidP="001A5A5A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出版</w:t>
            </w:r>
          </w:p>
        </w:tc>
        <w:tc>
          <w:tcPr>
            <w:tcW w:w="1134" w:type="dxa"/>
            <w:vAlign w:val="center"/>
          </w:tcPr>
          <w:p w14:paraId="676E4B53" w14:textId="77777777" w:rsidR="00632263" w:rsidRPr="008F20B5" w:rsidRDefault="00632263" w:rsidP="001A5A5A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0D4C96B5" w14:textId="77777777" w:rsidR="00632263" w:rsidRPr="008F20B5" w:rsidRDefault="00632263" w:rsidP="001F4582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4E3E5247" w14:textId="77777777" w:rsidR="00632263" w:rsidRPr="008F20B5" w:rsidRDefault="00632263" w:rsidP="001F4582">
            <w:pPr>
              <w:pStyle w:val="11"/>
              <w:rPr>
                <w:rFonts w:ascii="標楷體" w:hAnsi="標楷體"/>
              </w:rPr>
            </w:pPr>
          </w:p>
        </w:tc>
      </w:tr>
      <w:tr w:rsidR="00632263" w:rsidRPr="008F20B5" w14:paraId="72A983E6" w14:textId="77777777" w:rsidTr="004A1C2C">
        <w:tc>
          <w:tcPr>
            <w:tcW w:w="1108" w:type="dxa"/>
            <w:vAlign w:val="center"/>
          </w:tcPr>
          <w:p w14:paraId="1099ADAC" w14:textId="7C58C3CA" w:rsidR="00632263" w:rsidRPr="008F20B5" w:rsidRDefault="0088546A" w:rsidP="001F4582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V1.1</w:t>
            </w:r>
          </w:p>
        </w:tc>
        <w:tc>
          <w:tcPr>
            <w:tcW w:w="1614" w:type="dxa"/>
            <w:vAlign w:val="center"/>
          </w:tcPr>
          <w:p w14:paraId="72A84C97" w14:textId="6D9E0AA9" w:rsidR="00632263" w:rsidRPr="008F20B5" w:rsidRDefault="0088546A" w:rsidP="001F4582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2020/8/6</w:t>
            </w:r>
          </w:p>
        </w:tc>
        <w:tc>
          <w:tcPr>
            <w:tcW w:w="3936" w:type="dxa"/>
            <w:vAlign w:val="center"/>
          </w:tcPr>
          <w:p w14:paraId="3D8F2408" w14:textId="5E7ED6A9" w:rsidR="00632263" w:rsidRPr="008F20B5" w:rsidRDefault="0088546A" w:rsidP="001F4582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E-loan</w:t>
            </w:r>
            <w:r w:rsidRPr="008F20B5">
              <w:rPr>
                <w:rFonts w:ascii="標楷體" w:hAnsi="標楷體" w:hint="eastAsia"/>
              </w:rPr>
              <w:t>電文格式更新</w:t>
            </w:r>
          </w:p>
        </w:tc>
        <w:tc>
          <w:tcPr>
            <w:tcW w:w="1134" w:type="dxa"/>
            <w:vAlign w:val="center"/>
          </w:tcPr>
          <w:p w14:paraId="37662564" w14:textId="67473C47" w:rsidR="00632263" w:rsidRPr="008F20B5" w:rsidRDefault="0088546A" w:rsidP="001F4582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64B5490A" w14:textId="77777777" w:rsidR="00632263" w:rsidRPr="008F20B5" w:rsidRDefault="00632263" w:rsidP="001F4582">
            <w:pPr>
              <w:rPr>
                <w:rFonts w:ascii="標楷體" w:eastAsia="標楷體" w:hAnsi="標楷體"/>
              </w:rPr>
            </w:pPr>
          </w:p>
        </w:tc>
        <w:tc>
          <w:tcPr>
            <w:tcW w:w="1440" w:type="dxa"/>
          </w:tcPr>
          <w:p w14:paraId="19BFEB10" w14:textId="77777777" w:rsidR="00632263" w:rsidRPr="008F20B5" w:rsidRDefault="00632263" w:rsidP="001F4582">
            <w:pPr>
              <w:pStyle w:val="11"/>
              <w:rPr>
                <w:rFonts w:ascii="標楷體" w:hAnsi="標楷體"/>
              </w:rPr>
            </w:pPr>
          </w:p>
        </w:tc>
      </w:tr>
      <w:tr w:rsidR="00632263" w:rsidRPr="008F20B5" w14:paraId="51C6FF09" w14:textId="77777777" w:rsidTr="004A1C2C">
        <w:tc>
          <w:tcPr>
            <w:tcW w:w="1108" w:type="dxa"/>
            <w:vAlign w:val="center"/>
          </w:tcPr>
          <w:p w14:paraId="6C360C82" w14:textId="77B574E2" w:rsidR="00632263" w:rsidRPr="008F20B5" w:rsidRDefault="00EE0EF4" w:rsidP="001F4582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V1.2</w:t>
            </w:r>
          </w:p>
        </w:tc>
        <w:tc>
          <w:tcPr>
            <w:tcW w:w="1614" w:type="dxa"/>
            <w:vAlign w:val="center"/>
          </w:tcPr>
          <w:p w14:paraId="708ABE1A" w14:textId="20EBE173" w:rsidR="00632263" w:rsidRPr="008F20B5" w:rsidRDefault="00EE0EF4" w:rsidP="001F4582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2020/8/10</w:t>
            </w:r>
          </w:p>
        </w:tc>
        <w:tc>
          <w:tcPr>
            <w:tcW w:w="3936" w:type="dxa"/>
            <w:vAlign w:val="center"/>
          </w:tcPr>
          <w:p w14:paraId="15ABD46C" w14:textId="694D5EE0" w:rsidR="00632263" w:rsidRPr="008F20B5" w:rsidRDefault="00EE0EF4" w:rsidP="001F4582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E-loan</w:t>
            </w:r>
            <w:r w:rsidRPr="008F20B5">
              <w:rPr>
                <w:rFonts w:ascii="標楷體" w:hAnsi="標楷體" w:hint="eastAsia"/>
              </w:rPr>
              <w:t>電文增加</w:t>
            </w:r>
            <w:r w:rsidRPr="008F20B5">
              <w:rPr>
                <w:rFonts w:ascii="標楷體" w:hAnsi="標楷體"/>
              </w:rPr>
              <w:t>[</w:t>
            </w:r>
            <w:r w:rsidRPr="004A1C2C">
              <w:rPr>
                <w:rFonts w:ascii="標楷體" w:hAnsi="標楷體"/>
                <w:szCs w:val="32"/>
              </w:rPr>
              <w:t>L2250</w:t>
            </w:r>
            <w:r w:rsidRPr="008F20B5">
              <w:rPr>
                <w:rFonts w:ascii="標楷體" w:hAnsi="標楷體" w:hint="eastAsia"/>
              </w:rPr>
              <w:t>保證人資料登錄</w:t>
            </w:r>
            <w:r w:rsidRPr="008F20B5">
              <w:rPr>
                <w:rFonts w:ascii="標楷體" w:hAnsi="標楷體"/>
              </w:rPr>
              <w:t>]</w:t>
            </w:r>
          </w:p>
        </w:tc>
        <w:tc>
          <w:tcPr>
            <w:tcW w:w="1134" w:type="dxa"/>
            <w:vAlign w:val="center"/>
          </w:tcPr>
          <w:p w14:paraId="7C00F924" w14:textId="2975D00D" w:rsidR="00632263" w:rsidRPr="008F20B5" w:rsidRDefault="00EE0EF4" w:rsidP="001F4582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4C62C5F9" w14:textId="77777777" w:rsidR="00632263" w:rsidRPr="008F20B5" w:rsidRDefault="00632263" w:rsidP="001F4582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0451D0E1" w14:textId="77777777" w:rsidR="00632263" w:rsidRPr="008F20B5" w:rsidRDefault="00632263" w:rsidP="001F4582">
            <w:pPr>
              <w:pStyle w:val="11"/>
              <w:rPr>
                <w:rFonts w:ascii="標楷體" w:hAnsi="標楷體"/>
              </w:rPr>
            </w:pPr>
          </w:p>
        </w:tc>
      </w:tr>
      <w:tr w:rsidR="009C33BE" w:rsidRPr="008F20B5" w14:paraId="58BA44F0" w14:textId="77777777" w:rsidTr="004A1C2C">
        <w:tc>
          <w:tcPr>
            <w:tcW w:w="1108" w:type="dxa"/>
            <w:vAlign w:val="center"/>
          </w:tcPr>
          <w:p w14:paraId="5A32D80E" w14:textId="3D6D39C8" w:rsidR="009C33BE" w:rsidRPr="008F20B5" w:rsidRDefault="009C33BE" w:rsidP="009C33BE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V1.3</w:t>
            </w:r>
          </w:p>
        </w:tc>
        <w:tc>
          <w:tcPr>
            <w:tcW w:w="1614" w:type="dxa"/>
            <w:vAlign w:val="center"/>
          </w:tcPr>
          <w:p w14:paraId="6B977E7B" w14:textId="27326F27" w:rsidR="009C33BE" w:rsidRPr="008F20B5" w:rsidRDefault="009C33BE" w:rsidP="009C33BE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2020/8/25</w:t>
            </w:r>
          </w:p>
        </w:tc>
        <w:tc>
          <w:tcPr>
            <w:tcW w:w="3936" w:type="dxa"/>
            <w:vAlign w:val="center"/>
          </w:tcPr>
          <w:p w14:paraId="2DDC1604" w14:textId="63E324E0" w:rsidR="009C33BE" w:rsidRPr="008F20B5" w:rsidRDefault="009C33BE" w:rsidP="009C33BE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E-loan</w:t>
            </w:r>
            <w:r w:rsidRPr="008F20B5">
              <w:rPr>
                <w:rFonts w:ascii="標楷體" w:hAnsi="標楷體" w:hint="eastAsia"/>
              </w:rPr>
              <w:t>電文增加</w:t>
            </w:r>
            <w:r w:rsidRPr="008F20B5">
              <w:rPr>
                <w:rFonts w:ascii="標楷體" w:hAnsi="標楷體"/>
              </w:rPr>
              <w:t>[</w:t>
            </w:r>
            <w:r w:rsidRPr="004A1C2C">
              <w:rPr>
                <w:rFonts w:ascii="標楷體" w:hAnsi="標楷體"/>
                <w:szCs w:val="32"/>
              </w:rPr>
              <w:t>L2417</w:t>
            </w:r>
            <w:r w:rsidRPr="004A1C2C">
              <w:rPr>
                <w:rFonts w:ascii="標楷體" w:hAnsi="標楷體" w:hint="eastAsia"/>
                <w:szCs w:val="32"/>
              </w:rPr>
              <w:t>額度與擔保品關聯登錄</w:t>
            </w:r>
            <w:r w:rsidRPr="008F20B5">
              <w:rPr>
                <w:rFonts w:ascii="標楷體" w:hAnsi="標楷體"/>
              </w:rPr>
              <w:t>]</w:t>
            </w:r>
          </w:p>
        </w:tc>
        <w:tc>
          <w:tcPr>
            <w:tcW w:w="1134" w:type="dxa"/>
            <w:vAlign w:val="center"/>
          </w:tcPr>
          <w:p w14:paraId="6F456F7E" w14:textId="7590BB1A" w:rsidR="009C33BE" w:rsidRPr="008F20B5" w:rsidRDefault="009C33BE" w:rsidP="009C33BE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55D31F05" w14:textId="77777777" w:rsidR="009C33BE" w:rsidRPr="008F20B5" w:rsidRDefault="009C33BE" w:rsidP="009C33BE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1F59F289" w14:textId="77777777" w:rsidR="009C33BE" w:rsidRPr="008F20B5" w:rsidRDefault="009C33BE" w:rsidP="009C33BE">
            <w:pPr>
              <w:pStyle w:val="11"/>
              <w:rPr>
                <w:rFonts w:ascii="標楷體" w:hAnsi="標楷體"/>
              </w:rPr>
            </w:pPr>
          </w:p>
        </w:tc>
      </w:tr>
      <w:tr w:rsidR="009C33BE" w:rsidRPr="008F20B5" w14:paraId="501A670C" w14:textId="77777777" w:rsidTr="004A1C2C">
        <w:tc>
          <w:tcPr>
            <w:tcW w:w="1108" w:type="dxa"/>
            <w:vAlign w:val="center"/>
          </w:tcPr>
          <w:p w14:paraId="7CF39CDA" w14:textId="2FC020AE" w:rsidR="009C33BE" w:rsidRPr="008F20B5" w:rsidRDefault="006C186C" w:rsidP="009C33BE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V1.4</w:t>
            </w:r>
          </w:p>
        </w:tc>
        <w:tc>
          <w:tcPr>
            <w:tcW w:w="1614" w:type="dxa"/>
            <w:vAlign w:val="center"/>
          </w:tcPr>
          <w:p w14:paraId="28D54617" w14:textId="7FD4637B" w:rsidR="009C33BE" w:rsidRPr="008F20B5" w:rsidRDefault="006C186C" w:rsidP="009C33BE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2020/11/09</w:t>
            </w:r>
          </w:p>
        </w:tc>
        <w:tc>
          <w:tcPr>
            <w:tcW w:w="3936" w:type="dxa"/>
            <w:vAlign w:val="center"/>
          </w:tcPr>
          <w:p w14:paraId="42A8F25D" w14:textId="6607BCBC" w:rsidR="006C186C" w:rsidRPr="008F20B5" w:rsidRDefault="006C186C" w:rsidP="009C33BE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1.Header</w:t>
            </w:r>
            <w:r w:rsidRPr="008F20B5">
              <w:rPr>
                <w:rFonts w:ascii="標楷體" w:hAnsi="標楷體" w:hint="eastAsia"/>
              </w:rPr>
              <w:t>格式修改</w:t>
            </w:r>
          </w:p>
          <w:p w14:paraId="18EEB39A" w14:textId="1E015F9E" w:rsidR="009C33BE" w:rsidRPr="008F20B5" w:rsidRDefault="006C186C" w:rsidP="009C33BE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2.</w:t>
            </w:r>
            <w:r w:rsidRPr="004A1C2C">
              <w:rPr>
                <w:rFonts w:ascii="標楷體" w:hAnsi="標楷體"/>
              </w:rPr>
              <w:t>L4611</w:t>
            </w:r>
            <w:r w:rsidRPr="008F20B5">
              <w:rPr>
                <w:rFonts w:ascii="標楷體" w:hAnsi="標楷體" w:hint="eastAsia"/>
              </w:rPr>
              <w:t>交易改為</w:t>
            </w:r>
            <w:r w:rsidRPr="008F20B5">
              <w:rPr>
                <w:rFonts w:ascii="標楷體" w:hAnsi="標楷體"/>
              </w:rPr>
              <w:t>L4610</w:t>
            </w:r>
          </w:p>
        </w:tc>
        <w:tc>
          <w:tcPr>
            <w:tcW w:w="1134" w:type="dxa"/>
            <w:vAlign w:val="center"/>
          </w:tcPr>
          <w:p w14:paraId="186CED38" w14:textId="28ED1ACA" w:rsidR="009C33BE" w:rsidRPr="008F20B5" w:rsidRDefault="006C186C" w:rsidP="009C33BE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25D541C1" w14:textId="77777777" w:rsidR="009C33BE" w:rsidRPr="008F20B5" w:rsidRDefault="009C33BE" w:rsidP="009C33BE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01485CBD" w14:textId="77777777" w:rsidR="009C33BE" w:rsidRPr="008F20B5" w:rsidRDefault="009C33BE" w:rsidP="009C33BE">
            <w:pPr>
              <w:pStyle w:val="11"/>
              <w:rPr>
                <w:rFonts w:ascii="標楷體" w:hAnsi="標楷體"/>
              </w:rPr>
            </w:pPr>
          </w:p>
        </w:tc>
      </w:tr>
      <w:tr w:rsidR="009C33BE" w:rsidRPr="008F20B5" w14:paraId="21E25B58" w14:textId="77777777" w:rsidTr="004A1C2C">
        <w:tc>
          <w:tcPr>
            <w:tcW w:w="1108" w:type="dxa"/>
            <w:vAlign w:val="center"/>
          </w:tcPr>
          <w:p w14:paraId="1FF00D88" w14:textId="68C7E6A7" w:rsidR="009C33BE" w:rsidRPr="008F20B5" w:rsidRDefault="000A1F56" w:rsidP="009C33BE">
            <w:pPr>
              <w:pStyle w:val="11"/>
              <w:rPr>
                <w:rFonts w:ascii="標楷體" w:hAnsi="標楷體"/>
              </w:rPr>
            </w:pPr>
            <w:r w:rsidRPr="008F496E">
              <w:rPr>
                <w:rFonts w:ascii="標楷體" w:hAnsi="標楷體" w:hint="eastAsia"/>
              </w:rPr>
              <w:t>V1.</w:t>
            </w:r>
            <w:r>
              <w:rPr>
                <w:rFonts w:ascii="標楷體" w:hAnsi="標楷體" w:hint="eastAsia"/>
              </w:rPr>
              <w:t>5</w:t>
            </w:r>
          </w:p>
        </w:tc>
        <w:tc>
          <w:tcPr>
            <w:tcW w:w="1614" w:type="dxa"/>
            <w:vAlign w:val="center"/>
          </w:tcPr>
          <w:p w14:paraId="5743D500" w14:textId="57B335CE" w:rsidR="009C33BE" w:rsidRPr="008F20B5" w:rsidRDefault="000A1F56" w:rsidP="009C33BE">
            <w:pPr>
              <w:pStyle w:val="11"/>
              <w:rPr>
                <w:rFonts w:ascii="標楷體" w:hAnsi="標楷體"/>
              </w:rPr>
            </w:pPr>
            <w:r w:rsidRPr="008F496E">
              <w:rPr>
                <w:rFonts w:ascii="標楷體" w:hAnsi="標楷體" w:hint="eastAsia"/>
              </w:rPr>
              <w:t>2020/11/</w:t>
            </w:r>
            <w:r>
              <w:rPr>
                <w:rFonts w:ascii="標楷體" w:hAnsi="標楷體" w:hint="eastAsia"/>
              </w:rPr>
              <w:t>11</w:t>
            </w:r>
          </w:p>
        </w:tc>
        <w:tc>
          <w:tcPr>
            <w:tcW w:w="3936" w:type="dxa"/>
            <w:vAlign w:val="center"/>
          </w:tcPr>
          <w:p w14:paraId="604F3C7C" w14:textId="2A3906D5" w:rsidR="009C33BE" w:rsidRPr="008F20B5" w:rsidRDefault="008F20B5" w:rsidP="009C33BE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更新格式L2411,L2416,L2415,L2412,L2413,L2414,L4610,L2101,L6302,L1105,L2250,L2417</w:t>
            </w:r>
          </w:p>
        </w:tc>
        <w:tc>
          <w:tcPr>
            <w:tcW w:w="1134" w:type="dxa"/>
            <w:vAlign w:val="center"/>
          </w:tcPr>
          <w:p w14:paraId="5AD058EE" w14:textId="443F1827" w:rsidR="009C33BE" w:rsidRPr="008F20B5" w:rsidRDefault="000A1F56" w:rsidP="009C33BE">
            <w:pPr>
              <w:pStyle w:val="11"/>
              <w:rPr>
                <w:rFonts w:ascii="標楷體" w:hAnsi="標楷體"/>
              </w:rPr>
            </w:pPr>
            <w:r w:rsidRPr="008F496E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05F09448" w14:textId="77777777" w:rsidR="009C33BE" w:rsidRPr="008F20B5" w:rsidRDefault="009C33BE" w:rsidP="009C33BE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79753E42" w14:textId="77777777" w:rsidR="009C33BE" w:rsidRPr="008F20B5" w:rsidRDefault="009C33BE" w:rsidP="009C33BE">
            <w:pPr>
              <w:pStyle w:val="11"/>
              <w:rPr>
                <w:rFonts w:ascii="標楷體" w:hAnsi="標楷體"/>
              </w:rPr>
            </w:pPr>
          </w:p>
        </w:tc>
      </w:tr>
      <w:tr w:rsidR="000A1F56" w:rsidRPr="008F20B5" w14:paraId="77BD2CF3" w14:textId="77777777" w:rsidTr="004A1C2C">
        <w:tc>
          <w:tcPr>
            <w:tcW w:w="1108" w:type="dxa"/>
            <w:vAlign w:val="center"/>
          </w:tcPr>
          <w:p w14:paraId="1B5F7C12" w14:textId="20BCCEFF" w:rsidR="000A1F56" w:rsidRPr="008F496E" w:rsidRDefault="0033756F" w:rsidP="009C33BE">
            <w:pPr>
              <w:pStyle w:val="11"/>
              <w:rPr>
                <w:rFonts w:ascii="標楷體" w:hAnsi="標楷體"/>
              </w:rPr>
            </w:pPr>
            <w:ins w:id="24" w:author="v06v25n@yahoo.com.tw" w:date="2020-11-20T14:33:00Z">
              <w:r>
                <w:rPr>
                  <w:rFonts w:ascii="標楷體" w:hAnsi="標楷體"/>
                </w:rPr>
                <w:t>V1.6</w:t>
              </w:r>
            </w:ins>
          </w:p>
        </w:tc>
        <w:tc>
          <w:tcPr>
            <w:tcW w:w="1614" w:type="dxa"/>
            <w:vAlign w:val="center"/>
          </w:tcPr>
          <w:p w14:paraId="39277038" w14:textId="3337B788" w:rsidR="000A1F56" w:rsidRPr="008F496E" w:rsidRDefault="0033756F" w:rsidP="009C33BE">
            <w:pPr>
              <w:pStyle w:val="11"/>
              <w:rPr>
                <w:rFonts w:ascii="標楷體" w:hAnsi="標楷體"/>
              </w:rPr>
            </w:pPr>
            <w:ins w:id="25" w:author="v06v25n@yahoo.com.tw" w:date="2020-11-20T14:33:00Z">
              <w:r>
                <w:rPr>
                  <w:rFonts w:ascii="標楷體" w:hAnsi="標楷體"/>
                </w:rPr>
                <w:t>2020/11/20</w:t>
              </w:r>
            </w:ins>
          </w:p>
        </w:tc>
        <w:tc>
          <w:tcPr>
            <w:tcW w:w="3936" w:type="dxa"/>
            <w:vAlign w:val="center"/>
          </w:tcPr>
          <w:p w14:paraId="3908D83B" w14:textId="01D05981" w:rsidR="000A1F56" w:rsidRPr="008F20B5" w:rsidRDefault="0033756F" w:rsidP="009C33BE">
            <w:pPr>
              <w:pStyle w:val="11"/>
              <w:rPr>
                <w:rFonts w:ascii="標楷體" w:hAnsi="標楷體"/>
              </w:rPr>
            </w:pPr>
            <w:ins w:id="26" w:author="v06v25n@yahoo.com.tw" w:date="2020-11-20T14:33:00Z">
              <w:r w:rsidRPr="008F20B5">
                <w:rPr>
                  <w:rFonts w:ascii="標楷體" w:hAnsi="標楷體" w:hint="eastAsia"/>
                </w:rPr>
                <w:t>更新格式L2101,</w:t>
              </w:r>
              <w:r>
                <w:rPr>
                  <w:rFonts w:ascii="標楷體" w:hAnsi="標楷體"/>
                </w:rPr>
                <w:t>L2111,L2153</w:t>
              </w:r>
            </w:ins>
          </w:p>
        </w:tc>
        <w:tc>
          <w:tcPr>
            <w:tcW w:w="1134" w:type="dxa"/>
            <w:vAlign w:val="center"/>
          </w:tcPr>
          <w:p w14:paraId="235C18A4" w14:textId="38B31DBA" w:rsidR="000A1F56" w:rsidRPr="008F496E" w:rsidRDefault="0033756F" w:rsidP="009C33BE">
            <w:pPr>
              <w:pStyle w:val="11"/>
              <w:rPr>
                <w:rFonts w:ascii="標楷體" w:hAnsi="標楷體"/>
                <w:lang w:eastAsia="zh-HK"/>
              </w:rPr>
            </w:pPr>
            <w:ins w:id="27" w:author="v06v25n@yahoo.com.tw" w:date="2020-11-20T14:33:00Z">
              <w:r w:rsidRPr="008F496E">
                <w:rPr>
                  <w:rFonts w:ascii="標楷體" w:hAnsi="標楷體" w:hint="eastAsia"/>
                  <w:lang w:eastAsia="zh-HK"/>
                </w:rPr>
                <w:t>陳綺萍</w:t>
              </w:r>
            </w:ins>
          </w:p>
        </w:tc>
        <w:tc>
          <w:tcPr>
            <w:tcW w:w="996" w:type="dxa"/>
          </w:tcPr>
          <w:p w14:paraId="1F2A10D0" w14:textId="77777777" w:rsidR="000A1F56" w:rsidRPr="008F20B5" w:rsidRDefault="000A1F56" w:rsidP="009C33BE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2BD3CF1C" w14:textId="77777777" w:rsidR="000A1F56" w:rsidRPr="008F20B5" w:rsidRDefault="000A1F56" w:rsidP="009C33BE">
            <w:pPr>
              <w:pStyle w:val="11"/>
              <w:rPr>
                <w:rFonts w:ascii="標楷體" w:hAnsi="標楷體"/>
              </w:rPr>
            </w:pPr>
          </w:p>
        </w:tc>
      </w:tr>
      <w:tr w:rsidR="00CC54F1" w:rsidRPr="008F20B5" w14:paraId="0715CE4F" w14:textId="77777777" w:rsidTr="004A1C2C">
        <w:trPr>
          <w:ins w:id="28" w:author="ST1" w:date="2020-11-25T00:45:00Z"/>
        </w:trPr>
        <w:tc>
          <w:tcPr>
            <w:tcW w:w="1108" w:type="dxa"/>
            <w:vAlign w:val="center"/>
          </w:tcPr>
          <w:p w14:paraId="4B91985E" w14:textId="63B5667D" w:rsidR="00CC54F1" w:rsidRDefault="00CC54F1" w:rsidP="00CC54F1">
            <w:pPr>
              <w:pStyle w:val="11"/>
              <w:rPr>
                <w:ins w:id="29" w:author="ST1" w:date="2020-11-25T00:45:00Z"/>
                <w:rFonts w:ascii="標楷體" w:hAnsi="標楷體"/>
              </w:rPr>
            </w:pPr>
            <w:ins w:id="30" w:author="ST1" w:date="2020-11-25T00:45:00Z">
              <w:r>
                <w:rPr>
                  <w:rFonts w:ascii="標楷體" w:hAnsi="標楷體"/>
                </w:rPr>
                <w:t>V1.7</w:t>
              </w:r>
            </w:ins>
          </w:p>
        </w:tc>
        <w:tc>
          <w:tcPr>
            <w:tcW w:w="1614" w:type="dxa"/>
            <w:vAlign w:val="center"/>
          </w:tcPr>
          <w:p w14:paraId="2B8F3A59" w14:textId="351F7364" w:rsidR="00CC54F1" w:rsidRDefault="00CC54F1" w:rsidP="00CC54F1">
            <w:pPr>
              <w:pStyle w:val="11"/>
              <w:rPr>
                <w:ins w:id="31" w:author="ST1" w:date="2020-11-25T00:45:00Z"/>
                <w:rFonts w:ascii="標楷體" w:hAnsi="標楷體"/>
              </w:rPr>
            </w:pPr>
            <w:ins w:id="32" w:author="ST1" w:date="2020-11-25T00:45:00Z">
              <w:r>
                <w:rPr>
                  <w:rFonts w:ascii="標楷體" w:hAnsi="標楷體"/>
                </w:rPr>
                <w:t>2020/11/24</w:t>
              </w:r>
            </w:ins>
          </w:p>
        </w:tc>
        <w:tc>
          <w:tcPr>
            <w:tcW w:w="3936" w:type="dxa"/>
            <w:vAlign w:val="center"/>
          </w:tcPr>
          <w:p w14:paraId="30BE26E6" w14:textId="4294D9C6" w:rsidR="00CC54F1" w:rsidRPr="008F20B5" w:rsidRDefault="00CC54F1" w:rsidP="00CC54F1">
            <w:pPr>
              <w:pStyle w:val="11"/>
              <w:rPr>
                <w:ins w:id="33" w:author="ST1" w:date="2020-11-25T00:45:00Z"/>
                <w:rFonts w:ascii="標楷體" w:hAnsi="標楷體"/>
              </w:rPr>
            </w:pPr>
            <w:ins w:id="34" w:author="ST1" w:date="2020-11-25T00:45:00Z">
              <w:r w:rsidRPr="008F20B5">
                <w:rPr>
                  <w:rFonts w:ascii="標楷體" w:hAnsi="標楷體" w:hint="eastAsia"/>
                </w:rPr>
                <w:t>更新格式L2101,</w:t>
              </w:r>
              <w:r>
                <w:rPr>
                  <w:rFonts w:ascii="標楷體" w:hAnsi="標楷體"/>
                </w:rPr>
                <w:t>L2153</w:t>
              </w:r>
            </w:ins>
          </w:p>
        </w:tc>
        <w:tc>
          <w:tcPr>
            <w:tcW w:w="1134" w:type="dxa"/>
            <w:vAlign w:val="center"/>
          </w:tcPr>
          <w:p w14:paraId="09E712BC" w14:textId="45D3AF7E" w:rsidR="00CC54F1" w:rsidRPr="008F496E" w:rsidRDefault="00CC54F1" w:rsidP="00CC54F1">
            <w:pPr>
              <w:pStyle w:val="11"/>
              <w:rPr>
                <w:ins w:id="35" w:author="ST1" w:date="2020-11-25T00:45:00Z"/>
                <w:rFonts w:ascii="標楷體" w:hAnsi="標楷體"/>
                <w:lang w:eastAsia="zh-HK"/>
              </w:rPr>
            </w:pPr>
            <w:ins w:id="36" w:author="ST1" w:date="2020-11-25T00:45:00Z">
              <w:r w:rsidRPr="008F496E">
                <w:rPr>
                  <w:rFonts w:ascii="標楷體" w:hAnsi="標楷體" w:hint="eastAsia"/>
                  <w:lang w:eastAsia="zh-HK"/>
                </w:rPr>
                <w:t>陳綺萍</w:t>
              </w:r>
            </w:ins>
          </w:p>
        </w:tc>
        <w:tc>
          <w:tcPr>
            <w:tcW w:w="996" w:type="dxa"/>
          </w:tcPr>
          <w:p w14:paraId="00C66D39" w14:textId="77777777" w:rsidR="00CC54F1" w:rsidRPr="008F20B5" w:rsidRDefault="00CC54F1" w:rsidP="00CC54F1">
            <w:pPr>
              <w:pStyle w:val="11"/>
              <w:rPr>
                <w:ins w:id="37" w:author="ST1" w:date="2020-11-25T00:45:00Z"/>
                <w:rFonts w:ascii="標楷體" w:hAnsi="標楷體"/>
              </w:rPr>
            </w:pPr>
          </w:p>
        </w:tc>
        <w:tc>
          <w:tcPr>
            <w:tcW w:w="1440" w:type="dxa"/>
          </w:tcPr>
          <w:p w14:paraId="5758DCA7" w14:textId="77777777" w:rsidR="00CC54F1" w:rsidRPr="008F20B5" w:rsidRDefault="00CC54F1" w:rsidP="00CC54F1">
            <w:pPr>
              <w:pStyle w:val="11"/>
              <w:rPr>
                <w:ins w:id="38" w:author="ST1" w:date="2020-11-25T00:45:00Z"/>
                <w:rFonts w:ascii="標楷體" w:hAnsi="標楷體"/>
              </w:rPr>
            </w:pPr>
          </w:p>
        </w:tc>
      </w:tr>
      <w:tr w:rsidR="00896635" w:rsidRPr="008F20B5" w14:paraId="7A6EEDD6" w14:textId="77777777" w:rsidTr="004A1C2C">
        <w:trPr>
          <w:ins w:id="39" w:author="ST1" w:date="2020-11-25T00:45:00Z"/>
        </w:trPr>
        <w:tc>
          <w:tcPr>
            <w:tcW w:w="1108" w:type="dxa"/>
            <w:vAlign w:val="center"/>
          </w:tcPr>
          <w:p w14:paraId="462F154E" w14:textId="27DEBD5A" w:rsidR="00896635" w:rsidRDefault="00896635" w:rsidP="00896635">
            <w:pPr>
              <w:pStyle w:val="11"/>
              <w:rPr>
                <w:ins w:id="40" w:author="ST1" w:date="2020-11-25T00:45:00Z"/>
                <w:rFonts w:ascii="標楷體" w:hAnsi="標楷體"/>
              </w:rPr>
            </w:pPr>
            <w:ins w:id="41" w:author="ST1" w:date="2020-11-30T23:51:00Z">
              <w:r>
                <w:rPr>
                  <w:rFonts w:ascii="標楷體" w:hAnsi="標楷體"/>
                </w:rPr>
                <w:t>V1.8</w:t>
              </w:r>
            </w:ins>
          </w:p>
        </w:tc>
        <w:tc>
          <w:tcPr>
            <w:tcW w:w="1614" w:type="dxa"/>
            <w:vAlign w:val="center"/>
          </w:tcPr>
          <w:p w14:paraId="1751293B" w14:textId="0842FD6C" w:rsidR="00896635" w:rsidRDefault="00896635" w:rsidP="00896635">
            <w:pPr>
              <w:pStyle w:val="11"/>
              <w:rPr>
                <w:ins w:id="42" w:author="ST1" w:date="2020-11-25T00:45:00Z"/>
                <w:rFonts w:ascii="標楷體" w:hAnsi="標楷體"/>
              </w:rPr>
            </w:pPr>
            <w:ins w:id="43" w:author="ST1" w:date="2020-11-30T23:51:00Z">
              <w:r>
                <w:rPr>
                  <w:rFonts w:ascii="標楷體" w:hAnsi="標楷體"/>
                </w:rPr>
                <w:t>2020/12/01</w:t>
              </w:r>
            </w:ins>
          </w:p>
        </w:tc>
        <w:tc>
          <w:tcPr>
            <w:tcW w:w="3936" w:type="dxa"/>
            <w:vAlign w:val="center"/>
          </w:tcPr>
          <w:p w14:paraId="1FA77262" w14:textId="19B9C1A1" w:rsidR="00896635" w:rsidRPr="008F20B5" w:rsidRDefault="00896635" w:rsidP="00896635">
            <w:pPr>
              <w:pStyle w:val="11"/>
              <w:rPr>
                <w:ins w:id="44" w:author="ST1" w:date="2020-11-25T00:45:00Z"/>
                <w:rFonts w:ascii="標楷體" w:hAnsi="標楷體"/>
              </w:rPr>
            </w:pPr>
            <w:ins w:id="45" w:author="ST1" w:date="2020-11-30T23:51:00Z">
              <w:r w:rsidRPr="008F20B5">
                <w:rPr>
                  <w:rFonts w:ascii="標楷體" w:hAnsi="標楷體" w:hint="eastAsia"/>
                </w:rPr>
                <w:t>更新格式L2</w:t>
              </w:r>
            </w:ins>
            <w:ins w:id="46" w:author="ST1" w:date="2020-11-30T23:52:00Z">
              <w:r>
                <w:rPr>
                  <w:rFonts w:ascii="標楷體" w:hAnsi="標楷體"/>
                </w:rPr>
                <w:t>411</w:t>
              </w:r>
            </w:ins>
          </w:p>
        </w:tc>
        <w:tc>
          <w:tcPr>
            <w:tcW w:w="1134" w:type="dxa"/>
            <w:vAlign w:val="center"/>
          </w:tcPr>
          <w:p w14:paraId="75DBEB0C" w14:textId="021CCC29" w:rsidR="00896635" w:rsidRPr="008F496E" w:rsidRDefault="00896635" w:rsidP="00896635">
            <w:pPr>
              <w:pStyle w:val="11"/>
              <w:rPr>
                <w:ins w:id="47" w:author="ST1" w:date="2020-11-25T00:45:00Z"/>
                <w:rFonts w:ascii="標楷體" w:hAnsi="標楷體"/>
                <w:lang w:eastAsia="zh-HK"/>
              </w:rPr>
            </w:pPr>
            <w:ins w:id="48" w:author="ST1" w:date="2020-11-30T23:51:00Z">
              <w:r w:rsidRPr="008F496E">
                <w:rPr>
                  <w:rFonts w:ascii="標楷體" w:hAnsi="標楷體" w:hint="eastAsia"/>
                  <w:lang w:eastAsia="zh-HK"/>
                </w:rPr>
                <w:t>陳綺萍</w:t>
              </w:r>
            </w:ins>
          </w:p>
        </w:tc>
        <w:tc>
          <w:tcPr>
            <w:tcW w:w="996" w:type="dxa"/>
          </w:tcPr>
          <w:p w14:paraId="10D51636" w14:textId="77777777" w:rsidR="00896635" w:rsidRPr="008F20B5" w:rsidRDefault="00896635" w:rsidP="00896635">
            <w:pPr>
              <w:pStyle w:val="11"/>
              <w:rPr>
                <w:ins w:id="49" w:author="ST1" w:date="2020-11-25T00:45:00Z"/>
                <w:rFonts w:ascii="標楷體" w:hAnsi="標楷體"/>
              </w:rPr>
            </w:pPr>
          </w:p>
        </w:tc>
        <w:tc>
          <w:tcPr>
            <w:tcW w:w="1440" w:type="dxa"/>
          </w:tcPr>
          <w:p w14:paraId="59C1C9FE" w14:textId="77777777" w:rsidR="00896635" w:rsidRPr="008F20B5" w:rsidRDefault="00896635" w:rsidP="00896635">
            <w:pPr>
              <w:pStyle w:val="11"/>
              <w:rPr>
                <w:ins w:id="50" w:author="ST1" w:date="2020-11-25T00:45:00Z"/>
                <w:rFonts w:ascii="標楷體" w:hAnsi="標楷體"/>
              </w:rPr>
            </w:pPr>
          </w:p>
        </w:tc>
      </w:tr>
      <w:tr w:rsidR="0013259F" w:rsidRPr="008F20B5" w14:paraId="4F10C893" w14:textId="77777777" w:rsidTr="004A1C2C">
        <w:trPr>
          <w:ins w:id="51" w:author="ST1" w:date="2020-11-25T00:45:00Z"/>
        </w:trPr>
        <w:tc>
          <w:tcPr>
            <w:tcW w:w="1108" w:type="dxa"/>
            <w:vAlign w:val="center"/>
          </w:tcPr>
          <w:p w14:paraId="290579A9" w14:textId="19024813" w:rsidR="0013259F" w:rsidRDefault="0013259F" w:rsidP="0013259F">
            <w:pPr>
              <w:pStyle w:val="11"/>
              <w:rPr>
                <w:ins w:id="52" w:author="ST1" w:date="2020-11-25T00:45:00Z"/>
                <w:rFonts w:ascii="標楷體" w:hAnsi="標楷體"/>
              </w:rPr>
            </w:pPr>
            <w:ins w:id="53" w:author="ST1" w:date="2020-12-02T07:27:00Z">
              <w:r>
                <w:rPr>
                  <w:rFonts w:ascii="標楷體" w:hAnsi="標楷體"/>
                </w:rPr>
                <w:t>V1.9</w:t>
              </w:r>
            </w:ins>
          </w:p>
        </w:tc>
        <w:tc>
          <w:tcPr>
            <w:tcW w:w="1614" w:type="dxa"/>
            <w:vAlign w:val="center"/>
          </w:tcPr>
          <w:p w14:paraId="52191233" w14:textId="1F3F2915" w:rsidR="0013259F" w:rsidRDefault="0013259F" w:rsidP="0013259F">
            <w:pPr>
              <w:pStyle w:val="11"/>
              <w:rPr>
                <w:ins w:id="54" w:author="ST1" w:date="2020-11-25T00:45:00Z"/>
                <w:rFonts w:ascii="標楷體" w:hAnsi="標楷體"/>
              </w:rPr>
            </w:pPr>
            <w:ins w:id="55" w:author="ST1" w:date="2020-12-02T07:27:00Z">
              <w:r>
                <w:rPr>
                  <w:rFonts w:ascii="標楷體" w:hAnsi="標楷體"/>
                </w:rPr>
                <w:t>2020/12/02</w:t>
              </w:r>
            </w:ins>
          </w:p>
        </w:tc>
        <w:tc>
          <w:tcPr>
            <w:tcW w:w="3936" w:type="dxa"/>
            <w:vAlign w:val="center"/>
          </w:tcPr>
          <w:p w14:paraId="0B4CC766" w14:textId="4CD931EE" w:rsidR="0013259F" w:rsidRDefault="0013259F" w:rsidP="0013259F">
            <w:pPr>
              <w:pStyle w:val="11"/>
              <w:rPr>
                <w:ins w:id="56" w:author="ST1" w:date="2020-12-02T07:46:00Z"/>
                <w:rFonts w:ascii="標楷體" w:hAnsi="標楷體"/>
              </w:rPr>
            </w:pPr>
            <w:ins w:id="57" w:author="ST1" w:date="2020-12-02T07:27:00Z">
              <w:r w:rsidRPr="008F20B5">
                <w:rPr>
                  <w:rFonts w:ascii="標楷體" w:hAnsi="標楷體" w:hint="eastAsia"/>
                </w:rPr>
                <w:t>更新</w:t>
              </w:r>
            </w:ins>
            <w:ins w:id="58" w:author="ST1" w:date="2020-12-02T07:45:00Z">
              <w:r w:rsidR="00D940B1" w:rsidRPr="00D940B1">
                <w:rPr>
                  <w:rFonts w:ascii="標楷體" w:hAnsi="標楷體" w:hint="eastAsia"/>
                  <w:rPrChange w:id="59" w:author="ST1" w:date="2020-12-02T07:45:00Z">
                    <w:rPr>
                      <w:rFonts w:ascii="標楷體" w:hAnsi="標楷體" w:cs="新細明體" w:hint="eastAsia"/>
                      <w:b/>
                      <w:bCs/>
                      <w:color w:val="0070C0"/>
                      <w:sz w:val="28"/>
                      <w:szCs w:val="28"/>
                    </w:rPr>
                  </w:rPrChange>
                </w:rPr>
                <w:t>下行</w:t>
              </w:r>
              <w:r w:rsidR="00D940B1" w:rsidRPr="00D940B1">
                <w:rPr>
                  <w:rFonts w:ascii="標楷體" w:hAnsi="標楷體"/>
                  <w:rPrChange w:id="60" w:author="ST1" w:date="2020-12-02T07:45:00Z">
                    <w:rPr>
                      <w:rFonts w:ascii="標楷體" w:hAnsi="標楷體" w:cs="新細明體"/>
                      <w:b/>
                      <w:bCs/>
                      <w:color w:val="0070C0"/>
                      <w:sz w:val="28"/>
                      <w:szCs w:val="28"/>
                    </w:rPr>
                  </w:rPrChange>
                </w:rPr>
                <w:t>欄位</w:t>
              </w:r>
              <w:r w:rsidR="00D940B1">
                <w:rPr>
                  <w:rFonts w:ascii="標楷體" w:hAnsi="標楷體" w:hint="eastAsia"/>
                </w:rPr>
                <w:t>L</w:t>
              </w:r>
            </w:ins>
            <w:ins w:id="61" w:author="ST1" w:date="2020-12-02T07:27:00Z">
              <w:r w:rsidRPr="008F20B5">
                <w:rPr>
                  <w:rFonts w:ascii="標楷體" w:hAnsi="標楷體" w:hint="eastAsia"/>
                </w:rPr>
                <w:t>2</w:t>
              </w:r>
              <w:r>
                <w:rPr>
                  <w:rFonts w:ascii="標楷體" w:hAnsi="標楷體"/>
                </w:rPr>
                <w:t>411</w:t>
              </w:r>
            </w:ins>
            <w:ins w:id="62" w:author="ST1" w:date="2020-12-02T07:28:00Z">
              <w:r>
                <w:rPr>
                  <w:rFonts w:ascii="標楷體" w:hAnsi="標楷體" w:hint="eastAsia"/>
                </w:rPr>
                <w:t>,L2415,L2153</w:t>
              </w:r>
            </w:ins>
            <w:ins w:id="63" w:author="ST1" w:date="2020-12-02T08:03:00Z">
              <w:r w:rsidR="00167D24">
                <w:rPr>
                  <w:rFonts w:ascii="標楷體" w:hAnsi="標楷體" w:hint="eastAsia"/>
                </w:rPr>
                <w:t>,L21</w:t>
              </w:r>
            </w:ins>
            <w:ins w:id="64" w:author="ST1" w:date="2020-12-02T08:04:00Z">
              <w:r w:rsidR="00167D24">
                <w:rPr>
                  <w:rFonts w:ascii="標楷體" w:hAnsi="標楷體" w:hint="eastAsia"/>
                </w:rPr>
                <w:t>11</w:t>
              </w:r>
            </w:ins>
          </w:p>
          <w:p w14:paraId="26DC0525" w14:textId="7171D163" w:rsidR="00D940B1" w:rsidRPr="008F20B5" w:rsidRDefault="00D940B1" w:rsidP="0013259F">
            <w:pPr>
              <w:pStyle w:val="11"/>
              <w:rPr>
                <w:ins w:id="65" w:author="ST1" w:date="2020-11-25T00:45:00Z"/>
                <w:rFonts w:ascii="標楷體" w:hAnsi="標楷體"/>
              </w:rPr>
            </w:pPr>
            <w:ins w:id="66" w:author="ST1" w:date="2020-12-02T07:47:00Z">
              <w:r>
                <w:rPr>
                  <w:rFonts w:ascii="標楷體" w:hAnsi="標楷體" w:hint="eastAsia"/>
                </w:rPr>
                <w:t>及</w:t>
              </w:r>
            </w:ins>
            <w:ins w:id="67" w:author="ST1" w:date="2020-12-02T07:46:00Z">
              <w:r w:rsidRPr="00D940B1">
                <w:rPr>
                  <w:rFonts w:ascii="標楷體" w:hAnsi="標楷體" w:hint="eastAsia"/>
                  <w:rPrChange w:id="68" w:author="ST1" w:date="2020-12-02T07:47:00Z">
                    <w:rPr>
                      <w:rFonts w:ascii="標楷體" w:hAnsi="標楷體" w:hint="eastAsia"/>
                      <w:b/>
                      <w:szCs w:val="32"/>
                    </w:rPr>
                  </w:rPrChange>
                </w:rPr>
                <w:t>下行共用區域</w:t>
              </w:r>
              <w:r w:rsidRPr="00D940B1">
                <w:rPr>
                  <w:rFonts w:ascii="標楷體" w:hAnsi="標楷體"/>
                  <w:rPrChange w:id="69" w:author="ST1" w:date="2020-12-02T07:47:00Z">
                    <w:rPr>
                      <w:rFonts w:ascii="標楷體" w:hAnsi="標楷體"/>
                      <w:b/>
                      <w:szCs w:val="32"/>
                    </w:rPr>
                  </w:rPrChange>
                </w:rPr>
                <w:t>欄位</w:t>
              </w:r>
            </w:ins>
          </w:p>
        </w:tc>
        <w:tc>
          <w:tcPr>
            <w:tcW w:w="1134" w:type="dxa"/>
            <w:vAlign w:val="center"/>
          </w:tcPr>
          <w:p w14:paraId="61BE3561" w14:textId="0097EA22" w:rsidR="0013259F" w:rsidRPr="008F496E" w:rsidRDefault="0013259F" w:rsidP="0013259F">
            <w:pPr>
              <w:pStyle w:val="11"/>
              <w:rPr>
                <w:ins w:id="70" w:author="ST1" w:date="2020-11-25T00:45:00Z"/>
                <w:rFonts w:ascii="標楷體" w:hAnsi="標楷體"/>
                <w:lang w:eastAsia="zh-HK"/>
              </w:rPr>
            </w:pPr>
            <w:ins w:id="71" w:author="ST1" w:date="2020-12-02T07:27:00Z">
              <w:r w:rsidRPr="008F496E">
                <w:rPr>
                  <w:rFonts w:ascii="標楷體" w:hAnsi="標楷體" w:hint="eastAsia"/>
                  <w:lang w:eastAsia="zh-HK"/>
                </w:rPr>
                <w:t>陳綺萍</w:t>
              </w:r>
            </w:ins>
          </w:p>
        </w:tc>
        <w:tc>
          <w:tcPr>
            <w:tcW w:w="996" w:type="dxa"/>
          </w:tcPr>
          <w:p w14:paraId="5912BB61" w14:textId="77777777" w:rsidR="0013259F" w:rsidRPr="008F20B5" w:rsidRDefault="0013259F" w:rsidP="0013259F">
            <w:pPr>
              <w:pStyle w:val="11"/>
              <w:rPr>
                <w:ins w:id="72" w:author="ST1" w:date="2020-11-25T00:45:00Z"/>
                <w:rFonts w:ascii="標楷體" w:hAnsi="標楷體"/>
              </w:rPr>
            </w:pPr>
          </w:p>
        </w:tc>
        <w:tc>
          <w:tcPr>
            <w:tcW w:w="1440" w:type="dxa"/>
          </w:tcPr>
          <w:p w14:paraId="3EAB5CB8" w14:textId="77777777" w:rsidR="0013259F" w:rsidRPr="008F20B5" w:rsidRDefault="0013259F" w:rsidP="0013259F">
            <w:pPr>
              <w:pStyle w:val="11"/>
              <w:rPr>
                <w:ins w:id="73" w:author="ST1" w:date="2020-11-25T00:45:00Z"/>
                <w:rFonts w:ascii="標楷體" w:hAnsi="標楷體"/>
              </w:rPr>
            </w:pPr>
          </w:p>
        </w:tc>
      </w:tr>
      <w:tr w:rsidR="00427BE0" w:rsidRPr="008F20B5" w14:paraId="43243CB1" w14:textId="77777777" w:rsidTr="004A1C2C">
        <w:trPr>
          <w:ins w:id="74" w:author="ST1" w:date="2020-11-25T00:45:00Z"/>
        </w:trPr>
        <w:tc>
          <w:tcPr>
            <w:tcW w:w="1108" w:type="dxa"/>
            <w:vAlign w:val="center"/>
          </w:tcPr>
          <w:p w14:paraId="35FBE256" w14:textId="3523EFB2" w:rsidR="00427BE0" w:rsidRDefault="00427BE0" w:rsidP="00427BE0">
            <w:pPr>
              <w:pStyle w:val="11"/>
              <w:rPr>
                <w:ins w:id="75" w:author="ST1" w:date="2020-11-25T00:45:00Z"/>
                <w:rFonts w:ascii="標楷體" w:hAnsi="標楷體"/>
              </w:rPr>
            </w:pPr>
            <w:ins w:id="76" w:author="ST1" w:date="2020-12-02T12:01:00Z">
              <w:r>
                <w:rPr>
                  <w:rFonts w:ascii="標楷體" w:hAnsi="標楷體"/>
                </w:rPr>
                <w:t>V1.</w:t>
              </w:r>
              <w:r>
                <w:rPr>
                  <w:rFonts w:ascii="標楷體" w:hAnsi="標楷體" w:hint="eastAsia"/>
                </w:rPr>
                <w:t>10</w:t>
              </w:r>
            </w:ins>
          </w:p>
        </w:tc>
        <w:tc>
          <w:tcPr>
            <w:tcW w:w="1614" w:type="dxa"/>
            <w:vAlign w:val="center"/>
          </w:tcPr>
          <w:p w14:paraId="1B26D702" w14:textId="557520D2" w:rsidR="00427BE0" w:rsidRDefault="00427BE0" w:rsidP="00427BE0">
            <w:pPr>
              <w:pStyle w:val="11"/>
              <w:rPr>
                <w:ins w:id="77" w:author="ST1" w:date="2020-11-25T00:45:00Z"/>
                <w:rFonts w:ascii="標楷體" w:hAnsi="標楷體"/>
              </w:rPr>
            </w:pPr>
            <w:ins w:id="78" w:author="ST1" w:date="2020-12-02T12:01:00Z">
              <w:r>
                <w:rPr>
                  <w:rFonts w:ascii="標楷體" w:hAnsi="標楷體"/>
                </w:rPr>
                <w:t>2020/12/02</w:t>
              </w:r>
            </w:ins>
          </w:p>
        </w:tc>
        <w:tc>
          <w:tcPr>
            <w:tcW w:w="3936" w:type="dxa"/>
            <w:vAlign w:val="center"/>
          </w:tcPr>
          <w:p w14:paraId="3C13326E" w14:textId="0D8239C4" w:rsidR="00427BE0" w:rsidRPr="00427BE0" w:rsidRDefault="00427BE0" w:rsidP="00427BE0">
            <w:pPr>
              <w:pStyle w:val="11"/>
              <w:rPr>
                <w:ins w:id="79" w:author="ST1" w:date="2020-11-25T00:45:00Z"/>
                <w:rFonts w:ascii="標楷體" w:hAnsi="標楷體"/>
              </w:rPr>
            </w:pPr>
            <w:ins w:id="80" w:author="ST1" w:date="2020-12-02T12:01:00Z">
              <w:r>
                <w:rPr>
                  <w:rFonts w:ascii="標楷體" w:hAnsi="標楷體" w:hint="eastAsia"/>
                </w:rPr>
                <w:t>增加</w:t>
              </w:r>
              <w:r w:rsidRPr="008F20B5">
                <w:rPr>
                  <w:rFonts w:ascii="標楷體" w:hAnsi="標楷體" w:hint="eastAsia"/>
                </w:rPr>
                <w:t>格式</w:t>
              </w:r>
              <w:r w:rsidRPr="00427BE0">
                <w:rPr>
                  <w:rFonts w:ascii="標楷體" w:hAnsi="標楷體"/>
                  <w:rPrChange w:id="81" w:author="ST1" w:date="2020-12-02T12:01:00Z">
                    <w:rPr>
                      <w:rFonts w:ascii="標楷體" w:hAnsi="標楷體" w:cs="Calibri"/>
                      <w:color w:val="FF0000"/>
                    </w:rPr>
                  </w:rPrChange>
                </w:rPr>
                <w:fldChar w:fldCharType="begin"/>
              </w:r>
              <w:r w:rsidRPr="00427BE0">
                <w:rPr>
                  <w:rFonts w:ascii="標楷體" w:hAnsi="標楷體"/>
                  <w:rPrChange w:id="82" w:author="ST1" w:date="2020-12-02T12:01:00Z">
                    <w:rPr>
                      <w:rFonts w:ascii="標楷體" w:hAnsi="標楷體" w:cs="Calibri"/>
                      <w:color w:val="FF0000"/>
                    </w:rPr>
                  </w:rPrChange>
                </w:rPr>
                <w:instrText xml:space="preserve"> HYPERLINK  \l "_L2306關係人資料建立" </w:instrText>
              </w:r>
              <w:r w:rsidRPr="00427BE0">
                <w:rPr>
                  <w:rFonts w:ascii="標楷體" w:hAnsi="標楷體"/>
                  <w:rPrChange w:id="83" w:author="ST1" w:date="2020-12-02T12:01:00Z">
                    <w:rPr>
                      <w:rFonts w:ascii="標楷體" w:hAnsi="標楷體" w:cs="Calibri"/>
                      <w:color w:val="FF0000"/>
                    </w:rPr>
                  </w:rPrChange>
                </w:rPr>
                <w:fldChar w:fldCharType="separate"/>
              </w:r>
              <w:r w:rsidRPr="00427BE0">
                <w:rPr>
                  <w:rPrChange w:id="84" w:author="ST1" w:date="2020-12-02T12:01:00Z">
                    <w:rPr>
                      <w:rStyle w:val="a7"/>
                      <w:rFonts w:ascii="標楷體" w:hAnsi="標楷體" w:cs="Calibri"/>
                    </w:rPr>
                  </w:rPrChange>
                </w:rPr>
                <w:t>L2306</w:t>
              </w:r>
              <w:r w:rsidRPr="00427BE0">
                <w:rPr>
                  <w:rFonts w:ascii="標楷體" w:hAnsi="標楷體"/>
                  <w:rPrChange w:id="85" w:author="ST1" w:date="2020-12-02T12:01:00Z">
                    <w:rPr>
                      <w:rFonts w:ascii="標楷體" w:hAnsi="標楷體" w:cs="Calibri"/>
                      <w:color w:val="FF0000"/>
                    </w:rPr>
                  </w:rPrChange>
                </w:rPr>
                <w:fldChar w:fldCharType="end"/>
              </w:r>
            </w:ins>
          </w:p>
        </w:tc>
        <w:tc>
          <w:tcPr>
            <w:tcW w:w="1134" w:type="dxa"/>
            <w:vAlign w:val="center"/>
          </w:tcPr>
          <w:p w14:paraId="47828379" w14:textId="6C67EBF8" w:rsidR="00427BE0" w:rsidRPr="008F496E" w:rsidRDefault="00427BE0" w:rsidP="00427BE0">
            <w:pPr>
              <w:pStyle w:val="11"/>
              <w:rPr>
                <w:ins w:id="86" w:author="ST1" w:date="2020-11-25T00:45:00Z"/>
                <w:rFonts w:ascii="標楷體" w:hAnsi="標楷體"/>
                <w:lang w:eastAsia="zh-HK"/>
              </w:rPr>
            </w:pPr>
            <w:ins w:id="87" w:author="ST1" w:date="2020-12-02T12:01:00Z">
              <w:r w:rsidRPr="008F496E">
                <w:rPr>
                  <w:rFonts w:ascii="標楷體" w:hAnsi="標楷體" w:hint="eastAsia"/>
                  <w:lang w:eastAsia="zh-HK"/>
                </w:rPr>
                <w:t>陳綺萍</w:t>
              </w:r>
            </w:ins>
          </w:p>
        </w:tc>
        <w:tc>
          <w:tcPr>
            <w:tcW w:w="996" w:type="dxa"/>
          </w:tcPr>
          <w:p w14:paraId="74FA86CE" w14:textId="77777777" w:rsidR="00427BE0" w:rsidRPr="008F20B5" w:rsidRDefault="00427BE0" w:rsidP="00427BE0">
            <w:pPr>
              <w:pStyle w:val="11"/>
              <w:rPr>
                <w:ins w:id="88" w:author="ST1" w:date="2020-11-25T00:45:00Z"/>
                <w:rFonts w:ascii="標楷體" w:hAnsi="標楷體"/>
              </w:rPr>
            </w:pPr>
          </w:p>
        </w:tc>
        <w:tc>
          <w:tcPr>
            <w:tcW w:w="1440" w:type="dxa"/>
          </w:tcPr>
          <w:p w14:paraId="4A128279" w14:textId="77777777" w:rsidR="00427BE0" w:rsidRPr="008F20B5" w:rsidRDefault="00427BE0" w:rsidP="00427BE0">
            <w:pPr>
              <w:pStyle w:val="11"/>
              <w:rPr>
                <w:ins w:id="89" w:author="ST1" w:date="2020-11-25T00:45:00Z"/>
                <w:rFonts w:ascii="標楷體" w:hAnsi="標楷體"/>
              </w:rPr>
            </w:pPr>
          </w:p>
        </w:tc>
      </w:tr>
      <w:tr w:rsidR="005E3B86" w:rsidRPr="008F20B5" w14:paraId="6AD2A27D" w14:textId="77777777" w:rsidTr="004A1C2C">
        <w:trPr>
          <w:ins w:id="90" w:author="ST1" w:date="2020-11-25T00:45:00Z"/>
        </w:trPr>
        <w:tc>
          <w:tcPr>
            <w:tcW w:w="1108" w:type="dxa"/>
            <w:vAlign w:val="center"/>
          </w:tcPr>
          <w:p w14:paraId="4FFAA77A" w14:textId="7CE52C19" w:rsidR="005E3B86" w:rsidRDefault="005E3B86" w:rsidP="005E3B86">
            <w:pPr>
              <w:pStyle w:val="11"/>
              <w:rPr>
                <w:ins w:id="91" w:author="ST1" w:date="2020-11-25T00:45:00Z"/>
                <w:rFonts w:ascii="標楷體" w:hAnsi="標楷體"/>
              </w:rPr>
            </w:pPr>
            <w:ins w:id="92" w:author="ST1" w:date="2020-12-06T21:54:00Z">
              <w:r>
                <w:rPr>
                  <w:rFonts w:ascii="標楷體" w:hAnsi="標楷體"/>
                </w:rPr>
                <w:t>V1.</w:t>
              </w:r>
              <w:r>
                <w:rPr>
                  <w:rFonts w:ascii="標楷體" w:hAnsi="標楷體" w:hint="eastAsia"/>
                </w:rPr>
                <w:t>1</w:t>
              </w:r>
            </w:ins>
            <w:ins w:id="93" w:author="ST1" w:date="2020-12-06T21:55:00Z">
              <w:r>
                <w:rPr>
                  <w:rFonts w:ascii="標楷體" w:hAnsi="標楷體"/>
                </w:rPr>
                <w:t>1</w:t>
              </w:r>
            </w:ins>
          </w:p>
        </w:tc>
        <w:tc>
          <w:tcPr>
            <w:tcW w:w="1614" w:type="dxa"/>
            <w:vAlign w:val="center"/>
          </w:tcPr>
          <w:p w14:paraId="5DF7D7F3" w14:textId="076E01C0" w:rsidR="005E3B86" w:rsidRDefault="005E3B86" w:rsidP="005E3B86">
            <w:pPr>
              <w:pStyle w:val="11"/>
              <w:rPr>
                <w:ins w:id="94" w:author="ST1" w:date="2020-11-25T00:45:00Z"/>
                <w:rFonts w:ascii="標楷體" w:hAnsi="標楷體"/>
              </w:rPr>
            </w:pPr>
            <w:ins w:id="95" w:author="ST1" w:date="2020-12-06T21:54:00Z">
              <w:r>
                <w:rPr>
                  <w:rFonts w:ascii="標楷體" w:hAnsi="標楷體"/>
                </w:rPr>
                <w:t>2020/12/0</w:t>
              </w:r>
            </w:ins>
            <w:ins w:id="96" w:author="ST1" w:date="2020-12-07T00:28:00Z">
              <w:r w:rsidR="00D8000D">
                <w:rPr>
                  <w:rFonts w:ascii="標楷體" w:hAnsi="標楷體"/>
                </w:rPr>
                <w:t>7</w:t>
              </w:r>
            </w:ins>
          </w:p>
        </w:tc>
        <w:tc>
          <w:tcPr>
            <w:tcW w:w="3936" w:type="dxa"/>
            <w:vAlign w:val="center"/>
          </w:tcPr>
          <w:p w14:paraId="4D6E2907" w14:textId="5CDC6585" w:rsidR="005E3B86" w:rsidRDefault="005E3B86" w:rsidP="005E3B86">
            <w:pPr>
              <w:pStyle w:val="11"/>
              <w:rPr>
                <w:ins w:id="97" w:author="ST1" w:date="2020-12-06T21:55:00Z"/>
                <w:rFonts w:ascii="標楷體" w:hAnsi="標楷體"/>
              </w:rPr>
            </w:pPr>
            <w:ins w:id="98" w:author="ST1" w:date="2020-12-06T21:54:00Z">
              <w:r>
                <w:rPr>
                  <w:rFonts w:ascii="標楷體" w:hAnsi="標楷體" w:hint="eastAsia"/>
                </w:rPr>
                <w:t>增加</w:t>
              </w:r>
              <w:r w:rsidRPr="008F20B5">
                <w:rPr>
                  <w:rFonts w:ascii="標楷體" w:hAnsi="標楷體" w:hint="eastAsia"/>
                </w:rPr>
                <w:t>格式</w:t>
              </w:r>
            </w:ins>
            <w:ins w:id="99" w:author="ST1" w:date="2020-12-06T21:55:00Z">
              <w:r>
                <w:rPr>
                  <w:rFonts w:ascii="標楷體" w:hAnsi="標楷體" w:hint="eastAsia"/>
                </w:rPr>
                <w:t>:</w:t>
              </w:r>
            </w:ins>
            <w:ins w:id="100" w:author="ST1" w:date="2020-12-07T00:28:00Z">
              <w:r w:rsidR="00D8000D">
                <w:t xml:space="preserve"> </w:t>
              </w:r>
              <w:r w:rsidR="00D8000D" w:rsidRPr="00D8000D">
                <w:rPr>
                  <w:rFonts w:ascii="標楷體" w:hAnsi="標楷體"/>
                </w:rPr>
                <w:t>L2418/L7911/L7912</w:t>
              </w:r>
            </w:ins>
          </w:p>
          <w:p w14:paraId="08245CF2" w14:textId="4E15040E" w:rsidR="005E3B86" w:rsidRPr="008F20B5" w:rsidRDefault="005E3B86" w:rsidP="005E3B86">
            <w:pPr>
              <w:pStyle w:val="11"/>
              <w:rPr>
                <w:ins w:id="101" w:author="ST1" w:date="2020-11-25T00:45:00Z"/>
                <w:rFonts w:ascii="標楷體" w:hAnsi="標楷體"/>
              </w:rPr>
            </w:pPr>
            <w:ins w:id="102" w:author="ST1" w:date="2020-12-06T21:55:00Z">
              <w:r w:rsidRPr="008F20B5">
                <w:rPr>
                  <w:rFonts w:ascii="標楷體" w:hAnsi="標楷體" w:hint="eastAsia"/>
                </w:rPr>
                <w:t>更新格式</w:t>
              </w:r>
              <w:r>
                <w:rPr>
                  <w:rFonts w:ascii="標楷體" w:hAnsi="標楷體" w:hint="eastAsia"/>
                </w:rPr>
                <w:t>:</w:t>
              </w:r>
            </w:ins>
            <w:ins w:id="103" w:author="ST1" w:date="2020-12-07T00:28:00Z">
              <w:r w:rsidR="00D8000D">
                <w:t xml:space="preserve"> </w:t>
              </w:r>
              <w:r w:rsidR="00D8000D" w:rsidRPr="00D8000D">
                <w:rPr>
                  <w:rFonts w:ascii="標楷體" w:hAnsi="標楷體"/>
                </w:rPr>
                <w:t>L1101/L2153/L2411/L2416/L2101</w:t>
              </w:r>
            </w:ins>
          </w:p>
        </w:tc>
        <w:tc>
          <w:tcPr>
            <w:tcW w:w="1134" w:type="dxa"/>
            <w:vAlign w:val="center"/>
          </w:tcPr>
          <w:p w14:paraId="760E7751" w14:textId="75E47DB5" w:rsidR="005E3B86" w:rsidRPr="008F496E" w:rsidRDefault="005E3B86" w:rsidP="005E3B86">
            <w:pPr>
              <w:pStyle w:val="11"/>
              <w:rPr>
                <w:ins w:id="104" w:author="ST1" w:date="2020-11-25T00:45:00Z"/>
                <w:rFonts w:ascii="標楷體" w:hAnsi="標楷體"/>
                <w:lang w:eastAsia="zh-HK"/>
              </w:rPr>
            </w:pPr>
            <w:ins w:id="105" w:author="ST1" w:date="2020-12-06T21:54:00Z">
              <w:r w:rsidRPr="008F496E">
                <w:rPr>
                  <w:rFonts w:ascii="標楷體" w:hAnsi="標楷體" w:hint="eastAsia"/>
                  <w:lang w:eastAsia="zh-HK"/>
                </w:rPr>
                <w:t>陳綺萍</w:t>
              </w:r>
            </w:ins>
          </w:p>
        </w:tc>
        <w:tc>
          <w:tcPr>
            <w:tcW w:w="996" w:type="dxa"/>
          </w:tcPr>
          <w:p w14:paraId="2404629A" w14:textId="77777777" w:rsidR="005E3B86" w:rsidRPr="008F20B5" w:rsidRDefault="005E3B86" w:rsidP="005E3B86">
            <w:pPr>
              <w:pStyle w:val="11"/>
              <w:rPr>
                <w:ins w:id="106" w:author="ST1" w:date="2020-11-25T00:45:00Z"/>
                <w:rFonts w:ascii="標楷體" w:hAnsi="標楷體"/>
              </w:rPr>
            </w:pPr>
          </w:p>
        </w:tc>
        <w:tc>
          <w:tcPr>
            <w:tcW w:w="1440" w:type="dxa"/>
          </w:tcPr>
          <w:p w14:paraId="5747714E" w14:textId="77777777" w:rsidR="005E3B86" w:rsidRPr="008F20B5" w:rsidRDefault="005E3B86" w:rsidP="005E3B86">
            <w:pPr>
              <w:pStyle w:val="11"/>
              <w:rPr>
                <w:ins w:id="107" w:author="ST1" w:date="2020-11-25T00:45:00Z"/>
                <w:rFonts w:ascii="標楷體" w:hAnsi="標楷體"/>
              </w:rPr>
            </w:pPr>
          </w:p>
        </w:tc>
      </w:tr>
      <w:tr w:rsidR="005E3B86" w:rsidRPr="008F20B5" w14:paraId="576E90EE" w14:textId="77777777" w:rsidTr="004A1C2C">
        <w:trPr>
          <w:ins w:id="108" w:author="ST1" w:date="2020-12-06T21:54:00Z"/>
        </w:trPr>
        <w:tc>
          <w:tcPr>
            <w:tcW w:w="1108" w:type="dxa"/>
            <w:vAlign w:val="center"/>
          </w:tcPr>
          <w:p w14:paraId="18F034A1" w14:textId="642E3AE9" w:rsidR="005E3B86" w:rsidRDefault="00B24DBC" w:rsidP="005E3B86">
            <w:pPr>
              <w:pStyle w:val="11"/>
              <w:rPr>
                <w:ins w:id="109" w:author="ST1" w:date="2020-12-06T21:54:00Z"/>
                <w:rFonts w:ascii="標楷體" w:hAnsi="標楷體"/>
              </w:rPr>
            </w:pPr>
            <w:ins w:id="110" w:author="ST1" w:date="2020-12-11T09:42:00Z">
              <w:r>
                <w:rPr>
                  <w:rFonts w:ascii="標楷體" w:hAnsi="標楷體"/>
                </w:rPr>
                <w:t>V1.</w:t>
              </w:r>
              <w:r>
                <w:rPr>
                  <w:rFonts w:ascii="標楷體" w:hAnsi="標楷體" w:hint="eastAsia"/>
                </w:rPr>
                <w:t>1</w:t>
              </w:r>
              <w:r>
                <w:rPr>
                  <w:rFonts w:ascii="標楷體" w:hAnsi="標楷體"/>
                </w:rPr>
                <w:t>2</w:t>
              </w:r>
            </w:ins>
          </w:p>
        </w:tc>
        <w:tc>
          <w:tcPr>
            <w:tcW w:w="1614" w:type="dxa"/>
            <w:vAlign w:val="center"/>
          </w:tcPr>
          <w:p w14:paraId="521FC3BA" w14:textId="77777777" w:rsidR="005E3B86" w:rsidRDefault="005E3B86" w:rsidP="005E3B86">
            <w:pPr>
              <w:pStyle w:val="11"/>
              <w:rPr>
                <w:ins w:id="111" w:author="ST1" w:date="2020-12-06T21:54:00Z"/>
                <w:rFonts w:ascii="標楷體" w:hAnsi="標楷體"/>
              </w:rPr>
            </w:pPr>
          </w:p>
        </w:tc>
        <w:tc>
          <w:tcPr>
            <w:tcW w:w="3936" w:type="dxa"/>
            <w:vAlign w:val="center"/>
          </w:tcPr>
          <w:p w14:paraId="27A49C1A" w14:textId="09F1C053" w:rsidR="005E3B86" w:rsidRPr="008F20B5" w:rsidRDefault="00B24DBC" w:rsidP="005E3B86">
            <w:pPr>
              <w:pStyle w:val="11"/>
              <w:rPr>
                <w:ins w:id="112" w:author="ST1" w:date="2020-12-06T21:54:00Z"/>
                <w:rFonts w:ascii="標楷體" w:hAnsi="標楷體"/>
              </w:rPr>
            </w:pPr>
            <w:ins w:id="113" w:author="ST1" w:date="2020-12-11T09:43:00Z">
              <w:r>
                <w:rPr>
                  <w:rFonts w:ascii="標楷體" w:hAnsi="標楷體"/>
                </w:rPr>
                <w:t>Header</w:t>
              </w:r>
              <w:r>
                <w:rPr>
                  <w:rFonts w:ascii="標楷體" w:hAnsi="標楷體" w:hint="eastAsia"/>
                </w:rPr>
                <w:t>欄位加預</w:t>
              </w:r>
            </w:ins>
            <w:ins w:id="114" w:author="ST1" w:date="2020-12-11T09:44:00Z">
              <w:r>
                <w:rPr>
                  <w:rFonts w:ascii="標楷體" w:hAnsi="標楷體" w:hint="eastAsia"/>
                </w:rPr>
                <w:t>設值</w:t>
              </w:r>
            </w:ins>
          </w:p>
        </w:tc>
        <w:tc>
          <w:tcPr>
            <w:tcW w:w="1134" w:type="dxa"/>
            <w:vAlign w:val="center"/>
          </w:tcPr>
          <w:p w14:paraId="710549A4" w14:textId="77777777" w:rsidR="005E3B86" w:rsidRPr="008F496E" w:rsidRDefault="005E3B86" w:rsidP="005E3B86">
            <w:pPr>
              <w:pStyle w:val="11"/>
              <w:rPr>
                <w:ins w:id="115" w:author="ST1" w:date="2020-12-06T21:54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72E6FB42" w14:textId="77777777" w:rsidR="005E3B86" w:rsidRPr="008F20B5" w:rsidRDefault="005E3B86" w:rsidP="005E3B86">
            <w:pPr>
              <w:pStyle w:val="11"/>
              <w:rPr>
                <w:ins w:id="116" w:author="ST1" w:date="2020-12-06T21:54:00Z"/>
                <w:rFonts w:ascii="標楷體" w:hAnsi="標楷體"/>
              </w:rPr>
            </w:pPr>
          </w:p>
        </w:tc>
        <w:tc>
          <w:tcPr>
            <w:tcW w:w="1440" w:type="dxa"/>
          </w:tcPr>
          <w:p w14:paraId="2241F55C" w14:textId="77777777" w:rsidR="005E3B86" w:rsidRPr="008F20B5" w:rsidRDefault="005E3B86" w:rsidP="005E3B86">
            <w:pPr>
              <w:pStyle w:val="11"/>
              <w:rPr>
                <w:ins w:id="117" w:author="ST1" w:date="2020-12-06T21:54:00Z"/>
                <w:rFonts w:ascii="標楷體" w:hAnsi="標楷體"/>
              </w:rPr>
            </w:pPr>
          </w:p>
        </w:tc>
      </w:tr>
      <w:tr w:rsidR="005E3B86" w:rsidRPr="008F20B5" w14:paraId="03812ED1" w14:textId="77777777" w:rsidTr="004A1C2C">
        <w:trPr>
          <w:ins w:id="118" w:author="ST1" w:date="2020-12-06T21:54:00Z"/>
        </w:trPr>
        <w:tc>
          <w:tcPr>
            <w:tcW w:w="1108" w:type="dxa"/>
            <w:vAlign w:val="center"/>
          </w:tcPr>
          <w:p w14:paraId="37D8F370" w14:textId="2FA1A5A7" w:rsidR="005E3B86" w:rsidRDefault="003153AB" w:rsidP="005E3B86">
            <w:pPr>
              <w:pStyle w:val="11"/>
              <w:rPr>
                <w:ins w:id="119" w:author="ST1" w:date="2020-12-06T21:54:00Z"/>
                <w:rFonts w:ascii="標楷體" w:hAnsi="標楷體"/>
              </w:rPr>
            </w:pPr>
            <w:ins w:id="120" w:author="ST1" w:date="2020-12-18T12:12:00Z">
              <w:r>
                <w:rPr>
                  <w:rFonts w:ascii="標楷體" w:hAnsi="標楷體"/>
                </w:rPr>
                <w:t>V1.13</w:t>
              </w:r>
            </w:ins>
          </w:p>
        </w:tc>
        <w:tc>
          <w:tcPr>
            <w:tcW w:w="1614" w:type="dxa"/>
            <w:vAlign w:val="center"/>
          </w:tcPr>
          <w:p w14:paraId="18FFD1B4" w14:textId="77777777" w:rsidR="005E3B86" w:rsidRDefault="005E3B86" w:rsidP="005E3B86">
            <w:pPr>
              <w:pStyle w:val="11"/>
              <w:rPr>
                <w:ins w:id="121" w:author="ST1" w:date="2020-12-06T21:54:00Z"/>
                <w:rFonts w:ascii="標楷體" w:hAnsi="標楷體"/>
              </w:rPr>
            </w:pPr>
          </w:p>
        </w:tc>
        <w:tc>
          <w:tcPr>
            <w:tcW w:w="3936" w:type="dxa"/>
            <w:vAlign w:val="center"/>
          </w:tcPr>
          <w:p w14:paraId="291C9AD8" w14:textId="17942F15" w:rsidR="005E3B86" w:rsidRPr="008F20B5" w:rsidRDefault="003153AB" w:rsidP="005E3B86">
            <w:pPr>
              <w:pStyle w:val="11"/>
              <w:rPr>
                <w:ins w:id="122" w:author="ST1" w:date="2020-12-06T21:54:00Z"/>
                <w:rFonts w:ascii="標楷體" w:hAnsi="標楷體"/>
              </w:rPr>
            </w:pPr>
            <w:ins w:id="123" w:author="ST1" w:date="2020-12-18T12:12:00Z">
              <w:r w:rsidRPr="008F20B5">
                <w:rPr>
                  <w:rFonts w:ascii="標楷體" w:hAnsi="標楷體" w:hint="eastAsia"/>
                </w:rPr>
                <w:t>更新格式L2</w:t>
              </w:r>
              <w:r>
                <w:rPr>
                  <w:rFonts w:ascii="標楷體" w:hAnsi="標楷體"/>
                </w:rPr>
                <w:t>416</w:t>
              </w:r>
            </w:ins>
          </w:p>
        </w:tc>
        <w:tc>
          <w:tcPr>
            <w:tcW w:w="1134" w:type="dxa"/>
            <w:vAlign w:val="center"/>
          </w:tcPr>
          <w:p w14:paraId="496D09A4" w14:textId="77777777" w:rsidR="005E3B86" w:rsidRPr="008F496E" w:rsidRDefault="005E3B86" w:rsidP="005E3B86">
            <w:pPr>
              <w:pStyle w:val="11"/>
              <w:rPr>
                <w:ins w:id="124" w:author="ST1" w:date="2020-12-06T21:54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7717A2C1" w14:textId="77777777" w:rsidR="005E3B86" w:rsidRPr="008F20B5" w:rsidRDefault="005E3B86" w:rsidP="005E3B86">
            <w:pPr>
              <w:pStyle w:val="11"/>
              <w:rPr>
                <w:ins w:id="125" w:author="ST1" w:date="2020-12-06T21:54:00Z"/>
                <w:rFonts w:ascii="標楷體" w:hAnsi="標楷體"/>
              </w:rPr>
            </w:pPr>
          </w:p>
        </w:tc>
        <w:tc>
          <w:tcPr>
            <w:tcW w:w="1440" w:type="dxa"/>
          </w:tcPr>
          <w:p w14:paraId="60CBBF92" w14:textId="77777777" w:rsidR="005E3B86" w:rsidRPr="008F20B5" w:rsidRDefault="005E3B86" w:rsidP="005E3B86">
            <w:pPr>
              <w:pStyle w:val="11"/>
              <w:rPr>
                <w:ins w:id="126" w:author="ST1" w:date="2020-12-06T21:54:00Z"/>
                <w:rFonts w:ascii="標楷體" w:hAnsi="標楷體"/>
              </w:rPr>
            </w:pPr>
          </w:p>
        </w:tc>
      </w:tr>
      <w:tr w:rsidR="005E3B86" w:rsidRPr="008F20B5" w14:paraId="109342DF" w14:textId="77777777" w:rsidTr="004A1C2C">
        <w:trPr>
          <w:ins w:id="127" w:author="ST1" w:date="2020-12-06T21:54:00Z"/>
        </w:trPr>
        <w:tc>
          <w:tcPr>
            <w:tcW w:w="1108" w:type="dxa"/>
            <w:vAlign w:val="center"/>
          </w:tcPr>
          <w:p w14:paraId="3D865712" w14:textId="03CC3202" w:rsidR="005E3B86" w:rsidRDefault="00B84015" w:rsidP="005E3B86">
            <w:pPr>
              <w:pStyle w:val="11"/>
              <w:rPr>
                <w:ins w:id="128" w:author="ST1" w:date="2020-12-06T21:54:00Z"/>
                <w:rFonts w:ascii="標楷體" w:hAnsi="標楷體"/>
              </w:rPr>
            </w:pPr>
            <w:ins w:id="129" w:author="家興 余" w:date="2020-12-30T10:02:00Z">
              <w:r>
                <w:rPr>
                  <w:rFonts w:ascii="標楷體" w:hAnsi="標楷體" w:hint="eastAsia"/>
                </w:rPr>
                <w:t>V1.14</w:t>
              </w:r>
            </w:ins>
          </w:p>
        </w:tc>
        <w:tc>
          <w:tcPr>
            <w:tcW w:w="1614" w:type="dxa"/>
            <w:vAlign w:val="center"/>
          </w:tcPr>
          <w:p w14:paraId="65C72820" w14:textId="11F86189" w:rsidR="005E3B86" w:rsidRDefault="00B84015" w:rsidP="005E3B86">
            <w:pPr>
              <w:pStyle w:val="11"/>
              <w:rPr>
                <w:ins w:id="130" w:author="ST1" w:date="2020-12-06T21:54:00Z"/>
                <w:rFonts w:ascii="標楷體" w:hAnsi="標楷體"/>
              </w:rPr>
            </w:pPr>
            <w:ins w:id="131" w:author="家興 余" w:date="2020-12-30T10:02:00Z">
              <w:r>
                <w:rPr>
                  <w:rFonts w:ascii="標楷體" w:hAnsi="標楷體" w:hint="eastAsia"/>
                </w:rPr>
                <w:t>2020/12/30</w:t>
              </w:r>
            </w:ins>
          </w:p>
        </w:tc>
        <w:tc>
          <w:tcPr>
            <w:tcW w:w="3936" w:type="dxa"/>
            <w:vAlign w:val="center"/>
          </w:tcPr>
          <w:p w14:paraId="245B449E" w14:textId="3236AB2A" w:rsidR="005E3B86" w:rsidRPr="008F20B5" w:rsidRDefault="00B84015" w:rsidP="005E3B86">
            <w:pPr>
              <w:pStyle w:val="11"/>
              <w:rPr>
                <w:ins w:id="132" w:author="ST1" w:date="2020-12-06T21:54:00Z"/>
                <w:rFonts w:ascii="標楷體" w:hAnsi="標楷體"/>
              </w:rPr>
            </w:pPr>
            <w:ins w:id="133" w:author="家興 余" w:date="2020-12-30T10:02:00Z">
              <w:r>
                <w:rPr>
                  <w:rFonts w:ascii="標楷體" w:hAnsi="標楷體" w:hint="eastAsia"/>
                </w:rPr>
                <w:t>更新金額</w:t>
              </w:r>
            </w:ins>
            <w:ins w:id="134" w:author="家興 余" w:date="2020-12-30T10:03:00Z">
              <w:r w:rsidR="003F4579">
                <w:rPr>
                  <w:rFonts w:ascii="標楷體" w:hAnsi="標楷體"/>
                </w:rPr>
                <w:t>,</w:t>
              </w:r>
              <w:r w:rsidR="003F4579">
                <w:rPr>
                  <w:rFonts w:ascii="標楷體" w:hAnsi="標楷體" w:hint="eastAsia"/>
                </w:rPr>
                <w:t xml:space="preserve">數字欄位 </w:t>
              </w:r>
            </w:ins>
            <w:ins w:id="135" w:author="家興 余" w:date="2020-12-30T10:02:00Z">
              <w:r w:rsidR="003F4579">
                <w:rPr>
                  <w:rFonts w:ascii="標楷體" w:hAnsi="標楷體" w:hint="eastAsia"/>
                </w:rPr>
                <w:t>X</w:t>
              </w:r>
            </w:ins>
            <w:ins w:id="136" w:author="家興 余" w:date="2020-12-30T10:03:00Z">
              <w:r w:rsidR="003F4579">
                <w:rPr>
                  <w:rFonts w:ascii="標楷體" w:hAnsi="標楷體" w:hint="eastAsia"/>
                </w:rPr>
                <w:t xml:space="preserve"> -</w:t>
              </w:r>
            </w:ins>
            <w:ins w:id="137" w:author="家興 余" w:date="2020-12-30T10:02:00Z">
              <w:r w:rsidR="003F4579">
                <w:rPr>
                  <w:rFonts w:ascii="標楷體" w:hAnsi="標楷體" w:hint="eastAsia"/>
                </w:rPr>
                <w:t>&gt;</w:t>
              </w:r>
            </w:ins>
            <w:ins w:id="138" w:author="家興 余" w:date="2020-12-30T10:03:00Z">
              <w:r w:rsidR="003F4579">
                <w:rPr>
                  <w:rFonts w:ascii="標楷體" w:hAnsi="標楷體" w:hint="eastAsia"/>
                </w:rPr>
                <w:t xml:space="preserve"> 9 TYPE</w:t>
              </w:r>
            </w:ins>
          </w:p>
        </w:tc>
        <w:tc>
          <w:tcPr>
            <w:tcW w:w="1134" w:type="dxa"/>
            <w:vAlign w:val="center"/>
          </w:tcPr>
          <w:p w14:paraId="5C6437F0" w14:textId="77777777" w:rsidR="005E3B86" w:rsidRPr="008F496E" w:rsidRDefault="005E3B86" w:rsidP="005E3B86">
            <w:pPr>
              <w:pStyle w:val="11"/>
              <w:rPr>
                <w:ins w:id="139" w:author="ST1" w:date="2020-12-06T21:54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0BC2EA87" w14:textId="77777777" w:rsidR="005E3B86" w:rsidRPr="008F20B5" w:rsidRDefault="005E3B86" w:rsidP="005E3B86">
            <w:pPr>
              <w:pStyle w:val="11"/>
              <w:rPr>
                <w:ins w:id="140" w:author="ST1" w:date="2020-12-06T21:54:00Z"/>
                <w:rFonts w:ascii="標楷體" w:hAnsi="標楷體"/>
              </w:rPr>
            </w:pPr>
          </w:p>
        </w:tc>
        <w:tc>
          <w:tcPr>
            <w:tcW w:w="1440" w:type="dxa"/>
          </w:tcPr>
          <w:p w14:paraId="4FABE594" w14:textId="29CF393B" w:rsidR="005E3B86" w:rsidRPr="008F20B5" w:rsidRDefault="003F4579" w:rsidP="005E3B86">
            <w:pPr>
              <w:pStyle w:val="11"/>
              <w:rPr>
                <w:ins w:id="141" w:author="ST1" w:date="2020-12-06T21:54:00Z"/>
                <w:rFonts w:ascii="標楷體" w:hAnsi="標楷體"/>
              </w:rPr>
            </w:pPr>
            <w:ins w:id="142" w:author="家興 余" w:date="2020-12-30T10:03:00Z">
              <w:r>
                <w:rPr>
                  <w:rFonts w:ascii="標楷體" w:hAnsi="標楷體" w:hint="eastAsia"/>
                </w:rPr>
                <w:t>余家興</w:t>
              </w:r>
            </w:ins>
          </w:p>
        </w:tc>
      </w:tr>
      <w:tr w:rsidR="00200302" w:rsidRPr="008F20B5" w14:paraId="605F838B" w14:textId="77777777" w:rsidTr="008464F4">
        <w:trPr>
          <w:ins w:id="143" w:author="家興 余" w:date="2021-01-14T11:06:00Z"/>
        </w:trPr>
        <w:tc>
          <w:tcPr>
            <w:tcW w:w="1108" w:type="dxa"/>
            <w:vAlign w:val="center"/>
          </w:tcPr>
          <w:p w14:paraId="5F0C248C" w14:textId="77777777" w:rsidR="00200302" w:rsidRDefault="00200302" w:rsidP="008464F4">
            <w:pPr>
              <w:pStyle w:val="11"/>
              <w:rPr>
                <w:ins w:id="144" w:author="家興 余" w:date="2021-01-14T11:06:00Z"/>
                <w:rFonts w:ascii="標楷體" w:hAnsi="標楷體"/>
              </w:rPr>
            </w:pPr>
            <w:ins w:id="145" w:author="家興 余" w:date="2021-01-14T11:06:00Z">
              <w:r>
                <w:rPr>
                  <w:rFonts w:ascii="標楷體" w:hAnsi="標楷體" w:hint="eastAsia"/>
                </w:rPr>
                <w:t>V1.15</w:t>
              </w:r>
            </w:ins>
          </w:p>
        </w:tc>
        <w:tc>
          <w:tcPr>
            <w:tcW w:w="1614" w:type="dxa"/>
            <w:vAlign w:val="center"/>
          </w:tcPr>
          <w:p w14:paraId="6FE2F37C" w14:textId="77777777" w:rsidR="00200302" w:rsidRDefault="00200302" w:rsidP="008464F4">
            <w:pPr>
              <w:pStyle w:val="11"/>
              <w:rPr>
                <w:ins w:id="146" w:author="家興 余" w:date="2021-01-14T11:06:00Z"/>
                <w:rFonts w:ascii="標楷體" w:hAnsi="標楷體"/>
              </w:rPr>
            </w:pPr>
            <w:ins w:id="147" w:author="家興 余" w:date="2021-01-14T11:06:00Z">
              <w:r>
                <w:rPr>
                  <w:rFonts w:ascii="標楷體" w:hAnsi="標楷體" w:hint="eastAsia"/>
                </w:rPr>
                <w:t>2021/01/08</w:t>
              </w:r>
            </w:ins>
          </w:p>
        </w:tc>
        <w:tc>
          <w:tcPr>
            <w:tcW w:w="3936" w:type="dxa"/>
            <w:vAlign w:val="center"/>
          </w:tcPr>
          <w:p w14:paraId="70A3DA13" w14:textId="46FAA079" w:rsidR="00200302" w:rsidRDefault="00200302" w:rsidP="008464F4">
            <w:pPr>
              <w:pStyle w:val="11"/>
              <w:rPr>
                <w:ins w:id="148" w:author="家興 余" w:date="2021-01-14T11:06:00Z"/>
                <w:rFonts w:ascii="標楷體" w:hAnsi="標楷體"/>
              </w:rPr>
            </w:pPr>
            <w:ins w:id="149" w:author="家興 余" w:date="2021-01-14T11:06:00Z">
              <w:r>
                <w:rPr>
                  <w:rFonts w:ascii="標楷體" w:hAnsi="標楷體" w:hint="eastAsia"/>
                </w:rPr>
                <w:t>L1101 新增介紹人欄位</w:t>
              </w:r>
              <w:r>
                <w:rPr>
                  <w:rFonts w:ascii="標楷體" w:hAnsi="標楷體"/>
                </w:rPr>
                <w:t>X,6,</w:t>
              </w:r>
            </w:ins>
          </w:p>
        </w:tc>
        <w:tc>
          <w:tcPr>
            <w:tcW w:w="1134" w:type="dxa"/>
            <w:vAlign w:val="center"/>
          </w:tcPr>
          <w:p w14:paraId="58F1F8D2" w14:textId="77777777" w:rsidR="00200302" w:rsidRPr="008F496E" w:rsidRDefault="00200302" w:rsidP="008464F4">
            <w:pPr>
              <w:pStyle w:val="11"/>
              <w:rPr>
                <w:ins w:id="150" w:author="家興 余" w:date="2021-01-14T11:06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55E37C1C" w14:textId="77777777" w:rsidR="00200302" w:rsidRPr="008F20B5" w:rsidRDefault="00200302" w:rsidP="008464F4">
            <w:pPr>
              <w:pStyle w:val="11"/>
              <w:rPr>
                <w:ins w:id="151" w:author="家興 余" w:date="2021-01-14T11:06:00Z"/>
                <w:rFonts w:ascii="標楷體" w:hAnsi="標楷體"/>
              </w:rPr>
            </w:pPr>
          </w:p>
        </w:tc>
        <w:tc>
          <w:tcPr>
            <w:tcW w:w="1440" w:type="dxa"/>
          </w:tcPr>
          <w:p w14:paraId="131D26A0" w14:textId="77777777" w:rsidR="00200302" w:rsidRDefault="00200302" w:rsidP="008464F4">
            <w:pPr>
              <w:pStyle w:val="11"/>
              <w:rPr>
                <w:ins w:id="152" w:author="家興 余" w:date="2021-01-14T11:06:00Z"/>
                <w:rFonts w:ascii="標楷體" w:hAnsi="標楷體"/>
              </w:rPr>
            </w:pPr>
            <w:ins w:id="153" w:author="家興 余" w:date="2021-01-14T11:06:00Z">
              <w:r>
                <w:rPr>
                  <w:rFonts w:ascii="標楷體" w:hAnsi="標楷體" w:hint="eastAsia"/>
                </w:rPr>
                <w:t>余家興</w:t>
              </w:r>
            </w:ins>
          </w:p>
        </w:tc>
      </w:tr>
      <w:tr w:rsidR="001D0791" w:rsidRPr="008F20B5" w14:paraId="4AC80264" w14:textId="77777777" w:rsidTr="004A1C2C">
        <w:trPr>
          <w:ins w:id="154" w:author="家興 余" w:date="2021-01-08T11:34:00Z"/>
        </w:trPr>
        <w:tc>
          <w:tcPr>
            <w:tcW w:w="1108" w:type="dxa"/>
            <w:vAlign w:val="center"/>
          </w:tcPr>
          <w:p w14:paraId="1E323906" w14:textId="0951C2FB" w:rsidR="001D0791" w:rsidRDefault="001D0791" w:rsidP="005E3B86">
            <w:pPr>
              <w:pStyle w:val="11"/>
              <w:rPr>
                <w:ins w:id="155" w:author="家興 余" w:date="2021-01-08T11:34:00Z"/>
                <w:rFonts w:ascii="標楷體" w:hAnsi="標楷體"/>
              </w:rPr>
            </w:pPr>
            <w:ins w:id="156" w:author="家興 余" w:date="2021-01-08T11:34:00Z">
              <w:r>
                <w:rPr>
                  <w:rFonts w:ascii="標楷體" w:hAnsi="標楷體" w:hint="eastAsia"/>
                </w:rPr>
                <w:t>V1.1</w:t>
              </w:r>
            </w:ins>
            <w:ins w:id="157" w:author="家興 余" w:date="2021-01-14T11:06:00Z">
              <w:r w:rsidR="00200302">
                <w:rPr>
                  <w:rFonts w:ascii="標楷體" w:hAnsi="標楷體" w:hint="eastAsia"/>
                </w:rPr>
                <w:t>6</w:t>
              </w:r>
            </w:ins>
          </w:p>
        </w:tc>
        <w:tc>
          <w:tcPr>
            <w:tcW w:w="1614" w:type="dxa"/>
            <w:vAlign w:val="center"/>
          </w:tcPr>
          <w:p w14:paraId="07C26DE7" w14:textId="091F6573" w:rsidR="001D0791" w:rsidRDefault="001D0791" w:rsidP="005E3B86">
            <w:pPr>
              <w:pStyle w:val="11"/>
              <w:rPr>
                <w:ins w:id="158" w:author="家興 余" w:date="2021-01-08T11:34:00Z"/>
                <w:rFonts w:ascii="標楷體" w:hAnsi="標楷體"/>
              </w:rPr>
            </w:pPr>
            <w:ins w:id="159" w:author="家興 余" w:date="2021-01-08T11:34:00Z">
              <w:r>
                <w:rPr>
                  <w:rFonts w:ascii="標楷體" w:hAnsi="標楷體" w:hint="eastAsia"/>
                </w:rPr>
                <w:t>2021/01/</w:t>
              </w:r>
            </w:ins>
            <w:ins w:id="160" w:author="家興 余" w:date="2021-01-14T11:06:00Z">
              <w:r w:rsidR="00200302">
                <w:rPr>
                  <w:rFonts w:ascii="標楷體" w:hAnsi="標楷體" w:hint="eastAsia"/>
                </w:rPr>
                <w:t>14</w:t>
              </w:r>
            </w:ins>
          </w:p>
        </w:tc>
        <w:tc>
          <w:tcPr>
            <w:tcW w:w="3936" w:type="dxa"/>
            <w:vAlign w:val="center"/>
          </w:tcPr>
          <w:p w14:paraId="48FEFEC6" w14:textId="7E892676" w:rsidR="001D0791" w:rsidRDefault="001D0791" w:rsidP="005E3B86">
            <w:pPr>
              <w:pStyle w:val="11"/>
              <w:rPr>
                <w:ins w:id="161" w:author="家興 余" w:date="2021-01-08T11:34:00Z"/>
                <w:rFonts w:ascii="標楷體" w:hAnsi="標楷體"/>
              </w:rPr>
            </w:pPr>
            <w:ins w:id="162" w:author="家興 余" w:date="2021-01-08T11:34:00Z">
              <w:r>
                <w:rPr>
                  <w:rFonts w:ascii="標楷體" w:hAnsi="標楷體" w:hint="eastAsia"/>
                </w:rPr>
                <w:t>L1101</w:t>
              </w:r>
            </w:ins>
            <w:ins w:id="163" w:author="家興 余" w:date="2021-01-14T11:06:00Z">
              <w:r w:rsidR="00200302">
                <w:rPr>
                  <w:rFonts w:ascii="標楷體" w:hAnsi="標楷體" w:hint="eastAsia"/>
                </w:rPr>
                <w:t xml:space="preserve"> </w:t>
              </w:r>
            </w:ins>
            <w:ins w:id="164" w:author="家興 余" w:date="2021-01-14T11:05:00Z">
              <w:r w:rsidR="00200302">
                <w:rPr>
                  <w:rFonts w:ascii="標楷體" w:hAnsi="標楷體" w:hint="eastAsia"/>
                </w:rPr>
                <w:t>郵遞區號改為3-3</w:t>
              </w:r>
            </w:ins>
          </w:p>
        </w:tc>
        <w:tc>
          <w:tcPr>
            <w:tcW w:w="1134" w:type="dxa"/>
            <w:vAlign w:val="center"/>
          </w:tcPr>
          <w:p w14:paraId="7980D32F" w14:textId="77777777" w:rsidR="001D0791" w:rsidRPr="008F496E" w:rsidRDefault="001D0791" w:rsidP="005E3B86">
            <w:pPr>
              <w:pStyle w:val="11"/>
              <w:rPr>
                <w:ins w:id="165" w:author="家興 余" w:date="2021-01-08T11:34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5E32A96F" w14:textId="77777777" w:rsidR="001D0791" w:rsidRPr="008F20B5" w:rsidRDefault="001D0791" w:rsidP="005E3B86">
            <w:pPr>
              <w:pStyle w:val="11"/>
              <w:rPr>
                <w:ins w:id="166" w:author="家興 余" w:date="2021-01-08T11:34:00Z"/>
                <w:rFonts w:ascii="標楷體" w:hAnsi="標楷體"/>
              </w:rPr>
            </w:pPr>
          </w:p>
        </w:tc>
        <w:tc>
          <w:tcPr>
            <w:tcW w:w="1440" w:type="dxa"/>
          </w:tcPr>
          <w:p w14:paraId="589AEECD" w14:textId="629754AD" w:rsidR="001D0791" w:rsidRDefault="001D0791" w:rsidP="005E3B86">
            <w:pPr>
              <w:pStyle w:val="11"/>
              <w:rPr>
                <w:ins w:id="167" w:author="家興 余" w:date="2021-01-08T11:34:00Z"/>
                <w:rFonts w:ascii="標楷體" w:hAnsi="標楷體"/>
              </w:rPr>
            </w:pPr>
            <w:ins w:id="168" w:author="家興 余" w:date="2021-01-08T11:35:00Z">
              <w:r>
                <w:rPr>
                  <w:rFonts w:ascii="標楷體" w:hAnsi="標楷體" w:hint="eastAsia"/>
                </w:rPr>
                <w:t>余家興</w:t>
              </w:r>
            </w:ins>
          </w:p>
        </w:tc>
      </w:tr>
      <w:tr w:rsidR="004F394E" w:rsidRPr="008F20B5" w14:paraId="3ABDBFEE" w14:textId="77777777" w:rsidTr="004A1C2C">
        <w:trPr>
          <w:ins w:id="169" w:author="家興 余" w:date="2021-01-21T10:04:00Z"/>
        </w:trPr>
        <w:tc>
          <w:tcPr>
            <w:tcW w:w="1108" w:type="dxa"/>
            <w:vAlign w:val="center"/>
          </w:tcPr>
          <w:p w14:paraId="51AD3150" w14:textId="0FFB6F94" w:rsidR="004F394E" w:rsidRDefault="004F394E" w:rsidP="005E3B86">
            <w:pPr>
              <w:pStyle w:val="11"/>
              <w:rPr>
                <w:ins w:id="170" w:author="家興 余" w:date="2021-01-21T10:04:00Z"/>
                <w:rFonts w:ascii="標楷體" w:hAnsi="標楷體"/>
              </w:rPr>
            </w:pPr>
            <w:ins w:id="171" w:author="家興 余" w:date="2021-01-21T10:04:00Z">
              <w:r>
                <w:rPr>
                  <w:rFonts w:ascii="標楷體" w:hAnsi="標楷體" w:hint="eastAsia"/>
                </w:rPr>
                <w:t>V</w:t>
              </w:r>
              <w:r>
                <w:rPr>
                  <w:rFonts w:ascii="標楷體" w:hAnsi="標楷體"/>
                </w:rPr>
                <w:t>1.17</w:t>
              </w:r>
            </w:ins>
          </w:p>
        </w:tc>
        <w:tc>
          <w:tcPr>
            <w:tcW w:w="1614" w:type="dxa"/>
            <w:vAlign w:val="center"/>
          </w:tcPr>
          <w:p w14:paraId="7C49ACD1" w14:textId="6AA1EB0F" w:rsidR="004F394E" w:rsidRDefault="004F394E" w:rsidP="005E3B86">
            <w:pPr>
              <w:pStyle w:val="11"/>
              <w:rPr>
                <w:ins w:id="172" w:author="家興 余" w:date="2021-01-21T10:04:00Z"/>
                <w:rFonts w:ascii="標楷體" w:hAnsi="標楷體"/>
              </w:rPr>
            </w:pPr>
            <w:ins w:id="173" w:author="家興 余" w:date="2021-01-21T10:04:00Z">
              <w:r>
                <w:rPr>
                  <w:rFonts w:ascii="標楷體" w:hAnsi="標楷體" w:hint="eastAsia"/>
                </w:rPr>
                <w:t>2</w:t>
              </w:r>
              <w:r>
                <w:rPr>
                  <w:rFonts w:ascii="標楷體" w:hAnsi="標楷體"/>
                </w:rPr>
                <w:t>021/01/21</w:t>
              </w:r>
            </w:ins>
          </w:p>
        </w:tc>
        <w:tc>
          <w:tcPr>
            <w:tcW w:w="3936" w:type="dxa"/>
            <w:vAlign w:val="center"/>
          </w:tcPr>
          <w:p w14:paraId="3177B734" w14:textId="52C02872" w:rsidR="004F394E" w:rsidRDefault="004F394E" w:rsidP="005E3B86">
            <w:pPr>
              <w:pStyle w:val="11"/>
              <w:rPr>
                <w:ins w:id="174" w:author="家興 余" w:date="2021-01-21T10:04:00Z"/>
                <w:rFonts w:ascii="標楷體" w:hAnsi="標楷體"/>
              </w:rPr>
            </w:pPr>
            <w:ins w:id="175" w:author="家興 余" w:date="2021-01-21T10:04:00Z">
              <w:r>
                <w:rPr>
                  <w:rFonts w:ascii="標楷體" w:hAnsi="標楷體" w:hint="eastAsia"/>
                </w:rPr>
                <w:t>新增必填欄</w:t>
              </w:r>
            </w:ins>
          </w:p>
        </w:tc>
        <w:tc>
          <w:tcPr>
            <w:tcW w:w="1134" w:type="dxa"/>
            <w:vAlign w:val="center"/>
          </w:tcPr>
          <w:p w14:paraId="58BC014F" w14:textId="77777777" w:rsidR="004F394E" w:rsidRPr="008F496E" w:rsidRDefault="004F394E" w:rsidP="005E3B86">
            <w:pPr>
              <w:pStyle w:val="11"/>
              <w:rPr>
                <w:ins w:id="176" w:author="家興 余" w:date="2021-01-21T10:04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3F8B0F1D" w14:textId="77777777" w:rsidR="004F394E" w:rsidRPr="008F20B5" w:rsidRDefault="004F394E" w:rsidP="005E3B86">
            <w:pPr>
              <w:pStyle w:val="11"/>
              <w:rPr>
                <w:ins w:id="177" w:author="家興 余" w:date="2021-01-21T10:04:00Z"/>
                <w:rFonts w:ascii="標楷體" w:hAnsi="標楷體"/>
              </w:rPr>
            </w:pPr>
          </w:p>
        </w:tc>
        <w:tc>
          <w:tcPr>
            <w:tcW w:w="1440" w:type="dxa"/>
          </w:tcPr>
          <w:p w14:paraId="54CF9616" w14:textId="5AFF05C6" w:rsidR="004F394E" w:rsidRDefault="004F394E" w:rsidP="005E3B86">
            <w:pPr>
              <w:pStyle w:val="11"/>
              <w:rPr>
                <w:ins w:id="178" w:author="家興 余" w:date="2021-01-21T10:04:00Z"/>
                <w:rFonts w:ascii="標楷體" w:hAnsi="標楷體"/>
              </w:rPr>
            </w:pPr>
            <w:ins w:id="179" w:author="家興 余" w:date="2021-01-21T10:04:00Z">
              <w:r>
                <w:rPr>
                  <w:rFonts w:ascii="標楷體" w:hAnsi="標楷體" w:hint="eastAsia"/>
                </w:rPr>
                <w:t>余家興</w:t>
              </w:r>
            </w:ins>
          </w:p>
        </w:tc>
      </w:tr>
      <w:tr w:rsidR="0033665D" w:rsidRPr="008F20B5" w14:paraId="2A58BF35" w14:textId="77777777" w:rsidTr="004A1C2C">
        <w:trPr>
          <w:ins w:id="180" w:author="家興 余" w:date="2021-01-27T14:57:00Z"/>
        </w:trPr>
        <w:tc>
          <w:tcPr>
            <w:tcW w:w="1108" w:type="dxa"/>
            <w:vAlign w:val="center"/>
          </w:tcPr>
          <w:p w14:paraId="47DFF4F7" w14:textId="4B7EC27D" w:rsidR="0033665D" w:rsidRDefault="0033665D" w:rsidP="005E3B86">
            <w:pPr>
              <w:pStyle w:val="11"/>
              <w:rPr>
                <w:ins w:id="181" w:author="家興 余" w:date="2021-01-27T14:57:00Z"/>
                <w:rFonts w:ascii="標楷體" w:hAnsi="標楷體"/>
              </w:rPr>
            </w:pPr>
            <w:ins w:id="182" w:author="家興 余" w:date="2021-01-27T14:57:00Z">
              <w:r>
                <w:rPr>
                  <w:rFonts w:ascii="標楷體" w:hAnsi="標楷體"/>
                </w:rPr>
                <w:t>V1.18</w:t>
              </w:r>
            </w:ins>
          </w:p>
        </w:tc>
        <w:tc>
          <w:tcPr>
            <w:tcW w:w="1614" w:type="dxa"/>
            <w:vAlign w:val="center"/>
          </w:tcPr>
          <w:p w14:paraId="75C595B9" w14:textId="4954BA1C" w:rsidR="0033665D" w:rsidRDefault="0033665D" w:rsidP="005E3B86">
            <w:pPr>
              <w:pStyle w:val="11"/>
              <w:rPr>
                <w:ins w:id="183" w:author="家興 余" w:date="2021-01-27T14:57:00Z"/>
                <w:rFonts w:ascii="標楷體" w:hAnsi="標楷體"/>
              </w:rPr>
            </w:pPr>
            <w:ins w:id="184" w:author="家興 余" w:date="2021-01-27T14:57:00Z">
              <w:r>
                <w:rPr>
                  <w:rFonts w:ascii="標楷體" w:hAnsi="標楷體" w:hint="eastAsia"/>
                </w:rPr>
                <w:t>2</w:t>
              </w:r>
              <w:r>
                <w:rPr>
                  <w:rFonts w:ascii="標楷體" w:hAnsi="標楷體"/>
                </w:rPr>
                <w:t>021/01/27</w:t>
              </w:r>
            </w:ins>
          </w:p>
        </w:tc>
        <w:tc>
          <w:tcPr>
            <w:tcW w:w="3936" w:type="dxa"/>
            <w:vAlign w:val="center"/>
          </w:tcPr>
          <w:p w14:paraId="380DCCEC" w14:textId="6B480EAC" w:rsidR="0033665D" w:rsidRDefault="0033665D" w:rsidP="005E3B86">
            <w:pPr>
              <w:pStyle w:val="11"/>
              <w:rPr>
                <w:ins w:id="185" w:author="家興 余" w:date="2021-01-27T14:57:00Z"/>
                <w:rFonts w:ascii="標楷體" w:hAnsi="標楷體"/>
              </w:rPr>
            </w:pPr>
            <w:ins w:id="186" w:author="家興 余" w:date="2021-01-27T14:57:00Z">
              <w:r>
                <w:rPr>
                  <w:rFonts w:ascii="標楷體" w:hAnsi="標楷體" w:hint="eastAsia"/>
                </w:rPr>
                <w:t>新增L1109</w:t>
              </w:r>
            </w:ins>
          </w:p>
        </w:tc>
        <w:tc>
          <w:tcPr>
            <w:tcW w:w="1134" w:type="dxa"/>
            <w:vAlign w:val="center"/>
          </w:tcPr>
          <w:p w14:paraId="047B572D" w14:textId="77777777" w:rsidR="0033665D" w:rsidRPr="008F496E" w:rsidRDefault="0033665D" w:rsidP="005E3B86">
            <w:pPr>
              <w:pStyle w:val="11"/>
              <w:rPr>
                <w:ins w:id="187" w:author="家興 余" w:date="2021-01-27T14:57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0ACBF9DF" w14:textId="77777777" w:rsidR="0033665D" w:rsidRPr="008F20B5" w:rsidRDefault="0033665D" w:rsidP="005E3B86">
            <w:pPr>
              <w:pStyle w:val="11"/>
              <w:rPr>
                <w:ins w:id="188" w:author="家興 余" w:date="2021-01-27T14:57:00Z"/>
                <w:rFonts w:ascii="標楷體" w:hAnsi="標楷體"/>
              </w:rPr>
            </w:pPr>
          </w:p>
        </w:tc>
        <w:tc>
          <w:tcPr>
            <w:tcW w:w="1440" w:type="dxa"/>
          </w:tcPr>
          <w:p w14:paraId="4E3D8D0B" w14:textId="41A6966D" w:rsidR="0033665D" w:rsidRDefault="001E0AB3" w:rsidP="005E3B86">
            <w:pPr>
              <w:pStyle w:val="11"/>
              <w:rPr>
                <w:ins w:id="189" w:author="家興 余" w:date="2021-01-27T14:57:00Z"/>
                <w:rFonts w:ascii="標楷體" w:hAnsi="標楷體"/>
              </w:rPr>
            </w:pPr>
            <w:ins w:id="190" w:author="家興 余" w:date="2021-01-28T17:10:00Z">
              <w:r>
                <w:rPr>
                  <w:rFonts w:ascii="標楷體" w:hAnsi="標楷體" w:hint="eastAsia"/>
                </w:rPr>
                <w:t>余家興</w:t>
              </w:r>
            </w:ins>
          </w:p>
        </w:tc>
      </w:tr>
      <w:tr w:rsidR="00E07801" w:rsidRPr="008F20B5" w14:paraId="1AD9F4FA" w14:textId="77777777" w:rsidTr="004A1C2C">
        <w:trPr>
          <w:ins w:id="191" w:author="家興 余" w:date="2021-01-28T16:57:00Z"/>
        </w:trPr>
        <w:tc>
          <w:tcPr>
            <w:tcW w:w="1108" w:type="dxa"/>
            <w:vAlign w:val="center"/>
          </w:tcPr>
          <w:p w14:paraId="1039F6C5" w14:textId="39CD40A5" w:rsidR="00E07801" w:rsidRDefault="00E07801" w:rsidP="00E07801">
            <w:pPr>
              <w:pStyle w:val="11"/>
              <w:rPr>
                <w:ins w:id="192" w:author="家興 余" w:date="2021-01-28T16:57:00Z"/>
                <w:rFonts w:ascii="標楷體" w:hAnsi="標楷體"/>
              </w:rPr>
            </w:pPr>
            <w:ins w:id="193" w:author="家興 余" w:date="2021-01-28T16:57:00Z">
              <w:r>
                <w:rPr>
                  <w:rFonts w:ascii="標楷體" w:hAnsi="標楷體" w:hint="eastAsia"/>
                </w:rPr>
                <w:t>V</w:t>
              </w:r>
              <w:r>
                <w:rPr>
                  <w:rFonts w:ascii="標楷體" w:hAnsi="標楷體"/>
                </w:rPr>
                <w:t>1.19</w:t>
              </w:r>
            </w:ins>
          </w:p>
        </w:tc>
        <w:tc>
          <w:tcPr>
            <w:tcW w:w="1614" w:type="dxa"/>
            <w:vAlign w:val="center"/>
          </w:tcPr>
          <w:p w14:paraId="1ABCA4D5" w14:textId="2FCC9534" w:rsidR="00E07801" w:rsidRDefault="00E07801" w:rsidP="005E3B86">
            <w:pPr>
              <w:pStyle w:val="11"/>
              <w:rPr>
                <w:ins w:id="194" w:author="家興 余" w:date="2021-01-28T16:57:00Z"/>
                <w:rFonts w:ascii="標楷體" w:hAnsi="標楷體"/>
              </w:rPr>
            </w:pPr>
            <w:ins w:id="195" w:author="家興 余" w:date="2021-01-28T16:57:00Z">
              <w:r>
                <w:rPr>
                  <w:rFonts w:ascii="標楷體" w:hAnsi="標楷體" w:hint="eastAsia"/>
                </w:rPr>
                <w:t>2</w:t>
              </w:r>
              <w:r>
                <w:rPr>
                  <w:rFonts w:ascii="標楷體" w:hAnsi="標楷體"/>
                </w:rPr>
                <w:t>021/01/28</w:t>
              </w:r>
            </w:ins>
          </w:p>
        </w:tc>
        <w:tc>
          <w:tcPr>
            <w:tcW w:w="3936" w:type="dxa"/>
            <w:vAlign w:val="center"/>
          </w:tcPr>
          <w:p w14:paraId="520C3ADF" w14:textId="76581BF5" w:rsidR="00E07801" w:rsidRDefault="00E07801" w:rsidP="005E3B86">
            <w:pPr>
              <w:pStyle w:val="11"/>
              <w:rPr>
                <w:ins w:id="196" w:author="家興 余" w:date="2021-01-28T16:57:00Z"/>
                <w:rFonts w:ascii="標楷體" w:hAnsi="標楷體"/>
              </w:rPr>
            </w:pPr>
            <w:ins w:id="197" w:author="家興 余" w:date="2021-01-28T16:57:00Z">
              <w:r>
                <w:rPr>
                  <w:rFonts w:ascii="標楷體" w:hAnsi="標楷體" w:hint="eastAsia"/>
                </w:rPr>
                <w:t>L</w:t>
              </w:r>
              <w:r>
                <w:rPr>
                  <w:rFonts w:ascii="標楷體" w:hAnsi="標楷體"/>
                </w:rPr>
                <w:t xml:space="preserve">2101 </w:t>
              </w:r>
              <w:r>
                <w:rPr>
                  <w:rFonts w:ascii="標楷體" w:hAnsi="標楷體" w:hint="eastAsia"/>
                </w:rPr>
                <w:t xml:space="preserve">變更欄位 </w:t>
              </w:r>
            </w:ins>
            <w:ins w:id="198" w:author="家興 余" w:date="2021-01-28T17:08:00Z">
              <w:r w:rsidR="0061436C" w:rsidRPr="0061436C">
                <w:rPr>
                  <w:rFonts w:ascii="標楷體" w:hAnsi="標楷體"/>
                </w:rPr>
                <w:t>Prohibit</w:t>
              </w:r>
              <w:r w:rsidR="0061436C">
                <w:rPr>
                  <w:rFonts w:ascii="標楷體" w:hAnsi="標楷體"/>
                </w:rPr>
                <w:t>year</w:t>
              </w:r>
            </w:ins>
            <w:ins w:id="199" w:author="家興 余" w:date="2021-01-28T16:57:00Z">
              <w:r>
                <w:rPr>
                  <w:rFonts w:ascii="標楷體" w:hAnsi="標楷體" w:hint="eastAsia"/>
                </w:rPr>
                <w:t>限制清償</w:t>
              </w:r>
            </w:ins>
            <w:ins w:id="200" w:author="家興 余" w:date="2021-01-28T16:58:00Z">
              <w:r>
                <w:rPr>
                  <w:rFonts w:ascii="標楷體" w:hAnsi="標楷體" w:hint="eastAsia"/>
                </w:rPr>
                <w:t>期限</w:t>
              </w:r>
            </w:ins>
            <w:ins w:id="201" w:author="家興 余" w:date="2021-01-28T17:08:00Z">
              <w:r w:rsidR="0061436C">
                <w:rPr>
                  <w:rFonts w:ascii="標楷體" w:hAnsi="標楷體" w:hint="eastAsia"/>
                </w:rPr>
                <w:t>X</w:t>
              </w:r>
              <w:r w:rsidR="0061436C">
                <w:rPr>
                  <w:rFonts w:ascii="標楷體" w:hAnsi="標楷體"/>
                </w:rPr>
                <w:t>,2</w:t>
              </w:r>
            </w:ins>
            <w:ins w:id="202" w:author="家興 余" w:date="2021-01-28T16:58:00Z">
              <w:r>
                <w:rPr>
                  <w:rFonts w:ascii="標楷體" w:hAnsi="標楷體" w:hint="eastAsia"/>
                </w:rPr>
                <w:t>&gt;</w:t>
              </w:r>
            </w:ins>
            <w:ins w:id="203" w:author="家興 余" w:date="2021-01-28T17:07:00Z">
              <w:r w:rsidR="0061436C">
                <w:t xml:space="preserve"> </w:t>
              </w:r>
              <w:r w:rsidR="0061436C" w:rsidRPr="0061436C">
                <w:rPr>
                  <w:rFonts w:ascii="標楷體" w:hAnsi="標楷體"/>
                </w:rPr>
                <w:t>ProhibitMonth</w:t>
              </w:r>
            </w:ins>
            <w:ins w:id="204" w:author="家興 余" w:date="2021-01-28T16:58:00Z">
              <w:r>
                <w:rPr>
                  <w:rFonts w:ascii="標楷體" w:hAnsi="標楷體" w:hint="eastAsia"/>
                </w:rPr>
                <w:t>限制清償期間</w:t>
              </w:r>
            </w:ins>
            <w:ins w:id="205" w:author="家興 余" w:date="2021-01-28T17:07:00Z">
              <w:r w:rsidR="0061436C">
                <w:rPr>
                  <w:rFonts w:ascii="標楷體" w:hAnsi="標楷體" w:hint="eastAsia"/>
                </w:rPr>
                <w:t xml:space="preserve"> </w:t>
              </w:r>
            </w:ins>
            <w:ins w:id="206" w:author="家興 余" w:date="2021-01-28T17:08:00Z">
              <w:r w:rsidR="0061436C">
                <w:rPr>
                  <w:rFonts w:ascii="標楷體" w:hAnsi="標楷體"/>
                </w:rPr>
                <w:t>X,3</w:t>
              </w:r>
            </w:ins>
          </w:p>
        </w:tc>
        <w:tc>
          <w:tcPr>
            <w:tcW w:w="1134" w:type="dxa"/>
            <w:vAlign w:val="center"/>
          </w:tcPr>
          <w:p w14:paraId="3A3B5F65" w14:textId="77777777" w:rsidR="00E07801" w:rsidRPr="008F496E" w:rsidRDefault="00E07801" w:rsidP="005E3B86">
            <w:pPr>
              <w:pStyle w:val="11"/>
              <w:rPr>
                <w:ins w:id="207" w:author="家興 余" w:date="2021-01-28T16:57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12C76C21" w14:textId="77777777" w:rsidR="00E07801" w:rsidRPr="008F20B5" w:rsidRDefault="00E07801" w:rsidP="005E3B86">
            <w:pPr>
              <w:pStyle w:val="11"/>
              <w:rPr>
                <w:ins w:id="208" w:author="家興 余" w:date="2021-01-28T16:57:00Z"/>
                <w:rFonts w:ascii="標楷體" w:hAnsi="標楷體"/>
              </w:rPr>
            </w:pPr>
          </w:p>
        </w:tc>
        <w:tc>
          <w:tcPr>
            <w:tcW w:w="1440" w:type="dxa"/>
          </w:tcPr>
          <w:p w14:paraId="078BD794" w14:textId="2E551F81" w:rsidR="00E07801" w:rsidRDefault="001E0AB3" w:rsidP="005E3B86">
            <w:pPr>
              <w:pStyle w:val="11"/>
              <w:rPr>
                <w:ins w:id="209" w:author="家興 余" w:date="2021-01-28T16:57:00Z"/>
                <w:rFonts w:ascii="標楷體" w:hAnsi="標楷體"/>
              </w:rPr>
            </w:pPr>
            <w:ins w:id="210" w:author="家興 余" w:date="2021-01-28T17:10:00Z">
              <w:r>
                <w:rPr>
                  <w:rFonts w:ascii="標楷體" w:hAnsi="標楷體" w:hint="eastAsia"/>
                </w:rPr>
                <w:t>余家興</w:t>
              </w:r>
            </w:ins>
          </w:p>
        </w:tc>
      </w:tr>
      <w:tr w:rsidR="008055F0" w:rsidRPr="008F20B5" w14:paraId="3ED6E208" w14:textId="77777777" w:rsidTr="004A1C2C">
        <w:trPr>
          <w:ins w:id="211" w:author="家興 余" w:date="2021-02-22T18:44:00Z"/>
        </w:trPr>
        <w:tc>
          <w:tcPr>
            <w:tcW w:w="1108" w:type="dxa"/>
            <w:vAlign w:val="center"/>
          </w:tcPr>
          <w:p w14:paraId="0137C3E0" w14:textId="2185B832" w:rsidR="008055F0" w:rsidRDefault="008055F0">
            <w:pPr>
              <w:pStyle w:val="11"/>
              <w:rPr>
                <w:ins w:id="212" w:author="家興 余" w:date="2021-02-22T18:44:00Z"/>
                <w:rFonts w:ascii="標楷體" w:hAnsi="標楷體"/>
              </w:rPr>
            </w:pPr>
            <w:ins w:id="213" w:author="家興 余" w:date="2021-02-22T18:44:00Z">
              <w:r>
                <w:rPr>
                  <w:rFonts w:ascii="標楷體" w:hAnsi="標楷體" w:hint="eastAsia"/>
                </w:rPr>
                <w:t>V</w:t>
              </w:r>
              <w:r>
                <w:rPr>
                  <w:rFonts w:ascii="標楷體" w:hAnsi="標楷體"/>
                </w:rPr>
                <w:t>1.20</w:t>
              </w:r>
            </w:ins>
          </w:p>
        </w:tc>
        <w:tc>
          <w:tcPr>
            <w:tcW w:w="1614" w:type="dxa"/>
            <w:vAlign w:val="center"/>
          </w:tcPr>
          <w:p w14:paraId="5362194D" w14:textId="10A27A33" w:rsidR="008055F0" w:rsidRDefault="008055F0" w:rsidP="005E3B86">
            <w:pPr>
              <w:pStyle w:val="11"/>
              <w:rPr>
                <w:ins w:id="214" w:author="家興 余" w:date="2021-02-22T18:44:00Z"/>
                <w:rFonts w:ascii="標楷體" w:hAnsi="標楷體"/>
              </w:rPr>
            </w:pPr>
            <w:ins w:id="215" w:author="家興 余" w:date="2021-02-22T18:44:00Z">
              <w:r>
                <w:rPr>
                  <w:rFonts w:ascii="標楷體" w:hAnsi="標楷體" w:hint="eastAsia"/>
                </w:rPr>
                <w:t>2</w:t>
              </w:r>
              <w:r>
                <w:rPr>
                  <w:rFonts w:ascii="標楷體" w:hAnsi="標楷體"/>
                </w:rPr>
                <w:t>021/2/22</w:t>
              </w:r>
            </w:ins>
          </w:p>
        </w:tc>
        <w:tc>
          <w:tcPr>
            <w:tcW w:w="3936" w:type="dxa"/>
            <w:vAlign w:val="center"/>
          </w:tcPr>
          <w:p w14:paraId="75719043" w14:textId="77777777" w:rsidR="008055F0" w:rsidRDefault="008055F0" w:rsidP="005E3B86">
            <w:pPr>
              <w:pStyle w:val="11"/>
              <w:rPr>
                <w:ins w:id="216" w:author="家興 余" w:date="2021-02-22T18:44:00Z"/>
                <w:rFonts w:ascii="標楷體" w:hAnsi="標楷體"/>
              </w:rPr>
            </w:pPr>
          </w:p>
        </w:tc>
        <w:tc>
          <w:tcPr>
            <w:tcW w:w="1134" w:type="dxa"/>
            <w:vAlign w:val="center"/>
          </w:tcPr>
          <w:p w14:paraId="20B85839" w14:textId="77777777" w:rsidR="008055F0" w:rsidRPr="008F496E" w:rsidRDefault="008055F0" w:rsidP="005E3B86">
            <w:pPr>
              <w:pStyle w:val="11"/>
              <w:rPr>
                <w:ins w:id="217" w:author="家興 余" w:date="2021-02-22T18:44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5B1D3C2D" w14:textId="77777777" w:rsidR="008055F0" w:rsidRPr="008F20B5" w:rsidRDefault="008055F0" w:rsidP="005E3B86">
            <w:pPr>
              <w:pStyle w:val="11"/>
              <w:rPr>
                <w:ins w:id="218" w:author="家興 余" w:date="2021-02-22T18:44:00Z"/>
                <w:rFonts w:ascii="標楷體" w:hAnsi="標楷體"/>
              </w:rPr>
            </w:pPr>
          </w:p>
        </w:tc>
        <w:tc>
          <w:tcPr>
            <w:tcW w:w="1440" w:type="dxa"/>
          </w:tcPr>
          <w:p w14:paraId="0B9A7067" w14:textId="34A31857" w:rsidR="008055F0" w:rsidRDefault="008055F0" w:rsidP="005E3B86">
            <w:pPr>
              <w:pStyle w:val="11"/>
              <w:rPr>
                <w:ins w:id="219" w:author="家興 余" w:date="2021-02-22T18:44:00Z"/>
                <w:rFonts w:ascii="標楷體" w:hAnsi="標楷體"/>
              </w:rPr>
            </w:pPr>
            <w:ins w:id="220" w:author="家興 余" w:date="2021-02-22T18:44:00Z">
              <w:r>
                <w:rPr>
                  <w:rFonts w:ascii="標楷體" w:hAnsi="標楷體" w:hint="eastAsia"/>
                </w:rPr>
                <w:t>余家興</w:t>
              </w:r>
            </w:ins>
          </w:p>
        </w:tc>
      </w:tr>
      <w:tr w:rsidR="004A1187" w:rsidRPr="008F20B5" w14:paraId="492BDBDB" w14:textId="77777777" w:rsidTr="004A1C2C">
        <w:trPr>
          <w:ins w:id="221" w:author="家興 余" w:date="2021-03-16T14:47:00Z"/>
        </w:trPr>
        <w:tc>
          <w:tcPr>
            <w:tcW w:w="1108" w:type="dxa"/>
            <w:vAlign w:val="center"/>
          </w:tcPr>
          <w:p w14:paraId="27DCF27A" w14:textId="6FC9C512" w:rsidR="004A1187" w:rsidRDefault="004A1187">
            <w:pPr>
              <w:pStyle w:val="11"/>
              <w:rPr>
                <w:ins w:id="222" w:author="家興 余" w:date="2021-03-16T14:47:00Z"/>
                <w:rFonts w:ascii="標楷體" w:hAnsi="標楷體"/>
              </w:rPr>
            </w:pPr>
            <w:ins w:id="223" w:author="家興 余" w:date="2021-03-16T14:47:00Z">
              <w:r>
                <w:rPr>
                  <w:rFonts w:ascii="標楷體" w:hAnsi="標楷體" w:hint="eastAsia"/>
                </w:rPr>
                <w:t>V</w:t>
              </w:r>
              <w:r>
                <w:rPr>
                  <w:rFonts w:ascii="標楷體" w:hAnsi="標楷體"/>
                </w:rPr>
                <w:t>1.21</w:t>
              </w:r>
            </w:ins>
          </w:p>
        </w:tc>
        <w:tc>
          <w:tcPr>
            <w:tcW w:w="1614" w:type="dxa"/>
            <w:vAlign w:val="center"/>
          </w:tcPr>
          <w:p w14:paraId="624F0770" w14:textId="0C5997EA" w:rsidR="004A1187" w:rsidRDefault="004A1187" w:rsidP="005E3B86">
            <w:pPr>
              <w:pStyle w:val="11"/>
              <w:rPr>
                <w:ins w:id="224" w:author="家興 余" w:date="2021-03-16T14:47:00Z"/>
                <w:rFonts w:ascii="標楷體" w:hAnsi="標楷體"/>
              </w:rPr>
            </w:pPr>
            <w:ins w:id="225" w:author="家興 余" w:date="2021-03-16T14:47:00Z">
              <w:r>
                <w:rPr>
                  <w:rFonts w:ascii="標楷體" w:hAnsi="標楷體" w:hint="eastAsia"/>
                </w:rPr>
                <w:t>2</w:t>
              </w:r>
              <w:r>
                <w:rPr>
                  <w:rFonts w:ascii="標楷體" w:hAnsi="標楷體"/>
                </w:rPr>
                <w:t>021/3/16</w:t>
              </w:r>
            </w:ins>
          </w:p>
        </w:tc>
        <w:tc>
          <w:tcPr>
            <w:tcW w:w="3936" w:type="dxa"/>
            <w:vAlign w:val="center"/>
          </w:tcPr>
          <w:p w14:paraId="0CDD3AB8" w14:textId="3504E38E" w:rsidR="004A1187" w:rsidRDefault="004A1187" w:rsidP="005E3B86">
            <w:pPr>
              <w:pStyle w:val="11"/>
              <w:rPr>
                <w:ins w:id="226" w:author="家興 余" w:date="2021-03-16T14:47:00Z"/>
                <w:rFonts w:ascii="標楷體" w:hAnsi="標楷體"/>
              </w:rPr>
            </w:pPr>
            <w:ins w:id="227" w:author="家興 余" w:date="2021-03-16T14:47:00Z">
              <w:r>
                <w:rPr>
                  <w:rFonts w:ascii="標楷體" w:hAnsi="標楷體" w:hint="eastAsia"/>
                </w:rPr>
                <w:t>L</w:t>
              </w:r>
              <w:r>
                <w:rPr>
                  <w:rFonts w:ascii="標楷體" w:hAnsi="標楷體"/>
                </w:rPr>
                <w:t xml:space="preserve">7912 </w:t>
              </w:r>
              <w:r>
                <w:rPr>
                  <w:rFonts w:ascii="標楷體" w:hAnsi="標楷體" w:hint="eastAsia"/>
                </w:rPr>
                <w:t>新增多筆式資料</w:t>
              </w:r>
            </w:ins>
          </w:p>
        </w:tc>
        <w:tc>
          <w:tcPr>
            <w:tcW w:w="1134" w:type="dxa"/>
            <w:vAlign w:val="center"/>
          </w:tcPr>
          <w:p w14:paraId="1E224EF5" w14:textId="77777777" w:rsidR="004A1187" w:rsidRPr="008F496E" w:rsidRDefault="004A1187" w:rsidP="005E3B86">
            <w:pPr>
              <w:pStyle w:val="11"/>
              <w:rPr>
                <w:ins w:id="228" w:author="家興 余" w:date="2021-03-16T14:47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253BC3A1" w14:textId="77777777" w:rsidR="004A1187" w:rsidRPr="008F20B5" w:rsidRDefault="004A1187" w:rsidP="005E3B86">
            <w:pPr>
              <w:pStyle w:val="11"/>
              <w:rPr>
                <w:ins w:id="229" w:author="家興 余" w:date="2021-03-16T14:47:00Z"/>
                <w:rFonts w:ascii="標楷體" w:hAnsi="標楷體"/>
              </w:rPr>
            </w:pPr>
          </w:p>
        </w:tc>
        <w:tc>
          <w:tcPr>
            <w:tcW w:w="1440" w:type="dxa"/>
          </w:tcPr>
          <w:p w14:paraId="00CCBAEE" w14:textId="7E396D82" w:rsidR="004A1187" w:rsidRDefault="004A1187" w:rsidP="005E3B86">
            <w:pPr>
              <w:pStyle w:val="11"/>
              <w:rPr>
                <w:ins w:id="230" w:author="家興 余" w:date="2021-03-16T14:47:00Z"/>
                <w:rFonts w:ascii="標楷體" w:hAnsi="標楷體"/>
              </w:rPr>
            </w:pPr>
            <w:ins w:id="231" w:author="家興 余" w:date="2021-03-16T14:47:00Z">
              <w:r>
                <w:rPr>
                  <w:rFonts w:ascii="標楷體" w:hAnsi="標楷體" w:hint="eastAsia"/>
                </w:rPr>
                <w:t>余家興</w:t>
              </w:r>
            </w:ins>
          </w:p>
        </w:tc>
      </w:tr>
      <w:tr w:rsidR="00502E1F" w:rsidRPr="008F20B5" w14:paraId="2A98A993" w14:textId="77777777" w:rsidTr="004A1C2C">
        <w:trPr>
          <w:ins w:id="232" w:author="家興 余" w:date="2021-03-17T10:12:00Z"/>
        </w:trPr>
        <w:tc>
          <w:tcPr>
            <w:tcW w:w="1108" w:type="dxa"/>
            <w:vAlign w:val="center"/>
          </w:tcPr>
          <w:p w14:paraId="7441425B" w14:textId="23363CAA" w:rsidR="00502E1F" w:rsidRDefault="00502E1F">
            <w:pPr>
              <w:pStyle w:val="11"/>
              <w:rPr>
                <w:ins w:id="233" w:author="家興 余" w:date="2021-03-17T10:12:00Z"/>
                <w:rFonts w:ascii="標楷體" w:hAnsi="標楷體"/>
              </w:rPr>
            </w:pPr>
            <w:ins w:id="234" w:author="家興 余" w:date="2021-03-17T10:12:00Z">
              <w:r>
                <w:rPr>
                  <w:rFonts w:ascii="標楷體" w:hAnsi="標楷體" w:hint="eastAsia"/>
                </w:rPr>
                <w:lastRenderedPageBreak/>
                <w:t>V</w:t>
              </w:r>
              <w:r>
                <w:rPr>
                  <w:rFonts w:ascii="標楷體" w:hAnsi="標楷體"/>
                </w:rPr>
                <w:t>1.22</w:t>
              </w:r>
            </w:ins>
          </w:p>
        </w:tc>
        <w:tc>
          <w:tcPr>
            <w:tcW w:w="1614" w:type="dxa"/>
            <w:vAlign w:val="center"/>
          </w:tcPr>
          <w:p w14:paraId="069B8D3B" w14:textId="7AB9195C" w:rsidR="00502E1F" w:rsidRDefault="00502E1F" w:rsidP="005E3B86">
            <w:pPr>
              <w:pStyle w:val="11"/>
              <w:rPr>
                <w:ins w:id="235" w:author="家興 余" w:date="2021-03-17T10:12:00Z"/>
                <w:rFonts w:ascii="標楷體" w:hAnsi="標楷體"/>
              </w:rPr>
            </w:pPr>
            <w:ins w:id="236" w:author="家興 余" w:date="2021-03-17T10:12:00Z">
              <w:r>
                <w:rPr>
                  <w:rFonts w:ascii="標楷體" w:hAnsi="標楷體" w:hint="eastAsia"/>
                </w:rPr>
                <w:t>2</w:t>
              </w:r>
              <w:r>
                <w:rPr>
                  <w:rFonts w:ascii="標楷體" w:hAnsi="標楷體"/>
                </w:rPr>
                <w:t>021/3/17</w:t>
              </w:r>
            </w:ins>
          </w:p>
        </w:tc>
        <w:tc>
          <w:tcPr>
            <w:tcW w:w="3936" w:type="dxa"/>
            <w:vAlign w:val="center"/>
          </w:tcPr>
          <w:p w14:paraId="1885C0C4" w14:textId="33C28CAD" w:rsidR="00502E1F" w:rsidRDefault="00502E1F" w:rsidP="005E3B86">
            <w:pPr>
              <w:pStyle w:val="11"/>
              <w:rPr>
                <w:ins w:id="237" w:author="家興 余" w:date="2021-03-17T10:12:00Z"/>
                <w:rFonts w:ascii="標楷體" w:hAnsi="標楷體"/>
              </w:rPr>
            </w:pPr>
            <w:ins w:id="238" w:author="家興 余" w:date="2021-03-17T10:12:00Z">
              <w:r>
                <w:rPr>
                  <w:rFonts w:ascii="標楷體" w:hAnsi="標楷體" w:hint="eastAsia"/>
                </w:rPr>
                <w:t>新增欄位需前補零備註</w:t>
              </w:r>
            </w:ins>
          </w:p>
        </w:tc>
        <w:tc>
          <w:tcPr>
            <w:tcW w:w="1134" w:type="dxa"/>
            <w:vAlign w:val="center"/>
          </w:tcPr>
          <w:p w14:paraId="5E40D8BF" w14:textId="77777777" w:rsidR="00502E1F" w:rsidRPr="008F496E" w:rsidRDefault="00502E1F" w:rsidP="005E3B86">
            <w:pPr>
              <w:pStyle w:val="11"/>
              <w:rPr>
                <w:ins w:id="239" w:author="家興 余" w:date="2021-03-17T10:12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78C80467" w14:textId="77777777" w:rsidR="00502E1F" w:rsidRPr="008F20B5" w:rsidRDefault="00502E1F" w:rsidP="005E3B86">
            <w:pPr>
              <w:pStyle w:val="11"/>
              <w:rPr>
                <w:ins w:id="240" w:author="家興 余" w:date="2021-03-17T10:12:00Z"/>
                <w:rFonts w:ascii="標楷體" w:hAnsi="標楷體"/>
              </w:rPr>
            </w:pPr>
          </w:p>
        </w:tc>
        <w:tc>
          <w:tcPr>
            <w:tcW w:w="1440" w:type="dxa"/>
          </w:tcPr>
          <w:p w14:paraId="2C5DEEA3" w14:textId="28F6A0B3" w:rsidR="00502E1F" w:rsidRDefault="00502E1F" w:rsidP="005E3B86">
            <w:pPr>
              <w:pStyle w:val="11"/>
              <w:rPr>
                <w:ins w:id="241" w:author="家興 余" w:date="2021-03-17T10:12:00Z"/>
                <w:rFonts w:ascii="標楷體" w:hAnsi="標楷體"/>
              </w:rPr>
            </w:pPr>
            <w:ins w:id="242" w:author="家興 余" w:date="2021-03-17T10:12:00Z">
              <w:r>
                <w:rPr>
                  <w:rFonts w:ascii="標楷體" w:hAnsi="標楷體" w:hint="eastAsia"/>
                </w:rPr>
                <w:t>余家興</w:t>
              </w:r>
            </w:ins>
          </w:p>
        </w:tc>
      </w:tr>
      <w:tr w:rsidR="00B22A8C" w:rsidRPr="008F20B5" w14:paraId="683DBFA9" w14:textId="77777777" w:rsidTr="0031331B">
        <w:trPr>
          <w:ins w:id="243" w:author="家興 余" w:date="2021-03-19T19:24:00Z"/>
        </w:trPr>
        <w:tc>
          <w:tcPr>
            <w:tcW w:w="1108" w:type="dxa"/>
            <w:vAlign w:val="center"/>
          </w:tcPr>
          <w:p w14:paraId="28AB55C4" w14:textId="06827BF4" w:rsidR="00B22A8C" w:rsidRDefault="00B22A8C" w:rsidP="0031331B">
            <w:pPr>
              <w:pStyle w:val="11"/>
              <w:rPr>
                <w:ins w:id="244" w:author="家興 余" w:date="2021-03-19T19:24:00Z"/>
                <w:rFonts w:ascii="標楷體" w:hAnsi="標楷體"/>
              </w:rPr>
            </w:pPr>
            <w:ins w:id="245" w:author="家興 余" w:date="2021-03-19T19:24:00Z">
              <w:r>
                <w:rPr>
                  <w:rFonts w:ascii="標楷體" w:hAnsi="標楷體" w:hint="eastAsia"/>
                </w:rPr>
                <w:t>V</w:t>
              </w:r>
              <w:r>
                <w:rPr>
                  <w:rFonts w:ascii="標楷體" w:hAnsi="標楷體"/>
                </w:rPr>
                <w:t>1.2</w:t>
              </w:r>
              <w:r>
                <w:rPr>
                  <w:rFonts w:ascii="標楷體" w:hAnsi="標楷體" w:hint="eastAsia"/>
                </w:rPr>
                <w:t>3</w:t>
              </w:r>
            </w:ins>
          </w:p>
        </w:tc>
        <w:tc>
          <w:tcPr>
            <w:tcW w:w="1614" w:type="dxa"/>
            <w:vAlign w:val="center"/>
          </w:tcPr>
          <w:p w14:paraId="500606A3" w14:textId="5AD83AA5" w:rsidR="00B22A8C" w:rsidRDefault="00B22A8C" w:rsidP="0031331B">
            <w:pPr>
              <w:pStyle w:val="11"/>
              <w:rPr>
                <w:ins w:id="246" w:author="家興 余" w:date="2021-03-19T19:24:00Z"/>
                <w:rFonts w:ascii="標楷體" w:hAnsi="標楷體"/>
              </w:rPr>
            </w:pPr>
            <w:ins w:id="247" w:author="家興 余" w:date="2021-03-19T19:24:00Z">
              <w:r>
                <w:rPr>
                  <w:rFonts w:ascii="標楷體" w:hAnsi="標楷體" w:hint="eastAsia"/>
                </w:rPr>
                <w:t>2</w:t>
              </w:r>
              <w:r>
                <w:rPr>
                  <w:rFonts w:ascii="標楷體" w:hAnsi="標楷體"/>
                </w:rPr>
                <w:t>021/3/1</w:t>
              </w:r>
              <w:r>
                <w:rPr>
                  <w:rFonts w:ascii="標楷體" w:hAnsi="標楷體" w:hint="eastAsia"/>
                </w:rPr>
                <w:t>9</w:t>
              </w:r>
            </w:ins>
          </w:p>
        </w:tc>
        <w:tc>
          <w:tcPr>
            <w:tcW w:w="3936" w:type="dxa"/>
            <w:vAlign w:val="center"/>
          </w:tcPr>
          <w:p w14:paraId="123976AB" w14:textId="2E924ABF" w:rsidR="00B22A8C" w:rsidRDefault="00B22A8C">
            <w:pPr>
              <w:pStyle w:val="11"/>
              <w:rPr>
                <w:ins w:id="248" w:author="家興 余" w:date="2021-03-19T19:24:00Z"/>
                <w:rFonts w:ascii="標楷體" w:hAnsi="標楷體"/>
              </w:rPr>
            </w:pPr>
            <w:ins w:id="249" w:author="家興 余" w:date="2021-03-19T19:24:00Z">
              <w:r>
                <w:rPr>
                  <w:rFonts w:ascii="標楷體" w:hAnsi="標楷體"/>
                </w:rPr>
                <w:t>E</w:t>
              </w:r>
              <w:r>
                <w:rPr>
                  <w:rFonts w:ascii="標楷體" w:hAnsi="標楷體" w:hint="eastAsia"/>
                </w:rPr>
                <w:t>loan1-10</w:t>
              </w:r>
            </w:ins>
          </w:p>
        </w:tc>
        <w:tc>
          <w:tcPr>
            <w:tcW w:w="1134" w:type="dxa"/>
            <w:vAlign w:val="center"/>
          </w:tcPr>
          <w:p w14:paraId="418A3904" w14:textId="77777777" w:rsidR="00B22A8C" w:rsidRPr="008F496E" w:rsidRDefault="00B22A8C" w:rsidP="0031331B">
            <w:pPr>
              <w:pStyle w:val="11"/>
              <w:rPr>
                <w:ins w:id="250" w:author="家興 余" w:date="2021-03-19T19:24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6EBA1F73" w14:textId="77777777" w:rsidR="00B22A8C" w:rsidRPr="008F20B5" w:rsidRDefault="00B22A8C" w:rsidP="0031331B">
            <w:pPr>
              <w:pStyle w:val="11"/>
              <w:rPr>
                <w:ins w:id="251" w:author="家興 余" w:date="2021-03-19T19:24:00Z"/>
                <w:rFonts w:ascii="標楷體" w:hAnsi="標楷體"/>
              </w:rPr>
            </w:pPr>
          </w:p>
        </w:tc>
        <w:tc>
          <w:tcPr>
            <w:tcW w:w="1440" w:type="dxa"/>
          </w:tcPr>
          <w:p w14:paraId="7555662D" w14:textId="77777777" w:rsidR="00B22A8C" w:rsidRDefault="00B22A8C" w:rsidP="0031331B">
            <w:pPr>
              <w:pStyle w:val="11"/>
              <w:rPr>
                <w:ins w:id="252" w:author="家興 余" w:date="2021-03-19T19:24:00Z"/>
                <w:rFonts w:ascii="標楷體" w:hAnsi="標楷體"/>
              </w:rPr>
            </w:pPr>
            <w:ins w:id="253" w:author="家興 余" w:date="2021-03-19T19:24:00Z">
              <w:r>
                <w:rPr>
                  <w:rFonts w:ascii="標楷體" w:hAnsi="標楷體" w:hint="eastAsia"/>
                </w:rPr>
                <w:t>余家興</w:t>
              </w:r>
            </w:ins>
          </w:p>
        </w:tc>
      </w:tr>
      <w:tr w:rsidR="00EC7D87" w:rsidRPr="00EC7D87" w14:paraId="457773C1" w14:textId="77777777" w:rsidTr="004A1C2C">
        <w:tc>
          <w:tcPr>
            <w:tcW w:w="1108" w:type="dxa"/>
            <w:vAlign w:val="center"/>
          </w:tcPr>
          <w:p w14:paraId="2A96CAB7" w14:textId="0DBE8077" w:rsidR="00597CF0" w:rsidRPr="00EC7D87" w:rsidRDefault="00E433F0" w:rsidP="00597CF0">
            <w:pPr>
              <w:pStyle w:val="11"/>
              <w:rPr>
                <w:rFonts w:ascii="標楷體" w:hAnsi="標楷體"/>
                <w:color w:val="000000" w:themeColor="text1"/>
              </w:rPr>
            </w:pPr>
            <w:ins w:id="254" w:author="家興 余" w:date="2021-03-19T19:24:00Z">
              <w:r w:rsidRPr="00EC7D87">
                <w:rPr>
                  <w:rFonts w:ascii="標楷體" w:hAnsi="標楷體" w:hint="eastAsia"/>
                  <w:color w:val="000000" w:themeColor="text1"/>
                </w:rPr>
                <w:t>V</w:t>
              </w:r>
              <w:r w:rsidRPr="00EC7D87">
                <w:rPr>
                  <w:rFonts w:ascii="標楷體" w:hAnsi="標楷體"/>
                  <w:color w:val="000000" w:themeColor="text1"/>
                </w:rPr>
                <w:t>1.2</w:t>
              </w:r>
            </w:ins>
            <w:r w:rsidRPr="00EC7D87">
              <w:rPr>
                <w:rFonts w:ascii="標楷體" w:hAnsi="標楷體" w:hint="eastAsia"/>
                <w:color w:val="000000" w:themeColor="text1"/>
              </w:rPr>
              <w:t>4</w:t>
            </w:r>
          </w:p>
        </w:tc>
        <w:tc>
          <w:tcPr>
            <w:tcW w:w="1614" w:type="dxa"/>
            <w:vAlign w:val="center"/>
          </w:tcPr>
          <w:p w14:paraId="75EB8CBE" w14:textId="119A3D1F" w:rsidR="00597CF0" w:rsidRPr="00EC7D87" w:rsidRDefault="00597CF0" w:rsidP="00597CF0">
            <w:pPr>
              <w:pStyle w:val="11"/>
              <w:rPr>
                <w:rFonts w:ascii="標楷體" w:hAnsi="標楷體"/>
                <w:color w:val="000000" w:themeColor="text1"/>
              </w:rPr>
            </w:pPr>
            <w:r w:rsidRPr="00EC7D87">
              <w:rPr>
                <w:rFonts w:ascii="標楷體" w:hAnsi="標楷體" w:hint="eastAsia"/>
                <w:color w:val="000000" w:themeColor="text1"/>
              </w:rPr>
              <w:t>2021/</w:t>
            </w:r>
            <w:r w:rsidR="0037016A" w:rsidRPr="00EC7D87">
              <w:rPr>
                <w:rFonts w:ascii="標楷體" w:hAnsi="標楷體"/>
                <w:color w:val="000000" w:themeColor="text1"/>
              </w:rPr>
              <w:t>6</w:t>
            </w:r>
            <w:r w:rsidRPr="00EC7D87">
              <w:rPr>
                <w:rFonts w:ascii="標楷體" w:hAnsi="標楷體" w:hint="eastAsia"/>
                <w:color w:val="000000" w:themeColor="text1"/>
              </w:rPr>
              <w:t>/</w:t>
            </w:r>
            <w:r w:rsidR="000F30D0" w:rsidRPr="00EC7D87">
              <w:rPr>
                <w:rFonts w:ascii="標楷體" w:hAnsi="標楷體" w:hint="eastAsia"/>
                <w:color w:val="000000" w:themeColor="text1"/>
              </w:rPr>
              <w:t>4</w:t>
            </w:r>
          </w:p>
        </w:tc>
        <w:tc>
          <w:tcPr>
            <w:tcW w:w="3936" w:type="dxa"/>
            <w:vAlign w:val="center"/>
          </w:tcPr>
          <w:p w14:paraId="6883530D" w14:textId="3A35FEB2" w:rsidR="00484335" w:rsidRPr="00EC7D87" w:rsidRDefault="00597CF0" w:rsidP="00484335">
            <w:pPr>
              <w:pStyle w:val="11"/>
              <w:rPr>
                <w:rFonts w:ascii="標楷體" w:hAnsi="標楷體"/>
                <w:color w:val="000000" w:themeColor="text1"/>
              </w:rPr>
            </w:pPr>
            <w:r w:rsidRPr="00EC7D87">
              <w:rPr>
                <w:rFonts w:ascii="標楷體" w:hAnsi="標楷體" w:hint="eastAsia"/>
                <w:color w:val="000000" w:themeColor="text1"/>
              </w:rPr>
              <w:t>L70</w:t>
            </w:r>
            <w:r w:rsidRPr="00EC7D87">
              <w:rPr>
                <w:rFonts w:ascii="標楷體" w:hAnsi="標楷體"/>
                <w:color w:val="000000" w:themeColor="text1"/>
              </w:rPr>
              <w:t>22</w:t>
            </w:r>
            <w:r w:rsidR="00484335" w:rsidRPr="00EC7D87">
              <w:rPr>
                <w:rFonts w:ascii="標楷體" w:hAnsi="標楷體" w:hint="eastAsia"/>
                <w:color w:val="000000" w:themeColor="text1"/>
              </w:rPr>
              <w:t>、L</w:t>
            </w:r>
            <w:r w:rsidR="00484335" w:rsidRPr="00EC7D87">
              <w:rPr>
                <w:rFonts w:ascii="標楷體" w:hAnsi="標楷體"/>
                <w:color w:val="000000" w:themeColor="text1"/>
              </w:rPr>
              <w:t>7202</w:t>
            </w:r>
            <w:r w:rsidR="00B239B1" w:rsidRPr="00EC7D87">
              <w:rPr>
                <w:rFonts w:ascii="標楷體" w:hAnsi="標楷體" w:hint="eastAsia"/>
                <w:color w:val="000000" w:themeColor="text1"/>
              </w:rPr>
              <w:t>、L7903</w:t>
            </w:r>
            <w:r w:rsidR="00CF13F7" w:rsidRPr="00EC7D87">
              <w:rPr>
                <w:rFonts w:ascii="標楷體" w:hAnsi="標楷體" w:hint="eastAsia"/>
                <w:color w:val="000000" w:themeColor="text1"/>
              </w:rPr>
              <w:t>、L</w:t>
            </w:r>
            <w:r w:rsidR="00CF13F7" w:rsidRPr="00EC7D87">
              <w:rPr>
                <w:rFonts w:ascii="標楷體" w:hAnsi="標楷體"/>
                <w:color w:val="000000" w:themeColor="text1"/>
              </w:rPr>
              <w:t>7210</w:t>
            </w:r>
            <w:r w:rsidR="005E05E6" w:rsidRPr="00EC7D87">
              <w:rPr>
                <w:rFonts w:ascii="標楷體" w:hAnsi="標楷體" w:hint="eastAsia"/>
                <w:color w:val="000000" w:themeColor="text1"/>
              </w:rPr>
              <w:t>、</w:t>
            </w:r>
            <w:r w:rsidR="00664986" w:rsidRPr="00EC7D87">
              <w:rPr>
                <w:rFonts w:ascii="標楷體" w:hAnsi="標楷體" w:hint="eastAsia"/>
                <w:color w:val="000000" w:themeColor="text1"/>
              </w:rPr>
              <w:t>L</w:t>
            </w:r>
            <w:r w:rsidR="00664986" w:rsidRPr="00EC7D87">
              <w:rPr>
                <w:rFonts w:ascii="標楷體" w:hAnsi="標楷體"/>
                <w:color w:val="000000" w:themeColor="text1"/>
              </w:rPr>
              <w:t>7904</w:t>
            </w:r>
            <w:r w:rsidR="00664986" w:rsidRPr="00EC7D87">
              <w:rPr>
                <w:rFonts w:ascii="標楷體" w:hAnsi="標楷體" w:hint="eastAsia"/>
                <w:color w:val="000000" w:themeColor="text1"/>
              </w:rPr>
              <w:t>、</w:t>
            </w:r>
            <w:r w:rsidR="005E05E6" w:rsidRPr="00EC7D87">
              <w:rPr>
                <w:rFonts w:ascii="標楷體" w:hAnsi="標楷體" w:hint="eastAsia"/>
                <w:color w:val="000000" w:themeColor="text1"/>
              </w:rPr>
              <w:t>L</w:t>
            </w:r>
            <w:r w:rsidR="005E05E6" w:rsidRPr="00EC7D87">
              <w:rPr>
                <w:rFonts w:ascii="標楷體" w:hAnsi="標楷體"/>
                <w:color w:val="000000" w:themeColor="text1"/>
              </w:rPr>
              <w:t>7204</w:t>
            </w:r>
            <w:r w:rsidR="0047515C" w:rsidRPr="00EC7D87">
              <w:rPr>
                <w:rFonts w:ascii="標楷體" w:hAnsi="標楷體" w:hint="eastAsia"/>
                <w:color w:val="000000" w:themeColor="text1"/>
              </w:rPr>
              <w:t>、L7203、</w:t>
            </w:r>
          </w:p>
        </w:tc>
        <w:tc>
          <w:tcPr>
            <w:tcW w:w="1134" w:type="dxa"/>
            <w:vAlign w:val="center"/>
          </w:tcPr>
          <w:p w14:paraId="111607A5" w14:textId="77777777" w:rsidR="00597CF0" w:rsidRPr="00EC7D87" w:rsidRDefault="00597CF0" w:rsidP="00597CF0">
            <w:pPr>
              <w:pStyle w:val="11"/>
              <w:rPr>
                <w:rFonts w:ascii="標楷體" w:hAnsi="標楷體"/>
                <w:color w:val="000000" w:themeColor="text1"/>
                <w:lang w:eastAsia="zh-HK"/>
              </w:rPr>
            </w:pPr>
          </w:p>
        </w:tc>
        <w:tc>
          <w:tcPr>
            <w:tcW w:w="996" w:type="dxa"/>
          </w:tcPr>
          <w:p w14:paraId="15300A54" w14:textId="77777777" w:rsidR="00597CF0" w:rsidRPr="00EC7D87" w:rsidRDefault="00597CF0" w:rsidP="00597CF0">
            <w:pPr>
              <w:pStyle w:val="11"/>
              <w:rPr>
                <w:rFonts w:ascii="標楷體" w:hAnsi="標楷體"/>
                <w:color w:val="000000" w:themeColor="text1"/>
              </w:rPr>
            </w:pPr>
          </w:p>
        </w:tc>
        <w:tc>
          <w:tcPr>
            <w:tcW w:w="1440" w:type="dxa"/>
          </w:tcPr>
          <w:p w14:paraId="6F08F3A2" w14:textId="76248522" w:rsidR="00597CF0" w:rsidRPr="00EC7D87" w:rsidRDefault="00597CF0" w:rsidP="00597CF0">
            <w:pPr>
              <w:pStyle w:val="11"/>
              <w:rPr>
                <w:rFonts w:ascii="標楷體" w:hAnsi="標楷體"/>
                <w:color w:val="000000" w:themeColor="text1"/>
              </w:rPr>
            </w:pPr>
            <w:r w:rsidRPr="00EC7D87">
              <w:rPr>
                <w:rFonts w:ascii="標楷體" w:hAnsi="標楷體" w:hint="eastAsia"/>
                <w:color w:val="000000" w:themeColor="text1"/>
              </w:rPr>
              <w:t>陳志嵩</w:t>
            </w:r>
          </w:p>
        </w:tc>
      </w:tr>
      <w:tr w:rsidR="00452400" w:rsidRPr="00384B76" w14:paraId="05C22050" w14:textId="77777777" w:rsidTr="004A1C2C">
        <w:trPr>
          <w:ins w:id="255" w:author="家興 余" w:date="2021-03-19T19:24:00Z"/>
        </w:trPr>
        <w:tc>
          <w:tcPr>
            <w:tcW w:w="1108" w:type="dxa"/>
            <w:vAlign w:val="center"/>
          </w:tcPr>
          <w:p w14:paraId="586215EE" w14:textId="5EB03EE9" w:rsidR="00B22A8C" w:rsidRPr="00384B76" w:rsidRDefault="00452400">
            <w:pPr>
              <w:pStyle w:val="11"/>
              <w:rPr>
                <w:ins w:id="256" w:author="家興 余" w:date="2021-03-19T19:24:00Z"/>
                <w:rFonts w:ascii="標楷體" w:hAnsi="標楷體"/>
                <w:color w:val="000000" w:themeColor="text1"/>
                <w:rPrChange w:id="257" w:author="陳志嵩" w:date="2021-06-11T09:27:00Z">
                  <w:rPr>
                    <w:ins w:id="258" w:author="家興 余" w:date="2021-03-19T19:24:00Z"/>
                    <w:rFonts w:ascii="標楷體" w:hAnsi="標楷體"/>
                    <w:color w:val="FF0000"/>
                  </w:rPr>
                </w:rPrChange>
              </w:rPr>
            </w:pPr>
            <w:r w:rsidRPr="00384B76">
              <w:rPr>
                <w:rFonts w:ascii="標楷體" w:hAnsi="標楷體" w:hint="eastAsia"/>
                <w:color w:val="000000" w:themeColor="text1"/>
                <w:rPrChange w:id="259" w:author="陳志嵩" w:date="2021-06-11T09:27:00Z">
                  <w:rPr>
                    <w:rFonts w:ascii="標楷體" w:hAnsi="標楷體" w:hint="eastAsia"/>
                    <w:color w:val="FF0000"/>
                  </w:rPr>
                </w:rPrChange>
              </w:rPr>
              <w:t>V1</w:t>
            </w:r>
            <w:r w:rsidRPr="00384B76">
              <w:rPr>
                <w:rFonts w:ascii="標楷體" w:hAnsi="標楷體"/>
                <w:color w:val="000000" w:themeColor="text1"/>
                <w:rPrChange w:id="260" w:author="陳志嵩" w:date="2021-06-11T09:27:00Z">
                  <w:rPr>
                    <w:rFonts w:ascii="標楷體" w:hAnsi="標楷體"/>
                    <w:color w:val="FF0000"/>
                  </w:rPr>
                </w:rPrChange>
              </w:rPr>
              <w:t>.</w:t>
            </w:r>
            <w:ins w:id="261" w:author="陳志嵩" w:date="2021-06-11T09:26:00Z">
              <w:r w:rsidR="00384B76" w:rsidRPr="00384B76">
                <w:rPr>
                  <w:rFonts w:ascii="標楷體" w:hAnsi="標楷體"/>
                  <w:color w:val="000000" w:themeColor="text1"/>
                  <w:rPrChange w:id="262" w:author="陳志嵩" w:date="2021-06-11T09:27:00Z">
                    <w:rPr>
                      <w:rFonts w:ascii="標楷體" w:hAnsi="標楷體"/>
                      <w:color w:val="FF0000"/>
                    </w:rPr>
                  </w:rPrChange>
                </w:rPr>
                <w:t>25</w:t>
              </w:r>
            </w:ins>
            <w:del w:id="263" w:author="陳志嵩" w:date="2021-06-11T09:26:00Z">
              <w:r w:rsidRPr="00384B76" w:rsidDel="00384B76">
                <w:rPr>
                  <w:rFonts w:ascii="標楷體" w:hAnsi="標楷體"/>
                  <w:color w:val="000000" w:themeColor="text1"/>
                  <w:rPrChange w:id="264" w:author="陳志嵩" w:date="2021-06-11T09:27:00Z">
                    <w:rPr>
                      <w:rFonts w:ascii="標楷體" w:hAnsi="標楷體"/>
                      <w:color w:val="FF0000"/>
                    </w:rPr>
                  </w:rPrChange>
                </w:rPr>
                <w:delText>3</w:delText>
              </w:r>
            </w:del>
          </w:p>
        </w:tc>
        <w:tc>
          <w:tcPr>
            <w:tcW w:w="1614" w:type="dxa"/>
            <w:vAlign w:val="center"/>
          </w:tcPr>
          <w:p w14:paraId="45F02C7E" w14:textId="0832D981" w:rsidR="00B22A8C" w:rsidRPr="00384B76" w:rsidRDefault="00C64B29" w:rsidP="005E3B86">
            <w:pPr>
              <w:pStyle w:val="11"/>
              <w:rPr>
                <w:ins w:id="265" w:author="家興 余" w:date="2021-03-19T19:24:00Z"/>
                <w:rFonts w:ascii="標楷體" w:hAnsi="標楷體"/>
                <w:color w:val="000000" w:themeColor="text1"/>
                <w:rPrChange w:id="266" w:author="陳志嵩" w:date="2021-06-11T09:27:00Z">
                  <w:rPr>
                    <w:ins w:id="267" w:author="家興 余" w:date="2021-03-19T19:24:00Z"/>
                    <w:rFonts w:ascii="標楷體" w:hAnsi="標楷體"/>
                    <w:color w:val="FF0000"/>
                  </w:rPr>
                </w:rPrChange>
              </w:rPr>
            </w:pPr>
            <w:r w:rsidRPr="00EC7D87">
              <w:rPr>
                <w:rFonts w:ascii="標楷體" w:hAnsi="標楷體" w:hint="eastAsia"/>
                <w:color w:val="000000" w:themeColor="text1"/>
              </w:rPr>
              <w:t>2021/</w:t>
            </w:r>
            <w:r w:rsidRPr="00EC7D87">
              <w:rPr>
                <w:rFonts w:ascii="標楷體" w:hAnsi="標楷體"/>
                <w:color w:val="000000" w:themeColor="text1"/>
              </w:rPr>
              <w:t>6</w:t>
            </w:r>
            <w:r w:rsidRPr="00EC7D87">
              <w:rPr>
                <w:rFonts w:ascii="標楷體" w:hAnsi="標楷體" w:hint="eastAsia"/>
                <w:color w:val="000000" w:themeColor="text1"/>
              </w:rPr>
              <w:t>/</w:t>
            </w:r>
            <w:r>
              <w:rPr>
                <w:rFonts w:ascii="標楷體" w:hAnsi="標楷體" w:hint="eastAsia"/>
                <w:color w:val="000000" w:themeColor="text1"/>
              </w:rPr>
              <w:t>11</w:t>
            </w:r>
          </w:p>
        </w:tc>
        <w:tc>
          <w:tcPr>
            <w:tcW w:w="3936" w:type="dxa"/>
            <w:vAlign w:val="center"/>
          </w:tcPr>
          <w:p w14:paraId="7E052B65" w14:textId="36BC9C2B" w:rsidR="00B22A8C" w:rsidRDefault="00C64B29" w:rsidP="005E3B86">
            <w:pPr>
              <w:pStyle w:val="11"/>
              <w:rPr>
                <w:ins w:id="268" w:author="陳志嵩" w:date="2021-06-11T09:27:00Z"/>
                <w:rFonts w:ascii="標楷體" w:hAnsi="標楷體"/>
                <w:color w:val="000000" w:themeColor="text1"/>
              </w:rPr>
            </w:pPr>
            <w:r w:rsidRPr="00384B76">
              <w:rPr>
                <w:rFonts w:ascii="標楷體" w:hAnsi="標楷體" w:hint="eastAsia"/>
                <w:color w:val="000000" w:themeColor="text1"/>
                <w:rPrChange w:id="269" w:author="陳志嵩" w:date="2021-06-11T09:27:00Z">
                  <w:rPr>
                    <w:rFonts w:ascii="標楷體" w:hAnsi="標楷體" w:hint="eastAsia"/>
                    <w:color w:val="FF0000"/>
                  </w:rPr>
                </w:rPrChange>
              </w:rPr>
              <w:t>L7901</w:t>
            </w:r>
            <w:ins w:id="270" w:author="陳志嵩" w:date="2021-06-11T09:27:00Z">
              <w:r w:rsidR="00384B76" w:rsidRPr="00384B76">
                <w:rPr>
                  <w:rFonts w:ascii="標楷體" w:hAnsi="標楷體" w:hint="eastAsia"/>
                  <w:color w:val="000000" w:themeColor="text1"/>
                  <w:rPrChange w:id="271" w:author="陳志嵩" w:date="2021-06-11T09:27:00Z">
                    <w:rPr>
                      <w:rFonts w:ascii="標楷體" w:hAnsi="標楷體" w:hint="eastAsia"/>
                    </w:rPr>
                  </w:rPrChange>
                </w:rPr>
                <w:t>欄位清單</w:t>
              </w:r>
            </w:ins>
            <w:ins w:id="272" w:author="陳志嵩" w:date="2021-06-11T09:28:00Z">
              <w:r w:rsidR="00384B76">
                <w:rPr>
                  <w:rFonts w:ascii="標楷體" w:hAnsi="標楷體" w:hint="eastAsia"/>
                  <w:color w:val="000000" w:themeColor="text1"/>
                </w:rPr>
                <w:t>1</w:t>
              </w:r>
              <w:r w:rsidR="00384B76" w:rsidRPr="00EC7D87">
                <w:rPr>
                  <w:rFonts w:ascii="標楷體" w:hAnsi="標楷體" w:hint="eastAsia"/>
                  <w:color w:val="000000" w:themeColor="text1"/>
                </w:rPr>
                <w:t>、</w:t>
              </w:r>
              <w:r w:rsidR="00384B76">
                <w:rPr>
                  <w:rFonts w:ascii="標楷體" w:hAnsi="標楷體" w:hint="eastAsia"/>
                  <w:color w:val="000000" w:themeColor="text1"/>
                </w:rPr>
                <w:t>2</w:t>
              </w:r>
              <w:r w:rsidR="00384B76" w:rsidRPr="00EC7D87">
                <w:rPr>
                  <w:rFonts w:ascii="標楷體" w:hAnsi="標楷體" w:hint="eastAsia"/>
                  <w:color w:val="000000" w:themeColor="text1"/>
                </w:rPr>
                <w:t>、</w:t>
              </w:r>
              <w:r w:rsidR="00384B76">
                <w:rPr>
                  <w:rFonts w:ascii="標楷體" w:hAnsi="標楷體" w:hint="eastAsia"/>
                  <w:color w:val="000000" w:themeColor="text1"/>
                </w:rPr>
                <w:t>3</w:t>
              </w:r>
              <w:r w:rsidR="00384B76" w:rsidRPr="00EC7D87">
                <w:rPr>
                  <w:rFonts w:ascii="標楷體" w:hAnsi="標楷體" w:hint="eastAsia"/>
                  <w:color w:val="000000" w:themeColor="text1"/>
                </w:rPr>
                <w:t>、</w:t>
              </w:r>
              <w:r w:rsidR="00384B76">
                <w:rPr>
                  <w:rFonts w:ascii="標楷體" w:hAnsi="標楷體" w:hint="eastAsia"/>
                  <w:color w:val="000000" w:themeColor="text1"/>
                </w:rPr>
                <w:t>5</w:t>
              </w:r>
              <w:r w:rsidR="00384B76" w:rsidRPr="00EC7D87">
                <w:rPr>
                  <w:rFonts w:ascii="標楷體" w:hAnsi="標楷體" w:hint="eastAsia"/>
                  <w:color w:val="000000" w:themeColor="text1"/>
                </w:rPr>
                <w:t>、</w:t>
              </w:r>
              <w:r w:rsidR="00384B76">
                <w:rPr>
                  <w:rFonts w:ascii="標楷體" w:hAnsi="標楷體" w:hint="eastAsia"/>
                  <w:color w:val="000000" w:themeColor="text1"/>
                </w:rPr>
                <w:t>6</w:t>
              </w:r>
            </w:ins>
          </w:p>
          <w:p w14:paraId="29E7C03B" w14:textId="62952220" w:rsidR="00384B76" w:rsidRPr="00384B76" w:rsidRDefault="00384B76" w:rsidP="005E3B86">
            <w:pPr>
              <w:pStyle w:val="11"/>
              <w:rPr>
                <w:ins w:id="273" w:author="家興 余" w:date="2021-03-19T19:24:00Z"/>
                <w:rFonts w:ascii="標楷體" w:hAnsi="標楷體" w:hint="eastAsia"/>
                <w:color w:val="000000" w:themeColor="text1"/>
                <w:rPrChange w:id="274" w:author="陳志嵩" w:date="2021-06-11T09:27:00Z">
                  <w:rPr>
                    <w:ins w:id="275" w:author="家興 余" w:date="2021-03-19T19:24:00Z"/>
                    <w:rFonts w:ascii="標楷體" w:hAnsi="標楷體"/>
                    <w:color w:val="FF0000"/>
                  </w:rPr>
                </w:rPrChange>
              </w:rPr>
            </w:pPr>
            <w:ins w:id="276" w:author="陳志嵩" w:date="2021-06-11T09:28:00Z">
              <w:r w:rsidRPr="00A16E6B">
                <w:rPr>
                  <w:rFonts w:ascii="標楷體" w:hAnsi="標楷體" w:hint="eastAsia"/>
                  <w:color w:val="000000" w:themeColor="text1"/>
                </w:rPr>
                <w:t>L790</w:t>
              </w:r>
              <w:r>
                <w:rPr>
                  <w:rFonts w:ascii="標楷體" w:hAnsi="標楷體"/>
                  <w:color w:val="000000" w:themeColor="text1"/>
                </w:rPr>
                <w:t>2</w:t>
              </w:r>
              <w:r w:rsidRPr="00A16E6B">
                <w:rPr>
                  <w:rFonts w:ascii="標楷體" w:hAnsi="標楷體" w:hint="eastAsia"/>
                  <w:color w:val="000000" w:themeColor="text1"/>
                </w:rPr>
                <w:t>欄位清單</w:t>
              </w:r>
              <w:r>
                <w:rPr>
                  <w:rFonts w:ascii="標楷體" w:hAnsi="標楷體" w:hint="eastAsia"/>
                  <w:color w:val="000000" w:themeColor="text1"/>
                </w:rPr>
                <w:t>1</w:t>
              </w:r>
            </w:ins>
          </w:p>
        </w:tc>
        <w:tc>
          <w:tcPr>
            <w:tcW w:w="1134" w:type="dxa"/>
            <w:vAlign w:val="center"/>
          </w:tcPr>
          <w:p w14:paraId="3AC664D6" w14:textId="77777777" w:rsidR="00B22A8C" w:rsidRPr="00384B76" w:rsidRDefault="00B22A8C" w:rsidP="005E3B86">
            <w:pPr>
              <w:pStyle w:val="11"/>
              <w:rPr>
                <w:ins w:id="277" w:author="家興 余" w:date="2021-03-19T19:24:00Z"/>
                <w:rFonts w:ascii="標楷體" w:hAnsi="標楷體"/>
                <w:color w:val="000000" w:themeColor="text1"/>
                <w:rPrChange w:id="278" w:author="陳志嵩" w:date="2021-06-11T09:27:00Z">
                  <w:rPr>
                    <w:ins w:id="279" w:author="家興 余" w:date="2021-03-19T19:24:00Z"/>
                    <w:rFonts w:ascii="標楷體" w:hAnsi="標楷體"/>
                    <w:color w:val="FF0000"/>
                    <w:lang w:eastAsia="zh-HK"/>
                  </w:rPr>
                </w:rPrChange>
              </w:rPr>
            </w:pPr>
          </w:p>
        </w:tc>
        <w:tc>
          <w:tcPr>
            <w:tcW w:w="996" w:type="dxa"/>
          </w:tcPr>
          <w:p w14:paraId="68173191" w14:textId="77777777" w:rsidR="00B22A8C" w:rsidRPr="00384B76" w:rsidRDefault="00B22A8C" w:rsidP="005E3B86">
            <w:pPr>
              <w:pStyle w:val="11"/>
              <w:rPr>
                <w:ins w:id="280" w:author="家興 余" w:date="2021-03-19T19:24:00Z"/>
                <w:rFonts w:ascii="標楷體" w:hAnsi="標楷體"/>
                <w:color w:val="000000" w:themeColor="text1"/>
                <w:rPrChange w:id="281" w:author="陳志嵩" w:date="2021-06-11T09:27:00Z">
                  <w:rPr>
                    <w:ins w:id="282" w:author="家興 余" w:date="2021-03-19T19:24:00Z"/>
                    <w:rFonts w:ascii="標楷體" w:hAnsi="標楷體"/>
                    <w:color w:val="FF0000"/>
                  </w:rPr>
                </w:rPrChange>
              </w:rPr>
            </w:pPr>
          </w:p>
        </w:tc>
        <w:tc>
          <w:tcPr>
            <w:tcW w:w="1440" w:type="dxa"/>
          </w:tcPr>
          <w:p w14:paraId="5CD580FC" w14:textId="79D3B3FA" w:rsidR="00B22A8C" w:rsidRPr="00384B76" w:rsidRDefault="002B006B" w:rsidP="005E3B86">
            <w:pPr>
              <w:pStyle w:val="11"/>
              <w:rPr>
                <w:ins w:id="283" w:author="家興 余" w:date="2021-03-19T19:24:00Z"/>
                <w:rFonts w:ascii="標楷體" w:hAnsi="標楷體"/>
                <w:color w:val="000000" w:themeColor="text1"/>
                <w:rPrChange w:id="284" w:author="陳志嵩" w:date="2021-06-11T09:27:00Z">
                  <w:rPr>
                    <w:ins w:id="285" w:author="家興 余" w:date="2021-03-19T19:24:00Z"/>
                    <w:rFonts w:ascii="標楷體" w:hAnsi="標楷體"/>
                    <w:color w:val="FF0000"/>
                  </w:rPr>
                </w:rPrChange>
              </w:rPr>
            </w:pPr>
            <w:r w:rsidRPr="00EC7D87">
              <w:rPr>
                <w:rFonts w:ascii="標楷體" w:hAnsi="標楷體" w:hint="eastAsia"/>
                <w:color w:val="000000" w:themeColor="text1"/>
              </w:rPr>
              <w:t>陳志嵩</w:t>
            </w:r>
          </w:p>
        </w:tc>
      </w:tr>
    </w:tbl>
    <w:p w14:paraId="03D71211" w14:textId="77777777" w:rsidR="00200D13" w:rsidRPr="008F20B5" w:rsidRDefault="00200D13" w:rsidP="00200D13">
      <w:pPr>
        <w:pStyle w:val="af8"/>
        <w:jc w:val="left"/>
        <w:rPr>
          <w:rFonts w:ascii="標楷體" w:hAnsi="標楷體"/>
        </w:rPr>
      </w:pPr>
      <w:r w:rsidRPr="008F20B5">
        <w:rPr>
          <w:rFonts w:ascii="標楷體" w:hAnsi="標楷體"/>
        </w:rPr>
        <w:br/>
      </w:r>
    </w:p>
    <w:p w14:paraId="6CDCDA82" w14:textId="77777777" w:rsidR="0011788D" w:rsidRPr="008F20B5" w:rsidRDefault="00D22C68" w:rsidP="00D22C68">
      <w:pPr>
        <w:pStyle w:val="af8"/>
        <w:rPr>
          <w:rFonts w:ascii="標楷體" w:hAnsi="標楷體"/>
        </w:rPr>
      </w:pPr>
      <w:r w:rsidRPr="008F20B5">
        <w:rPr>
          <w:rFonts w:ascii="標楷體" w:hAnsi="標楷體"/>
        </w:rPr>
        <w:br w:type="page"/>
      </w:r>
      <w:r w:rsidR="0011788D" w:rsidRPr="008F20B5">
        <w:rPr>
          <w:rFonts w:ascii="標楷體" w:hAnsi="標楷體"/>
        </w:rPr>
        <w:lastRenderedPageBreak/>
        <w:t>目　　錄</w:t>
      </w:r>
    </w:p>
    <w:p w14:paraId="0071A893" w14:textId="1C79DC00" w:rsidR="008F20B5" w:rsidRPr="004A1C2C" w:rsidRDefault="002B4D43">
      <w:pPr>
        <w:pStyle w:val="12"/>
        <w:rPr>
          <w:rFonts w:ascii="標楷體" w:hAnsi="標楷體" w:cstheme="minorBidi"/>
          <w:b w:val="0"/>
          <w:caps w:val="0"/>
          <w:sz w:val="24"/>
          <w:szCs w:val="22"/>
        </w:rPr>
      </w:pPr>
      <w:r w:rsidRPr="004A1C2C">
        <w:rPr>
          <w:rFonts w:ascii="標楷體" w:hAnsi="標楷體"/>
        </w:rPr>
        <w:fldChar w:fldCharType="begin"/>
      </w:r>
      <w:r w:rsidR="0011788D" w:rsidRPr="008F20B5">
        <w:rPr>
          <w:rFonts w:ascii="標楷體" w:hAnsi="標楷體"/>
        </w:rPr>
        <w:instrText xml:space="preserve"> TOC \o "1-2" \h \z </w:instrText>
      </w:r>
      <w:r w:rsidRPr="004A1C2C">
        <w:rPr>
          <w:rFonts w:ascii="標楷體" w:hAnsi="標楷體"/>
        </w:rPr>
        <w:fldChar w:fldCharType="separate"/>
      </w:r>
      <w:hyperlink w:anchor="_Toc55997524" w:history="1">
        <w:r w:rsidR="008F20B5" w:rsidRPr="008F20B5">
          <w:rPr>
            <w:rStyle w:val="a7"/>
            <w:rFonts w:ascii="標楷體" w:hAnsi="標楷體" w:hint="eastAsia"/>
          </w:rPr>
          <w:t>第</w:t>
        </w:r>
        <w:r w:rsidR="008F20B5" w:rsidRPr="008F20B5">
          <w:rPr>
            <w:rStyle w:val="a7"/>
            <w:rFonts w:ascii="標楷體" w:hAnsi="標楷體"/>
          </w:rPr>
          <w:t>1</w:t>
        </w:r>
        <w:r w:rsidR="008F20B5" w:rsidRPr="008F20B5">
          <w:rPr>
            <w:rStyle w:val="a7"/>
            <w:rFonts w:ascii="標楷體" w:hAnsi="標楷體" w:hint="eastAsia"/>
          </w:rPr>
          <w:t>章</w:t>
        </w:r>
        <w:r w:rsidR="008F20B5" w:rsidRPr="008F20B5">
          <w:rPr>
            <w:rStyle w:val="a7"/>
            <w:rFonts w:ascii="標楷體" w:hAnsi="標楷體"/>
          </w:rPr>
          <w:t xml:space="preserve"> </w:t>
        </w:r>
        <w:r w:rsidR="008F20B5" w:rsidRPr="008F20B5">
          <w:rPr>
            <w:rStyle w:val="a7"/>
            <w:rFonts w:ascii="標楷體" w:hAnsi="標楷體" w:hint="eastAsia"/>
          </w:rPr>
          <w:t>概述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_Toc55997524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1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235CB671" w14:textId="13B397CC" w:rsidR="008F20B5" w:rsidRPr="004A1C2C" w:rsidRDefault="006C7605">
      <w:pPr>
        <w:pStyle w:val="22"/>
        <w:rPr>
          <w:rFonts w:ascii="標楷體" w:hAnsi="標楷體" w:cstheme="minorBidi"/>
          <w:szCs w:val="22"/>
        </w:rPr>
      </w:pPr>
      <w:hyperlink w:anchor="_Toc55997525" w:history="1">
        <w:r w:rsidR="008F20B5" w:rsidRPr="008F20B5">
          <w:rPr>
            <w:rStyle w:val="a7"/>
            <w:rFonts w:ascii="標楷體" w:hAnsi="標楷體"/>
          </w:rPr>
          <w:t xml:space="preserve">1.1    </w:t>
        </w:r>
        <w:r w:rsidR="008F20B5" w:rsidRPr="008F20B5">
          <w:rPr>
            <w:rStyle w:val="a7"/>
            <w:rFonts w:ascii="標楷體" w:hAnsi="標楷體" w:hint="eastAsia"/>
          </w:rPr>
          <w:t>專案名稱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_Toc55997525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1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36CFD8E1" w14:textId="77E4B12F" w:rsidR="008F20B5" w:rsidRPr="004A1C2C" w:rsidRDefault="006C7605">
      <w:pPr>
        <w:pStyle w:val="22"/>
        <w:rPr>
          <w:rFonts w:ascii="標楷體" w:hAnsi="標楷體" w:cstheme="minorBidi"/>
          <w:szCs w:val="22"/>
        </w:rPr>
      </w:pPr>
      <w:hyperlink w:anchor="_Toc55997526" w:history="1">
        <w:r w:rsidR="008F20B5" w:rsidRPr="008F20B5">
          <w:rPr>
            <w:rStyle w:val="a7"/>
            <w:rFonts w:ascii="標楷體" w:hAnsi="標楷體"/>
          </w:rPr>
          <w:t xml:space="preserve">1.2    </w:t>
        </w:r>
        <w:r w:rsidR="008F20B5" w:rsidRPr="008F20B5">
          <w:rPr>
            <w:rStyle w:val="a7"/>
            <w:rFonts w:ascii="標楷體" w:hAnsi="標楷體" w:hint="eastAsia"/>
          </w:rPr>
          <w:t>專案目標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_Toc55997526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1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5EC00E2F" w14:textId="25AAB3C5" w:rsidR="008F20B5" w:rsidRPr="004A1C2C" w:rsidRDefault="006C7605">
      <w:pPr>
        <w:pStyle w:val="22"/>
        <w:rPr>
          <w:rFonts w:ascii="標楷體" w:hAnsi="標楷體" w:cstheme="minorBidi"/>
          <w:szCs w:val="22"/>
        </w:rPr>
      </w:pPr>
      <w:hyperlink w:anchor="_Toc55997527" w:history="1">
        <w:r w:rsidR="008F20B5" w:rsidRPr="008F20B5">
          <w:rPr>
            <w:rStyle w:val="a7"/>
            <w:rFonts w:ascii="標楷體" w:hAnsi="標楷體"/>
          </w:rPr>
          <w:t xml:space="preserve">1.3    </w:t>
        </w:r>
        <w:r w:rsidR="008F20B5" w:rsidRPr="008F20B5">
          <w:rPr>
            <w:rStyle w:val="a7"/>
            <w:rFonts w:ascii="標楷體" w:hAnsi="標楷體" w:hint="eastAsia"/>
          </w:rPr>
          <w:t>系統範圍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_Toc55997527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2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08ED0C86" w14:textId="27293AC2" w:rsidR="008F20B5" w:rsidRPr="004A1C2C" w:rsidRDefault="006C7605">
      <w:pPr>
        <w:pStyle w:val="12"/>
        <w:rPr>
          <w:rFonts w:ascii="標楷體" w:hAnsi="標楷體" w:cstheme="minorBidi"/>
          <w:b w:val="0"/>
          <w:caps w:val="0"/>
          <w:sz w:val="24"/>
          <w:szCs w:val="22"/>
        </w:rPr>
      </w:pPr>
      <w:hyperlink w:anchor="_Toc55997528" w:history="1">
        <w:r w:rsidR="008F20B5" w:rsidRPr="008F20B5">
          <w:rPr>
            <w:rStyle w:val="a7"/>
            <w:rFonts w:ascii="標楷體" w:hAnsi="標楷體" w:hint="eastAsia"/>
          </w:rPr>
          <w:t>第</w:t>
        </w:r>
        <w:r w:rsidR="008F20B5" w:rsidRPr="008F20B5">
          <w:rPr>
            <w:rStyle w:val="a7"/>
            <w:rFonts w:ascii="標楷體" w:hAnsi="標楷體"/>
          </w:rPr>
          <w:t>2</w:t>
        </w:r>
        <w:r w:rsidR="008F20B5" w:rsidRPr="008F20B5">
          <w:rPr>
            <w:rStyle w:val="a7"/>
            <w:rFonts w:ascii="標楷體" w:hAnsi="標楷體" w:hint="eastAsia"/>
          </w:rPr>
          <w:t>章</w:t>
        </w:r>
        <w:r w:rsidR="008F20B5" w:rsidRPr="008F20B5">
          <w:rPr>
            <w:rStyle w:val="a7"/>
            <w:rFonts w:ascii="標楷體" w:hAnsi="標楷體"/>
          </w:rPr>
          <w:t xml:space="preserve"> </w:t>
        </w:r>
        <w:r w:rsidR="008F20B5" w:rsidRPr="008F20B5">
          <w:rPr>
            <w:rStyle w:val="a7"/>
            <w:rFonts w:ascii="標楷體" w:hAnsi="標楷體" w:hint="eastAsia"/>
          </w:rPr>
          <w:t>需求說明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_Toc55997528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3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0906364B" w14:textId="36462412" w:rsidR="008F20B5" w:rsidRPr="004A1C2C" w:rsidRDefault="006C7605">
      <w:pPr>
        <w:pStyle w:val="22"/>
        <w:rPr>
          <w:rFonts w:ascii="標楷體" w:hAnsi="標楷體" w:cstheme="minorBidi"/>
          <w:szCs w:val="22"/>
        </w:rPr>
      </w:pPr>
      <w:hyperlink w:anchor="_Toc55997529" w:history="1">
        <w:r w:rsidR="008F20B5" w:rsidRPr="008F20B5">
          <w:rPr>
            <w:rStyle w:val="a7"/>
            <w:rFonts w:ascii="標楷體" w:hAnsi="標楷體"/>
          </w:rPr>
          <w:t xml:space="preserve">2.1    </w:t>
        </w:r>
        <w:r w:rsidR="008F20B5" w:rsidRPr="008F20B5">
          <w:rPr>
            <w:rStyle w:val="a7"/>
            <w:rFonts w:ascii="標楷體" w:hAnsi="標楷體" w:hint="eastAsia"/>
          </w:rPr>
          <w:t>功能性需求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_Toc55997529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3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4E5D84E8" w14:textId="43E858F1" w:rsidR="008F20B5" w:rsidRPr="004A1C2C" w:rsidRDefault="006C7605">
      <w:pPr>
        <w:pStyle w:val="22"/>
        <w:rPr>
          <w:rFonts w:ascii="標楷體" w:hAnsi="標楷體" w:cstheme="minorBidi"/>
          <w:szCs w:val="22"/>
        </w:rPr>
      </w:pPr>
      <w:hyperlink w:anchor="_Toc55997530" w:history="1">
        <w:r w:rsidR="008F20B5" w:rsidRPr="008F20B5">
          <w:rPr>
            <w:rStyle w:val="a7"/>
            <w:rFonts w:ascii="標楷體" w:hAnsi="標楷體"/>
          </w:rPr>
          <w:t xml:space="preserve">2.2    </w:t>
        </w:r>
        <w:r w:rsidR="008F20B5" w:rsidRPr="008F20B5">
          <w:rPr>
            <w:rStyle w:val="a7"/>
            <w:rFonts w:ascii="標楷體" w:hAnsi="標楷體" w:hint="eastAsia"/>
          </w:rPr>
          <w:t>非功能性需求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_Toc55997530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8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74C091D1" w14:textId="450C1F25" w:rsidR="008F20B5" w:rsidRPr="004A1C2C" w:rsidRDefault="006C7605">
      <w:pPr>
        <w:pStyle w:val="12"/>
        <w:rPr>
          <w:rFonts w:ascii="標楷體" w:hAnsi="標楷體" w:cstheme="minorBidi"/>
          <w:b w:val="0"/>
          <w:caps w:val="0"/>
          <w:sz w:val="24"/>
          <w:szCs w:val="22"/>
        </w:rPr>
      </w:pPr>
      <w:hyperlink w:anchor="_Toc55997531" w:history="1">
        <w:r w:rsidR="008F20B5" w:rsidRPr="008F20B5">
          <w:rPr>
            <w:rStyle w:val="a7"/>
            <w:rFonts w:ascii="標楷體" w:hAnsi="標楷體" w:hint="eastAsia"/>
          </w:rPr>
          <w:t>第</w:t>
        </w:r>
        <w:r w:rsidR="008F20B5" w:rsidRPr="008F20B5">
          <w:rPr>
            <w:rStyle w:val="a7"/>
            <w:rFonts w:ascii="標楷體" w:hAnsi="標楷體"/>
          </w:rPr>
          <w:t>3</w:t>
        </w:r>
        <w:r w:rsidR="008F20B5" w:rsidRPr="008F20B5">
          <w:rPr>
            <w:rStyle w:val="a7"/>
            <w:rFonts w:ascii="標楷體" w:hAnsi="標楷體" w:hint="eastAsia"/>
          </w:rPr>
          <w:t>章</w:t>
        </w:r>
        <w:r w:rsidR="008F20B5" w:rsidRPr="008F20B5">
          <w:rPr>
            <w:rStyle w:val="a7"/>
            <w:rFonts w:ascii="標楷體" w:hAnsi="標楷體"/>
          </w:rPr>
          <w:t xml:space="preserve"> </w:t>
        </w:r>
        <w:r w:rsidR="008F20B5" w:rsidRPr="008F20B5">
          <w:rPr>
            <w:rStyle w:val="a7"/>
            <w:rFonts w:ascii="標楷體" w:hAnsi="標楷體" w:hint="eastAsia"/>
          </w:rPr>
          <w:t>系統需求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_Toc55997531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9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1AA70174" w14:textId="563780D5" w:rsidR="008F20B5" w:rsidRPr="004A1C2C" w:rsidRDefault="006C7605">
      <w:pPr>
        <w:pStyle w:val="22"/>
        <w:rPr>
          <w:rFonts w:ascii="標楷體" w:hAnsi="標楷體" w:cstheme="minorBidi"/>
          <w:szCs w:val="22"/>
        </w:rPr>
      </w:pPr>
      <w:hyperlink w:anchor="_Toc55997532" w:history="1">
        <w:r w:rsidR="008F20B5" w:rsidRPr="008F20B5">
          <w:rPr>
            <w:rStyle w:val="a7"/>
            <w:rFonts w:ascii="標楷體" w:hAnsi="標楷體"/>
          </w:rPr>
          <w:t xml:space="preserve">3.1    </w:t>
        </w:r>
        <w:r w:rsidR="008F20B5" w:rsidRPr="008F20B5">
          <w:rPr>
            <w:rStyle w:val="a7"/>
            <w:rFonts w:ascii="標楷體" w:hAnsi="標楷體" w:hint="eastAsia"/>
          </w:rPr>
          <w:t>系統功能結構圖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_Toc55997532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9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13EF82CE" w14:textId="1EA3145F" w:rsidR="008F20B5" w:rsidRPr="004A1C2C" w:rsidRDefault="006C7605">
      <w:pPr>
        <w:pStyle w:val="22"/>
        <w:rPr>
          <w:rFonts w:ascii="標楷體" w:hAnsi="標楷體" w:cstheme="minorBidi"/>
          <w:szCs w:val="22"/>
        </w:rPr>
      </w:pPr>
      <w:hyperlink w:anchor="_Toc55997533" w:history="1">
        <w:r w:rsidR="008F20B5" w:rsidRPr="008F20B5">
          <w:rPr>
            <w:rStyle w:val="a7"/>
            <w:rFonts w:ascii="標楷體" w:hAnsi="標楷體"/>
          </w:rPr>
          <w:t>3.2</w:t>
        </w:r>
        <w:r w:rsidR="008F20B5" w:rsidRPr="004A1C2C">
          <w:rPr>
            <w:rFonts w:ascii="標楷體" w:hAnsi="標楷體" w:cstheme="minorBidi"/>
            <w:szCs w:val="22"/>
          </w:rPr>
          <w:tab/>
        </w:r>
        <w:r w:rsidR="008F20B5" w:rsidRPr="008F20B5">
          <w:rPr>
            <w:rStyle w:val="a7"/>
            <w:rFonts w:ascii="標楷體" w:hAnsi="標楷體" w:hint="eastAsia"/>
          </w:rPr>
          <w:t>系統功能說明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_Toc55997533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10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6679CD22" w14:textId="7BE42EB6" w:rsidR="008F20B5" w:rsidRPr="004A1C2C" w:rsidRDefault="006C7605">
      <w:pPr>
        <w:pStyle w:val="12"/>
        <w:rPr>
          <w:rFonts w:ascii="標楷體" w:hAnsi="標楷體" w:cstheme="minorBidi"/>
          <w:b w:val="0"/>
          <w:caps w:val="0"/>
          <w:sz w:val="24"/>
          <w:szCs w:val="22"/>
        </w:rPr>
      </w:pPr>
      <w:hyperlink w:anchor="_Toc55997534" w:history="1">
        <w:r w:rsidR="008F20B5" w:rsidRPr="008F20B5">
          <w:rPr>
            <w:rStyle w:val="a7"/>
            <w:rFonts w:ascii="標楷體" w:hAnsi="標楷體" w:hint="eastAsia"/>
          </w:rPr>
          <w:t>第</w:t>
        </w:r>
        <w:r w:rsidR="008F20B5" w:rsidRPr="008F20B5">
          <w:rPr>
            <w:rStyle w:val="a7"/>
            <w:rFonts w:ascii="標楷體" w:hAnsi="標楷體"/>
          </w:rPr>
          <w:t>4</w:t>
        </w:r>
        <w:r w:rsidR="008F20B5" w:rsidRPr="008F20B5">
          <w:rPr>
            <w:rStyle w:val="a7"/>
            <w:rFonts w:ascii="標楷體" w:hAnsi="標楷體" w:hint="eastAsia"/>
          </w:rPr>
          <w:t>章</w:t>
        </w:r>
        <w:r w:rsidR="008F20B5" w:rsidRPr="008F20B5">
          <w:rPr>
            <w:rStyle w:val="a7"/>
            <w:rFonts w:ascii="標楷體" w:hAnsi="標楷體"/>
          </w:rPr>
          <w:t xml:space="preserve"> </w:t>
        </w:r>
        <w:r w:rsidR="008F20B5" w:rsidRPr="008F20B5">
          <w:rPr>
            <w:rStyle w:val="a7"/>
            <w:rFonts w:ascii="標楷體" w:hAnsi="標楷體" w:hint="eastAsia"/>
          </w:rPr>
          <w:t>其他與附件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_Toc55997534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62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69BF894F" w14:textId="0EC8D4AB" w:rsidR="008F20B5" w:rsidRPr="004A1C2C" w:rsidRDefault="006C7605">
      <w:pPr>
        <w:pStyle w:val="22"/>
        <w:rPr>
          <w:rFonts w:ascii="標楷體" w:hAnsi="標楷體" w:cstheme="minorBidi"/>
          <w:szCs w:val="22"/>
        </w:rPr>
      </w:pPr>
      <w:hyperlink w:anchor="_Toc55997535" w:history="1">
        <w:r w:rsidR="008F20B5" w:rsidRPr="008F20B5">
          <w:rPr>
            <w:rStyle w:val="a7"/>
            <w:rFonts w:ascii="標楷體" w:hAnsi="標楷體"/>
          </w:rPr>
          <w:t xml:space="preserve">4.1    </w:t>
        </w:r>
        <w:r w:rsidR="008F20B5" w:rsidRPr="008F20B5">
          <w:rPr>
            <w:rStyle w:val="a7"/>
            <w:rFonts w:ascii="標楷體" w:hAnsi="標楷體" w:hint="eastAsia"/>
          </w:rPr>
          <w:t>其他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_Toc55997535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62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7403947B" w14:textId="432FA559" w:rsidR="008F20B5" w:rsidRPr="004A1C2C" w:rsidRDefault="006C7605">
      <w:pPr>
        <w:pStyle w:val="22"/>
        <w:rPr>
          <w:rFonts w:ascii="標楷體" w:hAnsi="標楷體" w:cstheme="minorBidi"/>
          <w:szCs w:val="22"/>
        </w:rPr>
      </w:pPr>
      <w:hyperlink w:anchor="_Toc55997536" w:history="1">
        <w:r w:rsidR="008F20B5" w:rsidRPr="008F20B5">
          <w:rPr>
            <w:rStyle w:val="a7"/>
            <w:rFonts w:ascii="標楷體" w:hAnsi="標楷體"/>
          </w:rPr>
          <w:t xml:space="preserve">4.2    </w:t>
        </w:r>
        <w:r w:rsidR="008F20B5" w:rsidRPr="008F20B5">
          <w:rPr>
            <w:rStyle w:val="a7"/>
            <w:rFonts w:ascii="標楷體" w:hAnsi="標楷體" w:hint="eastAsia"/>
          </w:rPr>
          <w:t>附件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_Toc55997536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62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587FF417" w14:textId="77777777" w:rsidR="00B51EDA" w:rsidRPr="008F20B5" w:rsidRDefault="002B4D43" w:rsidP="0011788D">
      <w:pPr>
        <w:tabs>
          <w:tab w:val="left" w:pos="2486"/>
        </w:tabs>
        <w:rPr>
          <w:rFonts w:ascii="標楷體" w:eastAsia="標楷體" w:hAnsi="標楷體"/>
          <w:color w:val="000000"/>
        </w:rPr>
      </w:pPr>
      <w:r w:rsidRPr="004A1C2C">
        <w:rPr>
          <w:rFonts w:ascii="標楷體" w:eastAsia="標楷體" w:hAnsi="標楷體"/>
        </w:rPr>
        <w:fldChar w:fldCharType="end"/>
      </w:r>
    </w:p>
    <w:p w14:paraId="3FC3F6DD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5BE25453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14C9DE67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1F65DEA0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221A655C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69AF4DF7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054EEAE1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3F956DAA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629CE7E0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38786367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7D8A36E3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3A68A5D1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5BAE066F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3E39C36A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490A9359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35C38F01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2A51F2C1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24DAA457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72DF695B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7FD9BA65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5ED0BC16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08CC7A87" w14:textId="77777777" w:rsidR="00D22C68" w:rsidRPr="008F20B5" w:rsidRDefault="00D22C68">
      <w:pPr>
        <w:rPr>
          <w:rFonts w:ascii="標楷體" w:eastAsia="標楷體" w:hAnsi="標楷體"/>
          <w:color w:val="000000"/>
        </w:rPr>
        <w:sectPr w:rsidR="00D22C68" w:rsidRPr="008F20B5" w:rsidSect="00364C22">
          <w:pgSz w:w="11906" w:h="16838" w:code="9"/>
          <w:pgMar w:top="1418" w:right="851" w:bottom="737" w:left="851" w:header="567" w:footer="68" w:gutter="0"/>
          <w:pgNumType w:fmt="lowerRoman" w:start="1" w:chapSep="enDash"/>
          <w:cols w:space="425"/>
          <w:docGrid w:type="lines" w:linePitch="360"/>
        </w:sectPr>
      </w:pPr>
    </w:p>
    <w:p w14:paraId="27853B0D" w14:textId="77777777" w:rsidR="0011788D" w:rsidRPr="008F20B5" w:rsidRDefault="0011788D" w:rsidP="0011788D">
      <w:pPr>
        <w:pStyle w:val="1"/>
        <w:snapToGrid w:val="0"/>
        <w:rPr>
          <w:rFonts w:ascii="標楷體" w:hAnsi="標楷體"/>
        </w:rPr>
      </w:pPr>
      <w:bookmarkStart w:id="286" w:name="_Toc55997524"/>
      <w:r w:rsidRPr="008F20B5">
        <w:rPr>
          <w:rFonts w:ascii="標楷體" w:hAnsi="標楷體"/>
          <w:sz w:val="32"/>
          <w:szCs w:val="32"/>
        </w:rPr>
        <w:lastRenderedPageBreak/>
        <w:t>第1章</w:t>
      </w:r>
      <w:r w:rsidRPr="008F20B5">
        <w:rPr>
          <w:rFonts w:ascii="標楷體" w:hAnsi="標楷體"/>
          <w:szCs w:val="36"/>
        </w:rPr>
        <w:t xml:space="preserve"> 概述</w:t>
      </w:r>
      <w:bookmarkEnd w:id="286"/>
    </w:p>
    <w:p w14:paraId="3D37296E" w14:textId="77777777" w:rsidR="0011788D" w:rsidRPr="008F20B5" w:rsidRDefault="0011788D" w:rsidP="0011788D">
      <w:pPr>
        <w:pStyle w:val="20"/>
        <w:keepNext w:val="0"/>
        <w:rPr>
          <w:rFonts w:ascii="標楷體" w:hAnsi="標楷體"/>
        </w:rPr>
      </w:pPr>
      <w:bookmarkStart w:id="287" w:name="_Toc55997525"/>
      <w:r w:rsidRPr="008F20B5">
        <w:rPr>
          <w:rFonts w:ascii="標楷體" w:hAnsi="標楷體"/>
        </w:rPr>
        <w:t>1.1</w:t>
      </w:r>
      <w:r w:rsidR="00716905" w:rsidRPr="008F20B5">
        <w:rPr>
          <w:rFonts w:ascii="標楷體" w:hAnsi="標楷體"/>
        </w:rPr>
        <w:t xml:space="preserve">    </w:t>
      </w:r>
      <w:r w:rsidRPr="008F20B5">
        <w:rPr>
          <w:rFonts w:ascii="標楷體" w:hAnsi="標楷體"/>
        </w:rPr>
        <w:t>專案名稱</w:t>
      </w:r>
      <w:bookmarkEnd w:id="287"/>
    </w:p>
    <w:p w14:paraId="083D3449" w14:textId="77777777" w:rsidR="0011788D" w:rsidRPr="008F20B5" w:rsidRDefault="00E55F55" w:rsidP="0011788D">
      <w:pPr>
        <w:pStyle w:val="2TEXT"/>
        <w:rPr>
          <w:rFonts w:ascii="標楷體" w:hAnsi="標楷體"/>
        </w:rPr>
      </w:pPr>
      <w:r w:rsidRPr="008F20B5">
        <w:rPr>
          <w:rFonts w:ascii="標楷體" w:hAnsi="標楷體"/>
          <w:szCs w:val="22"/>
        </w:rPr>
        <w:t>新光人壽「</w:t>
      </w:r>
      <w:r w:rsidRPr="008F20B5">
        <w:rPr>
          <w:rFonts w:ascii="標楷體" w:hAnsi="標楷體" w:hint="eastAsia"/>
          <w:szCs w:val="22"/>
        </w:rPr>
        <w:t>放款</w:t>
      </w:r>
      <w:r w:rsidRPr="008F20B5">
        <w:rPr>
          <w:rFonts w:ascii="標楷體" w:hAnsi="標楷體" w:hint="eastAsia"/>
          <w:szCs w:val="22"/>
          <w:lang w:eastAsia="zh-HK"/>
        </w:rPr>
        <w:t>管</w:t>
      </w:r>
      <w:r w:rsidRPr="008F20B5">
        <w:rPr>
          <w:rFonts w:ascii="標楷體" w:hAnsi="標楷體" w:hint="eastAsia"/>
          <w:szCs w:val="22"/>
        </w:rPr>
        <w:t>理系統專案</w:t>
      </w:r>
      <w:r w:rsidRPr="008F20B5">
        <w:rPr>
          <w:rFonts w:ascii="標楷體" w:hAnsi="標楷體"/>
          <w:szCs w:val="22"/>
        </w:rPr>
        <w:t>」（以下簡稱本專案）。</w:t>
      </w:r>
    </w:p>
    <w:p w14:paraId="2F0B8766" w14:textId="77777777" w:rsidR="0011788D" w:rsidRPr="008F20B5" w:rsidRDefault="0011788D" w:rsidP="0011788D">
      <w:pPr>
        <w:pStyle w:val="20"/>
        <w:keepNext w:val="0"/>
        <w:rPr>
          <w:rFonts w:ascii="標楷體" w:hAnsi="標楷體"/>
        </w:rPr>
      </w:pPr>
      <w:bookmarkStart w:id="288" w:name="_Toc161455623"/>
      <w:bookmarkStart w:id="289" w:name="_Toc55997526"/>
      <w:r w:rsidRPr="008F20B5">
        <w:rPr>
          <w:rFonts w:ascii="標楷體" w:hAnsi="標楷體"/>
        </w:rPr>
        <w:t>1.2</w:t>
      </w:r>
      <w:r w:rsidR="00716905" w:rsidRPr="008F20B5">
        <w:rPr>
          <w:rFonts w:ascii="標楷體" w:hAnsi="標楷體"/>
        </w:rPr>
        <w:t xml:space="preserve">    </w:t>
      </w:r>
      <w:r w:rsidRPr="008F20B5">
        <w:rPr>
          <w:rFonts w:ascii="標楷體" w:hAnsi="標楷體"/>
        </w:rPr>
        <w:t>專案目標</w:t>
      </w:r>
      <w:bookmarkEnd w:id="288"/>
      <w:bookmarkEnd w:id="289"/>
    </w:p>
    <w:p w14:paraId="68561457" w14:textId="77777777" w:rsidR="00E55F55" w:rsidRPr="008F20B5" w:rsidRDefault="00E55F55" w:rsidP="00E55F55">
      <w:pPr>
        <w:pStyle w:val="2TEXT"/>
        <w:ind w:firstLineChars="200" w:firstLine="640"/>
        <w:rPr>
          <w:rFonts w:ascii="標楷體" w:hAnsi="標楷體"/>
          <w:szCs w:val="22"/>
        </w:rPr>
      </w:pPr>
      <w:r w:rsidRPr="008F20B5">
        <w:rPr>
          <w:rFonts w:ascii="標楷體" w:hAnsi="標楷體" w:hint="eastAsia"/>
          <w:szCs w:val="22"/>
        </w:rPr>
        <w:t>業務連動財務、帳務資訊即時處理，減少原有系統間等候轉檔時間落差，提升作業速度，各類交易操作介面單一化，減少操作複雜度，並整合貸前、貸中、貸後各系統資訊流。統一營運平台資訊，使帳務系統資訊清晰呈現，利於業務推展分析及風險控管，提升競爭力，並有效衡量客戶風險程度，符合外法內規。提升軟硬體規格，</w:t>
      </w:r>
      <w:r w:rsidRPr="008F20B5">
        <w:rPr>
          <w:rFonts w:ascii="標楷體" w:hAnsi="標楷體" w:hint="eastAsia"/>
          <w:szCs w:val="24"/>
        </w:rPr>
        <w:t>提升資料作業處理及</w:t>
      </w:r>
      <w:r w:rsidRPr="008F20B5">
        <w:rPr>
          <w:rFonts w:ascii="標楷體" w:hAnsi="標楷體" w:hint="eastAsia"/>
          <w:szCs w:val="22"/>
        </w:rPr>
        <w:t>系統效能，簡化需求開發的困難度。</w:t>
      </w:r>
    </w:p>
    <w:p w14:paraId="495747F7" w14:textId="77777777" w:rsidR="00E55F55" w:rsidRPr="008F20B5" w:rsidRDefault="00E55F55">
      <w:pPr>
        <w:widowControl/>
        <w:rPr>
          <w:rFonts w:ascii="標楷體" w:eastAsia="標楷體" w:hAnsi="標楷體"/>
          <w:sz w:val="32"/>
          <w:szCs w:val="20"/>
        </w:rPr>
      </w:pPr>
      <w:r w:rsidRPr="004A1C2C">
        <w:rPr>
          <w:rFonts w:ascii="標楷體" w:eastAsia="標楷體" w:hAnsi="標楷體"/>
        </w:rPr>
        <w:br w:type="page"/>
      </w:r>
    </w:p>
    <w:p w14:paraId="347099F6" w14:textId="77777777" w:rsidR="00E55F55" w:rsidRPr="004A1C2C" w:rsidRDefault="00E55F55" w:rsidP="00E55F55">
      <w:pPr>
        <w:rPr>
          <w:rFonts w:ascii="標楷體" w:eastAsia="標楷體" w:hAnsi="標楷體"/>
        </w:rPr>
      </w:pPr>
    </w:p>
    <w:p w14:paraId="5ECF33EE" w14:textId="77777777" w:rsidR="0011788D" w:rsidRPr="008F20B5" w:rsidRDefault="0011788D" w:rsidP="00E55F55">
      <w:pPr>
        <w:pStyle w:val="20"/>
        <w:keepNext w:val="0"/>
        <w:spacing w:before="0"/>
        <w:rPr>
          <w:rFonts w:ascii="標楷體" w:hAnsi="標楷體"/>
        </w:rPr>
      </w:pPr>
      <w:bookmarkStart w:id="290" w:name="_Toc55997527"/>
      <w:r w:rsidRPr="008F20B5">
        <w:rPr>
          <w:rFonts w:ascii="標楷體" w:hAnsi="標楷體"/>
        </w:rPr>
        <w:t>1.3</w:t>
      </w:r>
      <w:r w:rsidR="00716905" w:rsidRPr="008F20B5">
        <w:rPr>
          <w:rFonts w:ascii="標楷體" w:hAnsi="標楷體"/>
        </w:rPr>
        <w:t xml:space="preserve">    </w:t>
      </w:r>
      <w:r w:rsidRPr="008F20B5">
        <w:rPr>
          <w:rFonts w:ascii="標楷體" w:hAnsi="標楷體"/>
        </w:rPr>
        <w:t>系統範圍</w:t>
      </w:r>
      <w:bookmarkEnd w:id="290"/>
    </w:p>
    <w:p w14:paraId="4E0808D4" w14:textId="77777777" w:rsidR="0011788D" w:rsidRPr="008F20B5" w:rsidRDefault="0011788D" w:rsidP="0011788D">
      <w:pPr>
        <w:pStyle w:val="3"/>
        <w:rPr>
          <w:rFonts w:ascii="標楷體" w:hAnsi="標楷體"/>
        </w:rPr>
      </w:pPr>
      <w:r w:rsidRPr="008F20B5">
        <w:rPr>
          <w:rFonts w:ascii="標楷體" w:hAnsi="標楷體"/>
        </w:rPr>
        <w:t>1.3.1系統範圍</w:t>
      </w:r>
    </w:p>
    <w:p w14:paraId="25477EEA" w14:textId="77777777" w:rsidR="00E55F55" w:rsidRPr="004A1C2C" w:rsidRDefault="00E55F55" w:rsidP="00E3702A">
      <w:pPr>
        <w:ind w:leftChars="400" w:left="960"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object w:dxaOrig="7897" w:dyaOrig="6409" w14:anchorId="086B6A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pt;height:318pt" o:ole="">
            <v:imagedata r:id="rId17" o:title=""/>
          </v:shape>
          <o:OLEObject Type="Embed" ProgID="Visio.Drawing.15" ShapeID="_x0000_i1025" DrawAspect="Content" ObjectID="_1684908929" r:id="rId18"/>
        </w:object>
      </w:r>
    </w:p>
    <w:p w14:paraId="42DC9EF0" w14:textId="77777777" w:rsidR="00E55F55" w:rsidRPr="004A1C2C" w:rsidRDefault="00E55F55" w:rsidP="00E55F55">
      <w:pPr>
        <w:rPr>
          <w:rFonts w:ascii="標楷體" w:eastAsia="標楷體" w:hAnsi="標楷體"/>
        </w:rPr>
      </w:pPr>
    </w:p>
    <w:p w14:paraId="24CA456A" w14:textId="77777777" w:rsidR="0011788D" w:rsidRPr="008F20B5" w:rsidRDefault="0011788D" w:rsidP="00E55F55">
      <w:pPr>
        <w:pStyle w:val="3"/>
        <w:spacing w:after="240"/>
        <w:rPr>
          <w:rFonts w:ascii="標楷體" w:hAnsi="標楷體"/>
        </w:rPr>
      </w:pPr>
      <w:r w:rsidRPr="008F20B5">
        <w:rPr>
          <w:rFonts w:ascii="標楷體" w:hAnsi="標楷體"/>
        </w:rPr>
        <w:t>1.3.2系統範圍說明</w:t>
      </w:r>
    </w:p>
    <w:p w14:paraId="7ED5C061" w14:textId="77777777" w:rsidR="00E55F55" w:rsidRPr="008F20B5" w:rsidRDefault="00E55F55" w:rsidP="00E55F55">
      <w:pPr>
        <w:pStyle w:val="2TEXT"/>
        <w:spacing w:line="276" w:lineRule="auto"/>
        <w:ind w:leftChars="172" w:left="413" w:firstLineChars="200" w:firstLine="640"/>
        <w:rPr>
          <w:rFonts w:ascii="標楷體" w:hAnsi="標楷體"/>
          <w:szCs w:val="22"/>
        </w:rPr>
      </w:pPr>
      <w:r w:rsidRPr="008F20B5">
        <w:rPr>
          <w:rFonts w:ascii="標楷體" w:hAnsi="標楷體" w:hint="eastAsia"/>
          <w:szCs w:val="22"/>
        </w:rPr>
        <w:t>放款管理系統提供</w:t>
      </w:r>
      <w:r w:rsidRPr="008F20B5">
        <w:rPr>
          <w:rFonts w:ascii="標楷體" w:hAnsi="標楷體"/>
          <w:szCs w:val="22"/>
        </w:rPr>
        <w:t>9項作業功能，並與Eloan</w:t>
      </w:r>
      <w:r w:rsidRPr="008F20B5">
        <w:rPr>
          <w:rFonts w:ascii="標楷體" w:hAnsi="標楷體" w:hint="eastAsia"/>
          <w:szCs w:val="22"/>
        </w:rPr>
        <w:t>、核心帳務、</w:t>
      </w:r>
      <w:r w:rsidRPr="008F20B5">
        <w:rPr>
          <w:rFonts w:ascii="標楷體" w:hAnsi="標楷體"/>
          <w:szCs w:val="22"/>
        </w:rPr>
        <w:t>及催收債協等前中後台相關資訊</w:t>
      </w:r>
      <w:r w:rsidRPr="008F20B5">
        <w:rPr>
          <w:rFonts w:ascii="標楷體" w:hAnsi="標楷體" w:hint="eastAsia"/>
          <w:szCs w:val="22"/>
        </w:rPr>
        <w:t>整合，使放款部能順利運作放款各項作業。</w:t>
      </w:r>
    </w:p>
    <w:p w14:paraId="69425760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311EEDBF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0A937322" w14:textId="77777777" w:rsidR="00FD0BA6" w:rsidRPr="008F20B5" w:rsidRDefault="00FD0BA6" w:rsidP="00FD0BA6">
      <w:pPr>
        <w:pStyle w:val="1"/>
        <w:snapToGrid w:val="0"/>
        <w:rPr>
          <w:rFonts w:ascii="標楷體" w:hAnsi="標楷體"/>
        </w:rPr>
      </w:pPr>
      <w:bookmarkStart w:id="291" w:name="_Toc55997528"/>
      <w:r w:rsidRPr="008F20B5">
        <w:rPr>
          <w:rFonts w:ascii="標楷體" w:hAnsi="標楷體"/>
          <w:sz w:val="32"/>
          <w:szCs w:val="32"/>
        </w:rPr>
        <w:lastRenderedPageBreak/>
        <w:t>第2章</w:t>
      </w:r>
      <w:r w:rsidR="00716905" w:rsidRPr="008F20B5">
        <w:rPr>
          <w:rFonts w:ascii="標楷體" w:hAnsi="標楷體"/>
          <w:sz w:val="32"/>
          <w:szCs w:val="32"/>
        </w:rPr>
        <w:t xml:space="preserve"> </w:t>
      </w:r>
      <w:r w:rsidRPr="008F20B5">
        <w:rPr>
          <w:rFonts w:ascii="標楷體" w:hAnsi="標楷體"/>
        </w:rPr>
        <w:t>需求說明</w:t>
      </w:r>
      <w:bookmarkEnd w:id="291"/>
    </w:p>
    <w:p w14:paraId="55B4A269" w14:textId="77777777" w:rsidR="00FD0BA6" w:rsidRPr="008F20B5" w:rsidRDefault="00FD0BA6" w:rsidP="00E3702A">
      <w:pPr>
        <w:pStyle w:val="20"/>
        <w:keepNext w:val="0"/>
        <w:spacing w:before="0" w:after="240"/>
        <w:rPr>
          <w:rFonts w:ascii="標楷體" w:hAnsi="標楷體"/>
        </w:rPr>
      </w:pPr>
      <w:bookmarkStart w:id="292" w:name="_Toc55997529"/>
      <w:r w:rsidRPr="008F20B5">
        <w:rPr>
          <w:rFonts w:ascii="標楷體" w:hAnsi="標楷體"/>
        </w:rPr>
        <w:t>2.1</w:t>
      </w:r>
      <w:r w:rsidR="00716905" w:rsidRPr="008F20B5">
        <w:rPr>
          <w:rFonts w:ascii="標楷體" w:hAnsi="標楷體"/>
        </w:rPr>
        <w:t xml:space="preserve">    </w:t>
      </w:r>
      <w:r w:rsidRPr="008F20B5">
        <w:rPr>
          <w:rFonts w:ascii="標楷體" w:hAnsi="標楷體"/>
        </w:rPr>
        <w:t>功能性需求</w:t>
      </w:r>
      <w:bookmarkEnd w:id="292"/>
    </w:p>
    <w:p w14:paraId="0DC785CB" w14:textId="77777777" w:rsidR="003C7003" w:rsidRPr="004A1C2C" w:rsidRDefault="003C7003" w:rsidP="00E3702A">
      <w:pPr>
        <w:pStyle w:val="3"/>
        <w:numPr>
          <w:ilvl w:val="0"/>
          <w:numId w:val="17"/>
        </w:numPr>
        <w:spacing w:after="240"/>
        <w:rPr>
          <w:rFonts w:ascii="標楷體" w:hAnsi="標楷體"/>
        </w:rPr>
      </w:pPr>
      <w:r w:rsidRPr="004A1C2C">
        <w:rPr>
          <w:rFonts w:ascii="標楷體" w:hAnsi="標楷體"/>
        </w:rPr>
        <w:t>IFRS 9</w:t>
      </w:r>
      <w:r w:rsidRPr="004A1C2C">
        <w:rPr>
          <w:rFonts w:ascii="標楷體" w:hAnsi="標楷體" w:cs="標楷體" w:hint="eastAsia"/>
        </w:rPr>
        <w:t>作業</w:t>
      </w:r>
      <w:r w:rsidRPr="004A1C2C">
        <w:rPr>
          <w:rFonts w:ascii="標楷體" w:hAnsi="標楷體" w:hint="eastAsia"/>
        </w:rPr>
        <w:t>流程</w:t>
      </w:r>
    </w:p>
    <w:p w14:paraId="3A646296" w14:textId="77777777" w:rsidR="00E3702A" w:rsidRPr="008F20B5" w:rsidRDefault="00E3702A" w:rsidP="00E3702A">
      <w:pPr>
        <w:widowControl/>
        <w:adjustRightInd w:val="0"/>
        <w:snapToGrid w:val="0"/>
        <w:ind w:leftChars="118" w:left="283"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  <w:lang w:eastAsia="zh-HK"/>
        </w:rPr>
        <w:t>一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</w:t>
      </w:r>
      <w:r w:rsidRPr="008F20B5">
        <w:rPr>
          <w:rFonts w:ascii="標楷體" w:eastAsia="標楷體" w:hAnsi="標楷體" w:hint="eastAsia"/>
          <w:sz w:val="28"/>
          <w:szCs w:val="28"/>
        </w:rPr>
        <w:t>評估項目</w:t>
      </w:r>
    </w:p>
    <w:p w14:paraId="3826E3EB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1.本金餘額。</w:t>
      </w:r>
    </w:p>
    <w:p w14:paraId="47027687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2.應收利息。</w:t>
      </w:r>
    </w:p>
    <w:p w14:paraId="4489EFCF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3.代墊費用</w:t>
      </w:r>
    </w:p>
    <w:p w14:paraId="7AC1BF13" w14:textId="77777777" w:rsidR="00E3702A" w:rsidRPr="008F20B5" w:rsidRDefault="00E3702A" w:rsidP="00E3702A">
      <w:pPr>
        <w:pStyle w:val="af9"/>
        <w:spacing w:line="400" w:lineRule="exact"/>
        <w:ind w:leftChars="400" w:left="1240" w:hangingChars="100" w:hanging="280"/>
        <w:contextualSpacing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(1)</w:t>
      </w:r>
      <w:r w:rsidRPr="008F20B5">
        <w:rPr>
          <w:rFonts w:ascii="標楷體" w:eastAsia="標楷體" w:hAnsi="標楷體" w:hint="eastAsia"/>
          <w:sz w:val="28"/>
          <w:szCs w:val="28"/>
        </w:rPr>
        <w:t>帳管費。</w:t>
      </w:r>
    </w:p>
    <w:p w14:paraId="75CC24CD" w14:textId="77777777" w:rsidR="00E3702A" w:rsidRPr="008F20B5" w:rsidRDefault="00E3702A" w:rsidP="00E3702A">
      <w:pPr>
        <w:pStyle w:val="af9"/>
        <w:spacing w:line="400" w:lineRule="exact"/>
        <w:ind w:leftChars="400" w:left="1240" w:hangingChars="100" w:hanging="280"/>
        <w:contextualSpacing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(2)法拍。</w:t>
      </w:r>
    </w:p>
    <w:p w14:paraId="33ACB1B4" w14:textId="77777777" w:rsidR="00E3702A" w:rsidRPr="008F20B5" w:rsidRDefault="00E3702A" w:rsidP="00E3702A">
      <w:pPr>
        <w:pStyle w:val="af9"/>
        <w:spacing w:line="400" w:lineRule="exact"/>
        <w:ind w:leftChars="400" w:left="1240" w:hangingChars="100" w:hanging="280"/>
        <w:contextualSpacing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(3)火險費用。</w:t>
      </w:r>
    </w:p>
    <w:p w14:paraId="032A0928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4.不可撤銷約定融資餘額。</w:t>
      </w:r>
    </w:p>
    <w:p w14:paraId="7EADF0EF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5.暫收款(溢收的部分)。</w:t>
      </w:r>
    </w:p>
    <w:p w14:paraId="720103E0" w14:textId="77777777" w:rsidR="00E3702A" w:rsidRPr="008F20B5" w:rsidRDefault="00E3702A" w:rsidP="00E3702A">
      <w:pPr>
        <w:widowControl/>
        <w:adjustRightInd w:val="0"/>
        <w:snapToGrid w:val="0"/>
        <w:spacing w:before="240"/>
        <w:ind w:leftChars="118" w:left="283"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  <w:lang w:eastAsia="zh-HK"/>
        </w:rPr>
        <w:t>二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</w:t>
      </w:r>
      <w:r w:rsidRPr="008F20B5">
        <w:rPr>
          <w:rFonts w:ascii="標楷體" w:eastAsia="標楷體" w:hAnsi="標楷體"/>
          <w:sz w:val="28"/>
          <w:szCs w:val="28"/>
        </w:rPr>
        <w:t>LGD(違約損失率)</w:t>
      </w:r>
    </w:p>
    <w:p w14:paraId="5F7FB696" w14:textId="3389A7BA" w:rsidR="00E3702A" w:rsidRPr="001D7DFC" w:rsidRDefault="00E3702A" w:rsidP="001D7DFC">
      <w:pPr>
        <w:widowControl/>
        <w:adjustRightInd w:val="0"/>
        <w:snapToGrid w:val="0"/>
        <w:spacing w:before="240"/>
        <w:ind w:leftChars="118" w:left="283"/>
        <w:jc w:val="both"/>
        <w:rPr>
          <w:rFonts w:ascii="標楷體" w:eastAsia="標楷體" w:hAnsi="標楷體" w:cs="標楷體"/>
          <w:kern w:val="0"/>
          <w:sz w:val="28"/>
          <w:szCs w:val="22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</w:rPr>
        <w:t>三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</w:t>
      </w:r>
      <w:r w:rsidRPr="001D7DFC">
        <w:rPr>
          <w:rFonts w:ascii="標楷體" w:eastAsia="標楷體" w:hAnsi="標楷體" w:cs="標楷體" w:hint="eastAsia"/>
          <w:kern w:val="0"/>
          <w:sz w:val="28"/>
          <w:szCs w:val="22"/>
        </w:rPr>
        <w:t>預期損失計算系統</w:t>
      </w:r>
      <w:r w:rsidRPr="001D7DFC">
        <w:rPr>
          <w:rFonts w:ascii="標楷體" w:eastAsia="標楷體" w:hAnsi="標楷體" w:cs="標楷體"/>
          <w:kern w:val="0"/>
          <w:sz w:val="28"/>
          <w:szCs w:val="22"/>
        </w:rPr>
        <w:t>(IFRS9系統)</w:t>
      </w:r>
    </w:p>
    <w:p w14:paraId="418C7CBF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1.介面檔案規格同現行。</w:t>
      </w:r>
    </w:p>
    <w:p w14:paraId="459A8693" w14:textId="77777777" w:rsidR="00E3702A" w:rsidRPr="008F20B5" w:rsidRDefault="00E3702A" w:rsidP="00E3702A">
      <w:pPr>
        <w:autoSpaceDE w:val="0"/>
        <w:autoSpaceDN w:val="0"/>
        <w:spacing w:after="240"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2.月底批次產生IFRS9介面檔，由使用者人工上傳至IFRS9系統。</w:t>
      </w:r>
    </w:p>
    <w:p w14:paraId="5429916A" w14:textId="77777777" w:rsidR="00E3702A" w:rsidRPr="008F20B5" w:rsidRDefault="00E3702A" w:rsidP="00E3702A">
      <w:pPr>
        <w:widowControl/>
        <w:adjustRightInd w:val="0"/>
        <w:snapToGrid w:val="0"/>
        <w:ind w:leftChars="118" w:left="283"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</w:rPr>
        <w:t>四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</w:t>
      </w:r>
      <w:r w:rsidRPr="008F20B5">
        <w:rPr>
          <w:rFonts w:ascii="標楷體" w:eastAsia="標楷體" w:hAnsi="標楷體" w:hint="eastAsia"/>
          <w:sz w:val="28"/>
          <w:szCs w:val="28"/>
        </w:rPr>
        <w:t>計算、出帳</w:t>
      </w:r>
    </w:p>
    <w:p w14:paraId="59BC6B72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1.提供IFRS9系統之檔案內容，不處理個別評估（皆以正常件處理）。</w:t>
      </w:r>
    </w:p>
    <w:p w14:paraId="2C72C962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2.Stage</w:t>
      </w:r>
      <w:r w:rsidRPr="008F20B5">
        <w:rPr>
          <w:rFonts w:ascii="標楷體" w:eastAsia="標楷體" w:hAnsi="標楷體" w:hint="eastAsia"/>
          <w:sz w:val="28"/>
          <w:szCs w:val="28"/>
        </w:rPr>
        <w:t>分類及</w:t>
      </w:r>
      <w:r w:rsidRPr="008F20B5">
        <w:rPr>
          <w:rFonts w:ascii="標楷體" w:eastAsia="標楷體" w:hAnsi="標楷體"/>
          <w:sz w:val="28"/>
          <w:szCs w:val="28"/>
        </w:rPr>
        <w:t>PD(違約率)皆由IFRS9系統處理。</w:t>
      </w:r>
    </w:p>
    <w:p w14:paraId="4AA48DB1" w14:textId="77777777" w:rsidR="00E3702A" w:rsidRPr="008F20B5" w:rsidRDefault="00E3702A" w:rsidP="00E3702A">
      <w:pPr>
        <w:autoSpaceDE w:val="0"/>
        <w:autoSpaceDN w:val="0"/>
        <w:spacing w:after="240"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3.比照現行作業提供介面檔，計算及</w:t>
      </w:r>
      <w:r w:rsidRPr="008F20B5">
        <w:rPr>
          <w:rFonts w:ascii="標楷體" w:eastAsia="標楷體" w:hAnsi="標楷體" w:hint="eastAsia"/>
          <w:sz w:val="28"/>
          <w:szCs w:val="28"/>
        </w:rPr>
        <w:t>出帳部分不由放款系統處理。</w:t>
      </w:r>
    </w:p>
    <w:p w14:paraId="25DC9805" w14:textId="77777777" w:rsidR="00E3702A" w:rsidRPr="008F20B5" w:rsidRDefault="00E3702A" w:rsidP="00E3702A">
      <w:pPr>
        <w:widowControl/>
        <w:adjustRightInd w:val="0"/>
        <w:snapToGrid w:val="0"/>
        <w:ind w:leftChars="118" w:left="283"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</w:rPr>
        <w:t>五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</w:t>
      </w:r>
      <w:r w:rsidRPr="008F20B5">
        <w:rPr>
          <w:rFonts w:ascii="標楷體" w:eastAsia="標楷體" w:hAnsi="標楷體" w:hint="eastAsia"/>
          <w:sz w:val="28"/>
          <w:szCs w:val="28"/>
        </w:rPr>
        <w:t>相關電腦操作</w:t>
      </w:r>
    </w:p>
    <w:p w14:paraId="1AC0ADB1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1.JCIC擔保品類別資料設定。</w:t>
      </w:r>
    </w:p>
    <w:p w14:paraId="6CD429C7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2.商品分類資料設定。</w:t>
      </w:r>
    </w:p>
    <w:p w14:paraId="2253A644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3.特殊客觀減損狀況資料維護。</w:t>
      </w:r>
    </w:p>
    <w:p w14:paraId="7E1E32A0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4.五類資產分類</w:t>
      </w:r>
      <w:r w:rsidRPr="008F20B5">
        <w:rPr>
          <w:rFonts w:ascii="標楷體" w:eastAsia="標楷體" w:hAnsi="標楷體" w:hint="eastAsia"/>
          <w:sz w:val="28"/>
          <w:szCs w:val="28"/>
        </w:rPr>
        <w:t>上傳轉檔作業。</w:t>
      </w:r>
    </w:p>
    <w:p w14:paraId="67891F9B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5.協議件新舊對照</w:t>
      </w:r>
      <w:r w:rsidRPr="008F20B5">
        <w:rPr>
          <w:rFonts w:ascii="標楷體" w:eastAsia="標楷體" w:hAnsi="標楷體" w:hint="eastAsia"/>
          <w:sz w:val="28"/>
          <w:szCs w:val="28"/>
        </w:rPr>
        <w:t>檔維護。</w:t>
      </w:r>
    </w:p>
    <w:p w14:paraId="128E6457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6.違約損失率維護(LGD為系統自動運算)。</w:t>
      </w:r>
    </w:p>
    <w:p w14:paraId="7BAC07B6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</w:p>
    <w:p w14:paraId="11B0D478" w14:textId="77777777" w:rsidR="00E3702A" w:rsidRPr="008F20B5" w:rsidRDefault="00E3702A">
      <w:pPr>
        <w:widowControl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br w:type="page"/>
      </w:r>
    </w:p>
    <w:p w14:paraId="47D3C31B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</w:p>
    <w:p w14:paraId="21F0AF8A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7.IFRS9介面</w:t>
      </w:r>
      <w:r w:rsidRPr="008F20B5">
        <w:rPr>
          <w:rFonts w:ascii="標楷體" w:eastAsia="標楷體" w:hAnsi="標楷體" w:hint="eastAsia"/>
          <w:sz w:val="28"/>
          <w:szCs w:val="28"/>
        </w:rPr>
        <w:t>檔產生作業</w:t>
      </w:r>
      <w:r w:rsidRPr="008F20B5">
        <w:rPr>
          <w:rFonts w:ascii="標楷體" w:eastAsia="標楷體" w:hAnsi="標楷體"/>
          <w:sz w:val="28"/>
          <w:szCs w:val="28"/>
        </w:rPr>
        <w:t>(1~4、6~10)</w:t>
      </w:r>
    </w:p>
    <w:p w14:paraId="298AF49C" w14:textId="77777777" w:rsidR="00E3702A" w:rsidRPr="008F20B5" w:rsidRDefault="00E3702A" w:rsidP="00E3702A">
      <w:pPr>
        <w:pStyle w:val="af9"/>
        <w:spacing w:line="400" w:lineRule="exact"/>
        <w:ind w:leftChars="413" w:left="1414" w:hangingChars="151" w:hanging="423"/>
        <w:contextualSpacing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(1)資料欄位清單1：(表內放款與應收帳款-資產基本資料與計算原始有效利率用)。</w:t>
      </w:r>
    </w:p>
    <w:p w14:paraId="52D6D658" w14:textId="77777777" w:rsidR="00E3702A" w:rsidRPr="008F20B5" w:rsidRDefault="00E3702A" w:rsidP="00E3702A">
      <w:pPr>
        <w:pStyle w:val="af9"/>
        <w:spacing w:line="400" w:lineRule="exact"/>
        <w:ind w:leftChars="413" w:left="1414" w:hangingChars="151" w:hanging="423"/>
        <w:contextualSpacing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資料抓取對象：每月所有符合IFRS9</w:t>
      </w:r>
      <w:r w:rsidRPr="008F20B5">
        <w:rPr>
          <w:rFonts w:ascii="標楷體" w:eastAsia="標楷體" w:hAnsi="標楷體" w:hint="eastAsia"/>
          <w:sz w:val="28"/>
          <w:szCs w:val="28"/>
        </w:rPr>
        <w:t>以攤銷後成本衡量已動撥之放款及應收款帳號</w:t>
      </w:r>
      <w:r w:rsidRPr="008F20B5">
        <w:rPr>
          <w:rFonts w:ascii="標楷體" w:eastAsia="標楷體" w:hAnsi="標楷體"/>
          <w:sz w:val="28"/>
          <w:szCs w:val="28"/>
        </w:rPr>
        <w:t>(</w:t>
      </w:r>
      <w:r w:rsidRPr="008F20B5">
        <w:rPr>
          <w:rFonts w:ascii="標楷體" w:eastAsia="標楷體" w:hAnsi="標楷體" w:hint="eastAsia"/>
          <w:sz w:val="28"/>
          <w:szCs w:val="28"/>
        </w:rPr>
        <w:t>不含結清、銷戶與呆帳案件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16E9C75C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(2)資料欄位清單2：(台幣放款-計算原始有效利率用)。</w:t>
      </w:r>
    </w:p>
    <w:p w14:paraId="2191E2A6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r w:rsidRPr="008F20B5">
        <w:rPr>
          <w:rFonts w:ascii="標楷體" w:eastAsia="標楷體" w:hAnsi="標楷體" w:hint="eastAsia"/>
          <w:sz w:val="28"/>
          <w:szCs w:val="28"/>
        </w:rPr>
        <w:t>以攤銷後成本衡量之放款及應收款帳號</w:t>
      </w:r>
      <w:r w:rsidRPr="008F20B5">
        <w:rPr>
          <w:rFonts w:ascii="標楷體" w:eastAsia="標楷體" w:hAnsi="標楷體"/>
          <w:sz w:val="28"/>
          <w:szCs w:val="28"/>
        </w:rPr>
        <w:t>(</w:t>
      </w:r>
      <w:r w:rsidRPr="008F20B5">
        <w:rPr>
          <w:rFonts w:ascii="標楷體" w:eastAsia="標楷體" w:hAnsi="標楷體" w:hint="eastAsia"/>
          <w:sz w:val="28"/>
          <w:szCs w:val="28"/>
        </w:rPr>
        <w:t>不含結清、銷戶與呆帳案件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74B0C60E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(3)資料欄位清單3：(台幣放款-計算原始有效利率用)。</w:t>
      </w:r>
    </w:p>
    <w:p w14:paraId="3CAAF96D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r w:rsidRPr="008F20B5">
        <w:rPr>
          <w:rFonts w:ascii="標楷體" w:eastAsia="標楷體" w:hAnsi="標楷體" w:hint="eastAsia"/>
          <w:sz w:val="28"/>
          <w:szCs w:val="28"/>
        </w:rPr>
        <w:t>以攤銷後成本衡量之放款及應收款帳號</w:t>
      </w:r>
      <w:r w:rsidRPr="008F20B5">
        <w:rPr>
          <w:rFonts w:ascii="標楷體" w:eastAsia="標楷體" w:hAnsi="標楷體"/>
          <w:sz w:val="28"/>
          <w:szCs w:val="28"/>
        </w:rPr>
        <w:t>(</w:t>
      </w:r>
      <w:r w:rsidRPr="008F20B5">
        <w:rPr>
          <w:rFonts w:ascii="標楷體" w:eastAsia="標楷體" w:hAnsi="標楷體" w:hint="eastAsia"/>
          <w:sz w:val="28"/>
          <w:szCs w:val="28"/>
        </w:rPr>
        <w:t>不含結清、銷戶與呆帳案件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062FABA2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(4)資料欄位清單4：(放款與AR-估計</w:t>
      </w:r>
      <w:r w:rsidRPr="008F20B5">
        <w:rPr>
          <w:rFonts w:ascii="標楷體" w:eastAsia="標楷體" w:hAnsi="標楷體" w:hint="eastAsia"/>
          <w:sz w:val="28"/>
          <w:szCs w:val="28"/>
        </w:rPr>
        <w:t>回收率用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6DD821F1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資料抓取對象：每月符合回收樣本定義者。</w:t>
      </w:r>
    </w:p>
    <w:p w14:paraId="179B0E51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(5)資料欄位清單5：(會計帳)。</w:t>
      </w:r>
    </w:p>
    <w:p w14:paraId="32810554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資料抓取對象：每月所有會計科目(此資料由會計部處理)。</w:t>
      </w:r>
    </w:p>
    <w:p w14:paraId="1AB6416F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(6)資料欄位清單6：(放款與應收帳款-</w:t>
      </w:r>
      <w:r w:rsidRPr="008F20B5">
        <w:rPr>
          <w:rFonts w:ascii="標楷體" w:eastAsia="標楷體" w:hAnsi="標楷體" w:hint="eastAsia"/>
          <w:sz w:val="28"/>
          <w:szCs w:val="28"/>
        </w:rPr>
        <w:t>協商戶用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5CF8F19A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r w:rsidRPr="008F20B5">
        <w:rPr>
          <w:rFonts w:ascii="標楷體" w:eastAsia="標楷體" w:hAnsi="標楷體" w:hint="eastAsia"/>
          <w:sz w:val="28"/>
          <w:szCs w:val="28"/>
        </w:rPr>
        <w:t>以攤銷後成本衡量之放款及應收款帳號</w:t>
      </w:r>
      <w:r w:rsidRPr="008F20B5">
        <w:rPr>
          <w:rFonts w:ascii="標楷體" w:eastAsia="標楷體" w:hAnsi="標楷體"/>
          <w:sz w:val="28"/>
          <w:szCs w:val="28"/>
        </w:rPr>
        <w:t>(</w:t>
      </w:r>
      <w:r w:rsidRPr="008F20B5">
        <w:rPr>
          <w:rFonts w:ascii="標楷體" w:eastAsia="標楷體" w:hAnsi="標楷體" w:hint="eastAsia"/>
          <w:sz w:val="28"/>
          <w:szCs w:val="28"/>
        </w:rPr>
        <w:t>不含結清、銷戶與呆帳案件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55597636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(7)資料欄位清單7：(放款與應收帳款-stage轉換用)。</w:t>
      </w:r>
    </w:p>
    <w:p w14:paraId="6418EA94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r w:rsidRPr="008F20B5">
        <w:rPr>
          <w:rFonts w:ascii="標楷體" w:eastAsia="標楷體" w:hAnsi="標楷體" w:hint="eastAsia"/>
          <w:sz w:val="28"/>
          <w:szCs w:val="28"/>
        </w:rPr>
        <w:t>以攤銷後成本衡量已動撥之放款及應收款帳號</w:t>
      </w:r>
      <w:r w:rsidRPr="008F20B5">
        <w:rPr>
          <w:rFonts w:ascii="標楷體" w:eastAsia="標楷體" w:hAnsi="標楷體"/>
          <w:sz w:val="28"/>
          <w:szCs w:val="28"/>
        </w:rPr>
        <w:t>(</w:t>
      </w:r>
      <w:r w:rsidRPr="008F20B5">
        <w:rPr>
          <w:rFonts w:ascii="標楷體" w:eastAsia="標楷體" w:hAnsi="標楷體" w:hint="eastAsia"/>
          <w:sz w:val="28"/>
          <w:szCs w:val="28"/>
        </w:rPr>
        <w:t>不含結清、銷戶與呆帳案件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2AEC1E5D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(8)資料欄位清單8：(放款與應收帳款-風險參數用)。</w:t>
      </w:r>
    </w:p>
    <w:p w14:paraId="3F558D28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r w:rsidRPr="008F20B5">
        <w:rPr>
          <w:rFonts w:ascii="標楷體" w:eastAsia="標楷體" w:hAnsi="標楷體" w:hint="eastAsia"/>
          <w:sz w:val="28"/>
          <w:szCs w:val="28"/>
        </w:rPr>
        <w:t>以攤銷後成本衡量之放款及應收款額度編號</w:t>
      </w:r>
      <w:r w:rsidRPr="008F20B5">
        <w:rPr>
          <w:rFonts w:ascii="標楷體" w:eastAsia="標楷體" w:hAnsi="標楷體"/>
          <w:sz w:val="28"/>
          <w:szCs w:val="28"/>
        </w:rPr>
        <w:t>(</w:t>
      </w:r>
      <w:r w:rsidRPr="008F20B5">
        <w:rPr>
          <w:rFonts w:ascii="標楷體" w:eastAsia="標楷體" w:hAnsi="標楷體" w:hint="eastAsia"/>
          <w:sz w:val="28"/>
          <w:szCs w:val="28"/>
        </w:rPr>
        <w:t>含已核准已動撥與已核准未動撥，但排除結清、銷戶與呆帳案件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50151A49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(9)資料欄位清單9：(表外放款與應收帳款-資產基本資料與計算原始有效利率用)。</w:t>
      </w:r>
    </w:p>
    <w:p w14:paraId="549E4BCB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r w:rsidRPr="008F20B5">
        <w:rPr>
          <w:rFonts w:ascii="標楷體" w:eastAsia="標楷體" w:hAnsi="標楷體" w:hint="eastAsia"/>
          <w:sz w:val="28"/>
          <w:szCs w:val="28"/>
        </w:rPr>
        <w:t>以攤銷後成本衡量已核貸未曾動撥且仍可動撥之放款額度編號。</w:t>
      </w:r>
    </w:p>
    <w:p w14:paraId="57CE8C74" w14:textId="77777777" w:rsidR="00E3702A" w:rsidRPr="008F20B5" w:rsidRDefault="00E3702A" w:rsidP="00E3702A">
      <w:pPr>
        <w:spacing w:after="240" w:line="400" w:lineRule="exact"/>
        <w:ind w:leftChars="300" w:left="72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(10)資料欄位清單10：</w:t>
      </w:r>
      <w:r w:rsidRPr="008F20B5">
        <w:rPr>
          <w:rFonts w:ascii="標楷體" w:eastAsia="標楷體" w:hAnsi="標楷體" w:hint="eastAsia"/>
          <w:sz w:val="28"/>
          <w:szCs w:val="28"/>
          <w:lang w:eastAsia="zh-HK"/>
        </w:rPr>
        <w:t>借新還舊</w:t>
      </w:r>
      <w:r w:rsidRPr="008F20B5">
        <w:rPr>
          <w:rFonts w:ascii="標楷體" w:eastAsia="標楷體" w:hAnsi="標楷體" w:hint="eastAsia"/>
          <w:sz w:val="28"/>
          <w:szCs w:val="28"/>
        </w:rPr>
        <w:t>。</w:t>
      </w:r>
    </w:p>
    <w:p w14:paraId="29EF1296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8.IAS39</w:t>
      </w:r>
      <w:r w:rsidRPr="008F20B5">
        <w:rPr>
          <w:rFonts w:ascii="標楷體" w:eastAsia="標楷體" w:hAnsi="標楷體" w:hint="eastAsia"/>
          <w:sz w:val="28"/>
          <w:szCs w:val="28"/>
        </w:rPr>
        <w:t>利息法帳面資料上傳作業</w:t>
      </w:r>
    </w:p>
    <w:p w14:paraId="53A8D32B" w14:textId="7C966A07" w:rsidR="00E55F55" w:rsidRDefault="00E55F55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316E921E" w14:textId="77777777" w:rsidR="00A67BB8" w:rsidRPr="00A67BB8" w:rsidRDefault="00A67BB8">
      <w:pPr>
        <w:widowControl/>
        <w:rPr>
          <w:rFonts w:ascii="標楷體" w:eastAsia="標楷體" w:hAnsi="標楷體"/>
        </w:rPr>
      </w:pPr>
    </w:p>
    <w:p w14:paraId="6050017B" w14:textId="5A6A0597" w:rsidR="00A67BB8" w:rsidRPr="008F20B5" w:rsidRDefault="00D80228" w:rsidP="00A67BB8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bookmarkStart w:id="293" w:name="_Toc20300118"/>
      <w:bookmarkStart w:id="294" w:name="_Toc22721590"/>
      <w:r>
        <w:rPr>
          <w:rFonts w:ascii="標楷體" w:eastAsia="標楷體" w:hAnsi="標楷體"/>
          <w:sz w:val="28"/>
          <w:szCs w:val="28"/>
        </w:rPr>
        <w:t>9</w:t>
      </w:r>
      <w:r w:rsidR="00A67BB8" w:rsidRPr="008F20B5">
        <w:rPr>
          <w:rFonts w:ascii="標楷體" w:eastAsia="標楷體" w:hAnsi="標楷體"/>
          <w:sz w:val="28"/>
          <w:szCs w:val="28"/>
        </w:rPr>
        <w:t>.</w:t>
      </w:r>
      <w:r w:rsidR="00A67BB8" w:rsidRPr="00A67BB8">
        <w:rPr>
          <w:rFonts w:ascii="標楷體" w:eastAsia="標楷體" w:hAnsi="標楷體"/>
          <w:sz w:val="28"/>
          <w:szCs w:val="28"/>
        </w:rPr>
        <w:t xml:space="preserve"> </w:t>
      </w:r>
      <w:r w:rsidR="00C6135D">
        <w:rPr>
          <w:rFonts w:ascii="標楷體" w:eastAsia="標楷體" w:hAnsi="標楷體"/>
          <w:sz w:val="28"/>
          <w:szCs w:val="28"/>
        </w:rPr>
        <w:t>34</w:t>
      </w:r>
      <w:r w:rsidR="00C6135D">
        <w:rPr>
          <w:rFonts w:ascii="標楷體" w:eastAsia="標楷體" w:hAnsi="標楷體" w:hint="eastAsia"/>
          <w:sz w:val="28"/>
          <w:szCs w:val="28"/>
        </w:rPr>
        <w:t>號公報/</w:t>
      </w:r>
      <w:r w:rsidR="00A67BB8" w:rsidRPr="008F20B5">
        <w:rPr>
          <w:rFonts w:ascii="標楷體" w:eastAsia="標楷體" w:hAnsi="標楷體"/>
          <w:sz w:val="28"/>
          <w:szCs w:val="28"/>
        </w:rPr>
        <w:t>IFRS9介面</w:t>
      </w:r>
      <w:r w:rsidR="00A67BB8" w:rsidRPr="008F20B5">
        <w:rPr>
          <w:rFonts w:ascii="標楷體" w:eastAsia="標楷體" w:hAnsi="標楷體" w:hint="eastAsia"/>
          <w:sz w:val="28"/>
          <w:szCs w:val="28"/>
        </w:rPr>
        <w:t>檔產生作業</w:t>
      </w:r>
      <w:r w:rsidR="00A67BB8">
        <w:rPr>
          <w:rFonts w:ascii="標楷體" w:eastAsia="標楷體" w:hAnsi="標楷體" w:hint="eastAsia"/>
          <w:sz w:val="28"/>
          <w:szCs w:val="28"/>
        </w:rPr>
        <w:t>流程</w:t>
      </w:r>
      <w:r w:rsidR="00705A38">
        <w:rPr>
          <w:rFonts w:ascii="標楷體" w:eastAsia="標楷體" w:hAnsi="標楷體" w:hint="eastAsia"/>
          <w:sz w:val="28"/>
          <w:szCs w:val="28"/>
        </w:rPr>
        <w:t>圖</w:t>
      </w:r>
    </w:p>
    <w:p w14:paraId="0EB9E7D3" w14:textId="412E3C3A" w:rsidR="00430E60" w:rsidRDefault="00BF28D2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BE305B7" wp14:editId="1546A180">
                <wp:simplePos x="0" y="0"/>
                <wp:positionH relativeFrom="column">
                  <wp:posOffset>15875</wp:posOffset>
                </wp:positionH>
                <wp:positionV relativeFrom="paragraph">
                  <wp:posOffset>17145</wp:posOffset>
                </wp:positionV>
                <wp:extent cx="769620" cy="274320"/>
                <wp:effectExtent l="0" t="0" r="11430" b="11430"/>
                <wp:wrapNone/>
                <wp:docPr id="47" name="文字方塊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337FAC" w14:textId="5A0190A9" w:rsidR="00DB7BDC" w:rsidRPr="00DB7BDC" w:rsidRDefault="00DB7BDC" w:rsidP="00DB7BDC">
                            <w:pPr>
                              <w:spacing w:line="0" w:lineRule="atLeast"/>
                              <w:rPr>
                                <w:sz w:val="20"/>
                                <w:szCs w:val="20"/>
                              </w:rPr>
                            </w:pPr>
                            <w:r w:rsidRPr="00DB7BDC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連線作業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305B7" id="文字方塊 47" o:spid="_x0000_s1028" type="#_x0000_t202" style="position:absolute;margin-left:1.25pt;margin-top:1.35pt;width:60.6pt;height:21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" fillcolor="white [3201]" strokeweight=".5pt">
                <v:textbox>
                  <w:txbxContent>
                    <w:p w14:paraId="68337FAC" w14:textId="5A0190A9" w:rsidR="00DB7BDC" w:rsidRPr="00DB7BDC" w:rsidRDefault="00DB7BDC" w:rsidP="00DB7BDC">
                      <w:pPr>
                        <w:spacing w:line="0" w:lineRule="atLeast"/>
                        <w:rPr>
                          <w:sz w:val="20"/>
                          <w:szCs w:val="20"/>
                        </w:rPr>
                      </w:pPr>
                      <w:r w:rsidRPr="00DB7BDC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連線作業</w:t>
                      </w:r>
                    </w:p>
                  </w:txbxContent>
                </v:textbox>
              </v:shape>
            </w:pict>
          </mc:Fallback>
        </mc:AlternateContent>
      </w:r>
    </w:p>
    <w:p w14:paraId="0D7D035A" w14:textId="7E19DC88" w:rsidR="00A67BB8" w:rsidRDefault="0087323D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64EBE2E5" wp14:editId="51AE621F">
                <wp:simplePos x="0" y="0"/>
                <wp:positionH relativeFrom="column">
                  <wp:posOffset>153035</wp:posOffset>
                </wp:positionH>
                <wp:positionV relativeFrom="paragraph">
                  <wp:posOffset>184785</wp:posOffset>
                </wp:positionV>
                <wp:extent cx="3535680" cy="662940"/>
                <wp:effectExtent l="0" t="0" r="26670" b="22860"/>
                <wp:wrapNone/>
                <wp:docPr id="53" name="群組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5680" cy="662940"/>
                          <a:chOff x="0" y="0"/>
                          <a:chExt cx="3535680" cy="662940"/>
                        </a:xfrm>
                      </wpg:grpSpPr>
                      <wps:wsp>
                        <wps:cNvPr id="9" name="流程圖: 替代程序 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21080" cy="65532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B984E0" w14:textId="77777777" w:rsidR="00891E39" w:rsidRDefault="00891E39" w:rsidP="00891E39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891E39"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L7022</w:t>
                              </w:r>
                            </w:p>
                            <w:p w14:paraId="203B32D2" w14:textId="77777777" w:rsidR="00891E39" w:rsidRDefault="00891E39" w:rsidP="00891E39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891E39">
                                <w:rPr>
                                  <w:rStyle w:val="a7"/>
                                  <w:rFonts w:ascii="標楷體" w:eastAsia="標楷體" w:hAnsi="標楷體" w:hint="eastAsia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違約損失率檔</w:t>
                              </w:r>
                            </w:p>
                            <w:p w14:paraId="564E5F5A" w14:textId="2B56139D" w:rsidR="00891E39" w:rsidRPr="00891E39" w:rsidRDefault="00891E39" w:rsidP="00891E39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891E39">
                                <w:rPr>
                                  <w:rStyle w:val="a7"/>
                                  <w:rFonts w:ascii="標楷體" w:eastAsia="標楷體" w:hAnsi="標楷體" w:hint="eastAsia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查詢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流程圖: 替代程序 28"/>
                        <wps:cNvSpPr>
                          <a:spLocks noChangeArrowheads="1"/>
                        </wps:cNvSpPr>
                        <wps:spPr bwMode="auto">
                          <a:xfrm>
                            <a:off x="1249680" y="7620"/>
                            <a:ext cx="1021080" cy="65532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0568E7" w14:textId="3E481877" w:rsidR="00891E39" w:rsidRDefault="00891E39" w:rsidP="00891E39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891E39"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L7</w:t>
                              </w:r>
                              <w:r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20</w:t>
                              </w:r>
                              <w:r w:rsidRPr="00891E39"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2</w:t>
                              </w:r>
                            </w:p>
                            <w:p w14:paraId="0B962B01" w14:textId="7B2F312E" w:rsidR="00891E39" w:rsidRDefault="00891E39" w:rsidP="00891E39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891E39">
                                <w:rPr>
                                  <w:rStyle w:val="a7"/>
                                  <w:rFonts w:ascii="標楷體" w:eastAsia="標楷體" w:hAnsi="標楷體" w:hint="eastAsia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違約損失率</w:t>
                              </w:r>
                            </w:p>
                            <w:p w14:paraId="1AFC8AF9" w14:textId="009E5A93" w:rsidR="00891E39" w:rsidRPr="00891E39" w:rsidRDefault="00891E39" w:rsidP="00891E39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>
                                <w:rPr>
                                  <w:rStyle w:val="a7"/>
                                  <w:rFonts w:ascii="標楷體" w:eastAsia="標楷體" w:hAnsi="標楷體" w:hint="eastAsia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登錄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流程圖: 磁碟 31"/>
                        <wps:cNvSpPr/>
                        <wps:spPr>
                          <a:xfrm>
                            <a:off x="2514600" y="60960"/>
                            <a:ext cx="1021080" cy="525780"/>
                          </a:xfrm>
                          <a:prstGeom prst="flowChartMagneticDisk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4EB9F5" w14:textId="01A4A8D0" w:rsidR="003E1D86" w:rsidRPr="00CB70E8" w:rsidRDefault="003E1D86" w:rsidP="003E1D86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B70E8">
                                <w:rPr>
                                  <w:rFonts w:ascii="標楷體" w:eastAsia="標楷體" w:hAnsi="標楷體"/>
                                  <w:sz w:val="20"/>
                                  <w:szCs w:val="20"/>
                                </w:rPr>
                                <w:t>Ias39LGD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直線單箭頭接點 27"/>
                        <wps:cNvCnPr/>
                        <wps:spPr>
                          <a:xfrm>
                            <a:off x="1021080" y="327660"/>
                            <a:ext cx="228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直線單箭頭接點 52"/>
                        <wps:cNvCnPr/>
                        <wps:spPr>
                          <a:xfrm>
                            <a:off x="2286000" y="327660"/>
                            <a:ext cx="228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EBE2E5" id="群組 53" o:spid="_x0000_s1029" style="position:absolute;margin-left:12.05pt;margin-top:14.55pt;width:278.4pt;height:52.2pt;z-index:251713536" coordsize="35356,6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"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流程圖: 替代程序 9" o:spid="_x0000_s1030" type="#_x0000_t176" style="position:absolute;width:10210;height: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">
                  <v:textbox>
                    <w:txbxContent>
                      <w:p w14:paraId="01B984E0" w14:textId="77777777" w:rsidR="00891E39" w:rsidRDefault="00891E39" w:rsidP="00891E39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891E39"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L7022</w:t>
                        </w:r>
                      </w:p>
                      <w:p w14:paraId="203B32D2" w14:textId="77777777" w:rsidR="00891E39" w:rsidRDefault="00891E39" w:rsidP="00891E39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891E39">
                          <w:rPr>
                            <w:rStyle w:val="a7"/>
                            <w:rFonts w:ascii="標楷體" w:eastAsia="標楷體" w:hAnsi="標楷體" w:hint="eastAsia"/>
                            <w:color w:val="auto"/>
                            <w:sz w:val="20"/>
                            <w:szCs w:val="20"/>
                            <w:u w:val="none"/>
                          </w:rPr>
                          <w:t>違約損失率檔</w:t>
                        </w:r>
                      </w:p>
                      <w:p w14:paraId="564E5F5A" w14:textId="2B56139D" w:rsidR="00891E39" w:rsidRPr="00891E39" w:rsidRDefault="00891E39" w:rsidP="00891E39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891E39">
                          <w:rPr>
                            <w:rStyle w:val="a7"/>
                            <w:rFonts w:ascii="標楷體" w:eastAsia="標楷體" w:hAnsi="標楷體" w:hint="eastAsia"/>
                            <w:color w:val="auto"/>
                            <w:sz w:val="20"/>
                            <w:szCs w:val="20"/>
                            <w:u w:val="none"/>
                          </w:rPr>
                          <w:t>查詢</w:t>
                        </w:r>
                      </w:p>
                    </w:txbxContent>
                  </v:textbox>
                </v:shape>
                <v:shape id="流程圖: 替代程序 28" o:spid="_x0000_s1031" type="#_x0000_t176" style="position:absolute;left:12496;top:76;width:10211;height: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">
                  <v:textbox>
                    <w:txbxContent>
                      <w:p w14:paraId="150568E7" w14:textId="3E481877" w:rsidR="00891E39" w:rsidRDefault="00891E39" w:rsidP="00891E39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891E39"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L7</w:t>
                        </w:r>
                        <w:r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20</w:t>
                        </w:r>
                        <w:r w:rsidRPr="00891E39"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2</w:t>
                        </w:r>
                      </w:p>
                      <w:p w14:paraId="0B962B01" w14:textId="7B2F312E" w:rsidR="00891E39" w:rsidRDefault="00891E39" w:rsidP="00891E39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891E39">
                          <w:rPr>
                            <w:rStyle w:val="a7"/>
                            <w:rFonts w:ascii="標楷體" w:eastAsia="標楷體" w:hAnsi="標楷體" w:hint="eastAsia"/>
                            <w:color w:val="auto"/>
                            <w:sz w:val="20"/>
                            <w:szCs w:val="20"/>
                            <w:u w:val="none"/>
                          </w:rPr>
                          <w:t>違約損失率</w:t>
                        </w:r>
                      </w:p>
                      <w:p w14:paraId="1AFC8AF9" w14:textId="009E5A93" w:rsidR="00891E39" w:rsidRPr="00891E39" w:rsidRDefault="00891E39" w:rsidP="00891E39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>
                          <w:rPr>
                            <w:rStyle w:val="a7"/>
                            <w:rFonts w:ascii="標楷體" w:eastAsia="標楷體" w:hAnsi="標楷體" w:hint="eastAsia"/>
                            <w:color w:val="auto"/>
                            <w:sz w:val="20"/>
                            <w:szCs w:val="20"/>
                            <w:u w:val="none"/>
                          </w:rPr>
                          <w:t>登錄</w:t>
                        </w:r>
                      </w:p>
                    </w:txbxContent>
                  </v:textbox>
                </v:shape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流程圖: 磁碟 31" o:spid="_x0000_s1032" type="#_x0000_t132" style="position:absolute;left:25146;top:609;width:10210;height:5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" fillcolor="white [3201]" strokecolor="black [3213]" strokeweight=".25pt">
                  <v:textbox>
                    <w:txbxContent>
                      <w:p w14:paraId="184EB9F5" w14:textId="01A4A8D0" w:rsidR="003E1D86" w:rsidRPr="00CB70E8" w:rsidRDefault="003E1D86" w:rsidP="003E1D86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B70E8">
                          <w:rPr>
                            <w:rFonts w:ascii="標楷體" w:eastAsia="標楷體" w:hAnsi="標楷體"/>
                            <w:sz w:val="20"/>
                            <w:szCs w:val="20"/>
                          </w:rPr>
                          <w:t>Ias39LGD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27" o:spid="_x0000_s1033" type="#_x0000_t32" style="position:absolute;left:10210;top:3276;width:2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" strokecolor="black [3040]">
                  <v:stroke endarrow="block"/>
                </v:shape>
                <v:shape id="直線單箭頭接點 52" o:spid="_x0000_s1034" type="#_x0000_t32" style="position:absolute;left:22860;top:3276;width:2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" strokecolor="black [3040]">
                  <v:stroke endarrow="block"/>
                </v:shape>
              </v:group>
            </w:pict>
          </mc:Fallback>
        </mc:AlternateContent>
      </w:r>
    </w:p>
    <w:p w14:paraId="39182C98" w14:textId="03141483" w:rsidR="00A67BB8" w:rsidRDefault="00A67BB8" w:rsidP="00430E60">
      <w:pPr>
        <w:rPr>
          <w:rFonts w:ascii="標楷體" w:eastAsia="標楷體" w:hAnsi="標楷體"/>
        </w:rPr>
      </w:pPr>
    </w:p>
    <w:p w14:paraId="7DEEA4E5" w14:textId="68403A93" w:rsidR="00490D1D" w:rsidRDefault="00A85771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A2BFB04" wp14:editId="2BCBEB0E">
                <wp:simplePos x="0" y="0"/>
                <wp:positionH relativeFrom="column">
                  <wp:posOffset>3688715</wp:posOffset>
                </wp:positionH>
                <wp:positionV relativeFrom="paragraph">
                  <wp:posOffset>55245</wp:posOffset>
                </wp:positionV>
                <wp:extent cx="685800" cy="716280"/>
                <wp:effectExtent l="0" t="0" r="57150" b="64770"/>
                <wp:wrapNone/>
                <wp:docPr id="107" name="直線單箭頭接點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716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7C2BA" id="直線單箭頭接點 107" o:spid="_x0000_s1026" type="#_x0000_t32" style="position:absolute;margin-left:290.45pt;margin-top:4.35pt;width:54pt;height:56.4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" strokecolor="black [3040]">
                <v:stroke endarrow="block"/>
              </v:shape>
            </w:pict>
          </mc:Fallback>
        </mc:AlternateContent>
      </w:r>
    </w:p>
    <w:p w14:paraId="249D71F2" w14:textId="2A58C31C" w:rsidR="00490D1D" w:rsidRDefault="00490D1D" w:rsidP="00430E60">
      <w:pPr>
        <w:rPr>
          <w:rFonts w:ascii="標楷體" w:eastAsia="標楷體" w:hAnsi="標楷體"/>
        </w:rPr>
      </w:pPr>
    </w:p>
    <w:p w14:paraId="02AC07BF" w14:textId="5A52E258" w:rsidR="00490D1D" w:rsidRDefault="00A85771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6996A1F3" wp14:editId="2FF272FC">
                <wp:simplePos x="0" y="0"/>
                <wp:positionH relativeFrom="column">
                  <wp:posOffset>3947795</wp:posOffset>
                </wp:positionH>
                <wp:positionV relativeFrom="paragraph">
                  <wp:posOffset>47625</wp:posOffset>
                </wp:positionV>
                <wp:extent cx="1455420" cy="3733800"/>
                <wp:effectExtent l="38100" t="0" r="11430" b="95250"/>
                <wp:wrapNone/>
                <wp:docPr id="106" name="群組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5420" cy="3733800"/>
                          <a:chOff x="0" y="0"/>
                          <a:chExt cx="1455420" cy="3733800"/>
                        </a:xfrm>
                      </wpg:grpSpPr>
                      <wps:wsp>
                        <wps:cNvPr id="45" name="流程圖: 磁碟 45"/>
                        <wps:cNvSpPr/>
                        <wps:spPr>
                          <a:xfrm>
                            <a:off x="434340" y="0"/>
                            <a:ext cx="1021080" cy="716280"/>
                          </a:xfrm>
                          <a:prstGeom prst="flowChartMagneticDisk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254508" w14:textId="1B5AAABA" w:rsidR="005F00C7" w:rsidRPr="00CB70E8" w:rsidRDefault="007F7BB9" w:rsidP="005F00C7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B70E8">
                                <w:rPr>
                                  <w:rFonts w:ascii="標楷體" w:eastAsia="標楷體" w:hAnsi="標楷體" w:hint="eastAsia"/>
                                  <w:color w:val="000000"/>
                                  <w:sz w:val="20"/>
                                  <w:szCs w:val="20"/>
                                  <w:lang w:val="x-none"/>
                                </w:rPr>
                                <w:t>連線</w:t>
                              </w:r>
                              <w:r w:rsidR="005F00C7" w:rsidRPr="00CB70E8">
                                <w:rPr>
                                  <w:rFonts w:ascii="標楷體" w:eastAsia="標楷體" w:hAnsi="標楷體" w:hint="eastAsia"/>
                                  <w:color w:val="000000"/>
                                  <w:sz w:val="20"/>
                                  <w:szCs w:val="20"/>
                                  <w:lang w:val="x-none"/>
                                </w:rPr>
                                <w:t>資料庫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接點: 肘形 103"/>
                        <wps:cNvCnPr/>
                        <wps:spPr>
                          <a:xfrm flipH="1">
                            <a:off x="0" y="716280"/>
                            <a:ext cx="937260" cy="1798320"/>
                          </a:xfrm>
                          <a:prstGeom prst="bentConnector3">
                            <a:avLst>
                              <a:gd name="adj1" fmla="val -8594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接點: 肘形 104"/>
                        <wps:cNvCnPr/>
                        <wps:spPr>
                          <a:xfrm flipH="1">
                            <a:off x="22860" y="716280"/>
                            <a:ext cx="1005840" cy="3017520"/>
                          </a:xfrm>
                          <a:prstGeom prst="bentConnector3">
                            <a:avLst>
                              <a:gd name="adj1" fmla="val 1111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96A1F3" id="群組 106" o:spid="_x0000_s1035" style="position:absolute;margin-left:310.85pt;margin-top:3.75pt;width:114.6pt;height:294pt;z-index:251724800" coordsize="14554,37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">
                <v:shape id="流程圖: 磁碟 45" o:spid="_x0000_s1036" type="#_x0000_t132" style="position:absolute;left:4343;width:10211;height:71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" fillcolor="white [3201]" strokecolor="black [3213]" strokeweight=".25pt">
                  <v:textbox>
                    <w:txbxContent>
                      <w:p w14:paraId="5F254508" w14:textId="1B5AAABA" w:rsidR="005F00C7" w:rsidRPr="00CB70E8" w:rsidRDefault="007F7BB9" w:rsidP="005F00C7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B70E8">
                          <w:rPr>
                            <w:rFonts w:ascii="標楷體" w:eastAsia="標楷體" w:hAnsi="標楷體" w:hint="eastAsia"/>
                            <w:color w:val="000000"/>
                            <w:sz w:val="20"/>
                            <w:szCs w:val="20"/>
                            <w:lang w:val="x-none"/>
                          </w:rPr>
                          <w:t>連線</w:t>
                        </w:r>
                        <w:r w:rsidR="005F00C7" w:rsidRPr="00CB70E8">
                          <w:rPr>
                            <w:rFonts w:ascii="標楷體" w:eastAsia="標楷體" w:hAnsi="標楷體" w:hint="eastAsia"/>
                            <w:color w:val="000000"/>
                            <w:sz w:val="20"/>
                            <w:szCs w:val="20"/>
                            <w:lang w:val="x-none"/>
                          </w:rPr>
                          <w:t>資料庫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接點: 肘形 103" o:spid="_x0000_s1037" type="#_x0000_t34" style="position:absolute;top:7162;width:9372;height:1798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" adj="-1856" strokecolor="black [3213]">
                  <v:stroke endarrow="block"/>
                </v:shape>
                <v:shape id="接點: 肘形 104" o:spid="_x0000_s1038" type="#_x0000_t34" style="position:absolute;left:228;top:7162;width:10059;height:3017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" adj="240" strokecolor="black [3213]">
                  <v:stroke endarrow="block"/>
                </v:shape>
              </v:group>
            </w:pict>
          </mc:Fallback>
        </mc:AlternateContent>
      </w:r>
      <w:r w:rsidR="00BF28D2"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19DFF6A9" wp14:editId="0A0FD772">
                <wp:simplePos x="0" y="0"/>
                <wp:positionH relativeFrom="column">
                  <wp:posOffset>144780</wp:posOffset>
                </wp:positionH>
                <wp:positionV relativeFrom="paragraph">
                  <wp:posOffset>53340</wp:posOffset>
                </wp:positionV>
                <wp:extent cx="3535680" cy="662940"/>
                <wp:effectExtent l="0" t="0" r="26670" b="22860"/>
                <wp:wrapNone/>
                <wp:docPr id="57" name="群組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5680" cy="662940"/>
                          <a:chOff x="0" y="0"/>
                          <a:chExt cx="3535680" cy="662940"/>
                        </a:xfrm>
                      </wpg:grpSpPr>
                      <wps:wsp>
                        <wps:cNvPr id="62" name="流程圖: 替代程序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21080" cy="65532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8D832A" w14:textId="77777777" w:rsidR="0087323D" w:rsidRPr="00DD64AB" w:rsidRDefault="0087323D" w:rsidP="0087323D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DD64AB"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L7903</w:t>
                              </w:r>
                            </w:p>
                            <w:p w14:paraId="30489826" w14:textId="1AEDB45F" w:rsidR="0087323D" w:rsidRPr="00891E39" w:rsidRDefault="0087323D" w:rsidP="0087323D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DD64AB">
                                <w:rPr>
                                  <w:rFonts w:ascii="標楷體" w:eastAsia="標楷體" w:hAnsi="標楷體" w:hint="eastAsia"/>
                                  <w:sz w:val="20"/>
                                  <w:szCs w:val="20"/>
                                </w:rPr>
                                <w:t>商品分類資料查詢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流程圖: 替代程序 65"/>
                        <wps:cNvSpPr>
                          <a:spLocks noChangeArrowheads="1"/>
                        </wps:cNvSpPr>
                        <wps:spPr bwMode="auto">
                          <a:xfrm>
                            <a:off x="1249680" y="7620"/>
                            <a:ext cx="1021080" cy="65532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163BA0" w14:textId="77777777" w:rsidR="0087323D" w:rsidRPr="00DD64AB" w:rsidRDefault="0087323D" w:rsidP="0087323D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DD64AB"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L7</w:t>
                              </w:r>
                              <w:r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210</w:t>
                              </w:r>
                            </w:p>
                            <w:p w14:paraId="11FA194F" w14:textId="77777777" w:rsidR="0087323D" w:rsidRPr="00DD64AB" w:rsidRDefault="0087323D" w:rsidP="0087323D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DD64AB">
                                <w:rPr>
                                  <w:rFonts w:ascii="標楷體" w:eastAsia="標楷體" w:hAnsi="標楷體" w:hint="eastAsia"/>
                                  <w:sz w:val="20"/>
                                  <w:szCs w:val="20"/>
                                </w:rPr>
                                <w:t>商品分類資料</w:t>
                              </w:r>
                              <w:r>
                                <w:rPr>
                                  <w:rFonts w:ascii="標楷體" w:eastAsia="標楷體" w:hAnsi="標楷體" w:hint="eastAsia"/>
                                  <w:sz w:val="20"/>
                                  <w:szCs w:val="20"/>
                                </w:rPr>
                                <w:t>維護</w:t>
                              </w:r>
                            </w:p>
                            <w:p w14:paraId="1C174306" w14:textId="13D26916" w:rsidR="0087323D" w:rsidRPr="00891E39" w:rsidRDefault="0087323D" w:rsidP="0087323D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流程圖: 磁碟 66"/>
                        <wps:cNvSpPr/>
                        <wps:spPr>
                          <a:xfrm>
                            <a:off x="2514600" y="60960"/>
                            <a:ext cx="1021080" cy="525780"/>
                          </a:xfrm>
                          <a:prstGeom prst="flowChartMagneticDisk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D49FB4" w14:textId="59985902" w:rsidR="0087323D" w:rsidRPr="00CB70E8" w:rsidRDefault="0087323D" w:rsidP="0087323D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B70E8">
                                <w:rPr>
                                  <w:rFonts w:ascii="標楷體" w:eastAsia="標楷體" w:hAnsi="標楷體"/>
                                  <w:color w:val="000000"/>
                                  <w:sz w:val="20"/>
                                  <w:szCs w:val="20"/>
                                  <w:lang w:val="x-none" w:eastAsia="x-none"/>
                                </w:rPr>
                                <w:t>FacProd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直線單箭頭接點 67"/>
                        <wps:cNvCnPr/>
                        <wps:spPr>
                          <a:xfrm>
                            <a:off x="1021080" y="327660"/>
                            <a:ext cx="228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直線單箭頭接點 68"/>
                        <wps:cNvCnPr/>
                        <wps:spPr>
                          <a:xfrm>
                            <a:off x="2286000" y="327660"/>
                            <a:ext cx="228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DFF6A9" id="群組 57" o:spid="_x0000_s1039" style="position:absolute;margin-left:11.4pt;margin-top:4.2pt;width:278.4pt;height:52.2pt;z-index:251715584" coordsize="35356,6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">
                <v:shape id="流程圖: 替代程序 62" o:spid="_x0000_s1040" type="#_x0000_t176" style="position:absolute;width:10210;height: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">
                  <v:textbox>
                    <w:txbxContent>
                      <w:p w14:paraId="478D832A" w14:textId="77777777" w:rsidR="0087323D" w:rsidRPr="00DD64AB" w:rsidRDefault="0087323D" w:rsidP="0087323D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DD64AB"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L7903</w:t>
                        </w:r>
                      </w:p>
                      <w:p w14:paraId="30489826" w14:textId="1AEDB45F" w:rsidR="0087323D" w:rsidRPr="00891E39" w:rsidRDefault="0087323D" w:rsidP="0087323D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DD64AB">
                          <w:rPr>
                            <w:rFonts w:ascii="標楷體" w:eastAsia="標楷體" w:hAnsi="標楷體" w:hint="eastAsia"/>
                            <w:sz w:val="20"/>
                            <w:szCs w:val="20"/>
                          </w:rPr>
                          <w:t>商品分類資料查詢</w:t>
                        </w:r>
                      </w:p>
                    </w:txbxContent>
                  </v:textbox>
                </v:shape>
                <v:shape id="流程圖: 替代程序 65" o:spid="_x0000_s1041" type="#_x0000_t176" style="position:absolute;left:12496;top:76;width:10211;height: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">
                  <v:textbox>
                    <w:txbxContent>
                      <w:p w14:paraId="0A163BA0" w14:textId="77777777" w:rsidR="0087323D" w:rsidRPr="00DD64AB" w:rsidRDefault="0087323D" w:rsidP="0087323D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DD64AB"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L7</w:t>
                        </w:r>
                        <w:r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210</w:t>
                        </w:r>
                      </w:p>
                      <w:p w14:paraId="11FA194F" w14:textId="77777777" w:rsidR="0087323D" w:rsidRPr="00DD64AB" w:rsidRDefault="0087323D" w:rsidP="0087323D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DD64AB">
                          <w:rPr>
                            <w:rFonts w:ascii="標楷體" w:eastAsia="標楷體" w:hAnsi="標楷體" w:hint="eastAsia"/>
                            <w:sz w:val="20"/>
                            <w:szCs w:val="20"/>
                          </w:rPr>
                          <w:t>商品分類資料</w:t>
                        </w:r>
                        <w:r>
                          <w:rPr>
                            <w:rFonts w:ascii="標楷體" w:eastAsia="標楷體" w:hAnsi="標楷體" w:hint="eastAsia"/>
                            <w:sz w:val="20"/>
                            <w:szCs w:val="20"/>
                          </w:rPr>
                          <w:t>維護</w:t>
                        </w:r>
                      </w:p>
                      <w:p w14:paraId="1C174306" w14:textId="13D26916" w:rsidR="0087323D" w:rsidRPr="00891E39" w:rsidRDefault="0087323D" w:rsidP="0087323D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</w:p>
                    </w:txbxContent>
                  </v:textbox>
                </v:shape>
                <v:shape id="流程圖: 磁碟 66" o:spid="_x0000_s1042" type="#_x0000_t132" style="position:absolute;left:25146;top:609;width:10210;height:5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" fillcolor="white [3201]" strokecolor="black [3213]" strokeweight=".25pt">
                  <v:textbox>
                    <w:txbxContent>
                      <w:p w14:paraId="2CD49FB4" w14:textId="59985902" w:rsidR="0087323D" w:rsidRPr="00CB70E8" w:rsidRDefault="0087323D" w:rsidP="0087323D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B70E8">
                          <w:rPr>
                            <w:rFonts w:ascii="標楷體" w:eastAsia="標楷體" w:hAnsi="標楷體"/>
                            <w:color w:val="000000"/>
                            <w:sz w:val="20"/>
                            <w:szCs w:val="20"/>
                            <w:lang w:val="x-none" w:eastAsia="x-none"/>
                          </w:rPr>
                          <w:t>FacProd</w:t>
                        </w:r>
                      </w:p>
                    </w:txbxContent>
                  </v:textbox>
                </v:shape>
                <v:shape id="直線單箭頭接點 67" o:spid="_x0000_s1043" type="#_x0000_t32" style="position:absolute;left:10210;top:3276;width:2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" strokecolor="black [3040]">
                  <v:stroke endarrow="block"/>
                </v:shape>
                <v:shape id="直線單箭頭接點 68" o:spid="_x0000_s1044" type="#_x0000_t32" style="position:absolute;left:22860;top:3276;width:2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" strokecolor="black [3040]">
                  <v:stroke endarrow="block"/>
                </v:shape>
              </v:group>
            </w:pict>
          </mc:Fallback>
        </mc:AlternateContent>
      </w:r>
    </w:p>
    <w:p w14:paraId="15D5D349" w14:textId="0FE571CB" w:rsidR="00490D1D" w:rsidRDefault="00A85771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04B245A" wp14:editId="5A5CE4A6">
                <wp:simplePos x="0" y="0"/>
                <wp:positionH relativeFrom="column">
                  <wp:posOffset>3681095</wp:posOffset>
                </wp:positionH>
                <wp:positionV relativeFrom="paragraph">
                  <wp:posOffset>154305</wp:posOffset>
                </wp:positionV>
                <wp:extent cx="701040" cy="0"/>
                <wp:effectExtent l="0" t="76200" r="22860" b="95250"/>
                <wp:wrapNone/>
                <wp:docPr id="109" name="直線單箭頭接點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BA7F54" id="直線單箭頭接點 109" o:spid="_x0000_s1026" type="#_x0000_t32" style="position:absolute;margin-left:289.85pt;margin-top:12.15pt;width:55.2pt;height:0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" strokecolor="black [3040]">
                <v:stroke endarrow="block"/>
              </v:shape>
            </w:pict>
          </mc:Fallback>
        </mc:AlternateContent>
      </w:r>
    </w:p>
    <w:p w14:paraId="0A8DC464" w14:textId="0B758C39" w:rsidR="00490D1D" w:rsidRDefault="00A85771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79120B4" wp14:editId="75456778">
                <wp:simplePos x="0" y="0"/>
                <wp:positionH relativeFrom="column">
                  <wp:posOffset>3688715</wp:posOffset>
                </wp:positionH>
                <wp:positionV relativeFrom="paragraph">
                  <wp:posOffset>24765</wp:posOffset>
                </wp:positionV>
                <wp:extent cx="693420" cy="678180"/>
                <wp:effectExtent l="0" t="38100" r="49530" b="26670"/>
                <wp:wrapNone/>
                <wp:docPr id="110" name="直線單箭頭接點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3420" cy="678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E1CB59" id="直線單箭頭接點 110" o:spid="_x0000_s1026" type="#_x0000_t32" style="position:absolute;margin-left:290.45pt;margin-top:1.95pt;width:54.6pt;height:53.4pt;flip: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" strokecolor="black [3040]">
                <v:stroke endarrow="block"/>
              </v:shape>
            </w:pict>
          </mc:Fallback>
        </mc:AlternateContent>
      </w:r>
    </w:p>
    <w:p w14:paraId="098CB647" w14:textId="69CAA60D" w:rsidR="00490D1D" w:rsidRDefault="007803FA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58D964A8" wp14:editId="10CE0FDD">
                <wp:simplePos x="0" y="0"/>
                <wp:positionH relativeFrom="column">
                  <wp:posOffset>152400</wp:posOffset>
                </wp:positionH>
                <wp:positionV relativeFrom="paragraph">
                  <wp:posOffset>144780</wp:posOffset>
                </wp:positionV>
                <wp:extent cx="3535680" cy="662940"/>
                <wp:effectExtent l="0" t="0" r="26670" b="22860"/>
                <wp:wrapNone/>
                <wp:docPr id="69" name="群組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5680" cy="662940"/>
                          <a:chOff x="0" y="0"/>
                          <a:chExt cx="3535680" cy="662940"/>
                        </a:xfrm>
                      </wpg:grpSpPr>
                      <wps:wsp>
                        <wps:cNvPr id="70" name="流程圖: 替代程序 7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21080" cy="65532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4EB283" w14:textId="77777777" w:rsidR="007803FA" w:rsidRDefault="007803FA" w:rsidP="007803F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891E39"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L7</w:t>
                              </w:r>
                              <w:r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904</w:t>
                              </w:r>
                            </w:p>
                            <w:p w14:paraId="017D5159" w14:textId="0A2346C7" w:rsidR="007803FA" w:rsidRPr="00891E39" w:rsidRDefault="007803FA" w:rsidP="007803F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DD64AB">
                                <w:rPr>
                                  <w:rFonts w:ascii="標楷體" w:eastAsia="標楷體" w:hAnsi="標楷體" w:hint="eastAsia"/>
                                  <w:bCs/>
                                  <w:sz w:val="20"/>
                                  <w:szCs w:val="20"/>
                                </w:rPr>
                                <w:t>特殊客觀減損狀況</w:t>
                              </w:r>
                              <w:r w:rsidRPr="00891E39">
                                <w:rPr>
                                  <w:rStyle w:val="a7"/>
                                  <w:rFonts w:ascii="標楷體" w:eastAsia="標楷體" w:hAnsi="標楷體" w:hint="eastAsia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查詢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流程圖: 替代程序 71"/>
                        <wps:cNvSpPr>
                          <a:spLocks noChangeArrowheads="1"/>
                        </wps:cNvSpPr>
                        <wps:spPr bwMode="auto">
                          <a:xfrm>
                            <a:off x="1249680" y="7620"/>
                            <a:ext cx="1021080" cy="65532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6666BB" w14:textId="77777777" w:rsidR="007803FA" w:rsidRDefault="007803FA" w:rsidP="007803F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891E39"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L7</w:t>
                              </w:r>
                              <w:r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204</w:t>
                              </w:r>
                            </w:p>
                            <w:p w14:paraId="2C7FC0D1" w14:textId="77777777" w:rsidR="007803FA" w:rsidRPr="00891E39" w:rsidRDefault="007803FA" w:rsidP="007803F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DD64AB">
                                <w:rPr>
                                  <w:rFonts w:ascii="標楷體" w:eastAsia="標楷體" w:hAnsi="標楷體" w:hint="eastAsia"/>
                                  <w:bCs/>
                                  <w:sz w:val="20"/>
                                  <w:szCs w:val="20"/>
                                </w:rPr>
                                <w:t>特殊客觀減損狀況</w:t>
                              </w:r>
                              <w:r>
                                <w:rPr>
                                  <w:rFonts w:ascii="標楷體" w:eastAsia="標楷體" w:hAnsi="標楷體" w:hint="eastAsia"/>
                                  <w:sz w:val="20"/>
                                  <w:szCs w:val="20"/>
                                </w:rPr>
                                <w:t>維護</w:t>
                              </w:r>
                            </w:p>
                            <w:p w14:paraId="35F24C5F" w14:textId="77777777" w:rsidR="007803FA" w:rsidRPr="007803FA" w:rsidRDefault="007803FA" w:rsidP="007803F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流程圖: 磁碟 72"/>
                        <wps:cNvSpPr/>
                        <wps:spPr>
                          <a:xfrm>
                            <a:off x="2514600" y="60960"/>
                            <a:ext cx="1021080" cy="525780"/>
                          </a:xfrm>
                          <a:prstGeom prst="flowChartMagneticDisk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ECCF37" w14:textId="77777777" w:rsidR="007803FA" w:rsidRPr="00CB70E8" w:rsidRDefault="007803FA" w:rsidP="007803FA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B70E8">
                                <w:rPr>
                                  <w:rFonts w:ascii="標楷體" w:eastAsia="標楷體" w:hAnsi="標楷體"/>
                                  <w:color w:val="000000"/>
                                  <w:sz w:val="20"/>
                                  <w:szCs w:val="20"/>
                                  <w:lang w:val="x-none" w:eastAsia="x-none"/>
                                </w:rPr>
                                <w:t>Ias39Loss</w:t>
                              </w:r>
                            </w:p>
                            <w:p w14:paraId="2B68A95C" w14:textId="43C17686" w:rsidR="007803FA" w:rsidRPr="00CB70E8" w:rsidRDefault="007803FA" w:rsidP="007803FA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直線單箭頭接點 93"/>
                        <wps:cNvCnPr/>
                        <wps:spPr>
                          <a:xfrm>
                            <a:off x="1021080" y="327660"/>
                            <a:ext cx="228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直線單箭頭接點 95"/>
                        <wps:cNvCnPr/>
                        <wps:spPr>
                          <a:xfrm>
                            <a:off x="2286000" y="327660"/>
                            <a:ext cx="228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D964A8" id="群組 69" o:spid="_x0000_s1045" style="position:absolute;margin-left:12pt;margin-top:11.4pt;width:278.4pt;height:52.2pt;z-index:251717632" coordsize="35356,6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">
                <v:shape id="流程圖: 替代程序 70" o:spid="_x0000_s1046" type="#_x0000_t176" style="position:absolute;width:10210;height: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">
                  <v:textbox>
                    <w:txbxContent>
                      <w:p w14:paraId="744EB283" w14:textId="77777777" w:rsidR="007803FA" w:rsidRDefault="007803FA" w:rsidP="007803F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891E39"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L7</w:t>
                        </w:r>
                        <w:r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904</w:t>
                        </w:r>
                      </w:p>
                      <w:p w14:paraId="017D5159" w14:textId="0A2346C7" w:rsidR="007803FA" w:rsidRPr="00891E39" w:rsidRDefault="007803FA" w:rsidP="007803F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DD64AB">
                          <w:rPr>
                            <w:rFonts w:ascii="標楷體" w:eastAsia="標楷體" w:hAnsi="標楷體" w:hint="eastAsia"/>
                            <w:bCs/>
                            <w:sz w:val="20"/>
                            <w:szCs w:val="20"/>
                          </w:rPr>
                          <w:t>特殊客觀減損狀況</w:t>
                        </w:r>
                        <w:r w:rsidRPr="00891E39">
                          <w:rPr>
                            <w:rStyle w:val="a7"/>
                            <w:rFonts w:ascii="標楷體" w:eastAsia="標楷體" w:hAnsi="標楷體" w:hint="eastAsia"/>
                            <w:color w:val="auto"/>
                            <w:sz w:val="20"/>
                            <w:szCs w:val="20"/>
                            <w:u w:val="none"/>
                          </w:rPr>
                          <w:t>查詢</w:t>
                        </w:r>
                      </w:p>
                    </w:txbxContent>
                  </v:textbox>
                </v:shape>
                <v:shape id="流程圖: 替代程序 71" o:spid="_x0000_s1047" type="#_x0000_t176" style="position:absolute;left:12496;top:76;width:10211;height: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">
                  <v:textbox>
                    <w:txbxContent>
                      <w:p w14:paraId="0D6666BB" w14:textId="77777777" w:rsidR="007803FA" w:rsidRDefault="007803FA" w:rsidP="007803F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891E39"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L7</w:t>
                        </w:r>
                        <w:r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204</w:t>
                        </w:r>
                      </w:p>
                      <w:p w14:paraId="2C7FC0D1" w14:textId="77777777" w:rsidR="007803FA" w:rsidRPr="00891E39" w:rsidRDefault="007803FA" w:rsidP="007803F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DD64AB">
                          <w:rPr>
                            <w:rFonts w:ascii="標楷體" w:eastAsia="標楷體" w:hAnsi="標楷體" w:hint="eastAsia"/>
                            <w:bCs/>
                            <w:sz w:val="20"/>
                            <w:szCs w:val="20"/>
                          </w:rPr>
                          <w:t>特殊客觀減損狀況</w:t>
                        </w:r>
                        <w:r>
                          <w:rPr>
                            <w:rFonts w:ascii="標楷體" w:eastAsia="標楷體" w:hAnsi="標楷體" w:hint="eastAsia"/>
                            <w:sz w:val="20"/>
                            <w:szCs w:val="20"/>
                          </w:rPr>
                          <w:t>維護</w:t>
                        </w:r>
                      </w:p>
                      <w:p w14:paraId="35F24C5F" w14:textId="77777777" w:rsidR="007803FA" w:rsidRPr="007803FA" w:rsidRDefault="007803FA" w:rsidP="007803F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</w:p>
                    </w:txbxContent>
                  </v:textbox>
                </v:shape>
                <v:shape id="流程圖: 磁碟 72" o:spid="_x0000_s1048" type="#_x0000_t132" style="position:absolute;left:25146;top:609;width:10210;height:5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" fillcolor="white [3201]" strokecolor="black [3213]" strokeweight=".25pt">
                  <v:textbox>
                    <w:txbxContent>
                      <w:p w14:paraId="6FECCF37" w14:textId="77777777" w:rsidR="007803FA" w:rsidRPr="00CB70E8" w:rsidRDefault="007803FA" w:rsidP="007803FA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B70E8">
                          <w:rPr>
                            <w:rFonts w:ascii="標楷體" w:eastAsia="標楷體" w:hAnsi="標楷體"/>
                            <w:color w:val="000000"/>
                            <w:sz w:val="20"/>
                            <w:szCs w:val="20"/>
                            <w:lang w:val="x-none" w:eastAsia="x-none"/>
                          </w:rPr>
                          <w:t>Ias39Loss</w:t>
                        </w:r>
                      </w:p>
                      <w:p w14:paraId="2B68A95C" w14:textId="43C17686" w:rsidR="007803FA" w:rsidRPr="00CB70E8" w:rsidRDefault="007803FA" w:rsidP="007803FA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直線單箭頭接點 93" o:spid="_x0000_s1049" type="#_x0000_t32" style="position:absolute;left:10210;top:3276;width:2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" strokecolor="black [3040]">
                  <v:stroke endarrow="block"/>
                </v:shape>
                <v:shape id="直線單箭頭接點 95" o:spid="_x0000_s1050" type="#_x0000_t32" style="position:absolute;left:22860;top:3276;width:2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" strokecolor="black [3040]">
                  <v:stroke endarrow="block"/>
                </v:shape>
              </v:group>
            </w:pict>
          </mc:Fallback>
        </mc:AlternateContent>
      </w:r>
    </w:p>
    <w:p w14:paraId="4D0FD54B" w14:textId="68D87409" w:rsidR="00490D1D" w:rsidRDefault="00490D1D" w:rsidP="00430E60">
      <w:pPr>
        <w:rPr>
          <w:rFonts w:ascii="標楷體" w:eastAsia="標楷體" w:hAnsi="標楷體"/>
        </w:rPr>
      </w:pPr>
    </w:p>
    <w:p w14:paraId="413E9C2D" w14:textId="6EF6946A" w:rsidR="00490D1D" w:rsidRDefault="00490D1D" w:rsidP="00430E60">
      <w:pPr>
        <w:rPr>
          <w:rFonts w:ascii="標楷體" w:eastAsia="標楷體" w:hAnsi="標楷體"/>
        </w:rPr>
      </w:pPr>
    </w:p>
    <w:p w14:paraId="130CEF04" w14:textId="179ACC07" w:rsidR="00490D1D" w:rsidRDefault="00490D1D" w:rsidP="00430E60">
      <w:pPr>
        <w:rPr>
          <w:rFonts w:ascii="標楷體" w:eastAsia="標楷體" w:hAnsi="標楷體"/>
        </w:rPr>
      </w:pPr>
    </w:p>
    <w:p w14:paraId="648BB950" w14:textId="5785C035" w:rsidR="00490D1D" w:rsidRDefault="00AE7227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24ECDBA" wp14:editId="5A89C44C">
                <wp:simplePos x="0" y="0"/>
                <wp:positionH relativeFrom="column">
                  <wp:posOffset>206375</wp:posOffset>
                </wp:positionH>
                <wp:positionV relativeFrom="paragraph">
                  <wp:posOffset>70485</wp:posOffset>
                </wp:positionV>
                <wp:extent cx="6217920" cy="53340"/>
                <wp:effectExtent l="0" t="0" r="30480" b="22860"/>
                <wp:wrapNone/>
                <wp:docPr id="46" name="直線接點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17920" cy="53340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028ACF" id="直線接點 46" o:spid="_x0000_s1026" style="position:absolute;flip:y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25pt,5.55pt" to="505.85pt,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" strokecolor="black [3040]">
                <v:stroke dashstyle="dash"/>
              </v:line>
            </w:pict>
          </mc:Fallback>
        </mc:AlternateContent>
      </w:r>
    </w:p>
    <w:p w14:paraId="62936851" w14:textId="412BA16C" w:rsidR="00490D1D" w:rsidRPr="00DB7BDC" w:rsidRDefault="00BF28D2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E77DED" wp14:editId="723C7485">
                <wp:simplePos x="0" y="0"/>
                <wp:positionH relativeFrom="column">
                  <wp:posOffset>15875</wp:posOffset>
                </wp:positionH>
                <wp:positionV relativeFrom="paragraph">
                  <wp:posOffset>47625</wp:posOffset>
                </wp:positionV>
                <wp:extent cx="1630680" cy="281940"/>
                <wp:effectExtent l="0" t="0" r="26670" b="22860"/>
                <wp:wrapNone/>
                <wp:docPr id="48" name="文字方塊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4FE541" w14:textId="40002C2F" w:rsidR="00DB7BDC" w:rsidRPr="00DB7BDC" w:rsidRDefault="00DB7BDC" w:rsidP="00DB7BDC">
                            <w:pPr>
                              <w:spacing w:line="0" w:lineRule="atLeast"/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</w:pPr>
                            <w:r w:rsidRPr="00DB7BDC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日終批次作業（月</w:t>
                            </w:r>
                            <w:r w:rsidR="00950FEA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底日</w:t>
                            </w:r>
                            <w:r w:rsidRPr="00DB7BDC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77DED" id="文字方塊 48" o:spid="_x0000_s1051" type="#_x0000_t202" style="position:absolute;margin-left:1.25pt;margin-top:3.75pt;width:128.4pt;height:22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" fillcolor="white [3201]" strokeweight=".5pt">
                <v:textbox>
                  <w:txbxContent>
                    <w:p w14:paraId="0D4FE541" w14:textId="40002C2F" w:rsidR="00DB7BDC" w:rsidRPr="00DB7BDC" w:rsidRDefault="00DB7BDC" w:rsidP="00DB7BDC">
                      <w:pPr>
                        <w:spacing w:line="0" w:lineRule="atLeast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DB7BDC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日終批次作業（月</w:t>
                      </w:r>
                      <w:r w:rsidR="00950FEA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底日</w:t>
                      </w:r>
                      <w:r w:rsidRPr="00DB7BDC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</w:p>
    <w:p w14:paraId="182B31DE" w14:textId="3690346D" w:rsidR="00490D1D" w:rsidRDefault="00BF28D2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15D6D8CF" wp14:editId="144EF526">
                <wp:simplePos x="0" y="0"/>
                <wp:positionH relativeFrom="column">
                  <wp:posOffset>2842895</wp:posOffset>
                </wp:positionH>
                <wp:positionV relativeFrom="paragraph">
                  <wp:posOffset>123825</wp:posOffset>
                </wp:positionV>
                <wp:extent cx="1104900" cy="1135380"/>
                <wp:effectExtent l="0" t="0" r="19050" b="64770"/>
                <wp:wrapNone/>
                <wp:docPr id="84" name="群組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4900" cy="1135380"/>
                          <a:chOff x="0" y="0"/>
                          <a:chExt cx="1104900" cy="1135380"/>
                        </a:xfrm>
                      </wpg:grpSpPr>
                      <wps:wsp>
                        <wps:cNvPr id="58" name="流程圖: 磁碟 58"/>
                        <wps:cNvSpPr/>
                        <wps:spPr>
                          <a:xfrm>
                            <a:off x="0" y="0"/>
                            <a:ext cx="1104900" cy="716280"/>
                          </a:xfrm>
                          <a:prstGeom prst="flowChartMagneticDisk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66AABD" w14:textId="596E1407" w:rsidR="00E05FF0" w:rsidRPr="00CB70E8" w:rsidRDefault="00E05FF0" w:rsidP="00E05FF0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B70E8">
                                <w:rPr>
                                  <w:rFonts w:ascii="標楷體" w:eastAsia="標楷體" w:hAnsi="標楷體" w:hint="eastAsia"/>
                                  <w:color w:val="000000"/>
                                  <w:sz w:val="20"/>
                                  <w:szCs w:val="20"/>
                                  <w:lang w:val="x-none"/>
                                </w:rPr>
                                <w:t>中介資料檔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直線單箭頭接點 79"/>
                        <wps:cNvCnPr/>
                        <wps:spPr>
                          <a:xfrm>
                            <a:off x="548640" y="716280"/>
                            <a:ext cx="0" cy="4191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D6D8CF" id="群組 84" o:spid="_x0000_s1052" style="position:absolute;margin-left:223.85pt;margin-top:9.75pt;width:87pt;height:89.4pt;z-index:251673600" coordsize="11049,113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">
                <v:shape id="流程圖: 磁碟 58" o:spid="_x0000_s1053" type="#_x0000_t132" style="position:absolute;width:11049;height:71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" fillcolor="white [3201]" strokecolor="black [3213]" strokeweight=".25pt">
                  <v:textbox>
                    <w:txbxContent>
                      <w:p w14:paraId="6366AABD" w14:textId="596E1407" w:rsidR="00E05FF0" w:rsidRPr="00CB70E8" w:rsidRDefault="00E05FF0" w:rsidP="00E05FF0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B70E8">
                          <w:rPr>
                            <w:rFonts w:ascii="標楷體" w:eastAsia="標楷體" w:hAnsi="標楷體" w:hint="eastAsia"/>
                            <w:color w:val="000000"/>
                            <w:sz w:val="20"/>
                            <w:szCs w:val="20"/>
                            <w:lang w:val="x-none"/>
                          </w:rPr>
                          <w:t>中介資料檔</w:t>
                        </w:r>
                      </w:p>
                    </w:txbxContent>
                  </v:textbox>
                </v:shape>
                <v:shape id="直線單箭頭接點 79" o:spid="_x0000_s1054" type="#_x0000_t32" style="position:absolute;left:5486;top:7162;width:0;height:41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" strokecolor="black [3040]">
                  <v:stroke endarrow="block"/>
                </v:shape>
              </v:group>
            </w:pict>
          </mc:Fallback>
        </mc:AlternateContent>
      </w:r>
    </w:p>
    <w:p w14:paraId="005D153E" w14:textId="133D6D21" w:rsidR="00490D1D" w:rsidRDefault="00E05FF0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5D2A72" wp14:editId="341F7CC3">
                <wp:simplePos x="0" y="0"/>
                <wp:positionH relativeFrom="column">
                  <wp:posOffset>617855</wp:posOffset>
                </wp:positionH>
                <wp:positionV relativeFrom="paragraph">
                  <wp:posOffset>47625</wp:posOffset>
                </wp:positionV>
                <wp:extent cx="2110740" cy="502920"/>
                <wp:effectExtent l="0" t="0" r="3810" b="0"/>
                <wp:wrapNone/>
                <wp:docPr id="59" name="文字方塊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074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44D29E" w14:textId="3CF8E80E" w:rsidR="00E05FF0" w:rsidRDefault="000F0B39" w:rsidP="00E05FF0">
                            <w:pPr>
                              <w:spacing w:line="0" w:lineRule="atLeast"/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</w:pPr>
                            <w:r w:rsidRPr="000F0B39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IFRS9撥款資料檔</w:t>
                            </w:r>
                            <w:r w:rsidRPr="000F0B39"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Ifrs9LoanData</w:t>
                            </w:r>
                          </w:p>
                          <w:p w14:paraId="39AD2B46" w14:textId="621B4B85" w:rsidR="000F0B39" w:rsidRPr="00DB7BDC" w:rsidRDefault="000F0B39" w:rsidP="00E05FF0">
                            <w:pPr>
                              <w:spacing w:line="0" w:lineRule="atLeast"/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</w:pPr>
                            <w:r w:rsidRPr="000F0B39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IFRS9額度資料檔</w:t>
                            </w:r>
                            <w:r w:rsidRPr="000F0B39"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Ifrs9FacData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D2A72" id="文字方塊 59" o:spid="_x0000_s1055" type="#_x0000_t202" style="position:absolute;margin-left:48.65pt;margin-top:3.75pt;width:166.2pt;height:39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" fillcolor="white [3201]" stroked="f" strokeweight=".5pt">
                <v:textbox>
                  <w:txbxContent>
                    <w:p w14:paraId="5C44D29E" w14:textId="3CF8E80E" w:rsidR="00E05FF0" w:rsidRDefault="000F0B39" w:rsidP="00E05FF0">
                      <w:pPr>
                        <w:spacing w:line="0" w:lineRule="atLeast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0F0B39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IFRS9撥款資料檔</w:t>
                      </w:r>
                      <w:r w:rsidRPr="000F0B39"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Ifrs9LoanData</w:t>
                      </w:r>
                    </w:p>
                    <w:p w14:paraId="39AD2B46" w14:textId="621B4B85" w:rsidR="000F0B39" w:rsidRPr="00DB7BDC" w:rsidRDefault="000F0B39" w:rsidP="00E05FF0">
                      <w:pPr>
                        <w:spacing w:line="0" w:lineRule="atLeast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0F0B39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IFRS9額度資料檔</w:t>
                      </w:r>
                      <w:r w:rsidRPr="000F0B39"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Ifrs9FacData</w:t>
                      </w:r>
                    </w:p>
                  </w:txbxContent>
                </v:textbox>
              </v:shape>
            </w:pict>
          </mc:Fallback>
        </mc:AlternateContent>
      </w:r>
    </w:p>
    <w:p w14:paraId="39D25F6E" w14:textId="5AA92703" w:rsidR="00490D1D" w:rsidRDefault="00490D1D" w:rsidP="00430E60">
      <w:pPr>
        <w:rPr>
          <w:rFonts w:ascii="標楷體" w:eastAsia="標楷體" w:hAnsi="標楷體"/>
        </w:rPr>
      </w:pPr>
    </w:p>
    <w:p w14:paraId="2E1834E7" w14:textId="03CD0FC4" w:rsidR="00891E39" w:rsidRDefault="00891E39" w:rsidP="00430E60">
      <w:pPr>
        <w:rPr>
          <w:rFonts w:ascii="標楷體" w:eastAsia="標楷體" w:hAnsi="標楷體"/>
        </w:rPr>
      </w:pPr>
    </w:p>
    <w:p w14:paraId="6EA81DE3" w14:textId="419C316A" w:rsidR="00891E39" w:rsidRDefault="00292B51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3F0F74F" wp14:editId="37020308">
                <wp:simplePos x="0" y="0"/>
                <wp:positionH relativeFrom="column">
                  <wp:posOffset>617855</wp:posOffset>
                </wp:positionH>
                <wp:positionV relativeFrom="paragraph">
                  <wp:posOffset>70485</wp:posOffset>
                </wp:positionV>
                <wp:extent cx="2110740" cy="1409700"/>
                <wp:effectExtent l="0" t="0" r="3810" b="0"/>
                <wp:wrapNone/>
                <wp:docPr id="85" name="文字方塊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0740" cy="1409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0C9946" w14:textId="7C8BE0D5" w:rsidR="00292B51" w:rsidRPr="00705A38" w:rsidRDefault="00292B51" w:rsidP="00292B51">
                            <w:pPr>
                              <w:spacing w:line="0" w:lineRule="atLeast"/>
                              <w:rPr>
                                <w:rFonts w:ascii="標楷體" w:eastAsia="標楷體" w:hAnsi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Ias34Ap</w:t>
                            </w:r>
                            <w:r>
                              <w:rPr>
                                <w:rFonts w:ascii="標楷體" w:eastAsia="標楷體" w:hAnsi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Ias34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標楷體" w:eastAsia="標楷體" w:hAnsi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Ias34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標楷體" w:eastAsia="標楷體" w:hAnsi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</w:p>
                          <w:p w14:paraId="1D3D4776" w14:textId="7D9FF606" w:rsidR="00292B51" w:rsidRDefault="00292B51" w:rsidP="00292B51">
                            <w:pPr>
                              <w:spacing w:line="0" w:lineRule="atLeast"/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Ias34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D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標楷體" w:eastAsia="標楷體" w:hAnsi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Ias34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E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標楷體" w:eastAsia="標楷體" w:hAnsi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Ias34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</w:p>
                          <w:p w14:paraId="646312D2" w14:textId="1A9DE78F" w:rsidR="00292B51" w:rsidRPr="00705A38" w:rsidRDefault="00292B51" w:rsidP="00292B51">
                            <w:pPr>
                              <w:spacing w:line="0" w:lineRule="atLeast"/>
                              <w:rPr>
                                <w:rFonts w:ascii="標楷體" w:eastAsia="標楷體" w:hAnsi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LoanIfrsAp</w:t>
                            </w:r>
                            <w:r w:rsidRPr="00292B51"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LoanIfrs</w:t>
                            </w:r>
                            <w:r w:rsidRPr="00705A38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 w:rsidRPr="00292B51">
                              <w:rPr>
                                <w:rFonts w:ascii="標楷體" w:eastAsia="標楷體" w:hAnsi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</w:p>
                          <w:p w14:paraId="0EBDEBBA" w14:textId="5CDC2E2D" w:rsidR="00292B51" w:rsidRPr="00292B51" w:rsidRDefault="00292B51" w:rsidP="00292B51">
                            <w:pPr>
                              <w:spacing w:line="0" w:lineRule="atLeast"/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</w:pP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LoanIfrs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 w:rsidRPr="00292B51"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LoanIfrs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D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 w:rsidRPr="00292B51">
                              <w:rPr>
                                <w:rFonts w:ascii="標楷體" w:eastAsia="標楷體" w:hAnsi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</w:p>
                          <w:p w14:paraId="11FA9DF3" w14:textId="66BB279B" w:rsidR="00292B51" w:rsidRPr="00292B51" w:rsidRDefault="00292B51" w:rsidP="00292B51">
                            <w:pPr>
                              <w:spacing w:line="0" w:lineRule="atLeast"/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</w:pP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LoanIfrs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F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 w:rsidRPr="00292B51"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LoanIfrs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 w:rsidRPr="00292B51">
                              <w:rPr>
                                <w:rFonts w:ascii="標楷體" w:eastAsia="標楷體" w:hAnsi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</w:p>
                          <w:p w14:paraId="4AFD8E12" w14:textId="34CC7D6D" w:rsidR="00292B51" w:rsidRPr="00292B51" w:rsidRDefault="00292B51" w:rsidP="00292B51">
                            <w:pPr>
                              <w:spacing w:line="0" w:lineRule="atLeast"/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</w:pP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LoanIfrs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 w:rsidRPr="00292B51"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LoanIfrs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 w:rsidRPr="00292B51">
                              <w:rPr>
                                <w:rFonts w:ascii="標楷體" w:eastAsia="標楷體" w:hAnsi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</w:p>
                          <w:p w14:paraId="36C925E7" w14:textId="545A6D4E" w:rsidR="00292B51" w:rsidRPr="00292B51" w:rsidRDefault="00292B51" w:rsidP="00292B51">
                            <w:pPr>
                              <w:spacing w:line="0" w:lineRule="atLeast"/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</w:pP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LoanIfrs</w:t>
                            </w:r>
                            <w:r w:rsidR="00277D5A"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0F74F" id="文字方塊 85" o:spid="_x0000_s1056" type="#_x0000_t202" style="position:absolute;margin-left:48.65pt;margin-top:5.55pt;width:166.2pt;height:11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" fillcolor="white [3201]" stroked="f" strokeweight=".5pt">
                <v:textbox>
                  <w:txbxContent>
                    <w:p w14:paraId="290C9946" w14:textId="7C8BE0D5" w:rsidR="00292B51" w:rsidRPr="00705A38" w:rsidRDefault="00292B51" w:rsidP="00292B51">
                      <w:pPr>
                        <w:spacing w:line="0" w:lineRule="atLeast"/>
                        <w:rPr>
                          <w:rFonts w:ascii="標楷體" w:eastAsia="標楷體" w:hAnsi="標楷體" w:cs="標楷體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Ias34Ap</w:t>
                      </w:r>
                      <w:r>
                        <w:rPr>
                          <w:rFonts w:ascii="標楷體" w:eastAsia="標楷體" w:hAnsi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Ias34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B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標楷體" w:eastAsia="標楷體" w:hAnsi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Ias34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C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標楷體" w:eastAsia="標楷體" w:hAnsi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</w:p>
                    <w:p w14:paraId="1D3D4776" w14:textId="7D9FF606" w:rsidR="00292B51" w:rsidRDefault="00292B51" w:rsidP="00292B51">
                      <w:pPr>
                        <w:spacing w:line="0" w:lineRule="atLeast"/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Ias34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D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標楷體" w:eastAsia="標楷體" w:hAnsi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Ias34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E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標楷體" w:eastAsia="標楷體" w:hAnsi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Ias34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G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</w:p>
                    <w:p w14:paraId="646312D2" w14:textId="1A9DE78F" w:rsidR="00292B51" w:rsidRPr="00705A38" w:rsidRDefault="00292B51" w:rsidP="00292B51">
                      <w:pPr>
                        <w:spacing w:line="0" w:lineRule="atLeast"/>
                        <w:rPr>
                          <w:rFonts w:ascii="標楷體" w:eastAsia="標楷體" w:hAnsi="標楷體" w:cs="標楷體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LoanIfrsAp</w:t>
                      </w:r>
                      <w:r w:rsidRPr="00292B51"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LoanIfrs</w:t>
                      </w:r>
                      <w:r w:rsidRPr="00705A38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B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  <w:r w:rsidRPr="00292B51">
                        <w:rPr>
                          <w:rFonts w:ascii="標楷體" w:eastAsia="標楷體" w:hAnsi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</w:p>
                    <w:p w14:paraId="0EBDEBBA" w14:textId="5CDC2E2D" w:rsidR="00292B51" w:rsidRPr="00292B51" w:rsidRDefault="00292B51" w:rsidP="00292B51">
                      <w:pPr>
                        <w:spacing w:line="0" w:lineRule="atLeast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LoanIfrs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C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  <w:r w:rsidRPr="00292B51"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LoanIfrs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D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  <w:r w:rsidRPr="00292B51">
                        <w:rPr>
                          <w:rFonts w:ascii="標楷體" w:eastAsia="標楷體" w:hAnsi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</w:p>
                    <w:p w14:paraId="11FA9DF3" w14:textId="66BB279B" w:rsidR="00292B51" w:rsidRPr="00292B51" w:rsidRDefault="00292B51" w:rsidP="00292B51">
                      <w:pPr>
                        <w:spacing w:line="0" w:lineRule="atLeast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LoanIfrs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F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  <w:r w:rsidRPr="00292B51"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LoanIfrs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G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  <w:r w:rsidRPr="00292B51">
                        <w:rPr>
                          <w:rFonts w:ascii="標楷體" w:eastAsia="標楷體" w:hAnsi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</w:p>
                    <w:p w14:paraId="4AFD8E12" w14:textId="34CC7D6D" w:rsidR="00292B51" w:rsidRPr="00292B51" w:rsidRDefault="00292B51" w:rsidP="00292B51">
                      <w:pPr>
                        <w:spacing w:line="0" w:lineRule="atLeast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LoanIfrs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H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  <w:r w:rsidRPr="00292B51"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LoanIfrs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I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  <w:r w:rsidRPr="00292B51">
                        <w:rPr>
                          <w:rFonts w:ascii="標楷體" w:eastAsia="標楷體" w:hAnsi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</w:p>
                    <w:p w14:paraId="36C925E7" w14:textId="545A6D4E" w:rsidR="00292B51" w:rsidRPr="00292B51" w:rsidRDefault="00292B51" w:rsidP="00292B51">
                      <w:pPr>
                        <w:spacing w:line="0" w:lineRule="atLeast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LoanIfrs</w:t>
                      </w:r>
                      <w:r w:rsidR="00277D5A"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</w:rPr>
                        <w:t>J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</w:p>
    <w:p w14:paraId="07217D06" w14:textId="05FC7835" w:rsidR="00891E39" w:rsidRDefault="00CB70E8" w:rsidP="00430E60">
      <w:pPr>
        <w:rPr>
          <w:rFonts w:ascii="標楷體" w:eastAsia="標楷體" w:hAnsi="標楷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2A3546" wp14:editId="633B1A9A">
                <wp:simplePos x="0" y="0"/>
                <wp:positionH relativeFrom="column">
                  <wp:posOffset>2842895</wp:posOffset>
                </wp:positionH>
                <wp:positionV relativeFrom="paragraph">
                  <wp:posOffset>116205</wp:posOffset>
                </wp:positionV>
                <wp:extent cx="1127760" cy="906780"/>
                <wp:effectExtent l="0" t="0" r="15240" b="26670"/>
                <wp:wrapNone/>
                <wp:docPr id="78" name="流程圖: 磁碟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906780"/>
                        </a:xfrm>
                        <a:prstGeom prst="flowChartMagneticDisk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A44D4" w14:textId="01B0067B" w:rsidR="00CB70E8" w:rsidRPr="00CB70E8" w:rsidRDefault="00CB70E8" w:rsidP="00CB70E8">
                            <w:pPr>
                              <w:autoSpaceDE w:val="0"/>
                              <w:autoSpaceDN w:val="0"/>
                              <w:adjustRightInd w:val="0"/>
                              <w:spacing w:line="0" w:lineRule="atLeast"/>
                              <w:jc w:val="center"/>
                              <w:rPr>
                                <w:rFonts w:eastAsia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B70E8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34</w:t>
                            </w:r>
                            <w:r w:rsidRPr="00CB70E8"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號公報</w:t>
                            </w:r>
                            <w:r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/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IFRS9</w:t>
                            </w:r>
                          </w:p>
                          <w:p w14:paraId="68D5DB93" w14:textId="70824AB3" w:rsidR="00CB70E8" w:rsidRPr="00CB70E8" w:rsidRDefault="00CB70E8" w:rsidP="00CB70E8">
                            <w:pPr>
                              <w:spacing w:line="0" w:lineRule="atLeast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B70E8"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欄位清單檔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A3546" id="流程圖: 磁碟 78" o:spid="_x0000_s1057" type="#_x0000_t132" style="position:absolute;margin-left:223.85pt;margin-top:9.15pt;width:88.8pt;height:71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" fillcolor="white [3201]" strokecolor="black [3213]" strokeweight=".25pt">
                <v:textbox>
                  <w:txbxContent>
                    <w:p w14:paraId="665A44D4" w14:textId="01B0067B" w:rsidR="00CB70E8" w:rsidRPr="00CB70E8" w:rsidRDefault="00CB70E8" w:rsidP="00CB70E8">
                      <w:pPr>
                        <w:autoSpaceDE w:val="0"/>
                        <w:autoSpaceDN w:val="0"/>
                        <w:adjustRightInd w:val="0"/>
                        <w:spacing w:line="0" w:lineRule="atLeast"/>
                        <w:jc w:val="center"/>
                        <w:rPr>
                          <w:rFonts w:eastAsia="標楷體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B70E8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34</w:t>
                      </w:r>
                      <w:r w:rsidRPr="00CB70E8"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號公報</w:t>
                      </w:r>
                      <w:r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/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IFRS9</w:t>
                      </w:r>
                    </w:p>
                    <w:p w14:paraId="68D5DB93" w14:textId="70824AB3" w:rsidR="00CB70E8" w:rsidRPr="00CB70E8" w:rsidRDefault="00CB70E8" w:rsidP="00CB70E8">
                      <w:pPr>
                        <w:spacing w:line="0" w:lineRule="atLeast"/>
                        <w:jc w:val="center"/>
                        <w:rPr>
                          <w:sz w:val="20"/>
                          <w:szCs w:val="20"/>
                        </w:rPr>
                      </w:pPr>
                      <w:r w:rsidRPr="00CB70E8"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欄位清單檔</w:t>
                      </w:r>
                    </w:p>
                  </w:txbxContent>
                </v:textbox>
              </v:shape>
            </w:pict>
          </mc:Fallback>
        </mc:AlternateContent>
      </w:r>
    </w:p>
    <w:p w14:paraId="22676CB5" w14:textId="509A9E0A" w:rsidR="00891E39" w:rsidRDefault="00891E39" w:rsidP="00430E60">
      <w:pPr>
        <w:rPr>
          <w:rFonts w:ascii="標楷體" w:eastAsia="標楷體" w:hAnsi="標楷體"/>
        </w:rPr>
      </w:pPr>
    </w:p>
    <w:p w14:paraId="65EDA47B" w14:textId="2652A92A" w:rsidR="00891E39" w:rsidRDefault="00891E39" w:rsidP="00430E60">
      <w:pPr>
        <w:rPr>
          <w:rFonts w:ascii="標楷體" w:eastAsia="標楷體" w:hAnsi="標楷體"/>
        </w:rPr>
      </w:pPr>
    </w:p>
    <w:p w14:paraId="7716C863" w14:textId="043EE68A" w:rsidR="00891E39" w:rsidRDefault="00891E39" w:rsidP="00430E60">
      <w:pPr>
        <w:rPr>
          <w:rFonts w:ascii="標楷體" w:eastAsia="標楷體" w:hAnsi="標楷體"/>
        </w:rPr>
      </w:pPr>
    </w:p>
    <w:p w14:paraId="0D5D0AF6" w14:textId="5383722E" w:rsidR="00891E39" w:rsidRDefault="00BF28D2" w:rsidP="00430E60">
      <w:pPr>
        <w:rPr>
          <w:rFonts w:ascii="標楷體" w:eastAsia="標楷體" w:hAnsi="標楷體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1FB73548" wp14:editId="6D7877D5">
                <wp:simplePos x="0" y="0"/>
                <wp:positionH relativeFrom="column">
                  <wp:posOffset>2073275</wp:posOffset>
                </wp:positionH>
                <wp:positionV relativeFrom="paragraph">
                  <wp:posOffset>108585</wp:posOffset>
                </wp:positionV>
                <wp:extent cx="1318260" cy="1310640"/>
                <wp:effectExtent l="0" t="0" r="34290" b="22860"/>
                <wp:wrapNone/>
                <wp:docPr id="94" name="群組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8260" cy="1310640"/>
                          <a:chOff x="0" y="0"/>
                          <a:chExt cx="1318260" cy="1310640"/>
                        </a:xfrm>
                      </wpg:grpSpPr>
                      <wps:wsp>
                        <wps:cNvPr id="88" name="流程圖: 替代程序 88"/>
                        <wps:cNvSpPr>
                          <a:spLocks noChangeArrowheads="1"/>
                        </wps:cNvSpPr>
                        <wps:spPr bwMode="auto">
                          <a:xfrm>
                            <a:off x="0" y="655320"/>
                            <a:ext cx="1021080" cy="65532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299F01" w14:textId="322D1A9F" w:rsidR="00035DBB" w:rsidRDefault="00035DBB" w:rsidP="00035DBB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891E39"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L7</w:t>
                              </w:r>
                              <w:r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901</w:t>
                              </w:r>
                            </w:p>
                            <w:p w14:paraId="702130CB" w14:textId="77777777" w:rsidR="00E475CA" w:rsidRDefault="00E475CA" w:rsidP="00035DBB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E475CA">
                                <w:rPr>
                                  <w:rStyle w:val="a7"/>
                                  <w:rFonts w:ascii="標楷體" w:eastAsia="標楷體" w:hAnsi="標楷體" w:hint="eastAsia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３４號公報</w:t>
                              </w:r>
                            </w:p>
                            <w:p w14:paraId="16658D7D" w14:textId="7C4B4EF6" w:rsidR="00035DBB" w:rsidRPr="00E475CA" w:rsidRDefault="00E475CA" w:rsidP="00035DBB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E475CA">
                                <w:rPr>
                                  <w:rStyle w:val="a7"/>
                                  <w:rFonts w:ascii="標楷體" w:eastAsia="標楷體" w:hAnsi="標楷體" w:hint="eastAsia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欄位清單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直線單箭頭接點 91"/>
                        <wps:cNvCnPr/>
                        <wps:spPr>
                          <a:xfrm flipH="1">
                            <a:off x="571500" y="0"/>
                            <a:ext cx="746760" cy="6629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B73548" id="群組 94" o:spid="_x0000_s1058" style="position:absolute;margin-left:163.25pt;margin-top:8.55pt;width:103.8pt;height:103.2pt;z-index:251699200" coordsize="13182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">
                <v:shape id="流程圖: 替代程序 88" o:spid="_x0000_s1059" type="#_x0000_t176" style="position:absolute;top:6553;width:10210;height: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">
                  <v:textbox>
                    <w:txbxContent>
                      <w:p w14:paraId="55299F01" w14:textId="322D1A9F" w:rsidR="00035DBB" w:rsidRDefault="00035DBB" w:rsidP="00035DBB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891E39"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L7</w:t>
                        </w:r>
                        <w:r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901</w:t>
                        </w:r>
                      </w:p>
                      <w:p w14:paraId="702130CB" w14:textId="77777777" w:rsidR="00E475CA" w:rsidRDefault="00E475CA" w:rsidP="00035DBB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E475CA">
                          <w:rPr>
                            <w:rStyle w:val="a7"/>
                            <w:rFonts w:ascii="標楷體" w:eastAsia="標楷體" w:hAnsi="標楷體" w:hint="eastAsia"/>
                            <w:color w:val="auto"/>
                            <w:sz w:val="20"/>
                            <w:szCs w:val="20"/>
                            <w:u w:val="none"/>
                          </w:rPr>
                          <w:t>３４號公報</w:t>
                        </w:r>
                      </w:p>
                      <w:p w14:paraId="16658D7D" w14:textId="7C4B4EF6" w:rsidR="00035DBB" w:rsidRPr="00E475CA" w:rsidRDefault="00E475CA" w:rsidP="00035DBB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E475CA">
                          <w:rPr>
                            <w:rStyle w:val="a7"/>
                            <w:rFonts w:ascii="標楷體" w:eastAsia="標楷體" w:hAnsi="標楷體" w:hint="eastAsia"/>
                            <w:color w:val="auto"/>
                            <w:sz w:val="20"/>
                            <w:szCs w:val="20"/>
                            <w:u w:val="none"/>
                          </w:rPr>
                          <w:t>欄位清單</w:t>
                        </w:r>
                      </w:p>
                    </w:txbxContent>
                  </v:textbox>
                </v:shape>
                <v:shape id="直線單箭頭接點 91" o:spid="_x0000_s1060" type="#_x0000_t32" style="position:absolute;left:5715;width:7467;height:66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" strokecolor="black [3040]">
                  <v:stroke endarrow="block"/>
                </v:shape>
              </v:group>
            </w:pict>
          </mc:Fallback>
        </mc:AlternateContent>
      </w:r>
      <w:r w:rsidR="000A044B"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2787A5CD" wp14:editId="419A2A2E">
                <wp:simplePos x="0" y="0"/>
                <wp:positionH relativeFrom="column">
                  <wp:posOffset>3582035</wp:posOffset>
                </wp:positionH>
                <wp:positionV relativeFrom="paragraph">
                  <wp:posOffset>100965</wp:posOffset>
                </wp:positionV>
                <wp:extent cx="1303020" cy="1318260"/>
                <wp:effectExtent l="0" t="0" r="11430" b="15240"/>
                <wp:wrapNone/>
                <wp:docPr id="98" name="群組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3020" cy="1318260"/>
                          <a:chOff x="0" y="0"/>
                          <a:chExt cx="1303020" cy="1318260"/>
                        </a:xfrm>
                      </wpg:grpSpPr>
                      <wps:wsp>
                        <wps:cNvPr id="89" name="流程圖: 替代程序 89"/>
                        <wps:cNvSpPr>
                          <a:spLocks noChangeArrowheads="1"/>
                        </wps:cNvSpPr>
                        <wps:spPr bwMode="auto">
                          <a:xfrm>
                            <a:off x="281940" y="662940"/>
                            <a:ext cx="1021080" cy="65532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864DCF" w14:textId="41471889" w:rsidR="00035DBB" w:rsidRDefault="00035DBB" w:rsidP="00035DBB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891E39"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L7</w:t>
                              </w:r>
                              <w:r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902</w:t>
                              </w:r>
                            </w:p>
                            <w:p w14:paraId="7234D866" w14:textId="77777777" w:rsidR="00E475CA" w:rsidRDefault="00E475CA" w:rsidP="00E475C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>
                                <w:rPr>
                                  <w:rStyle w:val="a7"/>
                                  <w:rFonts w:ascii="標楷體" w:eastAsia="標楷體" w:hAnsi="標楷體" w:hint="eastAsia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ＩＦＲＳ９</w:t>
                              </w:r>
                            </w:p>
                            <w:p w14:paraId="6234C54F" w14:textId="08424A9B" w:rsidR="00E475CA" w:rsidRPr="00E475CA" w:rsidRDefault="00E475CA" w:rsidP="00E475C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E475CA">
                                <w:rPr>
                                  <w:rStyle w:val="a7"/>
                                  <w:rFonts w:ascii="標楷體" w:eastAsia="標楷體" w:hAnsi="標楷體" w:hint="eastAsia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欄位清單</w:t>
                              </w:r>
                            </w:p>
                            <w:p w14:paraId="53F9F09E" w14:textId="225CEE75" w:rsidR="00035DBB" w:rsidRPr="00891E39" w:rsidRDefault="00035DBB" w:rsidP="00E475C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直線單箭頭接點 90"/>
                        <wps:cNvCnPr/>
                        <wps:spPr>
                          <a:xfrm>
                            <a:off x="0" y="0"/>
                            <a:ext cx="784860" cy="6705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87A5CD" id="群組 98" o:spid="_x0000_s1061" style="position:absolute;margin-left:282.05pt;margin-top:7.95pt;width:102.6pt;height:103.8pt;z-index:251696128" coordsize="13030,13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">
                <v:shape id="流程圖: 替代程序 89" o:spid="_x0000_s1062" type="#_x0000_t176" style="position:absolute;left:2819;top:6629;width:10211;height: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">
                  <v:textbox>
                    <w:txbxContent>
                      <w:p w14:paraId="1F864DCF" w14:textId="41471889" w:rsidR="00035DBB" w:rsidRDefault="00035DBB" w:rsidP="00035DBB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891E39"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L7</w:t>
                        </w:r>
                        <w:r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902</w:t>
                        </w:r>
                      </w:p>
                      <w:p w14:paraId="7234D866" w14:textId="77777777" w:rsidR="00E475CA" w:rsidRDefault="00E475CA" w:rsidP="00E475C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>
                          <w:rPr>
                            <w:rStyle w:val="a7"/>
                            <w:rFonts w:ascii="標楷體" w:eastAsia="標楷體" w:hAnsi="標楷體" w:hint="eastAsia"/>
                            <w:color w:val="auto"/>
                            <w:sz w:val="20"/>
                            <w:szCs w:val="20"/>
                            <w:u w:val="none"/>
                          </w:rPr>
                          <w:t>ＩＦＲＳ９</w:t>
                        </w:r>
                      </w:p>
                      <w:p w14:paraId="6234C54F" w14:textId="08424A9B" w:rsidR="00E475CA" w:rsidRPr="00E475CA" w:rsidRDefault="00E475CA" w:rsidP="00E475C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E475CA">
                          <w:rPr>
                            <w:rStyle w:val="a7"/>
                            <w:rFonts w:ascii="標楷體" w:eastAsia="標楷體" w:hAnsi="標楷體" w:hint="eastAsia"/>
                            <w:color w:val="auto"/>
                            <w:sz w:val="20"/>
                            <w:szCs w:val="20"/>
                            <w:u w:val="none"/>
                          </w:rPr>
                          <w:t>欄位清單</w:t>
                        </w:r>
                      </w:p>
                      <w:p w14:paraId="53F9F09E" w14:textId="225CEE75" w:rsidR="00035DBB" w:rsidRPr="00891E39" w:rsidRDefault="00035DBB" w:rsidP="00E475C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</w:p>
                    </w:txbxContent>
                  </v:textbox>
                </v:shape>
                <v:shape id="直線單箭頭接點 90" o:spid="_x0000_s1063" type="#_x0000_t32" style="position:absolute;width:7848;height:67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" strokecolor="black [3040]">
                  <v:stroke endarrow="block"/>
                </v:shape>
              </v:group>
            </w:pict>
          </mc:Fallback>
        </mc:AlternateContent>
      </w:r>
      <w:r w:rsidR="00763CF3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8DE8A9" wp14:editId="5250EDAB">
                <wp:simplePos x="0" y="0"/>
                <wp:positionH relativeFrom="column">
                  <wp:posOffset>205740</wp:posOffset>
                </wp:positionH>
                <wp:positionV relativeFrom="paragraph">
                  <wp:posOffset>220980</wp:posOffset>
                </wp:positionV>
                <wp:extent cx="6217920" cy="53340"/>
                <wp:effectExtent l="0" t="0" r="30480" b="22860"/>
                <wp:wrapNone/>
                <wp:docPr id="86" name="直線接點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17920" cy="53340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23F46B" id="直線接點 86" o:spid="_x0000_s1026" style="position:absolute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2pt,17.4pt" to="505.8pt,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" strokecolor="black [3040]">
                <v:stroke dashstyle="dash"/>
              </v:line>
            </w:pict>
          </mc:Fallback>
        </mc:AlternateContent>
      </w:r>
    </w:p>
    <w:p w14:paraId="25628316" w14:textId="1993EB5B" w:rsidR="00891E39" w:rsidRDefault="005458EC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779BD80" wp14:editId="05BA937D">
                <wp:simplePos x="0" y="0"/>
                <wp:positionH relativeFrom="column">
                  <wp:posOffset>-52705</wp:posOffset>
                </wp:positionH>
                <wp:positionV relativeFrom="paragraph">
                  <wp:posOffset>108585</wp:posOffset>
                </wp:positionV>
                <wp:extent cx="3192780" cy="281940"/>
                <wp:effectExtent l="0" t="0" r="26670" b="22860"/>
                <wp:wrapNone/>
                <wp:docPr id="87" name="文字方塊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278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A826B5" w14:textId="14A00DE3" w:rsidR="005458EC" w:rsidRPr="005458EC" w:rsidRDefault="00431E9A" w:rsidP="005458EC">
                            <w:pPr>
                              <w:spacing w:line="0" w:lineRule="atLeast"/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</w:pPr>
                            <w:r w:rsidRPr="00CB70E8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34</w:t>
                            </w:r>
                            <w:r w:rsidRPr="00CB70E8"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號公報</w:t>
                            </w:r>
                            <w:r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/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IFRS</w:t>
                            </w:r>
                            <w:r w:rsidR="005458EC" w:rsidRPr="005458EC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9</w:t>
                            </w:r>
                            <w:r w:rsidR="008035EA"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欄位清單</w:t>
                            </w:r>
                            <w:r w:rsidR="005458EC" w:rsidRPr="005458EC"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產生作業</w:t>
                            </w:r>
                            <w:r w:rsidR="005458EC" w:rsidRPr="005458EC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="005458EC" w:rsidRPr="005458EC"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月</w:t>
                            </w:r>
                            <w:r w:rsidR="005458EC" w:rsidRPr="005458EC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  <w:r w:rsidR="005458EC" w:rsidRPr="005458EC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（月報環境）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9BD80" id="文字方塊 87" o:spid="_x0000_s1064" type="#_x0000_t202" style="position:absolute;margin-left:-4.15pt;margin-top:8.55pt;width:251.4pt;height:22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" fillcolor="white [3201]" strokeweight=".5pt">
                <v:textbox>
                  <w:txbxContent>
                    <w:p w14:paraId="40A826B5" w14:textId="14A00DE3" w:rsidR="005458EC" w:rsidRPr="005458EC" w:rsidRDefault="00431E9A" w:rsidP="005458EC">
                      <w:pPr>
                        <w:spacing w:line="0" w:lineRule="atLeast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CB70E8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34</w:t>
                      </w:r>
                      <w:r w:rsidRPr="00CB70E8"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號公報</w:t>
                      </w:r>
                      <w:r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/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IFRS</w:t>
                      </w:r>
                      <w:r w:rsidR="005458EC" w:rsidRPr="005458EC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9</w:t>
                      </w:r>
                      <w:r w:rsidR="008035EA"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欄位清單</w:t>
                      </w:r>
                      <w:r w:rsidR="005458EC" w:rsidRPr="005458EC"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</w:rPr>
                        <w:t>產生作業</w:t>
                      </w:r>
                      <w:r w:rsidR="005458EC" w:rsidRPr="005458EC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 w:rsidR="005458EC" w:rsidRPr="005458EC"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</w:rPr>
                        <w:t>月</w:t>
                      </w:r>
                      <w:r w:rsidR="005458EC" w:rsidRPr="005458EC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)</w:t>
                      </w:r>
                      <w:r w:rsidR="005458EC" w:rsidRPr="005458EC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（月報環境）</w:t>
                      </w:r>
                    </w:p>
                  </w:txbxContent>
                </v:textbox>
              </v:shape>
            </w:pict>
          </mc:Fallback>
        </mc:AlternateContent>
      </w:r>
    </w:p>
    <w:p w14:paraId="7AECAB17" w14:textId="45BB87AC" w:rsidR="00891E39" w:rsidRDefault="00891E39" w:rsidP="00430E60">
      <w:pPr>
        <w:rPr>
          <w:rFonts w:ascii="標楷體" w:eastAsia="標楷體" w:hAnsi="標楷體"/>
        </w:rPr>
      </w:pPr>
    </w:p>
    <w:p w14:paraId="7C1FBADE" w14:textId="373C042C" w:rsidR="00891E39" w:rsidRDefault="00891E39" w:rsidP="00430E60">
      <w:pPr>
        <w:rPr>
          <w:rFonts w:ascii="標楷體" w:eastAsia="標楷體" w:hAnsi="標楷體"/>
        </w:rPr>
      </w:pPr>
    </w:p>
    <w:p w14:paraId="66F9E7EF" w14:textId="715586CF" w:rsidR="00891E39" w:rsidRDefault="00891E39" w:rsidP="00430E60">
      <w:pPr>
        <w:rPr>
          <w:rFonts w:ascii="標楷體" w:eastAsia="標楷體" w:hAnsi="標楷體"/>
        </w:rPr>
      </w:pPr>
    </w:p>
    <w:p w14:paraId="0F7504D6" w14:textId="5784B351" w:rsidR="00891E39" w:rsidRDefault="00891E39" w:rsidP="00430E60">
      <w:pPr>
        <w:rPr>
          <w:rFonts w:ascii="標楷體" w:eastAsia="標楷體" w:hAnsi="標楷體"/>
        </w:rPr>
      </w:pPr>
    </w:p>
    <w:p w14:paraId="2650E5D7" w14:textId="3F7C55F4" w:rsidR="00891E39" w:rsidRDefault="00BF28D2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272A5702" wp14:editId="61B8D822">
                <wp:simplePos x="0" y="0"/>
                <wp:positionH relativeFrom="column">
                  <wp:posOffset>3681095</wp:posOffset>
                </wp:positionH>
                <wp:positionV relativeFrom="paragraph">
                  <wp:posOffset>47625</wp:posOffset>
                </wp:positionV>
                <wp:extent cx="1463040" cy="1074420"/>
                <wp:effectExtent l="0" t="0" r="22860" b="11430"/>
                <wp:wrapNone/>
                <wp:docPr id="100" name="群組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" cy="1074420"/>
                          <a:chOff x="0" y="0"/>
                          <a:chExt cx="1463040" cy="1074420"/>
                        </a:xfrm>
                      </wpg:grpSpPr>
                      <wps:wsp>
                        <wps:cNvPr id="97" name="直線單箭頭接點 97"/>
                        <wps:cNvCnPr/>
                        <wps:spPr>
                          <a:xfrm>
                            <a:off x="754380" y="0"/>
                            <a:ext cx="0" cy="3962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流程圖: 儲存資料 99"/>
                        <wps:cNvSpPr/>
                        <wps:spPr>
                          <a:xfrm>
                            <a:off x="0" y="396240"/>
                            <a:ext cx="1463040" cy="678180"/>
                          </a:xfrm>
                          <a:prstGeom prst="flowChartOnlineStorage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31575A" w14:textId="527772DC" w:rsidR="00431E9A" w:rsidRPr="001E368D" w:rsidRDefault="001E368D" w:rsidP="00431E9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Fonts w:ascii="標楷體" w:eastAsia="標楷體" w:cs="標楷體"/>
                                  <w:color w:val="000000"/>
                                  <w:kern w:val="0"/>
                                  <w:sz w:val="20"/>
                                  <w:szCs w:val="20"/>
                                  <w:lang w:val="zh-TW"/>
                                </w:rPr>
                              </w:pPr>
                              <w:r w:rsidRPr="001E368D">
                                <w:rPr>
                                  <w:rFonts w:ascii="標楷體" w:eastAsia="標楷體" w:cs="標楷體" w:hint="eastAsia"/>
                                  <w:color w:val="000000"/>
                                  <w:kern w:val="0"/>
                                  <w:sz w:val="20"/>
                                  <w:szCs w:val="20"/>
                                  <w:lang w:val="zh-TW"/>
                                </w:rPr>
                                <w:t>I</w:t>
                              </w:r>
                              <w:r w:rsidRPr="001E368D">
                                <w:rPr>
                                  <w:rFonts w:ascii="標楷體" w:eastAsia="標楷體" w:cs="標楷體"/>
                                  <w:color w:val="000000"/>
                                  <w:kern w:val="0"/>
                                  <w:sz w:val="20"/>
                                  <w:szCs w:val="20"/>
                                  <w:lang w:val="zh-TW"/>
                                </w:rPr>
                                <w:t>FRS9</w:t>
                              </w:r>
                            </w:p>
                            <w:p w14:paraId="72F0CEB1" w14:textId="0E0DC601" w:rsidR="00431E9A" w:rsidRPr="00431E9A" w:rsidRDefault="00431E9A" w:rsidP="00431E9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Fonts w:ascii="標楷體" w:eastAsia="標楷體" w:cs="標楷體"/>
                                  <w:color w:val="000000"/>
                                  <w:kern w:val="0"/>
                                  <w:sz w:val="20"/>
                                  <w:szCs w:val="20"/>
                                  <w:lang w:val="zh-TW"/>
                                </w:rPr>
                              </w:pPr>
                              <w:r w:rsidRPr="00431E9A">
                                <w:rPr>
                                  <w:rFonts w:ascii="標楷體" w:eastAsia="標楷體" w:cs="標楷體" w:hint="eastAsia"/>
                                  <w:color w:val="000000"/>
                                  <w:kern w:val="0"/>
                                  <w:sz w:val="20"/>
                                  <w:szCs w:val="20"/>
                                  <w:lang w:val="zh-TW"/>
                                </w:rPr>
                                <w:t>欄位清單</w:t>
                              </w:r>
                            </w:p>
                            <w:p w14:paraId="1B364295" w14:textId="77777777" w:rsidR="00431E9A" w:rsidRPr="00431E9A" w:rsidRDefault="00431E9A" w:rsidP="00431E9A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431E9A">
                                <w:rPr>
                                  <w:rFonts w:ascii="標楷體" w:eastAsia="標楷體" w:cs="標楷體" w:hint="eastAsia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w:t>媒體檔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2A5702" id="群組 100" o:spid="_x0000_s1065" style="position:absolute;margin-left:289.85pt;margin-top:3.75pt;width:115.2pt;height:84.6pt;z-index:251709440" coordsize="14630,10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">
                <v:shape id="直線單箭頭接點 97" o:spid="_x0000_s1066" type="#_x0000_t32" style="position:absolute;left:7543;width:0;height:39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" strokecolor="black [3040]">
                  <v:stroke endarrow="block"/>
                </v:shape>
                <v:shapetype id="_x0000_t130" coordsize="21600,21600" o:spt="130" path="m3600,21597c2662,21202,1837,20075,1087,18440,487,16240,75,13590,,10770,75,8007,487,5412,1087,3045,1837,1465,2662,337,3600,l21597,v-937,337,-1687,1465,-2512,3045c18485,5412,18072,8007,17997,10770v75,2820,488,5470,1088,7670c19910,20075,20660,21202,21597,21597xe">
                  <v:stroke joinstyle="miter"/>
                  <v:path gradientshapeok="t" o:connecttype="custom" o:connectlocs="10800,0;0,10800;10800,21600;17997,10800" textboxrect="3600,0,17997,21600"/>
                </v:shapetype>
                <v:shape id="流程圖: 儲存資料 99" o:spid="_x0000_s1067" type="#_x0000_t130" style="position:absolute;top:3962;width:14630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" fillcolor="white [3201]" strokecolor="black [3213]" strokeweight=".25pt">
                  <v:textbox>
                    <w:txbxContent>
                      <w:p w14:paraId="0F31575A" w14:textId="527772DC" w:rsidR="00431E9A" w:rsidRPr="001E368D" w:rsidRDefault="001E368D" w:rsidP="00431E9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Fonts w:ascii="標楷體" w:eastAsia="標楷體" w:cs="標楷體"/>
                            <w:color w:val="000000"/>
                            <w:kern w:val="0"/>
                            <w:sz w:val="20"/>
                            <w:szCs w:val="20"/>
                            <w:lang w:val="zh-TW"/>
                          </w:rPr>
                        </w:pPr>
                        <w:r w:rsidRPr="001E368D">
                          <w:rPr>
                            <w:rFonts w:ascii="標楷體" w:eastAsia="標楷體" w:cs="標楷體" w:hint="eastAsia"/>
                            <w:color w:val="000000"/>
                            <w:kern w:val="0"/>
                            <w:sz w:val="20"/>
                            <w:szCs w:val="20"/>
                            <w:lang w:val="zh-TW"/>
                          </w:rPr>
                          <w:t>I</w:t>
                        </w:r>
                        <w:r w:rsidRPr="001E368D">
                          <w:rPr>
                            <w:rFonts w:ascii="標楷體" w:eastAsia="標楷體" w:cs="標楷體"/>
                            <w:color w:val="000000"/>
                            <w:kern w:val="0"/>
                            <w:sz w:val="20"/>
                            <w:szCs w:val="20"/>
                            <w:lang w:val="zh-TW"/>
                          </w:rPr>
                          <w:t>FRS9</w:t>
                        </w:r>
                      </w:p>
                      <w:p w14:paraId="72F0CEB1" w14:textId="0E0DC601" w:rsidR="00431E9A" w:rsidRPr="00431E9A" w:rsidRDefault="00431E9A" w:rsidP="00431E9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Fonts w:ascii="標楷體" w:eastAsia="標楷體" w:cs="標楷體"/>
                            <w:color w:val="000000"/>
                            <w:kern w:val="0"/>
                            <w:sz w:val="20"/>
                            <w:szCs w:val="20"/>
                            <w:lang w:val="zh-TW"/>
                          </w:rPr>
                        </w:pPr>
                        <w:r w:rsidRPr="00431E9A">
                          <w:rPr>
                            <w:rFonts w:ascii="標楷體" w:eastAsia="標楷體" w:cs="標楷體" w:hint="eastAsia"/>
                            <w:color w:val="000000"/>
                            <w:kern w:val="0"/>
                            <w:sz w:val="20"/>
                            <w:szCs w:val="20"/>
                            <w:lang w:val="zh-TW"/>
                          </w:rPr>
                          <w:t>欄位清單</w:t>
                        </w:r>
                      </w:p>
                      <w:p w14:paraId="1B364295" w14:textId="77777777" w:rsidR="00431E9A" w:rsidRPr="00431E9A" w:rsidRDefault="00431E9A" w:rsidP="00431E9A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431E9A">
                          <w:rPr>
                            <w:rFonts w:ascii="標楷體" w:eastAsia="標楷體" w:cs="標楷體" w:hint="eastAsia"/>
                            <w:color w:val="000000"/>
                            <w:kern w:val="0"/>
                            <w:sz w:val="20"/>
                            <w:szCs w:val="20"/>
                          </w:rPr>
                          <w:t>媒體檔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3396BD5E" wp14:editId="0B487343">
                <wp:simplePos x="0" y="0"/>
                <wp:positionH relativeFrom="column">
                  <wp:posOffset>1859915</wp:posOffset>
                </wp:positionH>
                <wp:positionV relativeFrom="paragraph">
                  <wp:posOffset>47625</wp:posOffset>
                </wp:positionV>
                <wp:extent cx="1463040" cy="1074420"/>
                <wp:effectExtent l="0" t="0" r="22860" b="11430"/>
                <wp:wrapNone/>
                <wp:docPr id="101" name="群組 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" cy="1074420"/>
                          <a:chOff x="0" y="0"/>
                          <a:chExt cx="1463040" cy="1074420"/>
                        </a:xfrm>
                      </wpg:grpSpPr>
                      <wps:wsp>
                        <wps:cNvPr id="92" name="流程圖: 儲存資料 92"/>
                        <wps:cNvSpPr/>
                        <wps:spPr>
                          <a:xfrm>
                            <a:off x="0" y="396240"/>
                            <a:ext cx="1463040" cy="678180"/>
                          </a:xfrm>
                          <a:prstGeom prst="flowChartOnlineStorage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FFDBA6" w14:textId="77777777" w:rsidR="00431E9A" w:rsidRPr="00431E9A" w:rsidRDefault="00431E9A" w:rsidP="00431E9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Fonts w:eastAsia="標楷體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w:pPr>
                              <w:r w:rsidRPr="00431E9A">
                                <w:rPr>
                                  <w:rFonts w:ascii="標楷體" w:eastAsia="標楷體" w:cs="標楷體"/>
                                  <w:color w:val="000000"/>
                                  <w:kern w:val="0"/>
                                  <w:sz w:val="20"/>
                                  <w:szCs w:val="20"/>
                                  <w:lang w:val="zh-TW"/>
                                </w:rPr>
                                <w:t>34</w:t>
                              </w:r>
                              <w:r w:rsidRPr="00431E9A">
                                <w:rPr>
                                  <w:rFonts w:ascii="標楷體" w:eastAsia="標楷體" w:cs="標楷體" w:hint="eastAsia"/>
                                  <w:color w:val="000000"/>
                                  <w:kern w:val="0"/>
                                  <w:sz w:val="20"/>
                                  <w:szCs w:val="20"/>
                                  <w:lang w:val="zh-TW"/>
                                </w:rPr>
                                <w:t>號公報</w:t>
                              </w:r>
                            </w:p>
                            <w:p w14:paraId="199A434D" w14:textId="1A07AC16" w:rsidR="00431E9A" w:rsidRPr="00431E9A" w:rsidRDefault="00431E9A" w:rsidP="00431E9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Fonts w:ascii="標楷體" w:eastAsia="標楷體" w:cs="標楷體"/>
                                  <w:color w:val="000000"/>
                                  <w:kern w:val="0"/>
                                  <w:sz w:val="20"/>
                                  <w:szCs w:val="20"/>
                                  <w:lang w:val="zh-TW"/>
                                </w:rPr>
                              </w:pPr>
                              <w:r w:rsidRPr="00431E9A">
                                <w:rPr>
                                  <w:rFonts w:ascii="標楷體" w:eastAsia="標楷體" w:cs="標楷體" w:hint="eastAsia"/>
                                  <w:color w:val="000000"/>
                                  <w:kern w:val="0"/>
                                  <w:sz w:val="20"/>
                                  <w:szCs w:val="20"/>
                                  <w:lang w:val="zh-TW"/>
                                </w:rPr>
                                <w:t>欄位清單</w:t>
                              </w:r>
                            </w:p>
                            <w:p w14:paraId="0D69C932" w14:textId="4E14AC33" w:rsidR="00431E9A" w:rsidRPr="00431E9A" w:rsidRDefault="00431E9A" w:rsidP="00431E9A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431E9A">
                                <w:rPr>
                                  <w:rFonts w:ascii="標楷體" w:eastAsia="標楷體" w:cs="標楷體" w:hint="eastAsia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w:t>媒體檔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直線單箭頭接點 96"/>
                        <wps:cNvCnPr/>
                        <wps:spPr>
                          <a:xfrm>
                            <a:off x="746760" y="0"/>
                            <a:ext cx="0" cy="3962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96BD5E" id="群組 101" o:spid="_x0000_s1068" style="position:absolute;margin-left:146.45pt;margin-top:3.75pt;width:115.2pt;height:84.6pt;z-index:251704320" coordsize="14630,10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">
                <v:shape id="流程圖: 儲存資料 92" o:spid="_x0000_s1069" type="#_x0000_t130" style="position:absolute;top:3962;width:14630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" fillcolor="white [3201]" strokecolor="black [3213]" strokeweight=".25pt">
                  <v:textbox>
                    <w:txbxContent>
                      <w:p w14:paraId="53FFDBA6" w14:textId="77777777" w:rsidR="00431E9A" w:rsidRPr="00431E9A" w:rsidRDefault="00431E9A" w:rsidP="00431E9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Fonts w:eastAsia="標楷體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431E9A">
                          <w:rPr>
                            <w:rFonts w:ascii="標楷體" w:eastAsia="標楷體" w:cs="標楷體"/>
                            <w:color w:val="000000"/>
                            <w:kern w:val="0"/>
                            <w:sz w:val="20"/>
                            <w:szCs w:val="20"/>
                            <w:lang w:val="zh-TW"/>
                          </w:rPr>
                          <w:t>34</w:t>
                        </w:r>
                        <w:r w:rsidRPr="00431E9A">
                          <w:rPr>
                            <w:rFonts w:ascii="標楷體" w:eastAsia="標楷體" w:cs="標楷體" w:hint="eastAsia"/>
                            <w:color w:val="000000"/>
                            <w:kern w:val="0"/>
                            <w:sz w:val="20"/>
                            <w:szCs w:val="20"/>
                            <w:lang w:val="zh-TW"/>
                          </w:rPr>
                          <w:t>號公報</w:t>
                        </w:r>
                      </w:p>
                      <w:p w14:paraId="199A434D" w14:textId="1A07AC16" w:rsidR="00431E9A" w:rsidRPr="00431E9A" w:rsidRDefault="00431E9A" w:rsidP="00431E9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Fonts w:ascii="標楷體" w:eastAsia="標楷體" w:cs="標楷體"/>
                            <w:color w:val="000000"/>
                            <w:kern w:val="0"/>
                            <w:sz w:val="20"/>
                            <w:szCs w:val="20"/>
                            <w:lang w:val="zh-TW"/>
                          </w:rPr>
                        </w:pPr>
                        <w:r w:rsidRPr="00431E9A">
                          <w:rPr>
                            <w:rFonts w:ascii="標楷體" w:eastAsia="標楷體" w:cs="標楷體" w:hint="eastAsia"/>
                            <w:color w:val="000000"/>
                            <w:kern w:val="0"/>
                            <w:sz w:val="20"/>
                            <w:szCs w:val="20"/>
                            <w:lang w:val="zh-TW"/>
                          </w:rPr>
                          <w:t>欄位清單</w:t>
                        </w:r>
                      </w:p>
                      <w:p w14:paraId="0D69C932" w14:textId="4E14AC33" w:rsidR="00431E9A" w:rsidRPr="00431E9A" w:rsidRDefault="00431E9A" w:rsidP="00431E9A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431E9A">
                          <w:rPr>
                            <w:rFonts w:ascii="標楷體" w:eastAsia="標楷體" w:cs="標楷體" w:hint="eastAsia"/>
                            <w:color w:val="000000"/>
                            <w:kern w:val="0"/>
                            <w:sz w:val="20"/>
                            <w:szCs w:val="20"/>
                          </w:rPr>
                          <w:t>媒體檔</w:t>
                        </w:r>
                      </w:p>
                    </w:txbxContent>
                  </v:textbox>
                </v:shape>
                <v:shape id="直線單箭頭接點 96" o:spid="_x0000_s1070" type="#_x0000_t32" style="position:absolute;left:7467;width:0;height:39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" strokecolor="black [3040]">
                  <v:stroke endarrow="block"/>
                </v:shape>
              </v:group>
            </w:pict>
          </mc:Fallback>
        </mc:AlternateContent>
      </w:r>
    </w:p>
    <w:p w14:paraId="66654520" w14:textId="61F399D0" w:rsidR="00891E39" w:rsidRDefault="00891E39" w:rsidP="00430E60">
      <w:pPr>
        <w:rPr>
          <w:rFonts w:ascii="標楷體" w:eastAsia="標楷體" w:hAnsi="標楷體"/>
        </w:rPr>
      </w:pPr>
    </w:p>
    <w:p w14:paraId="5E98527F" w14:textId="33B826C2" w:rsidR="00891E39" w:rsidRDefault="00891E39" w:rsidP="00430E60">
      <w:pPr>
        <w:rPr>
          <w:rFonts w:ascii="標楷體" w:eastAsia="標楷體" w:hAnsi="標楷體"/>
        </w:rPr>
      </w:pPr>
    </w:p>
    <w:p w14:paraId="16472BFB" w14:textId="46EF68DF" w:rsidR="00891E39" w:rsidRDefault="00891E39" w:rsidP="00430E60">
      <w:pPr>
        <w:rPr>
          <w:rFonts w:ascii="標楷體" w:eastAsia="標楷體" w:hAnsi="標楷體"/>
        </w:rPr>
      </w:pPr>
    </w:p>
    <w:p w14:paraId="0C75F0AC" w14:textId="35A35DA0" w:rsidR="0092441A" w:rsidRDefault="0092441A" w:rsidP="00430E60">
      <w:pPr>
        <w:rPr>
          <w:rFonts w:ascii="標楷體" w:eastAsia="標楷體" w:hAnsi="標楷體"/>
        </w:rPr>
      </w:pPr>
    </w:p>
    <w:p w14:paraId="288502B0" w14:textId="4D1E1C3E" w:rsidR="00F81024" w:rsidRDefault="00F81024">
      <w:pPr>
        <w:widowControl/>
        <w:rPr>
          <w:rFonts w:ascii="標楷體" w:eastAsia="標楷體" w:hAnsi="標楷體"/>
        </w:rPr>
      </w:pPr>
    </w:p>
    <w:p w14:paraId="1A1A8A1C" w14:textId="33CA4CF1" w:rsidR="0087323D" w:rsidRDefault="0087323D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72F6841A" w14:textId="77777777" w:rsidR="0087323D" w:rsidRPr="004A1C2C" w:rsidRDefault="0087323D" w:rsidP="00430E60">
      <w:pPr>
        <w:rPr>
          <w:rFonts w:ascii="標楷體" w:eastAsia="標楷體" w:hAnsi="標楷體"/>
        </w:rPr>
      </w:pPr>
    </w:p>
    <w:p w14:paraId="0CFF3CE8" w14:textId="77777777" w:rsidR="001F4582" w:rsidRPr="004A1C2C" w:rsidRDefault="001F4582" w:rsidP="00D6614F">
      <w:pPr>
        <w:pStyle w:val="3"/>
        <w:numPr>
          <w:ilvl w:val="0"/>
          <w:numId w:val="17"/>
        </w:numPr>
        <w:adjustRightInd w:val="0"/>
        <w:spacing w:before="0" w:after="240" w:line="360" w:lineRule="auto"/>
        <w:ind w:left="482" w:hanging="482"/>
        <w:rPr>
          <w:rFonts w:ascii="標楷體" w:hAnsi="標楷體"/>
        </w:rPr>
      </w:pPr>
      <w:r w:rsidRPr="004A1C2C">
        <w:rPr>
          <w:rFonts w:ascii="標楷體" w:hAnsi="標楷體" w:hint="eastAsia"/>
        </w:rPr>
        <w:t>輸出入介面</w:t>
      </w:r>
      <w:bookmarkEnd w:id="293"/>
      <w:bookmarkEnd w:id="294"/>
    </w:p>
    <w:tbl>
      <w:tblPr>
        <w:tblW w:w="5000" w:type="pct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50"/>
        <w:gridCol w:w="2461"/>
        <w:gridCol w:w="1923"/>
        <w:gridCol w:w="1252"/>
        <w:gridCol w:w="4108"/>
      </w:tblGrid>
      <w:tr w:rsidR="001F4582" w:rsidRPr="008F20B5" w14:paraId="5D97F9E5" w14:textId="77777777" w:rsidTr="00AE6F6D">
        <w:trPr>
          <w:trHeight w:val="449"/>
          <w:tblHeader/>
        </w:trPr>
        <w:tc>
          <w:tcPr>
            <w:tcW w:w="2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D04D0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序號</w:t>
            </w:r>
          </w:p>
        </w:tc>
        <w:tc>
          <w:tcPr>
            <w:tcW w:w="1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28AB1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介面名稱</w:t>
            </w:r>
          </w:p>
        </w:tc>
        <w:tc>
          <w:tcPr>
            <w:tcW w:w="9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3944A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來源</w:t>
            </w:r>
            <w:r w:rsidRPr="008F20B5">
              <w:rPr>
                <w:rFonts w:ascii="標楷體" w:eastAsia="標楷體" w:hAnsi="標楷體" w:cs="新細明體"/>
                <w:kern w:val="0"/>
              </w:rPr>
              <w:t>/去處</w:t>
            </w:r>
          </w:p>
        </w:tc>
        <w:tc>
          <w:tcPr>
            <w:tcW w:w="6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0AF79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</w:t>
            </w:r>
            <w:r w:rsidRPr="008F20B5">
              <w:rPr>
                <w:rFonts w:ascii="標楷體" w:eastAsia="標楷體" w:hAnsi="標楷體" w:cs="新細明體"/>
                <w:kern w:val="0"/>
              </w:rPr>
              <w:t>/輸出</w:t>
            </w:r>
          </w:p>
        </w:tc>
        <w:tc>
          <w:tcPr>
            <w:tcW w:w="20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AC9DFB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說明</w:t>
            </w:r>
          </w:p>
        </w:tc>
      </w:tr>
      <w:tr w:rsidR="00AE6F6D" w:rsidRPr="008F20B5" w14:paraId="02878D01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5AA99F" w14:textId="77777777" w:rsidR="00AE6F6D" w:rsidRPr="008F20B5" w:rsidRDefault="00AE6F6D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A1406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顧客主檔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F0D29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eLoan</w:t>
            </w:r>
          </w:p>
        </w:tc>
        <w:tc>
          <w:tcPr>
            <w:tcW w:w="614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8B5C9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輸入電文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2BC55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個人戶資料由</w:t>
            </w:r>
            <w:r w:rsidRPr="008F20B5">
              <w:rPr>
                <w:rFonts w:ascii="標楷體" w:eastAsia="標楷體" w:hAnsi="標楷體" w:cs="新細明體"/>
                <w:kern w:val="0"/>
              </w:rPr>
              <w:t>eLoan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輸入，</w:t>
            </w:r>
          </w:p>
          <w:p w14:paraId="0F9FDA54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企金戶由放款系統輸入</w:t>
            </w:r>
          </w:p>
        </w:tc>
      </w:tr>
      <w:tr w:rsidR="00AE6F6D" w:rsidRPr="008F20B5" w14:paraId="6AAD155C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391397" w14:textId="77777777" w:rsidR="00AE6F6D" w:rsidRPr="008F20B5" w:rsidRDefault="00AE6F6D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1527D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商品設定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2B64C98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6A52C1F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99A9759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70AEF4B2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195712" w14:textId="77777777" w:rsidR="00AE6F6D" w:rsidRPr="008F20B5" w:rsidRDefault="00AE6F6D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E0F8E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案件申請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2176F0A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80B8BCD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DFF2803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5B9B1A65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EE4961" w14:textId="77777777" w:rsidR="00AE6F6D" w:rsidRPr="008F20B5" w:rsidRDefault="00AE6F6D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1B355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額度建立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CC973FD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7736C8B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217F191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045BA95B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5082E9" w14:textId="77777777" w:rsidR="00AE6F6D" w:rsidRPr="008F20B5" w:rsidRDefault="00AE6F6D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B05E6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押品登錄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8DE3FEA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146DB7C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65EF7F8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52C090F9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7CCDBE" w14:textId="77777777" w:rsidR="00AE6F6D" w:rsidRPr="008F20B5" w:rsidRDefault="00AE6F6D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DC905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保證人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64573DE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17B0E8C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8E9F749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4EC99E78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86780C" w14:textId="77777777" w:rsidR="00AE6F6D" w:rsidRPr="008F20B5" w:rsidRDefault="00AE6F6D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84B2A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關係人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62845D4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20B9902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1F994AE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726F319D" w14:textId="77777777" w:rsidTr="001A5A5A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D13178" w14:textId="77777777" w:rsidR="00AE6F6D" w:rsidRPr="008F20B5" w:rsidRDefault="00AE6F6D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639433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[保單分紅]、</w:t>
            </w:r>
          </w:p>
          <w:p w14:paraId="4A392691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[郵局]指標利率</w:t>
            </w:r>
          </w:p>
        </w:tc>
        <w:tc>
          <w:tcPr>
            <w:tcW w:w="94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8971CE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DF993D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06BC35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6D998044" w14:textId="77777777" w:rsidTr="00AE6F6D">
        <w:trPr>
          <w:trHeight w:val="68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CF579C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0D40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關係人建檔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256D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利關人系統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AA1E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27B1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公司利害關係人</w:t>
            </w:r>
          </w:p>
        </w:tc>
      </w:tr>
      <w:tr w:rsidR="001F4582" w:rsidRPr="008F20B5" w14:paraId="720CF12E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DA9927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24F1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匯款轉帳檔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15B6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新光銀行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D73A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A048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匯款轉帳還款作業</w:t>
            </w:r>
          </w:p>
        </w:tc>
      </w:tr>
      <w:tr w:rsidR="009E078E" w:rsidRPr="008F20B5" w14:paraId="587DA22B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5BD4C2" w14:textId="77777777" w:rsidR="009E078E" w:rsidRPr="008F20B5" w:rsidRDefault="009E078E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A264DF" w14:textId="77777777" w:rsidR="009E078E" w:rsidRPr="008F20B5" w:rsidRDefault="009E078E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整批匯款檔</w:t>
            </w:r>
          </w:p>
          <w:p w14:paraId="4BFDF3D6" w14:textId="31EBFE58" w:rsidR="009E078E" w:rsidRPr="008F20B5" w:rsidRDefault="009E078E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整批匯款回應檔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803F04" w14:textId="22B6F249" w:rsidR="009E078E" w:rsidRPr="008F20B5" w:rsidRDefault="009E078E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新光銀行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FE7A56" w14:textId="21151AF8" w:rsidR="009E078E" w:rsidRPr="008F20B5" w:rsidRDefault="009E078E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A7EEB7" w14:textId="0E89CAD2" w:rsidR="009E078E" w:rsidRPr="008F20B5" w:rsidRDefault="009E078E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撥款匯款作業</w:t>
            </w:r>
          </w:p>
        </w:tc>
      </w:tr>
      <w:tr w:rsidR="001F4582" w:rsidRPr="008F20B5" w14:paraId="72E1A7F4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8D63C0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8A84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銀行扣款媒體檔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C521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新光銀行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5C27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037E4B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1.檔案分:新光銀、其他銀行</w:t>
            </w:r>
          </w:p>
          <w:p w14:paraId="0510DC5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2.含火險、期款、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帳管費、手續費</w:t>
            </w:r>
          </w:p>
        </w:tc>
      </w:tr>
      <w:tr w:rsidR="001F4582" w:rsidRPr="008F20B5" w14:paraId="2190305A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F53E3D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19B1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銀行扣款回應檔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871DD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0973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54E0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5F12CD6D" w14:textId="77777777" w:rsidTr="00AE6F6D">
        <w:trPr>
          <w:trHeight w:val="511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9BA844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2FBB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郵局扣款媒體檔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E779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F926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318257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檔案區分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: </w:t>
            </w:r>
          </w:p>
          <w:p w14:paraId="7162318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1.期款、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帳管費及契變手續費</w:t>
            </w:r>
            <w:r w:rsidR="00D6614F" w:rsidRPr="008F20B5">
              <w:rPr>
                <w:rFonts w:ascii="標楷體" w:eastAsia="標楷體" w:hAnsi="標楷體" w:cs="新細明體"/>
                <w:kern w:val="0"/>
              </w:rPr>
              <w:br/>
            </w:r>
            <w:r w:rsidRPr="008F20B5">
              <w:rPr>
                <w:rFonts w:ascii="標楷體" w:eastAsia="標楷體" w:hAnsi="標楷體" w:cs="新細明體"/>
                <w:kern w:val="0"/>
              </w:rPr>
              <w:t>2.火險費</w:t>
            </w:r>
          </w:p>
        </w:tc>
      </w:tr>
      <w:tr w:rsidR="001F4582" w:rsidRPr="008F20B5" w14:paraId="14E0F35F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5FB03A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894E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郵局扣款回應檔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5819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95A9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6344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76E21D7B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E539FD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E546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銀行授權媒體檔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90E2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新光銀行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07EA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7A50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檔案區分</w:t>
            </w:r>
            <w:r w:rsidRPr="008F20B5">
              <w:rPr>
                <w:rFonts w:ascii="標楷體" w:eastAsia="標楷體" w:hAnsi="標楷體" w:cs="新細明體"/>
                <w:kern w:val="0"/>
              </w:rPr>
              <w:t>:新光銀、其他銀行</w:t>
            </w:r>
          </w:p>
        </w:tc>
      </w:tr>
      <w:tr w:rsidR="001F4582" w:rsidRPr="008F20B5" w14:paraId="476A4920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91FD21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8C82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銀行授權提回檔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3995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DC31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3380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7DCB5053" w14:textId="77777777" w:rsidTr="00AE6F6D">
        <w:trPr>
          <w:trHeight w:val="664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843ADF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36C9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郵局授權媒體檔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9555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CA45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918A9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檔案</w:t>
            </w:r>
            <w:r w:rsidR="00D6614F" w:rsidRPr="008F20B5">
              <w:rPr>
                <w:rFonts w:ascii="標楷體" w:eastAsia="標楷體" w:hAnsi="標楷體" w:cs="新細明體" w:hint="eastAsia"/>
                <w:kern w:val="0"/>
              </w:rPr>
              <w:t>區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分</w:t>
            </w:r>
            <w:r w:rsidRPr="008F20B5">
              <w:rPr>
                <w:rFonts w:ascii="標楷體" w:eastAsia="標楷體" w:hAnsi="標楷體" w:cs="新細明體"/>
                <w:kern w:val="0"/>
              </w:rPr>
              <w:t>:</w:t>
            </w:r>
          </w:p>
          <w:p w14:paraId="4143E5AF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A.1.期款、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帳管費及契變手續費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 </w:t>
            </w:r>
          </w:p>
          <w:p w14:paraId="64CF3FB1" w14:textId="77777777" w:rsidR="001F4582" w:rsidRPr="008F20B5" w:rsidRDefault="001F4582" w:rsidP="00D6614F">
            <w:pPr>
              <w:widowControl/>
              <w:ind w:firstLineChars="100" w:firstLine="240"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2.火險費</w:t>
            </w:r>
            <w:r w:rsidR="00D6614F" w:rsidRPr="008F20B5">
              <w:rPr>
                <w:rFonts w:ascii="標楷體" w:eastAsia="標楷體" w:hAnsi="標楷體" w:cs="新細明體"/>
                <w:kern w:val="0"/>
              </w:rPr>
              <w:br/>
            </w:r>
            <w:r w:rsidRPr="008F20B5">
              <w:rPr>
                <w:rFonts w:ascii="標楷體" w:eastAsia="標楷體" w:hAnsi="標楷體" w:cs="新細明體"/>
                <w:kern w:val="0"/>
              </w:rPr>
              <w:t>B.新授權、舊檔</w:t>
            </w:r>
          </w:p>
        </w:tc>
      </w:tr>
      <w:tr w:rsidR="001F4582" w:rsidRPr="008F20B5" w14:paraId="5BBFF0E3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D576FC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2A50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郵局授權提回檔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28EC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D5FA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C972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07C89BD1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890B01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81DB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員工扣薪媒體檔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82B1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969F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22DE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區分</w:t>
            </w:r>
            <w:r w:rsidRPr="008F20B5">
              <w:rPr>
                <w:rFonts w:ascii="標楷體" w:eastAsia="標楷體" w:hAnsi="標楷體" w:cs="新細明體"/>
                <w:kern w:val="0"/>
              </w:rPr>
              <w:t>15日薪、非15日薪</w:t>
            </w:r>
          </w:p>
        </w:tc>
      </w:tr>
      <w:tr w:rsidR="001F4582" w:rsidRPr="008F20B5" w14:paraId="42682DC5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0E55AD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9A2E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員工扣薪回應檔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AE4E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BAD0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0AF50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5EE1C180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B0B8EE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35E8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員工資料檔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F03C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人事部門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0470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2974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員工因身分變動</w:t>
            </w:r>
            <w:r w:rsidRPr="008F20B5">
              <w:rPr>
                <w:rFonts w:ascii="標楷體" w:eastAsia="標楷體" w:hAnsi="標楷體" w:cs="新細明體"/>
                <w:kern w:val="0"/>
              </w:rPr>
              <w:t>(含離職)的利率調整作業</w:t>
            </w:r>
          </w:p>
        </w:tc>
      </w:tr>
      <w:tr w:rsidR="001F4582" w:rsidRPr="008F20B5" w14:paraId="4E69DE57" w14:textId="77777777" w:rsidTr="00AE6F6D">
        <w:trPr>
          <w:trHeight w:val="437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C93587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7305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銀行扣款前簡訊通知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6719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簡訊系統</w:t>
            </w:r>
            <w:r w:rsidRPr="008F20B5">
              <w:rPr>
                <w:rFonts w:ascii="標楷體" w:eastAsia="標楷體" w:hAnsi="標楷體" w:cs="新細明體"/>
                <w:kern w:val="0"/>
              </w:rPr>
              <w:t>/email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F9A1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7836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銀行扣款作業</w:t>
            </w:r>
          </w:p>
        </w:tc>
      </w:tr>
      <w:tr w:rsidR="001F4582" w:rsidRPr="008F20B5" w14:paraId="0D3A6046" w14:textId="77777777" w:rsidTr="00AE6F6D">
        <w:trPr>
          <w:trHeight w:val="287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837F41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5BDA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扣款不成功簡訊通知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A604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B5F4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1F89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5F72F720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8C1661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33C8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核心傳票媒體檔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54D0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核心系統</w:t>
            </w:r>
          </w:p>
        </w:tc>
        <w:tc>
          <w:tcPr>
            <w:tcW w:w="61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9AEE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8EC6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支票繳款作業</w:t>
            </w:r>
            <w:r w:rsidRPr="008F20B5">
              <w:rPr>
                <w:rFonts w:ascii="標楷體" w:eastAsia="標楷體" w:hAnsi="標楷體" w:cs="新細明體"/>
                <w:kern w:val="0"/>
              </w:rPr>
              <w:t>-轉出納票據資料</w:t>
            </w:r>
          </w:p>
        </w:tc>
      </w:tr>
      <w:tr w:rsidR="001F4582" w:rsidRPr="008F20B5" w14:paraId="6F2C1E6D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7F652F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99EC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票據媒體檔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C346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E3D2B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16F11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18F01745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982D58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0324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支票兌現檔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4C4AE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共通平台</w:t>
            </w:r>
          </w:p>
          <w:p w14:paraId="3FD9EB4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管理系統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2DE4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51B9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支票兌現作業</w:t>
            </w:r>
          </w:p>
        </w:tc>
      </w:tr>
      <w:tr w:rsidR="001F4582" w:rsidRPr="008F20B5" w14:paraId="671D727E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B97A5F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8733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核心傳票媒體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8E39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0E7A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502E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會計關帳作業</w:t>
            </w:r>
          </w:p>
        </w:tc>
      </w:tr>
      <w:tr w:rsidR="001F4582" w:rsidRPr="008F20B5" w14:paraId="3F7FC3BC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BE4169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039B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火險到期檔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373A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新光產險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8BAD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4968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火險作業</w:t>
            </w:r>
          </w:p>
        </w:tc>
      </w:tr>
      <w:tr w:rsidR="001F4582" w:rsidRPr="008F20B5" w14:paraId="66E36505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84E574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36B0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火險詢價檔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DEE3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8ABC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634F3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5F5DC14B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A761E2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2F89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火險最終保單檔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86CE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60FD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9863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6A1320C7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CD3CA1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BB2E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火險佣金媒體檔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2BD7A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E272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096B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6B17630E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DD6FDF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9A85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火險佣金發放媒體檔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BBB7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新壽保經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498D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8D95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0B9FF2A7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3FF89C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1617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獎勵金發放媒體檔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6237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BA6B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8429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獎勵金作業</w:t>
            </w:r>
          </w:p>
        </w:tc>
      </w:tr>
      <w:tr w:rsidR="001F4582" w:rsidRPr="008F20B5" w14:paraId="08F1D159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2CA8F1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9E8D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五類資產分類檔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637E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放款部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C654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70B8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Ifrs9作業</w:t>
            </w:r>
          </w:p>
        </w:tc>
      </w:tr>
      <w:tr w:rsidR="001F4582" w:rsidRPr="008F20B5" w14:paraId="380E104F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F9099D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2B46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利息法帳面資料檔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FFAF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放款部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B688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F6405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600B11ED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9478F9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1ACDD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Ifrs9</w:t>
            </w:r>
          </w:p>
          <w:p w14:paraId="0281944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資料欄位清單</w:t>
            </w:r>
            <w:r w:rsidRPr="008F20B5">
              <w:rPr>
                <w:rFonts w:ascii="標楷體" w:eastAsia="標楷體" w:hAnsi="標楷體" w:cs="新細明體"/>
                <w:kern w:val="0"/>
              </w:rPr>
              <w:t>1~10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1E9D1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預期損失</w:t>
            </w:r>
          </w:p>
          <w:p w14:paraId="7013CD1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計算系統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FFE3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B85E6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3496E498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BB9009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1621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放款承諾傳票媒體檔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BF3D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7C02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361A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255DE456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CC5E48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9B97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『折溢價攤銷入帳數』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BC9E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IAS39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CFF40" w14:textId="77777777" w:rsidR="001F4582" w:rsidRPr="008F20B5" w:rsidRDefault="00D6614F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928C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IAS39利息法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帳面資料上傳作業</w:t>
            </w:r>
          </w:p>
        </w:tc>
      </w:tr>
      <w:tr w:rsidR="001F4582" w:rsidRPr="008F20B5" w14:paraId="00B8668A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0D77C2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8100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姓名檢核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B285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AML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6947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輸出電文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AD92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見</w:t>
            </w:r>
            <w:r w:rsidRPr="008F20B5">
              <w:rPr>
                <w:rFonts w:ascii="標楷體" w:eastAsia="標楷體" w:hAnsi="標楷體" w:cs="新細明體"/>
                <w:kern w:val="0"/>
              </w:rPr>
              <w:t>[遵循法令作業]說明</w:t>
            </w:r>
          </w:p>
        </w:tc>
      </w:tr>
      <w:tr w:rsidR="001F4582" w:rsidRPr="008F20B5" w14:paraId="2A36F3CE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425B4E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5886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放款各類資料庫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E4D7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資料倉儲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E2EE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A7D5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Informatica方式</w:t>
            </w:r>
          </w:p>
        </w:tc>
      </w:tr>
      <w:tr w:rsidR="001F4582" w:rsidRPr="008F20B5" w14:paraId="703342D1" w14:textId="77777777" w:rsidTr="00AE6F6D">
        <w:trPr>
          <w:trHeight w:val="68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33FC15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A67B9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查詢繳息狀況及</w:t>
            </w:r>
          </w:p>
          <w:p w14:paraId="794A29F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貸款餘額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8585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新光人壽官網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1242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輸入電文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5726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 xml:space="preserve">　</w:t>
            </w:r>
          </w:p>
        </w:tc>
      </w:tr>
    </w:tbl>
    <w:p w14:paraId="799744EF" w14:textId="77777777" w:rsidR="001F4582" w:rsidRPr="004A1C2C" w:rsidRDefault="001F4582">
      <w:pPr>
        <w:widowControl/>
        <w:rPr>
          <w:rFonts w:ascii="標楷體" w:eastAsia="標楷體" w:hAnsi="標楷體"/>
        </w:rPr>
      </w:pPr>
    </w:p>
    <w:p w14:paraId="3B3C6C27" w14:textId="77777777" w:rsidR="00430E60" w:rsidRPr="004A1C2C" w:rsidRDefault="00430E60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180DDA3B" w14:textId="77777777" w:rsidR="00430E60" w:rsidRPr="004A1C2C" w:rsidRDefault="00430E60">
      <w:pPr>
        <w:widowControl/>
        <w:rPr>
          <w:rFonts w:ascii="標楷體" w:eastAsia="標楷體" w:hAnsi="標楷體"/>
        </w:rPr>
      </w:pPr>
    </w:p>
    <w:p w14:paraId="6679B68A" w14:textId="77777777" w:rsidR="00430E60" w:rsidRPr="004A1C2C" w:rsidRDefault="00430E60" w:rsidP="00430E60">
      <w:pPr>
        <w:pStyle w:val="3"/>
        <w:numPr>
          <w:ilvl w:val="0"/>
          <w:numId w:val="17"/>
        </w:numPr>
        <w:spacing w:before="0" w:after="240"/>
        <w:rPr>
          <w:rFonts w:ascii="標楷體" w:hAnsi="標楷體"/>
        </w:rPr>
      </w:pPr>
      <w:r w:rsidRPr="004A1C2C">
        <w:rPr>
          <w:rFonts w:ascii="標楷體" w:hAnsi="標楷體"/>
        </w:rPr>
        <w:t>Eloan</w:t>
      </w:r>
      <w:r w:rsidRPr="004A1C2C">
        <w:rPr>
          <w:rFonts w:ascii="標楷體" w:hAnsi="標楷體" w:hint="eastAsia"/>
        </w:rPr>
        <w:t>介面</w:t>
      </w:r>
    </w:p>
    <w:p w14:paraId="665CB34F" w14:textId="77777777" w:rsidR="00430E60" w:rsidRPr="008F20B5" w:rsidRDefault="00430E60" w:rsidP="00430E60">
      <w:pPr>
        <w:widowControl/>
        <w:adjustRightInd w:val="0"/>
        <w:snapToGrid w:val="0"/>
        <w:ind w:leftChars="118" w:left="283"/>
        <w:jc w:val="both"/>
        <w:rPr>
          <w:rFonts w:ascii="標楷體" w:eastAsia="標楷體" w:hAnsi="標楷體" w:cs="標楷體"/>
          <w:kern w:val="0"/>
          <w:sz w:val="28"/>
          <w:szCs w:val="22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  <w:lang w:eastAsia="zh-HK"/>
        </w:rPr>
        <w:t>一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)新案件採用電文方式</w:t>
      </w:r>
    </w:p>
    <w:p w14:paraId="0D57BC1D" w14:textId="77777777" w:rsidR="00430E60" w:rsidRPr="008F20B5" w:rsidRDefault="00430E60" w:rsidP="00430E60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1.通訊</w:t>
      </w:r>
      <w:r w:rsidRPr="008F20B5">
        <w:rPr>
          <w:rFonts w:ascii="標楷體" w:eastAsia="標楷體" w:hAnsi="標楷體" w:hint="eastAsia"/>
          <w:sz w:val="28"/>
          <w:szCs w:val="28"/>
        </w:rPr>
        <w:t>採</w:t>
      </w:r>
      <w:r w:rsidRPr="008F20B5">
        <w:rPr>
          <w:rFonts w:ascii="標楷體" w:eastAsia="標楷體" w:hAnsi="標楷體"/>
          <w:sz w:val="28"/>
          <w:szCs w:val="28"/>
        </w:rPr>
        <w:t>socket方式。</w:t>
      </w:r>
    </w:p>
    <w:p w14:paraId="79D852EA" w14:textId="77777777" w:rsidR="00430E60" w:rsidRPr="008F20B5" w:rsidRDefault="00430E60" w:rsidP="00430E60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2.主管覆核後整批傳送。</w:t>
      </w:r>
    </w:p>
    <w:p w14:paraId="7AF1C58D" w14:textId="77777777" w:rsidR="00430E60" w:rsidRPr="008F20B5" w:rsidRDefault="00430E60" w:rsidP="00430E60">
      <w:pPr>
        <w:autoSpaceDE w:val="0"/>
        <w:autoSpaceDN w:val="0"/>
        <w:spacing w:line="400" w:lineRule="exact"/>
        <w:ind w:leftChars="350" w:left="1120" w:hangingChars="100" w:hanging="28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3.依客戶</w:t>
      </w:r>
      <w:r w:rsidRPr="008F20B5">
        <w:rPr>
          <w:rFonts w:ascii="標楷體" w:eastAsia="標楷體" w:hAnsi="標楷體" w:hint="eastAsia"/>
          <w:sz w:val="28"/>
          <w:szCs w:val="28"/>
        </w:rPr>
        <w:t>戶號為傳送單位，包含客戶、額度、擔保品</w:t>
      </w:r>
      <w:r w:rsidRPr="008F20B5">
        <w:rPr>
          <w:rFonts w:ascii="標楷體" w:eastAsia="標楷體" w:hAnsi="標楷體" w:hint="eastAsia"/>
          <w:sz w:val="28"/>
          <w:szCs w:val="28"/>
          <w:lang w:eastAsia="zh-HK"/>
        </w:rPr>
        <w:t>等</w:t>
      </w:r>
      <w:r w:rsidRPr="008F20B5">
        <w:rPr>
          <w:rFonts w:ascii="標楷體" w:eastAsia="標楷體" w:hAnsi="標楷體" w:hint="eastAsia"/>
          <w:sz w:val="28"/>
          <w:szCs w:val="28"/>
        </w:rPr>
        <w:t>，以交易陣列方式組電文上送，同時成功同時失敗。</w:t>
      </w:r>
    </w:p>
    <w:p w14:paraId="2834BDD1" w14:textId="77777777" w:rsidR="00430E60" w:rsidRPr="008F20B5" w:rsidRDefault="00430E60" w:rsidP="00430E60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4.Timeout/error</w:t>
      </w:r>
      <w:r w:rsidRPr="008F20B5">
        <w:rPr>
          <w:rFonts w:ascii="標楷體" w:eastAsia="標楷體" w:hAnsi="標楷體" w:hint="eastAsia"/>
          <w:sz w:val="28"/>
          <w:szCs w:val="28"/>
        </w:rPr>
        <w:t>人工處理。</w:t>
      </w:r>
    </w:p>
    <w:p w14:paraId="0A62BDB1" w14:textId="77777777" w:rsidR="00430E60" w:rsidRPr="008F20B5" w:rsidRDefault="00430E60" w:rsidP="00430E60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5.上送成功後，不提供變更功能(變更需申請DB</w:t>
      </w:r>
      <w:r w:rsidRPr="008F20B5">
        <w:rPr>
          <w:rFonts w:ascii="標楷體" w:eastAsia="標楷體" w:hAnsi="標楷體" w:hint="eastAsia"/>
          <w:sz w:val="28"/>
          <w:szCs w:val="28"/>
        </w:rPr>
        <w:t>異動單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0913DCB6" w14:textId="77777777" w:rsidR="00430E60" w:rsidRPr="004A1C2C" w:rsidRDefault="00430E60">
      <w:pPr>
        <w:widowControl/>
        <w:rPr>
          <w:rFonts w:ascii="標楷體" w:eastAsia="標楷體" w:hAnsi="標楷體"/>
        </w:rPr>
      </w:pPr>
    </w:p>
    <w:p w14:paraId="5A06E870" w14:textId="77777777" w:rsidR="00430E60" w:rsidRPr="004A1C2C" w:rsidRDefault="00430E60">
      <w:pPr>
        <w:widowControl/>
        <w:rPr>
          <w:rFonts w:ascii="標楷體" w:eastAsia="標楷體" w:hAnsi="標楷體"/>
        </w:rPr>
      </w:pPr>
    </w:p>
    <w:p w14:paraId="561004FA" w14:textId="77777777" w:rsidR="001F4582" w:rsidRPr="004A1C2C" w:rsidRDefault="001F4582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3F9BC110" w14:textId="77777777" w:rsidR="001F4582" w:rsidRPr="008F20B5" w:rsidRDefault="001F4582">
      <w:pPr>
        <w:widowControl/>
        <w:rPr>
          <w:rFonts w:ascii="標楷體" w:eastAsia="標楷體" w:hAnsi="標楷體"/>
          <w:sz w:val="32"/>
          <w:szCs w:val="20"/>
        </w:rPr>
      </w:pPr>
    </w:p>
    <w:p w14:paraId="554A5F46" w14:textId="77777777" w:rsidR="00FD0BA6" w:rsidRPr="008F20B5" w:rsidRDefault="00FD0BA6" w:rsidP="001F4582">
      <w:pPr>
        <w:pStyle w:val="20"/>
        <w:keepNext w:val="0"/>
        <w:spacing w:before="0"/>
        <w:ind w:left="1134" w:hanging="1134"/>
        <w:rPr>
          <w:rFonts w:ascii="標楷體" w:hAnsi="標楷體"/>
        </w:rPr>
      </w:pPr>
      <w:bookmarkStart w:id="295" w:name="_Toc55997530"/>
      <w:r w:rsidRPr="008F20B5">
        <w:rPr>
          <w:rFonts w:ascii="標楷體" w:hAnsi="標楷體"/>
        </w:rPr>
        <w:t>2.2</w:t>
      </w:r>
      <w:r w:rsidR="00716905" w:rsidRPr="008F20B5">
        <w:rPr>
          <w:rFonts w:ascii="標楷體" w:hAnsi="標楷體"/>
        </w:rPr>
        <w:t xml:space="preserve">    </w:t>
      </w:r>
      <w:r w:rsidRPr="008F20B5">
        <w:rPr>
          <w:rFonts w:ascii="標楷體" w:hAnsi="標楷體"/>
        </w:rPr>
        <w:t>非功能性需求</w:t>
      </w:r>
      <w:bookmarkEnd w:id="295"/>
    </w:p>
    <w:p w14:paraId="2135DFD1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2AD8112B" w14:textId="77777777" w:rsidR="00E55F55" w:rsidRPr="008F20B5" w:rsidRDefault="00E55F55" w:rsidP="00E55F55">
      <w:pPr>
        <w:tabs>
          <w:tab w:val="left" w:pos="788"/>
        </w:tabs>
        <w:ind w:leftChars="500" w:left="1200"/>
        <w:rPr>
          <w:rFonts w:ascii="標楷體" w:eastAsia="標楷體" w:hAnsi="標楷體"/>
          <w:sz w:val="32"/>
          <w:szCs w:val="32"/>
        </w:rPr>
      </w:pPr>
      <w:r w:rsidRPr="008F20B5">
        <w:rPr>
          <w:rFonts w:ascii="標楷體" w:eastAsia="標楷體" w:hAnsi="標楷體"/>
          <w:sz w:val="32"/>
          <w:szCs w:val="32"/>
        </w:rPr>
        <w:t>N/A</w:t>
      </w:r>
    </w:p>
    <w:p w14:paraId="3E1779F6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25AE95F4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35BB8556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75F709F5" w14:textId="77777777" w:rsidR="00FD0BA6" w:rsidRPr="008F20B5" w:rsidRDefault="00FD0BA6" w:rsidP="00FD0BA6">
      <w:pPr>
        <w:pStyle w:val="1"/>
        <w:snapToGrid w:val="0"/>
        <w:rPr>
          <w:rFonts w:ascii="標楷體" w:hAnsi="標楷體"/>
        </w:rPr>
      </w:pPr>
      <w:bookmarkStart w:id="296" w:name="_Toc55997531"/>
      <w:r w:rsidRPr="008F20B5">
        <w:rPr>
          <w:rFonts w:ascii="標楷體" w:hAnsi="標楷體"/>
          <w:sz w:val="32"/>
          <w:szCs w:val="32"/>
        </w:rPr>
        <w:lastRenderedPageBreak/>
        <w:t>第3章</w:t>
      </w:r>
      <w:r w:rsidR="00441668" w:rsidRPr="008F20B5">
        <w:rPr>
          <w:rFonts w:ascii="標楷體" w:hAnsi="標楷體"/>
          <w:sz w:val="32"/>
          <w:szCs w:val="32"/>
        </w:rPr>
        <w:t xml:space="preserve"> </w:t>
      </w:r>
      <w:r w:rsidRPr="008F20B5">
        <w:rPr>
          <w:rFonts w:ascii="標楷體" w:hAnsi="標楷體"/>
          <w:sz w:val="32"/>
          <w:szCs w:val="32"/>
        </w:rPr>
        <w:t>系統需求</w:t>
      </w:r>
      <w:bookmarkEnd w:id="296"/>
    </w:p>
    <w:p w14:paraId="2145F46A" w14:textId="77777777" w:rsidR="00FD0BA6" w:rsidRPr="008F20B5" w:rsidRDefault="00716905" w:rsidP="00E55F55">
      <w:pPr>
        <w:pStyle w:val="20"/>
        <w:keepNext w:val="0"/>
        <w:spacing w:before="0"/>
        <w:rPr>
          <w:rFonts w:ascii="標楷體" w:hAnsi="標楷體"/>
        </w:rPr>
      </w:pPr>
      <w:bookmarkStart w:id="297" w:name="_Toc55997532"/>
      <w:r w:rsidRPr="008F20B5">
        <w:rPr>
          <w:rFonts w:ascii="標楷體" w:hAnsi="標楷體"/>
        </w:rPr>
        <w:t xml:space="preserve">3.1    </w:t>
      </w:r>
      <w:r w:rsidR="00FD0BA6" w:rsidRPr="008F20B5">
        <w:rPr>
          <w:rFonts w:ascii="標楷體" w:hAnsi="標楷體"/>
        </w:rPr>
        <w:t>系統功能結構圖</w:t>
      </w:r>
      <w:bookmarkEnd w:id="297"/>
    </w:p>
    <w:p w14:paraId="13BE5C74" w14:textId="3A37B6D2" w:rsidR="00E55F55" w:rsidRDefault="00CE6187" w:rsidP="00E55F55">
      <w:pPr>
        <w:rPr>
          <w:ins w:id="298" w:author="吳承憲" w:date="2020-11-26T10:08:00Z"/>
          <w:rFonts w:ascii="標楷體" w:eastAsia="標楷體" w:hAnsi="標楷體"/>
        </w:rPr>
      </w:pPr>
      <w:ins w:id="299" w:author="吳承憲" w:date="2020-11-26T10:05:00Z">
        <w:r>
          <w:rPr>
            <w:rFonts w:ascii="標楷體" w:eastAsia="標楷體" w:hAnsi="標楷體" w:hint="eastAsia"/>
          </w:rPr>
          <w:t>ELOAN</w:t>
        </w:r>
      </w:ins>
      <w:ins w:id="300" w:author="吳承憲" w:date="2020-11-26T10:07:00Z">
        <w:r>
          <w:rPr>
            <w:rFonts w:ascii="標楷體" w:eastAsia="標楷體" w:hAnsi="標楷體" w:hint="eastAsia"/>
          </w:rPr>
          <w:t>系統</w:t>
        </w:r>
      </w:ins>
      <w:ins w:id="301" w:author="吳承憲" w:date="2020-11-26T10:08:00Z">
        <w:r>
          <w:rPr>
            <w:rFonts w:ascii="標楷體" w:eastAsia="標楷體" w:hAnsi="標楷體" w:hint="eastAsia"/>
          </w:rPr>
          <w:t>交易流程：</w:t>
        </w:r>
      </w:ins>
    </w:p>
    <w:p w14:paraId="0DD73411" w14:textId="77777777" w:rsidR="00CE6187" w:rsidRPr="004A1C2C" w:rsidRDefault="00CE6187" w:rsidP="00E55F55">
      <w:pPr>
        <w:rPr>
          <w:ins w:id="302" w:author="吳承憲" w:date="2020-11-26T10:08:00Z"/>
          <w:rFonts w:ascii="標楷體" w:eastAsia="標楷體" w:hAnsi="標楷體"/>
        </w:rPr>
      </w:pPr>
      <w:ins w:id="303" w:author="吳承憲" w:date="2020-11-26T10:08:00Z">
        <w:r>
          <w:rPr>
            <w:rFonts w:ascii="標楷體" w:eastAsia="標楷體" w:hAnsi="標楷體"/>
          </w:rPr>
          <w:tab/>
        </w:r>
        <w:r>
          <w:rPr>
            <w:rFonts w:ascii="標楷體" w:eastAsia="標楷體" w:hAnsi="標楷體" w:hint="eastAsia"/>
          </w:rPr>
          <w:t>對保：</w:t>
        </w:r>
      </w:ins>
    </w:p>
    <w:tbl>
      <w:tblPr>
        <w:tblW w:w="4710" w:type="pct"/>
        <w:tblInd w:w="5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304" w:author="吳承憲" w:date="2020-11-26T10:09:00Z">
          <w:tblPr>
            <w:tblW w:w="4710" w:type="pct"/>
            <w:tblInd w:w="59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9603"/>
        <w:tblGridChange w:id="305">
          <w:tblGrid>
            <w:gridCol w:w="9603"/>
          </w:tblGrid>
        </w:tblGridChange>
      </w:tblGrid>
      <w:tr w:rsidR="00CE6187" w:rsidRPr="008F20B5" w14:paraId="3F9641A2" w14:textId="77777777" w:rsidTr="00CE6187">
        <w:trPr>
          <w:trHeight w:val="340"/>
          <w:ins w:id="306" w:author="吳承憲" w:date="2020-11-26T10:08:00Z"/>
          <w:trPrChange w:id="307" w:author="吳承憲" w:date="2020-11-26T10:09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hideMark/>
            <w:tcPrChange w:id="308" w:author="吳承憲" w:date="2020-11-26T10:09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13F52B99" w14:textId="77777777" w:rsidR="00CE6187" w:rsidRPr="008F20B5" w:rsidRDefault="00CE6187" w:rsidP="00896635">
            <w:pPr>
              <w:widowControl/>
              <w:rPr>
                <w:ins w:id="309" w:author="吳承憲" w:date="2020-11-26T10:08:00Z"/>
                <w:rFonts w:ascii="標楷體" w:eastAsia="標楷體" w:hAnsi="標楷體" w:cs="新細明體"/>
                <w:color w:val="000000"/>
                <w:kern w:val="0"/>
              </w:rPr>
            </w:pPr>
            <w:ins w:id="310" w:author="吳承憲" w:date="2020-11-26T10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顧客基本資料維護</w:t>
              </w:r>
            </w:ins>
          </w:p>
        </w:tc>
      </w:tr>
      <w:tr w:rsidR="00CE6187" w:rsidRPr="008F20B5" w14:paraId="520F9B5B" w14:textId="77777777" w:rsidTr="00CE6187">
        <w:trPr>
          <w:trHeight w:val="340"/>
          <w:ins w:id="311" w:author="吳承憲" w:date="2020-11-26T10:08:00Z"/>
          <w:trPrChange w:id="312" w:author="吳承憲" w:date="2020-11-26T10:09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hideMark/>
            <w:tcPrChange w:id="313" w:author="吳承憲" w:date="2020-11-26T10:09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0260AE69" w14:textId="77777777" w:rsidR="00CE6187" w:rsidRPr="008F20B5" w:rsidRDefault="00CE6187" w:rsidP="00896635">
            <w:pPr>
              <w:widowControl/>
              <w:rPr>
                <w:ins w:id="314" w:author="吳承憲" w:date="2020-11-26T10:08:00Z"/>
                <w:rFonts w:ascii="標楷體" w:eastAsia="標楷體" w:hAnsi="標楷體" w:cs="新細明體"/>
                <w:color w:val="000000"/>
                <w:kern w:val="0"/>
              </w:rPr>
            </w:pPr>
            <w:ins w:id="315" w:author="吳承憲" w:date="2020-11-26T10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案件申請登錄</w:t>
              </w:r>
            </w:ins>
          </w:p>
        </w:tc>
      </w:tr>
      <w:tr w:rsidR="00CE6187" w:rsidRPr="008F20B5" w14:paraId="7A5665B1" w14:textId="77777777" w:rsidTr="00CE6187">
        <w:trPr>
          <w:trHeight w:val="340"/>
          <w:ins w:id="316" w:author="吳承憲" w:date="2020-11-26T10:08:00Z"/>
          <w:trPrChange w:id="317" w:author="吳承憲" w:date="2020-11-26T10:09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hideMark/>
            <w:tcPrChange w:id="318" w:author="吳承憲" w:date="2020-11-26T10:09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3BC7C827" w14:textId="77777777" w:rsidR="00CE6187" w:rsidRPr="008F20B5" w:rsidRDefault="00CE6187" w:rsidP="00896635">
            <w:pPr>
              <w:widowControl/>
              <w:rPr>
                <w:ins w:id="319" w:author="吳承憲" w:date="2020-11-26T10:08:00Z"/>
                <w:rFonts w:ascii="標楷體" w:eastAsia="標楷體" w:hAnsi="標楷體" w:cs="新細明體"/>
                <w:color w:val="000000"/>
                <w:kern w:val="0"/>
              </w:rPr>
            </w:pPr>
            <w:ins w:id="320" w:author="吳承憲" w:date="2020-11-26T10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核准額度登錄</w:t>
              </w:r>
            </w:ins>
          </w:p>
        </w:tc>
      </w:tr>
      <w:tr w:rsidR="00CE6187" w:rsidRPr="008F20B5" w14:paraId="3BCC9346" w14:textId="77777777" w:rsidTr="00CE6187">
        <w:trPr>
          <w:trHeight w:val="340"/>
          <w:ins w:id="321" w:author="吳承憲" w:date="2020-11-26T10:08:00Z"/>
          <w:trPrChange w:id="322" w:author="吳承憲" w:date="2020-11-26T10:09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tcPrChange w:id="323" w:author="吳承憲" w:date="2020-11-26T10:09:00Z">
              <w:tcPr>
                <w:tcW w:w="2129" w:type="pct"/>
                <w:shd w:val="clear" w:color="auto" w:fill="auto"/>
              </w:tcPr>
            </w:tcPrChange>
          </w:tcPr>
          <w:p w14:paraId="15A6D1D5" w14:textId="21BA4F2C" w:rsidR="00CE6187" w:rsidRPr="008F20B5" w:rsidRDefault="00583560" w:rsidP="00896635">
            <w:pPr>
              <w:widowControl/>
              <w:rPr>
                <w:ins w:id="324" w:author="吳承憲" w:date="2020-11-26T10:08:00Z"/>
                <w:rFonts w:ascii="標楷體" w:eastAsia="標楷體" w:hAnsi="標楷體"/>
              </w:rPr>
            </w:pPr>
            <w:ins w:id="325" w:author="ST1" w:date="2020-12-02T11:45:00Z">
              <w:r w:rsidRPr="00583560">
                <w:rPr>
                  <w:rFonts w:eastAsia="標楷體" w:hint="eastAsia"/>
                </w:rPr>
                <w:t>關係人資料建立</w:t>
              </w:r>
            </w:ins>
            <w:ins w:id="326" w:author="吳承憲" w:date="2020-11-26T10:10:00Z">
              <w:del w:id="327" w:author="ST1" w:date="2020-12-02T11:45:00Z">
                <w:r w:rsidR="00CE6187" w:rsidRPr="00C70FFF" w:rsidDel="00583560">
                  <w:rPr>
                    <w:rFonts w:eastAsia="標楷體" w:hint="eastAsia"/>
                  </w:rPr>
                  <w:delText>借款戶關係人</w:delText>
                </w:r>
                <w:r w:rsidR="00CE6187" w:rsidRPr="00C70FFF" w:rsidDel="00583560">
                  <w:rPr>
                    <w:rFonts w:eastAsia="標楷體" w:hint="eastAsia"/>
                  </w:rPr>
                  <w:delText>/</w:delText>
                </w:r>
                <w:r w:rsidR="00CE6187" w:rsidRPr="00C70FFF" w:rsidDel="00583560">
                  <w:rPr>
                    <w:rFonts w:eastAsia="標楷體" w:hint="eastAsia"/>
                  </w:rPr>
                  <w:delText>關係企業</w:delText>
                </w:r>
              </w:del>
            </w:ins>
          </w:p>
        </w:tc>
      </w:tr>
      <w:tr w:rsidR="00CE6187" w:rsidRPr="008F20B5" w14:paraId="114EFE00" w14:textId="77777777" w:rsidTr="00CE6187">
        <w:trPr>
          <w:trHeight w:val="340"/>
          <w:ins w:id="328" w:author="吳承憲" w:date="2020-11-26T10:08:00Z"/>
          <w:trPrChange w:id="329" w:author="吳承憲" w:date="2020-11-26T10:09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tcPrChange w:id="330" w:author="吳承憲" w:date="2020-11-26T10:09:00Z">
              <w:tcPr>
                <w:tcW w:w="2129" w:type="pct"/>
                <w:shd w:val="clear" w:color="auto" w:fill="auto"/>
              </w:tcPr>
            </w:tcPrChange>
          </w:tcPr>
          <w:p w14:paraId="323AB56E" w14:textId="54A55DE3" w:rsidR="00CE6187" w:rsidRPr="00CD2F18" w:rsidRDefault="00CE6187" w:rsidP="00896635">
            <w:pPr>
              <w:widowControl/>
              <w:rPr>
                <w:ins w:id="331" w:author="吳承憲" w:date="2020-11-26T10:08:00Z"/>
                <w:rFonts w:ascii="標楷體" w:eastAsia="標楷體" w:hAnsi="標楷體"/>
              </w:rPr>
            </w:pPr>
            <w:ins w:id="332" w:author="吳承憲" w:date="2020-11-26T10:10:00Z">
              <w:r w:rsidRPr="004A1C2C">
                <w:rPr>
                  <w:rFonts w:ascii="標楷體" w:eastAsia="標楷體" w:hAnsi="標楷體" w:hint="eastAsia"/>
                </w:rPr>
                <w:t>保證人資料登錄</w:t>
              </w:r>
            </w:ins>
          </w:p>
        </w:tc>
      </w:tr>
    </w:tbl>
    <w:p w14:paraId="066D571B" w14:textId="5DF65F8B" w:rsidR="00CE6187" w:rsidRDefault="00CE6187">
      <w:pPr>
        <w:ind w:firstLine="480"/>
        <w:rPr>
          <w:ins w:id="333" w:author="吳承憲" w:date="2020-11-26T10:09:00Z"/>
          <w:rFonts w:ascii="標楷體" w:eastAsia="標楷體" w:hAnsi="標楷體"/>
        </w:rPr>
        <w:pPrChange w:id="334" w:author="吳承憲" w:date="2020-11-26T10:11:00Z">
          <w:pPr/>
        </w:pPrChange>
      </w:pPr>
      <w:ins w:id="335" w:author="吳承憲" w:date="2020-11-26T10:09:00Z">
        <w:r>
          <w:rPr>
            <w:rFonts w:ascii="標楷體" w:eastAsia="標楷體" w:hAnsi="標楷體" w:hint="eastAsia"/>
          </w:rPr>
          <w:t>擔保品</w:t>
        </w:r>
      </w:ins>
      <w:ins w:id="336" w:author="吳承憲" w:date="2020-11-26T10:11:00Z">
        <w:r>
          <w:rPr>
            <w:rFonts w:ascii="標楷體" w:eastAsia="標楷體" w:hAnsi="標楷體" w:hint="eastAsia"/>
          </w:rPr>
          <w:t>：</w:t>
        </w:r>
      </w:ins>
    </w:p>
    <w:tbl>
      <w:tblPr>
        <w:tblW w:w="4710" w:type="pct"/>
        <w:tblInd w:w="5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337" w:author="吳承憲" w:date="2020-11-26T10:11:00Z">
          <w:tblPr>
            <w:tblW w:w="4710" w:type="pct"/>
            <w:tblInd w:w="59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9603"/>
        <w:tblGridChange w:id="338">
          <w:tblGrid>
            <w:gridCol w:w="9603"/>
          </w:tblGrid>
        </w:tblGridChange>
      </w:tblGrid>
      <w:tr w:rsidR="00CE6187" w:rsidRPr="008F20B5" w14:paraId="5004008B" w14:textId="77777777" w:rsidTr="00CE6187">
        <w:trPr>
          <w:trHeight w:val="340"/>
          <w:ins w:id="339" w:author="吳承憲" w:date="2020-11-26T10:09:00Z"/>
          <w:trPrChange w:id="340" w:author="吳承憲" w:date="2020-11-26T10:11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hideMark/>
            <w:tcPrChange w:id="341" w:author="吳承憲" w:date="2020-11-26T10:11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1BB37E61" w14:textId="77777777" w:rsidR="00CE6187" w:rsidRPr="008F20B5" w:rsidRDefault="00CE6187" w:rsidP="00896635">
            <w:pPr>
              <w:widowControl/>
              <w:rPr>
                <w:ins w:id="342" w:author="吳承憲" w:date="2020-11-26T10:09:00Z"/>
                <w:rFonts w:ascii="標楷體" w:eastAsia="標楷體" w:hAnsi="標楷體" w:cs="新細明體"/>
                <w:color w:val="000000"/>
                <w:kern w:val="0"/>
              </w:rPr>
            </w:pPr>
            <w:ins w:id="343" w:author="吳承憲" w:date="2020-11-26T10:09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不動產擔保品資料登錄</w:t>
              </w:r>
            </w:ins>
          </w:p>
        </w:tc>
      </w:tr>
      <w:tr w:rsidR="00CE6187" w:rsidRPr="008F20B5" w14:paraId="3C95F331" w14:textId="77777777" w:rsidTr="00CE6187">
        <w:trPr>
          <w:trHeight w:val="340"/>
          <w:ins w:id="344" w:author="吳承憲" w:date="2020-11-26T10:09:00Z"/>
          <w:trPrChange w:id="345" w:author="吳承憲" w:date="2020-11-26T10:11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hideMark/>
            <w:tcPrChange w:id="346" w:author="吳承憲" w:date="2020-11-26T10:11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4495A98A" w14:textId="77777777" w:rsidR="00CE6187" w:rsidRPr="008F20B5" w:rsidRDefault="00CE6187" w:rsidP="00896635">
            <w:pPr>
              <w:widowControl/>
              <w:rPr>
                <w:ins w:id="347" w:author="吳承憲" w:date="2020-11-26T10:09:00Z"/>
                <w:rFonts w:ascii="標楷體" w:eastAsia="標楷體" w:hAnsi="標楷體" w:cs="新細明體"/>
                <w:color w:val="000000"/>
                <w:kern w:val="0"/>
              </w:rPr>
            </w:pPr>
            <w:ins w:id="348" w:author="吳承憲" w:date="2020-11-26T10:09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不動產土地擔保品資料登錄</w:t>
              </w:r>
            </w:ins>
          </w:p>
        </w:tc>
      </w:tr>
      <w:tr w:rsidR="00CE6187" w:rsidRPr="008F20B5" w14:paraId="031AC64F" w14:textId="77777777" w:rsidTr="00CE6187">
        <w:trPr>
          <w:trHeight w:val="340"/>
          <w:ins w:id="349" w:author="吳承憲" w:date="2020-11-26T10:09:00Z"/>
          <w:trPrChange w:id="350" w:author="吳承憲" w:date="2020-11-26T10:11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hideMark/>
            <w:tcPrChange w:id="351" w:author="吳承憲" w:date="2020-11-26T10:11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5F9F7365" w14:textId="77777777" w:rsidR="00CE6187" w:rsidRPr="008F20B5" w:rsidRDefault="00CE6187" w:rsidP="00896635">
            <w:pPr>
              <w:widowControl/>
              <w:rPr>
                <w:ins w:id="352" w:author="吳承憲" w:date="2020-11-26T10:09:00Z"/>
                <w:rFonts w:ascii="標楷體" w:eastAsia="標楷體" w:hAnsi="標楷體" w:cs="新細明體"/>
                <w:color w:val="000000"/>
                <w:kern w:val="0"/>
              </w:rPr>
            </w:pPr>
            <w:ins w:id="353" w:author="吳承憲" w:date="2020-11-26T10:09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不動產建物擔保品資料查詢</w:t>
              </w:r>
            </w:ins>
          </w:p>
        </w:tc>
      </w:tr>
      <w:tr w:rsidR="00CE6187" w:rsidRPr="008F20B5" w14:paraId="02D8C89E" w14:textId="77777777" w:rsidTr="00CE6187">
        <w:trPr>
          <w:trHeight w:val="340"/>
          <w:ins w:id="354" w:author="吳承憲" w:date="2020-11-26T10:09:00Z"/>
          <w:trPrChange w:id="355" w:author="吳承憲" w:date="2020-11-26T10:11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hideMark/>
            <w:tcPrChange w:id="356" w:author="吳承憲" w:date="2020-11-26T10:11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3536654B" w14:textId="77777777" w:rsidR="00CE6187" w:rsidRPr="008F20B5" w:rsidRDefault="00CE6187" w:rsidP="00896635">
            <w:pPr>
              <w:widowControl/>
              <w:rPr>
                <w:ins w:id="357" w:author="吳承憲" w:date="2020-11-26T10:09:00Z"/>
                <w:rFonts w:ascii="標楷體" w:eastAsia="標楷體" w:hAnsi="標楷體" w:cs="新細明體"/>
                <w:color w:val="000000"/>
                <w:kern w:val="0"/>
              </w:rPr>
            </w:pPr>
            <w:ins w:id="358" w:author="吳承憲" w:date="2020-11-26T10:09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動產擔保品資料登錄</w:t>
              </w:r>
            </w:ins>
          </w:p>
        </w:tc>
      </w:tr>
      <w:tr w:rsidR="00CE6187" w:rsidRPr="008F20B5" w14:paraId="5B8B41AE" w14:textId="77777777" w:rsidTr="00CE6187">
        <w:trPr>
          <w:trHeight w:val="340"/>
          <w:ins w:id="359" w:author="吳承憲" w:date="2020-11-26T10:09:00Z"/>
          <w:trPrChange w:id="360" w:author="吳承憲" w:date="2020-11-26T10:11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hideMark/>
            <w:tcPrChange w:id="361" w:author="吳承憲" w:date="2020-11-26T10:11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5194FBC3" w14:textId="77777777" w:rsidR="00CE6187" w:rsidRPr="008F20B5" w:rsidRDefault="00CE6187" w:rsidP="00896635">
            <w:pPr>
              <w:widowControl/>
              <w:rPr>
                <w:ins w:id="362" w:author="吳承憲" w:date="2020-11-26T10:09:00Z"/>
                <w:rFonts w:ascii="標楷體" w:eastAsia="標楷體" w:hAnsi="標楷體" w:cs="新細明體"/>
                <w:color w:val="000000"/>
                <w:kern w:val="0"/>
              </w:rPr>
            </w:pPr>
            <w:ins w:id="363" w:author="吳承憲" w:date="2020-11-26T10:09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股票擔保品資料查詢</w:t>
              </w:r>
            </w:ins>
          </w:p>
        </w:tc>
      </w:tr>
      <w:tr w:rsidR="00CE6187" w:rsidRPr="008F20B5" w14:paraId="6FED0CC9" w14:textId="77777777" w:rsidTr="00CE6187">
        <w:trPr>
          <w:trHeight w:val="340"/>
          <w:ins w:id="364" w:author="吳承憲" w:date="2020-11-26T10:09:00Z"/>
          <w:trPrChange w:id="365" w:author="吳承憲" w:date="2020-11-26T10:11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hideMark/>
            <w:tcPrChange w:id="366" w:author="吳承憲" w:date="2020-11-26T10:11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086398E4" w14:textId="77777777" w:rsidR="00CE6187" w:rsidRPr="008F20B5" w:rsidRDefault="00CE6187" w:rsidP="00896635">
            <w:pPr>
              <w:widowControl/>
              <w:rPr>
                <w:ins w:id="367" w:author="吳承憲" w:date="2020-11-26T10:09:00Z"/>
                <w:rFonts w:ascii="標楷體" w:eastAsia="標楷體" w:hAnsi="標楷體" w:cs="新細明體"/>
                <w:color w:val="000000"/>
                <w:kern w:val="0"/>
              </w:rPr>
            </w:pPr>
            <w:ins w:id="368" w:author="吳承憲" w:date="2020-11-26T10:09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其他擔保品資料登錄</w:t>
              </w:r>
            </w:ins>
          </w:p>
        </w:tc>
      </w:tr>
      <w:tr w:rsidR="00CE6187" w:rsidRPr="008F20B5" w14:paraId="35B61E14" w14:textId="77777777" w:rsidTr="00CE6187">
        <w:trPr>
          <w:trHeight w:val="340"/>
          <w:ins w:id="369" w:author="吳承憲" w:date="2020-11-26T10:09:00Z"/>
          <w:trPrChange w:id="370" w:author="吳承憲" w:date="2020-11-26T10:11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hideMark/>
            <w:tcPrChange w:id="371" w:author="吳承憲" w:date="2020-11-26T10:11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7410706E" w14:textId="77777777" w:rsidR="00CE6187" w:rsidRPr="008F20B5" w:rsidRDefault="00CE6187" w:rsidP="00896635">
            <w:pPr>
              <w:widowControl/>
              <w:rPr>
                <w:ins w:id="372" w:author="吳承憲" w:date="2020-11-26T10:09:00Z"/>
                <w:rFonts w:ascii="標楷體" w:eastAsia="標楷體" w:hAnsi="標楷體" w:cs="新細明體"/>
                <w:color w:val="000000"/>
                <w:kern w:val="0"/>
              </w:rPr>
            </w:pPr>
            <w:ins w:id="373" w:author="吳承憲" w:date="2020-11-26T10:09:00Z"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保險單明細資料登錄</w:t>
              </w:r>
            </w:ins>
          </w:p>
        </w:tc>
      </w:tr>
      <w:tr w:rsidR="00CE6187" w:rsidRPr="008F20B5" w14:paraId="4A1B5847" w14:textId="77777777" w:rsidTr="00CE6187">
        <w:trPr>
          <w:trHeight w:val="340"/>
          <w:ins w:id="374" w:author="吳承憲" w:date="2020-11-26T10:09:00Z"/>
          <w:trPrChange w:id="375" w:author="吳承憲" w:date="2020-11-26T10:11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tcPrChange w:id="376" w:author="吳承憲" w:date="2020-11-26T10:11:00Z">
              <w:tcPr>
                <w:tcW w:w="2129" w:type="pct"/>
                <w:shd w:val="clear" w:color="auto" w:fill="auto"/>
                <w:vAlign w:val="center"/>
              </w:tcPr>
            </w:tcPrChange>
          </w:tcPr>
          <w:p w14:paraId="26ACB152" w14:textId="1A32D9A2" w:rsidR="00CE6187" w:rsidRPr="008F20B5" w:rsidRDefault="00CE6187" w:rsidP="00896635">
            <w:pPr>
              <w:widowControl/>
              <w:rPr>
                <w:ins w:id="377" w:author="吳承憲" w:date="2020-11-26T10:09:00Z"/>
                <w:rFonts w:ascii="標楷體" w:eastAsia="標楷體" w:hAnsi="標楷體" w:cs="新細明體"/>
                <w:color w:val="000000"/>
                <w:kern w:val="0"/>
              </w:rPr>
            </w:pPr>
            <w:ins w:id="378" w:author="吳承憲" w:date="2020-11-26T10:10:00Z">
              <w:r w:rsidRPr="008F20B5">
                <w:rPr>
                  <w:rFonts w:ascii="標楷體" w:eastAsia="標楷體" w:hAnsi="標楷體" w:hint="eastAsia"/>
                </w:rPr>
                <w:t>他項</w:t>
              </w:r>
              <w:r>
                <w:rPr>
                  <w:rFonts w:ascii="標楷體" w:eastAsia="標楷體" w:hAnsi="標楷體" w:hint="eastAsia"/>
                </w:rPr>
                <w:t>權</w:t>
              </w:r>
              <w:r w:rsidRPr="008F20B5">
                <w:rPr>
                  <w:rFonts w:ascii="標楷體" w:eastAsia="標楷體" w:hAnsi="標楷體" w:hint="eastAsia"/>
                </w:rPr>
                <w:t>利資料登錄</w:t>
              </w:r>
            </w:ins>
          </w:p>
        </w:tc>
      </w:tr>
      <w:tr w:rsidR="00CE6187" w:rsidRPr="008F20B5" w14:paraId="754169D1" w14:textId="77777777" w:rsidTr="00CE6187">
        <w:trPr>
          <w:trHeight w:val="340"/>
          <w:ins w:id="379" w:author="吳承憲" w:date="2020-11-26T10:09:00Z"/>
          <w:trPrChange w:id="380" w:author="吳承憲" w:date="2020-11-26T10:11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tcPrChange w:id="381" w:author="吳承憲" w:date="2020-11-26T10:11:00Z">
              <w:tcPr>
                <w:tcW w:w="2129" w:type="pct"/>
                <w:shd w:val="clear" w:color="auto" w:fill="auto"/>
                <w:vAlign w:val="center"/>
              </w:tcPr>
            </w:tcPrChange>
          </w:tcPr>
          <w:p w14:paraId="16166C32" w14:textId="136610D7" w:rsidR="00CE6187" w:rsidRPr="008F20B5" w:rsidRDefault="00CE6187" w:rsidP="00896635">
            <w:pPr>
              <w:widowControl/>
              <w:rPr>
                <w:ins w:id="382" w:author="吳承憲" w:date="2020-11-26T10:09:00Z"/>
                <w:rFonts w:ascii="標楷體" w:eastAsia="標楷體" w:hAnsi="標楷體" w:cs="新細明體"/>
                <w:color w:val="000000"/>
                <w:kern w:val="0"/>
              </w:rPr>
            </w:pPr>
            <w:ins w:id="383" w:author="吳承憲" w:date="2020-11-26T10:10:00Z">
              <w:r w:rsidRPr="004A1C2C">
                <w:rPr>
                  <w:rFonts w:ascii="標楷體" w:eastAsia="標楷體" w:hAnsi="標楷體" w:hint="eastAsia"/>
                </w:rPr>
                <w:t>額度與擔保品關聯登錄</w:t>
              </w:r>
            </w:ins>
          </w:p>
        </w:tc>
      </w:tr>
    </w:tbl>
    <w:p w14:paraId="4A3A0F7A" w14:textId="04B27166" w:rsidR="00CE6187" w:rsidRDefault="00CE6187" w:rsidP="00E55F55">
      <w:pPr>
        <w:rPr>
          <w:ins w:id="384" w:author="吳承憲" w:date="2020-11-26T10:09:00Z"/>
          <w:rFonts w:ascii="標楷體" w:eastAsia="標楷體" w:hAnsi="標楷體"/>
        </w:rPr>
      </w:pPr>
    </w:p>
    <w:p w14:paraId="4CB50602" w14:textId="77777777" w:rsidR="00CE6187" w:rsidRPr="00CD2F18" w:rsidRDefault="00CE6187" w:rsidP="00E55F55">
      <w:pPr>
        <w:rPr>
          <w:rFonts w:ascii="標楷體" w:eastAsia="標楷體" w:hAnsi="標楷體"/>
        </w:rPr>
      </w:pPr>
    </w:p>
    <w:p w14:paraId="08ED8EBC" w14:textId="77777777" w:rsidR="00E55F55" w:rsidRPr="004A1C2C" w:rsidRDefault="00A73E2B" w:rsidP="00E55F55">
      <w:pPr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object w:dxaOrig="11234" w:dyaOrig="12691" w14:anchorId="1BD2DFC3">
          <v:shape id="_x0000_i1026" type="#_x0000_t75" style="width:510pt;height:8in" o:ole="">
            <v:imagedata r:id="rId19" o:title=""/>
          </v:shape>
          <o:OLEObject Type="Embed" ProgID="Visio.Drawing.11" ShapeID="_x0000_i1026" DrawAspect="Content" ObjectID="_1684908930" r:id="rId20"/>
        </w:object>
      </w:r>
    </w:p>
    <w:p w14:paraId="1C896571" w14:textId="77777777" w:rsidR="00E55F55" w:rsidRPr="008F20B5" w:rsidRDefault="00E55F55">
      <w:pPr>
        <w:widowControl/>
        <w:rPr>
          <w:rFonts w:ascii="標楷體" w:eastAsia="標楷體" w:hAnsi="標楷體"/>
          <w:b/>
          <w:snapToGrid w:val="0"/>
          <w:kern w:val="0"/>
          <w:sz w:val="32"/>
          <w:szCs w:val="20"/>
        </w:rPr>
      </w:pPr>
      <w:r w:rsidRPr="004A1C2C">
        <w:rPr>
          <w:rFonts w:ascii="標楷體" w:eastAsia="標楷體" w:hAnsi="標楷體"/>
        </w:rPr>
        <w:br w:type="page"/>
      </w:r>
    </w:p>
    <w:p w14:paraId="5E055ACB" w14:textId="77777777" w:rsidR="00645DC6" w:rsidRPr="008F20B5" w:rsidRDefault="00FD0BA6" w:rsidP="00945D52">
      <w:pPr>
        <w:pStyle w:val="20"/>
        <w:keepNext w:val="0"/>
        <w:numPr>
          <w:ilvl w:val="1"/>
          <w:numId w:val="30"/>
        </w:numPr>
        <w:rPr>
          <w:rFonts w:ascii="標楷體" w:hAnsi="標楷體"/>
        </w:rPr>
      </w:pPr>
      <w:bookmarkStart w:id="385" w:name="_Toc55997533"/>
      <w:r w:rsidRPr="008F20B5">
        <w:rPr>
          <w:rFonts w:ascii="標楷體" w:hAnsi="標楷體"/>
        </w:rPr>
        <w:lastRenderedPageBreak/>
        <w:t>系統功能說明</w:t>
      </w:r>
      <w:bookmarkEnd w:id="385"/>
    </w:p>
    <w:p w14:paraId="0E79072C" w14:textId="77777777" w:rsidR="00945D52" w:rsidRPr="004A1C2C" w:rsidRDefault="00945D52" w:rsidP="00945D52">
      <w:pPr>
        <w:pStyle w:val="3"/>
        <w:spacing w:after="240"/>
        <w:ind w:leftChars="100" w:left="240"/>
        <w:rPr>
          <w:rFonts w:ascii="標楷體" w:hAnsi="標楷體"/>
        </w:rPr>
      </w:pPr>
      <w:r w:rsidRPr="004A1C2C">
        <w:rPr>
          <w:rFonts w:ascii="標楷體" w:hAnsi="標楷體" w:hint="eastAsia"/>
        </w:rPr>
        <w:t>一、</w:t>
      </w:r>
      <w:r w:rsidRPr="004A1C2C">
        <w:rPr>
          <w:rFonts w:ascii="標楷體" w:hAnsi="標楷體"/>
        </w:rPr>
        <w:t>IFRS 9</w:t>
      </w:r>
      <w:r w:rsidRPr="004A1C2C">
        <w:rPr>
          <w:rFonts w:ascii="標楷體" w:hAnsi="標楷體" w:cs="標楷體" w:hint="eastAsia"/>
        </w:rPr>
        <w:t>作業</w:t>
      </w:r>
    </w:p>
    <w:p w14:paraId="48DC4F59" w14:textId="6A1CA21E" w:rsidR="00751866" w:rsidRPr="00751866" w:rsidRDefault="00751866" w:rsidP="00BE3D5F">
      <w:pPr>
        <w:pStyle w:val="3"/>
        <w:numPr>
          <w:ilvl w:val="2"/>
          <w:numId w:val="69"/>
        </w:numPr>
        <w:spacing w:before="0"/>
        <w:rPr>
          <w:rFonts w:ascii="標楷體" w:hAnsi="標楷體"/>
          <w:b/>
          <w:szCs w:val="32"/>
        </w:rPr>
      </w:pPr>
      <w:r w:rsidRPr="00751866">
        <w:rPr>
          <w:rFonts w:ascii="標楷體" w:hAnsi="標楷體"/>
          <w:b/>
          <w:szCs w:val="32"/>
        </w:rPr>
        <w:t>L7</w:t>
      </w:r>
      <w:r w:rsidRPr="00751866">
        <w:rPr>
          <w:rFonts w:ascii="標楷體" w:hAnsi="標楷體" w:hint="eastAsia"/>
          <w:b/>
          <w:szCs w:val="32"/>
        </w:rPr>
        <w:t>022違約損失率檔查詢</w:t>
      </w:r>
      <w:r w:rsidR="005763C4">
        <w:rPr>
          <w:rFonts w:ascii="標楷體" w:hAnsi="標楷體" w:hint="eastAsia"/>
          <w:b/>
          <w:szCs w:val="32"/>
        </w:rPr>
        <w:t xml:space="preserve"> ***</w:t>
      </w:r>
    </w:p>
    <w:p w14:paraId="46DCE545" w14:textId="77777777" w:rsidR="00751866" w:rsidRPr="004A1C2C" w:rsidRDefault="00751866" w:rsidP="0081699E">
      <w:pPr>
        <w:pStyle w:val="a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751866" w:rsidRPr="008F20B5" w14:paraId="7394D122" w14:textId="77777777" w:rsidTr="00722361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3545D0A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681FB5B" w14:textId="42B12156" w:rsidR="00751866" w:rsidRPr="008F20B5" w:rsidRDefault="00722361" w:rsidP="00BC5958">
            <w:pPr>
              <w:rPr>
                <w:rFonts w:ascii="標楷體" w:eastAsia="標楷體" w:hAnsi="標楷體"/>
              </w:rPr>
            </w:pPr>
            <w:r w:rsidRPr="00722361">
              <w:rPr>
                <w:rFonts w:ascii="標楷體" w:eastAsia="標楷體" w:hAnsi="標楷體" w:hint="eastAsia"/>
              </w:rPr>
              <w:t>違約損失率檔查詢</w:t>
            </w:r>
          </w:p>
        </w:tc>
      </w:tr>
      <w:tr w:rsidR="00751866" w:rsidRPr="008F20B5" w14:paraId="1C1CDBBE" w14:textId="77777777" w:rsidTr="00722361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F2807F4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DC5E632" w14:textId="48FED67A" w:rsidR="00751866" w:rsidRPr="004A1C2C" w:rsidRDefault="00722361" w:rsidP="00BC595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查詢或</w:t>
            </w:r>
            <w:r w:rsidR="007C649D">
              <w:rPr>
                <w:rFonts w:ascii="標楷體" w:eastAsia="標楷體" w:hAnsi="標楷體" w:hint="eastAsia"/>
                <w:lang w:eastAsia="zh-HK"/>
              </w:rPr>
              <w:t>維護</w:t>
            </w:r>
            <w:r w:rsidR="005213A6">
              <w:rPr>
                <w:rFonts w:ascii="標楷體" w:eastAsia="標楷體" w:hAnsi="標楷體" w:hint="eastAsia"/>
              </w:rPr>
              <w:t>[</w:t>
            </w:r>
            <w:r w:rsidR="005213A6" w:rsidRPr="00841D83">
              <w:rPr>
                <w:rFonts w:ascii="標楷體" w:eastAsia="標楷體" w:hAnsi="標楷體" w:hint="eastAsia"/>
                <w:lang w:eastAsia="zh-HK"/>
              </w:rPr>
              <w:t>違約損失率檔</w:t>
            </w:r>
            <w:r w:rsidR="005213A6">
              <w:rPr>
                <w:rFonts w:ascii="標楷體" w:eastAsia="標楷體" w:hAnsi="標楷體" w:hint="eastAsia"/>
              </w:rPr>
              <w:t>(</w:t>
            </w:r>
            <w:r w:rsidR="005213A6" w:rsidRPr="00841D83">
              <w:rPr>
                <w:rFonts w:ascii="標楷體" w:eastAsia="標楷體" w:hAnsi="標楷體"/>
              </w:rPr>
              <w:t>Ias39LGD</w:t>
            </w:r>
            <w:r w:rsidR="005213A6">
              <w:rPr>
                <w:rFonts w:ascii="標楷體" w:eastAsia="標楷體" w:hAnsi="標楷體" w:hint="eastAsia"/>
              </w:rPr>
              <w:t>)</w:t>
            </w:r>
            <w:r w:rsidR="005213A6"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資料時</w:t>
            </w:r>
          </w:p>
        </w:tc>
      </w:tr>
      <w:tr w:rsidR="00751866" w:rsidRPr="008F20B5" w14:paraId="516A95D7" w14:textId="77777777" w:rsidTr="00722361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A26B7C1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DD71AFE" w14:textId="2EFAD5AE" w:rsidR="00494A2F" w:rsidRPr="004037BD" w:rsidRDefault="00494A2F" w:rsidP="00494A2F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="00BC48BD"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3B1E2593" w14:textId="6E8C0790" w:rsidR="00722361" w:rsidRDefault="00494A2F" w:rsidP="0072236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 w:rsidR="00722361">
              <w:rPr>
                <w:rFonts w:ascii="標楷體" w:eastAsia="標楷體" w:hAnsi="標楷體" w:hint="eastAsia"/>
              </w:rPr>
              <w:t>.</w:t>
            </w:r>
            <w:r w:rsidR="00722361">
              <w:rPr>
                <w:rFonts w:ascii="標楷體" w:eastAsia="標楷體" w:hAnsi="標楷體" w:hint="eastAsia"/>
                <w:lang w:eastAsia="zh-HK"/>
              </w:rPr>
              <w:t>查詢</w:t>
            </w:r>
            <w:r w:rsidR="00916664">
              <w:rPr>
                <w:rFonts w:ascii="標楷體" w:eastAsia="標楷體" w:hAnsi="標楷體" w:hint="eastAsia"/>
              </w:rPr>
              <w:t>[</w:t>
            </w:r>
            <w:r w:rsidR="00841D83" w:rsidRPr="00841D83">
              <w:rPr>
                <w:rFonts w:ascii="標楷體" w:eastAsia="標楷體" w:hAnsi="標楷體" w:hint="eastAsia"/>
                <w:lang w:eastAsia="zh-HK"/>
              </w:rPr>
              <w:t>違約損失率檔</w:t>
            </w:r>
            <w:r w:rsidR="00722361">
              <w:rPr>
                <w:rFonts w:ascii="標楷體" w:eastAsia="標楷體" w:hAnsi="標楷體" w:hint="eastAsia"/>
              </w:rPr>
              <w:t>(</w:t>
            </w:r>
            <w:r w:rsidR="00841D83" w:rsidRPr="00841D83">
              <w:rPr>
                <w:rFonts w:ascii="標楷體" w:eastAsia="標楷體" w:hAnsi="標楷體"/>
              </w:rPr>
              <w:t>Ias39LGD</w:t>
            </w:r>
            <w:r w:rsidR="00722361">
              <w:rPr>
                <w:rFonts w:ascii="標楷體" w:eastAsia="標楷體" w:hAnsi="標楷體" w:hint="eastAsia"/>
              </w:rPr>
              <w:t>)</w:t>
            </w:r>
            <w:r w:rsidR="00916664">
              <w:rPr>
                <w:rFonts w:ascii="標楷體" w:eastAsia="標楷體" w:hAnsi="標楷體"/>
              </w:rPr>
              <w:t>]</w:t>
            </w:r>
          </w:p>
          <w:p w14:paraId="1BC54F76" w14:textId="2B999F6E" w:rsidR="00585CAF" w:rsidRDefault="007C649D" w:rsidP="00585CAF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/>
              </w:rPr>
              <w:t>3.</w:t>
            </w:r>
            <w:r w:rsidR="00585CAF" w:rsidRPr="00E730ED">
              <w:rPr>
                <w:rFonts w:ascii="標楷體" w:eastAsia="標楷體" w:hAnsi="標楷體" w:hint="eastAsia"/>
                <w:color w:val="000000"/>
              </w:rPr>
              <w:t>以下參考欄位之</w:t>
            </w:r>
            <w:r w:rsidR="00585CAF" w:rsidRPr="00E730ED">
              <w:rPr>
                <w:rFonts w:ascii="標楷體" w:eastAsia="標楷體" w:hAnsi="標楷體" w:hint="eastAsia"/>
                <w:color w:val="000000"/>
                <w:lang w:eastAsia="zh-HK"/>
              </w:rPr>
              <w:t>說明</w:t>
            </w:r>
            <w:r w:rsidR="00585CAF">
              <w:rPr>
                <w:rFonts w:ascii="標楷體" w:eastAsia="標楷體" w:hAnsi="標楷體" w:hint="eastAsia"/>
                <w:color w:val="000000"/>
                <w:lang w:eastAsia="zh-HK"/>
              </w:rPr>
              <w:t>：</w:t>
            </w:r>
          </w:p>
          <w:p w14:paraId="54CA7528" w14:textId="77777777" w:rsidR="00FA7DBB" w:rsidRPr="00FA7DBB" w:rsidRDefault="00FA7DBB" w:rsidP="00FA7DBB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 w:rsidRPr="00FA7DBB">
              <w:rPr>
                <w:rFonts w:ascii="標楷體" w:eastAsia="標楷體" w:hAnsi="標楷體" w:hint="eastAsia"/>
              </w:rPr>
              <w:t>(</w:t>
            </w:r>
            <w:r w:rsidRPr="00FA7DBB">
              <w:rPr>
                <w:rFonts w:ascii="標楷體" w:eastAsia="標楷體" w:hAnsi="標楷體"/>
              </w:rPr>
              <w:t>1).[</w:t>
            </w:r>
            <w:r w:rsidRPr="00FA7DBB">
              <w:rPr>
                <w:rFonts w:ascii="標楷體" w:eastAsia="標楷體" w:hAnsi="標楷體" w:hint="eastAsia"/>
              </w:rPr>
              <w:t>查詢起日</w:t>
            </w:r>
            <w:r w:rsidRPr="00FA7DBB">
              <w:rPr>
                <w:rFonts w:ascii="標楷體" w:eastAsia="標楷體" w:hAnsi="標楷體"/>
              </w:rPr>
              <w:t>]</w:t>
            </w:r>
            <w:r w:rsidRPr="00FA7DBB">
              <w:rPr>
                <w:rFonts w:ascii="標楷體" w:eastAsia="標楷體" w:hAnsi="標楷體" w:hint="eastAsia"/>
              </w:rPr>
              <w:t>：</w:t>
            </w:r>
          </w:p>
          <w:p w14:paraId="222E5A84" w14:textId="12017083" w:rsidR="00FA7DBB" w:rsidRDefault="00FA7DBB" w:rsidP="00FA7DBB">
            <w:pPr>
              <w:ind w:leftChars="313" w:left="751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當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>
              <w:rPr>
                <w:rFonts w:ascii="標楷體" w:eastAsia="標楷體" w:hAnsi="標楷體" w:hint="eastAsia"/>
              </w:rPr>
              <w:t>起日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=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空白時，設為1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9110000</w:t>
            </w:r>
          </w:p>
          <w:p w14:paraId="24B95B9D" w14:textId="447651A5" w:rsidR="00FA7DBB" w:rsidRDefault="00FA7DBB" w:rsidP="00FA7DBB">
            <w:pPr>
              <w:ind w:leftChars="313" w:left="751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當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>
              <w:rPr>
                <w:rFonts w:ascii="標楷體" w:eastAsia="標楷體" w:hAnsi="標楷體" w:hint="eastAsia"/>
              </w:rPr>
              <w:t>起日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有值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時，設為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>
              <w:rPr>
                <w:rFonts w:ascii="標楷體" w:eastAsia="標楷體" w:hAnsi="標楷體" w:hint="eastAsia"/>
              </w:rPr>
              <w:t>起日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</w:p>
          <w:p w14:paraId="41A41F9C" w14:textId="49490047" w:rsidR="00FA7DBB" w:rsidRPr="00FA7DBB" w:rsidRDefault="00FA7DBB" w:rsidP="00FA7DBB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 w:rsidRPr="00FA7DBB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2</w:t>
            </w:r>
            <w:r w:rsidRPr="00FA7DBB">
              <w:rPr>
                <w:rFonts w:ascii="標楷體" w:eastAsia="標楷體" w:hAnsi="標楷體"/>
              </w:rPr>
              <w:t>).[</w:t>
            </w:r>
            <w:r w:rsidRPr="00FA7DBB">
              <w:rPr>
                <w:rFonts w:ascii="標楷體" w:eastAsia="標楷體" w:hAnsi="標楷體" w:hint="eastAsia"/>
              </w:rPr>
              <w:t>查詢</w:t>
            </w:r>
            <w:r w:rsidRPr="00F75E05">
              <w:rPr>
                <w:rFonts w:ascii="標楷體" w:eastAsia="標楷體" w:hAnsi="標楷體" w:hint="eastAsia"/>
              </w:rPr>
              <w:t>迄</w:t>
            </w:r>
            <w:r w:rsidRPr="00FA7DBB">
              <w:rPr>
                <w:rFonts w:ascii="標楷體" w:eastAsia="標楷體" w:hAnsi="標楷體" w:hint="eastAsia"/>
              </w:rPr>
              <w:t>日</w:t>
            </w:r>
            <w:r w:rsidRPr="00FA7DBB">
              <w:rPr>
                <w:rFonts w:ascii="標楷體" w:eastAsia="標楷體" w:hAnsi="標楷體"/>
              </w:rPr>
              <w:t>]</w:t>
            </w:r>
            <w:r w:rsidRPr="00FA7DBB">
              <w:rPr>
                <w:rFonts w:ascii="標楷體" w:eastAsia="標楷體" w:hAnsi="標楷體" w:hint="eastAsia"/>
              </w:rPr>
              <w:t>：</w:t>
            </w:r>
          </w:p>
          <w:p w14:paraId="505D8B12" w14:textId="08F2550D" w:rsidR="00FA7DBB" w:rsidRDefault="00FA7DBB" w:rsidP="00FA7DBB">
            <w:pPr>
              <w:ind w:leftChars="313" w:left="751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當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 w:rsidRPr="00F75E05">
              <w:rPr>
                <w:rFonts w:ascii="標楷體" w:eastAsia="標楷體" w:hAnsi="標楷體" w:hint="eastAsia"/>
              </w:rPr>
              <w:t>迄</w:t>
            </w:r>
            <w:r>
              <w:rPr>
                <w:rFonts w:ascii="標楷體" w:eastAsia="標楷體" w:hAnsi="標楷體" w:hint="eastAsia"/>
              </w:rPr>
              <w:t>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=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空白時，設為</w:t>
            </w:r>
            <w:r>
              <w:rPr>
                <w:rFonts w:ascii="標楷體" w:eastAsia="標楷體" w:hAnsi="標楷體" w:hint="eastAsia"/>
                <w:color w:val="000000"/>
              </w:rPr>
              <w:t>99991231</w:t>
            </w:r>
          </w:p>
          <w:p w14:paraId="2FAD24DB" w14:textId="58B7D42A" w:rsidR="00FA7DBB" w:rsidRDefault="00FA7DBB" w:rsidP="00FA7DBB">
            <w:pPr>
              <w:ind w:leftChars="313" w:left="751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當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 w:rsidRPr="00F75E05">
              <w:rPr>
                <w:rFonts w:ascii="標楷體" w:eastAsia="標楷體" w:hAnsi="標楷體" w:hint="eastAsia"/>
              </w:rPr>
              <w:t>迄</w:t>
            </w:r>
            <w:r>
              <w:rPr>
                <w:rFonts w:ascii="標楷體" w:eastAsia="標楷體" w:hAnsi="標楷體" w:hint="eastAsia"/>
              </w:rPr>
              <w:t>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有值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時，設為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 w:rsidRPr="00F75E05">
              <w:rPr>
                <w:rFonts w:ascii="標楷體" w:eastAsia="標楷體" w:hAnsi="標楷體" w:hint="eastAsia"/>
              </w:rPr>
              <w:t>迄</w:t>
            </w:r>
            <w:r>
              <w:rPr>
                <w:rFonts w:ascii="標楷體" w:eastAsia="標楷體" w:hAnsi="標楷體" w:hint="eastAsia"/>
              </w:rPr>
              <w:t>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</w:p>
          <w:p w14:paraId="433E7609" w14:textId="0F920B00" w:rsidR="00EF719D" w:rsidRPr="00FA7DBB" w:rsidRDefault="00EF719D" w:rsidP="00EF719D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 w:rsidRPr="00FA7DBB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3</w:t>
            </w:r>
            <w:r w:rsidRPr="00FA7DBB">
              <w:rPr>
                <w:rFonts w:ascii="標楷體" w:eastAsia="標楷體" w:hAnsi="標楷體"/>
              </w:rPr>
              <w:t>).[</w:t>
            </w:r>
            <w:r w:rsidRPr="00FA7DBB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類別</w:t>
            </w:r>
            <w:r w:rsidRPr="00FA7DBB">
              <w:rPr>
                <w:rFonts w:ascii="標楷體" w:eastAsia="標楷體" w:hAnsi="標楷體" w:hint="eastAsia"/>
              </w:rPr>
              <w:t>起</w:t>
            </w:r>
            <w:r w:rsidRPr="00FA7DBB">
              <w:rPr>
                <w:rFonts w:ascii="標楷體" w:eastAsia="標楷體" w:hAnsi="標楷體"/>
              </w:rPr>
              <w:t>]</w:t>
            </w:r>
            <w:r w:rsidRPr="00FA7DBB">
              <w:rPr>
                <w:rFonts w:ascii="標楷體" w:eastAsia="標楷體" w:hAnsi="標楷體" w:hint="eastAsia"/>
              </w:rPr>
              <w:t>：</w:t>
            </w:r>
          </w:p>
          <w:p w14:paraId="4E42FEC0" w14:textId="6FC98F01" w:rsidR="00EF719D" w:rsidRDefault="00EF719D" w:rsidP="00EF719D">
            <w:pPr>
              <w:ind w:leftChars="313" w:left="751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當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=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空白時，設為</w:t>
            </w:r>
            <w:r>
              <w:rPr>
                <w:rFonts w:ascii="標楷體" w:eastAsia="標楷體" w:hAnsi="標楷體" w:hint="eastAsia"/>
                <w:color w:val="000000"/>
              </w:rPr>
              <w:t>0</w:t>
            </w:r>
            <w:r>
              <w:rPr>
                <w:rFonts w:ascii="標楷體" w:eastAsia="標楷體" w:hAnsi="標楷體"/>
                <w:color w:val="000000"/>
              </w:rPr>
              <w:t>0</w:t>
            </w:r>
          </w:p>
          <w:p w14:paraId="7B33F086" w14:textId="003B8E32" w:rsidR="00EF719D" w:rsidRDefault="00EF719D" w:rsidP="00EF719D">
            <w:pPr>
              <w:ind w:leftChars="313" w:left="751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當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有值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時，設為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</w:p>
          <w:p w14:paraId="17D7B70B" w14:textId="640E9EFB" w:rsidR="00C9336B" w:rsidRPr="00FA7DBB" w:rsidRDefault="00C9336B" w:rsidP="00C9336B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 w:rsidRPr="00FA7DBB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4</w:t>
            </w:r>
            <w:r w:rsidRPr="00FA7DBB">
              <w:rPr>
                <w:rFonts w:ascii="標楷體" w:eastAsia="標楷體" w:hAnsi="標楷體"/>
              </w:rPr>
              <w:t>).[</w:t>
            </w:r>
            <w:r w:rsidRPr="00FA7DBB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類別</w:t>
            </w:r>
            <w:r w:rsidRPr="00F75E05">
              <w:rPr>
                <w:rFonts w:ascii="標楷體" w:eastAsia="標楷體" w:hAnsi="標楷體" w:hint="eastAsia"/>
              </w:rPr>
              <w:t>迄</w:t>
            </w:r>
            <w:r w:rsidRPr="00FA7DBB">
              <w:rPr>
                <w:rFonts w:ascii="標楷體" w:eastAsia="標楷體" w:hAnsi="標楷體"/>
              </w:rPr>
              <w:t>]</w:t>
            </w:r>
            <w:r w:rsidRPr="00FA7DBB">
              <w:rPr>
                <w:rFonts w:ascii="標楷體" w:eastAsia="標楷體" w:hAnsi="標楷體" w:hint="eastAsia"/>
              </w:rPr>
              <w:t>：</w:t>
            </w:r>
          </w:p>
          <w:p w14:paraId="4B14D055" w14:textId="52EEA345" w:rsidR="00C9336B" w:rsidRDefault="00C9336B" w:rsidP="00C9336B">
            <w:pPr>
              <w:ind w:leftChars="313" w:left="751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當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=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空白時，設為9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9</w:t>
            </w:r>
          </w:p>
          <w:p w14:paraId="14A5F064" w14:textId="0152A11F" w:rsidR="00C9336B" w:rsidRDefault="00C9336B" w:rsidP="00C9336B">
            <w:pPr>
              <w:ind w:leftChars="313" w:left="751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當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有值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時，設為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</w:p>
          <w:p w14:paraId="0E944E20" w14:textId="34C4ED3D" w:rsidR="00722361" w:rsidRDefault="00FB28E7" w:rsidP="0072236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4</w:t>
            </w:r>
            <w:r w:rsidR="00722361">
              <w:rPr>
                <w:rFonts w:ascii="標楷體" w:eastAsia="標楷體" w:hAnsi="標楷體" w:hint="eastAsia"/>
              </w:rPr>
              <w:t>.</w:t>
            </w:r>
            <w:r w:rsidR="00C02F3D">
              <w:rPr>
                <w:rFonts w:ascii="標楷體" w:eastAsia="標楷體" w:hAnsi="標楷體" w:hint="eastAsia"/>
                <w:lang w:eastAsia="zh-HK"/>
              </w:rPr>
              <w:t>依據輸入條件</w:t>
            </w:r>
            <w:r w:rsidR="00C02F3D">
              <w:rPr>
                <w:rFonts w:ascii="標楷體" w:eastAsia="標楷體" w:hAnsi="標楷體" w:hint="eastAsia"/>
              </w:rPr>
              <w:t>,</w:t>
            </w:r>
            <w:r w:rsidR="00C02F3D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01CE18F4" w14:textId="2FFF44F1" w:rsidR="007D5DD5" w:rsidRPr="007D5DD5" w:rsidRDefault="007D5DD5" w:rsidP="007D5DD5">
            <w:pPr>
              <w:ind w:leftChars="106" w:left="254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依據</w:t>
            </w:r>
            <w:r>
              <w:rPr>
                <w:rFonts w:ascii="標楷體" w:eastAsia="標楷體" w:hAnsi="標楷體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>
              <w:rPr>
                <w:rFonts w:ascii="標楷體" w:eastAsia="標楷體" w:hAnsi="標楷體" w:hint="eastAsia"/>
              </w:rPr>
              <w:t>(</w:t>
            </w:r>
            <w:r w:rsidRPr="00410597">
              <w:rPr>
                <w:rFonts w:ascii="標楷體" w:eastAsia="標楷體" w:hAnsi="標楷體"/>
              </w:rPr>
              <w:t>Date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、</w:t>
            </w:r>
            <w:r>
              <w:rPr>
                <w:rFonts w:ascii="標楷體" w:eastAsia="標楷體" w:hAnsi="標楷體"/>
              </w:rPr>
              <w:t>[</w:t>
            </w:r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 w:hint="eastAsia"/>
              </w:rPr>
              <w:t>(</w:t>
            </w:r>
            <w:r w:rsidRPr="0058227F">
              <w:rPr>
                <w:rFonts w:ascii="標楷體" w:eastAsia="標楷體" w:hAnsi="標楷體"/>
              </w:rPr>
              <w:t>Type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 w:rsidR="00F10FE5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，並依下列條件篩選：</w:t>
            </w:r>
          </w:p>
          <w:p w14:paraId="64BE18FA" w14:textId="13147357" w:rsidR="00585CAF" w:rsidRPr="00F75E05" w:rsidRDefault="00585CAF" w:rsidP="00585CAF">
            <w:pPr>
              <w:ind w:leftChars="100" w:left="749" w:hangingChars="212" w:hanging="509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(1).</w:t>
            </w:r>
            <w:r w:rsidR="00C9336B">
              <w:rPr>
                <w:rFonts w:ascii="標楷體" w:eastAsia="標楷體" w:hAnsi="標楷體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>
              <w:rPr>
                <w:rFonts w:ascii="標楷體" w:eastAsia="標楷體" w:hAnsi="標楷體" w:hint="eastAsia"/>
              </w:rPr>
              <w:t>(</w:t>
            </w:r>
            <w:r w:rsidRPr="00410597">
              <w:rPr>
                <w:rFonts w:ascii="標楷體" w:eastAsia="標楷體" w:hAnsi="標楷體"/>
              </w:rPr>
              <w:t>Date</w:t>
            </w:r>
            <w:r>
              <w:rPr>
                <w:rFonts w:ascii="標楷體" w:eastAsia="標楷體" w:hAnsi="標楷體" w:hint="eastAsia"/>
              </w:rPr>
              <w:t>)</w:t>
            </w:r>
            <w:r w:rsidR="00C9336B"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 xml:space="preserve"> &gt;= </w:t>
            </w:r>
            <w:r w:rsidR="00C9336B"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="00C9336B" w:rsidRPr="00FA7DBB">
              <w:rPr>
                <w:rFonts w:ascii="標楷體" w:eastAsia="標楷體" w:hAnsi="標楷體" w:hint="eastAsia"/>
              </w:rPr>
              <w:t>查詢起日</w:t>
            </w:r>
            <w:r w:rsidR="00C9336B">
              <w:rPr>
                <w:rFonts w:ascii="標楷體" w:eastAsia="標楷體" w:hAnsi="標楷體"/>
                <w:color w:val="000000"/>
                <w:lang w:eastAsia="zh-HK"/>
              </w:rPr>
              <w:t xml:space="preserve">] </w:t>
            </w:r>
            <w:r>
              <w:rPr>
                <w:rFonts w:ascii="標楷體" w:eastAsia="標楷體" w:hAnsi="標楷體"/>
                <w:lang w:eastAsia="zh-HK"/>
              </w:rPr>
              <w:t>AND</w:t>
            </w:r>
            <w:r w:rsidRPr="00F75E05">
              <w:rPr>
                <w:rFonts w:ascii="標楷體" w:eastAsia="標楷體" w:hAnsi="標楷體" w:hint="eastAsia"/>
              </w:rPr>
              <w:t xml:space="preserve"> &lt;=</w:t>
            </w:r>
            <w:r w:rsidR="00C9336B">
              <w:rPr>
                <w:rFonts w:ascii="標楷體" w:eastAsia="標楷體" w:hAnsi="標楷體"/>
              </w:rPr>
              <w:t xml:space="preserve"> [</w:t>
            </w:r>
            <w:r w:rsidR="00C9336B" w:rsidRPr="00FA7DBB">
              <w:rPr>
                <w:rFonts w:ascii="標楷體" w:eastAsia="標楷體" w:hAnsi="標楷體" w:hint="eastAsia"/>
              </w:rPr>
              <w:t>查詢</w:t>
            </w:r>
            <w:r w:rsidR="00C9336B" w:rsidRPr="00F75E05">
              <w:rPr>
                <w:rFonts w:ascii="標楷體" w:eastAsia="標楷體" w:hAnsi="標楷體" w:hint="eastAsia"/>
              </w:rPr>
              <w:t>迄</w:t>
            </w:r>
            <w:r w:rsidR="00C9336B" w:rsidRPr="00FA7DBB">
              <w:rPr>
                <w:rFonts w:ascii="標楷體" w:eastAsia="標楷體" w:hAnsi="標楷體" w:hint="eastAsia"/>
              </w:rPr>
              <w:t>日</w:t>
            </w:r>
            <w:r w:rsidR="00C9336B">
              <w:rPr>
                <w:rFonts w:ascii="標楷體" w:eastAsia="標楷體" w:hAnsi="標楷體" w:hint="eastAsia"/>
              </w:rPr>
              <w:t>]</w:t>
            </w:r>
          </w:p>
          <w:p w14:paraId="5CC2C13C" w14:textId="35A217BC" w:rsidR="00C9336B" w:rsidRPr="00F75E05" w:rsidRDefault="00C9336B" w:rsidP="00C9336B">
            <w:pPr>
              <w:ind w:leftChars="100" w:left="749" w:hangingChars="212" w:hanging="509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).</w:t>
            </w:r>
            <w:r w:rsidR="007D5DD5">
              <w:rPr>
                <w:rFonts w:ascii="標楷體" w:eastAsia="標楷體" w:hAnsi="標楷體"/>
              </w:rPr>
              <w:t>[</w:t>
            </w:r>
            <w:r w:rsidR="007D5DD5" w:rsidRPr="0058227F">
              <w:rPr>
                <w:rFonts w:ascii="標楷體" w:eastAsia="標楷體" w:hAnsi="標楷體" w:hint="eastAsia"/>
              </w:rPr>
              <w:t>類別</w:t>
            </w:r>
            <w:r w:rsidR="007D5DD5">
              <w:rPr>
                <w:rFonts w:ascii="標楷體" w:eastAsia="標楷體" w:hAnsi="標楷體" w:hint="eastAsia"/>
              </w:rPr>
              <w:t>(</w:t>
            </w:r>
            <w:r w:rsidR="007D5DD5" w:rsidRPr="0058227F">
              <w:rPr>
                <w:rFonts w:ascii="標楷體" w:eastAsia="標楷體" w:hAnsi="標楷體"/>
              </w:rPr>
              <w:t>Type</w:t>
            </w:r>
            <w:r w:rsidR="007D5DD5">
              <w:rPr>
                <w:rFonts w:ascii="標楷體" w:eastAsia="標楷體" w:hAnsi="標楷體" w:hint="eastAsia"/>
              </w:rPr>
              <w:t>)</w:t>
            </w:r>
            <w:r w:rsidR="007D5DD5"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 xml:space="preserve"> &gt;= 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FA7DBB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類別</w:t>
            </w:r>
            <w:r w:rsidRPr="00FA7DBB">
              <w:rPr>
                <w:rFonts w:ascii="標楷體" w:eastAsia="標楷體" w:hAnsi="標楷體" w:hint="eastAsia"/>
              </w:rPr>
              <w:t>起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 xml:space="preserve">] </w:t>
            </w:r>
            <w:r>
              <w:rPr>
                <w:rFonts w:ascii="標楷體" w:eastAsia="標楷體" w:hAnsi="標楷體"/>
                <w:lang w:eastAsia="zh-HK"/>
              </w:rPr>
              <w:t>AND</w:t>
            </w:r>
            <w:r w:rsidRPr="00F75E05">
              <w:rPr>
                <w:rFonts w:ascii="標楷體" w:eastAsia="標楷體" w:hAnsi="標楷體" w:hint="eastAsia"/>
              </w:rPr>
              <w:t xml:space="preserve"> &lt;=</w:t>
            </w:r>
            <w:r>
              <w:rPr>
                <w:rFonts w:ascii="標楷體" w:eastAsia="標楷體" w:hAnsi="標楷體"/>
              </w:rPr>
              <w:t xml:space="preserve"> [</w:t>
            </w:r>
            <w:r w:rsidRPr="00FA7DBB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類別</w:t>
            </w:r>
            <w:r w:rsidRPr="00F75E05">
              <w:rPr>
                <w:rFonts w:ascii="標楷體" w:eastAsia="標楷體" w:hAnsi="標楷體" w:hint="eastAsia"/>
              </w:rPr>
              <w:t>迄</w:t>
            </w:r>
            <w:r>
              <w:rPr>
                <w:rFonts w:ascii="標楷體" w:eastAsia="標楷體" w:hAnsi="標楷體" w:hint="eastAsia"/>
              </w:rPr>
              <w:t>]</w:t>
            </w:r>
          </w:p>
          <w:p w14:paraId="7D226353" w14:textId="05971482" w:rsidR="008F6B38" w:rsidRDefault="00FB28E7" w:rsidP="006A5B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5</w:t>
            </w:r>
            <w:r w:rsidR="006A5B72">
              <w:rPr>
                <w:rFonts w:ascii="標楷體" w:eastAsia="標楷體" w:hAnsi="標楷體" w:hint="eastAsia"/>
              </w:rPr>
              <w:t>.</w:t>
            </w:r>
            <w:r w:rsidR="008F6B38">
              <w:rPr>
                <w:rFonts w:ascii="標楷體" w:eastAsia="標楷體" w:hAnsi="標楷體" w:hint="eastAsia"/>
              </w:rPr>
              <w:t>排序方式</w:t>
            </w:r>
            <w:r w:rsidR="006020B5">
              <w:rPr>
                <w:rFonts w:ascii="標楷體" w:eastAsia="標楷體" w:hAnsi="標楷體" w:hint="eastAsia"/>
              </w:rPr>
              <w:t>：</w:t>
            </w:r>
          </w:p>
          <w:p w14:paraId="5FAAC907" w14:textId="6DD5A26F" w:rsidR="008F6B38" w:rsidRDefault="008F6B38" w:rsidP="008F6B38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(1).</w:t>
            </w:r>
            <w:r w:rsidR="00E444C2">
              <w:rPr>
                <w:rFonts w:ascii="標楷體" w:eastAsia="標楷體" w:hAnsi="標楷體"/>
              </w:rPr>
              <w:t>[</w:t>
            </w:r>
            <w:r w:rsidR="00E444C2"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 w:rsidR="00E444C2">
              <w:rPr>
                <w:rFonts w:ascii="標楷體" w:eastAsia="標楷體" w:hAnsi="標楷體" w:hint="eastAsia"/>
              </w:rPr>
              <w:t>(</w:t>
            </w:r>
            <w:r w:rsidR="00E444C2" w:rsidRPr="00410597">
              <w:rPr>
                <w:rFonts w:ascii="標楷體" w:eastAsia="標楷體" w:hAnsi="標楷體"/>
              </w:rPr>
              <w:t>Date</w:t>
            </w:r>
            <w:r w:rsidR="00E444C2">
              <w:rPr>
                <w:rFonts w:ascii="標楷體" w:eastAsia="標楷體" w:hAnsi="標楷體" w:hint="eastAsia"/>
              </w:rPr>
              <w:t>)</w:t>
            </w:r>
            <w:r w:rsidR="00E444C2"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(</w:t>
            </w:r>
            <w:r w:rsidR="00E444C2">
              <w:rPr>
                <w:rFonts w:ascii="標楷體" w:eastAsia="標楷體" w:hAnsi="標楷體" w:hint="eastAsia"/>
              </w:rPr>
              <w:t>由小至大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5A6435A3" w14:textId="3D868D75" w:rsidR="006A5B72" w:rsidRPr="0058227F" w:rsidRDefault="008F6B38" w:rsidP="008F6B38">
            <w:pPr>
              <w:ind w:leftChars="100" w:left="749" w:hangingChars="212" w:hanging="509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2).</w:t>
            </w:r>
            <w:r w:rsidR="00E444C2">
              <w:rPr>
                <w:rFonts w:ascii="標楷體" w:eastAsia="標楷體" w:hAnsi="標楷體"/>
              </w:rPr>
              <w:t>[</w:t>
            </w:r>
            <w:r w:rsidR="00E444C2" w:rsidRPr="0058227F">
              <w:rPr>
                <w:rFonts w:ascii="標楷體" w:eastAsia="標楷體" w:hAnsi="標楷體" w:hint="eastAsia"/>
              </w:rPr>
              <w:t>類別</w:t>
            </w:r>
            <w:r w:rsidR="00E444C2">
              <w:rPr>
                <w:rFonts w:ascii="標楷體" w:eastAsia="標楷體" w:hAnsi="標楷體" w:hint="eastAsia"/>
              </w:rPr>
              <w:t>(</w:t>
            </w:r>
            <w:r w:rsidR="00E444C2" w:rsidRPr="0058227F">
              <w:rPr>
                <w:rFonts w:ascii="標楷體" w:eastAsia="標楷體" w:hAnsi="標楷體"/>
              </w:rPr>
              <w:t>Type</w:t>
            </w:r>
            <w:r w:rsidR="00E444C2">
              <w:rPr>
                <w:rFonts w:ascii="標楷體" w:eastAsia="標楷體" w:hAnsi="標楷體" w:hint="eastAsia"/>
              </w:rPr>
              <w:t>)</w:t>
            </w:r>
            <w:r w:rsidR="00E444C2"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(</w:t>
            </w:r>
            <w:r w:rsidR="00E444C2">
              <w:rPr>
                <w:rFonts w:ascii="標楷體" w:eastAsia="標楷體" w:hAnsi="標楷體" w:hint="eastAsia"/>
              </w:rPr>
              <w:t>由小至大</w:t>
            </w:r>
            <w:r>
              <w:rPr>
                <w:rFonts w:ascii="標楷體" w:eastAsia="標楷體" w:hAnsi="標楷體" w:hint="eastAsia"/>
              </w:rPr>
              <w:t>)</w:t>
            </w:r>
          </w:p>
        </w:tc>
      </w:tr>
      <w:tr w:rsidR="00751866" w:rsidRPr="008F20B5" w14:paraId="51F0792F" w14:textId="77777777" w:rsidTr="00722361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1033AF7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3F9D1BF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</w:p>
        </w:tc>
      </w:tr>
      <w:tr w:rsidR="00751866" w:rsidRPr="008F20B5" w14:paraId="52518132" w14:textId="77777777" w:rsidTr="00722361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165DB91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lastRenderedPageBreak/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BA4F4D7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</w:p>
        </w:tc>
      </w:tr>
      <w:tr w:rsidR="00751866" w:rsidRPr="008F20B5" w14:paraId="04844A95" w14:textId="77777777" w:rsidTr="00722361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BD631A2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33ADEDC" w14:textId="69094D33" w:rsidR="005C22B6" w:rsidRPr="005C22B6" w:rsidRDefault="000039A7" w:rsidP="00BC595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 w:rsidR="00C24D85">
              <w:rPr>
                <w:rFonts w:ascii="標楷體" w:eastAsia="標楷體" w:hAnsi="標楷體" w:hint="eastAsia"/>
                <w:lang w:eastAsia="zh-HK"/>
              </w:rPr>
              <w:t>提供</w:t>
            </w:r>
            <w:r w:rsidR="003802DB">
              <w:rPr>
                <w:rFonts w:ascii="標楷體" w:eastAsia="標楷體" w:hAnsi="標楷體" w:hint="eastAsia"/>
                <w:lang w:eastAsia="zh-HK"/>
              </w:rPr>
              <w:t>查詢</w:t>
            </w:r>
            <w:r w:rsidR="00C24D85">
              <w:rPr>
                <w:rFonts w:ascii="標楷體" w:eastAsia="標楷體" w:hAnsi="標楷體" w:hint="eastAsia"/>
                <w:lang w:eastAsia="zh-HK"/>
              </w:rPr>
              <w:t>資料輸出／印表</w:t>
            </w:r>
          </w:p>
        </w:tc>
      </w:tr>
      <w:tr w:rsidR="00751866" w:rsidRPr="008F20B5" w14:paraId="02BE1C6E" w14:textId="77777777" w:rsidTr="00722361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22DF37F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7E336E8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</w:p>
        </w:tc>
      </w:tr>
      <w:tr w:rsidR="00751866" w:rsidRPr="008F20B5" w14:paraId="11513171" w14:textId="77777777" w:rsidTr="00722361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25559A3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F5CAC78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</w:p>
        </w:tc>
      </w:tr>
    </w:tbl>
    <w:p w14:paraId="72E27837" w14:textId="546C3400" w:rsidR="00751866" w:rsidRPr="0068704E" w:rsidRDefault="00751866" w:rsidP="0068704E">
      <w:pPr>
        <w:ind w:left="1440"/>
      </w:pPr>
    </w:p>
    <w:p w14:paraId="43826495" w14:textId="77777777" w:rsidR="00AB764C" w:rsidRPr="00AB764C" w:rsidRDefault="00AB764C" w:rsidP="0081699E">
      <w:pPr>
        <w:pStyle w:val="a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AB764C" w:rsidRPr="0022279A" w14:paraId="5B36DC5F" w14:textId="77777777" w:rsidTr="00AB764C">
        <w:tc>
          <w:tcPr>
            <w:tcW w:w="851" w:type="dxa"/>
            <w:shd w:val="clear" w:color="auto" w:fill="D9D9D9" w:themeFill="background1" w:themeFillShade="D9"/>
          </w:tcPr>
          <w:p w14:paraId="7C5978C0" w14:textId="77777777" w:rsidR="00AB764C" w:rsidRPr="0022279A" w:rsidRDefault="00AB764C" w:rsidP="00BC595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0F7A48AD" w14:textId="77777777" w:rsidR="00AB764C" w:rsidRPr="0022279A" w:rsidRDefault="00AB764C" w:rsidP="00BC595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6142D01D" w14:textId="77777777" w:rsidR="00AB764C" w:rsidRPr="0022279A" w:rsidRDefault="00AB764C" w:rsidP="00BC595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AB764C" w:rsidRPr="0022279A" w14:paraId="18418C1E" w14:textId="77777777" w:rsidTr="00AB764C">
        <w:tc>
          <w:tcPr>
            <w:tcW w:w="851" w:type="dxa"/>
          </w:tcPr>
          <w:p w14:paraId="62B121AB" w14:textId="77777777" w:rsidR="00AB764C" w:rsidRPr="0022279A" w:rsidRDefault="00AB764C" w:rsidP="00BC595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4065924F" w14:textId="3446685C" w:rsidR="00AB764C" w:rsidRPr="0022279A" w:rsidRDefault="00B36869" w:rsidP="00BC5958">
            <w:pPr>
              <w:rPr>
                <w:rFonts w:ascii="標楷體" w:eastAsia="標楷體" w:hAnsi="標楷體"/>
              </w:rPr>
            </w:pPr>
            <w:r w:rsidRPr="00B36869">
              <w:rPr>
                <w:rFonts w:ascii="標楷體" w:eastAsia="標楷體" w:hAnsi="標楷體"/>
              </w:rPr>
              <w:t>Ias39LGD</w:t>
            </w:r>
          </w:p>
        </w:tc>
        <w:tc>
          <w:tcPr>
            <w:tcW w:w="4110" w:type="dxa"/>
          </w:tcPr>
          <w:p w14:paraId="13AABDD7" w14:textId="47B7AE48" w:rsidR="00AB764C" w:rsidRPr="0022279A" w:rsidRDefault="00B36869" w:rsidP="00BC5958">
            <w:pPr>
              <w:rPr>
                <w:rFonts w:ascii="標楷體" w:eastAsia="標楷體" w:hAnsi="標楷體"/>
              </w:rPr>
            </w:pPr>
            <w:r w:rsidRPr="00B36869">
              <w:rPr>
                <w:rFonts w:ascii="標楷體" w:eastAsia="標楷體" w:hAnsi="標楷體" w:hint="eastAsia"/>
              </w:rPr>
              <w:t>違約損失率檔</w:t>
            </w:r>
          </w:p>
        </w:tc>
      </w:tr>
    </w:tbl>
    <w:p w14:paraId="2180F795" w14:textId="77777777" w:rsidR="00AB764C" w:rsidRDefault="00AB764C" w:rsidP="00AB764C">
      <w:pPr>
        <w:ind w:left="1440"/>
      </w:pPr>
    </w:p>
    <w:p w14:paraId="752AD0B6" w14:textId="77777777" w:rsidR="00751866" w:rsidRPr="004A1C2C" w:rsidRDefault="00751866" w:rsidP="0081699E">
      <w:pPr>
        <w:pStyle w:val="a"/>
      </w:pPr>
      <w:r w:rsidRPr="004A1C2C">
        <w:t>UI</w:t>
      </w:r>
      <w:r w:rsidRPr="004A1C2C">
        <w:rPr>
          <w:rFonts w:hint="eastAsia"/>
        </w:rPr>
        <w:t>畫面</w:t>
      </w:r>
    </w:p>
    <w:p w14:paraId="40628130" w14:textId="710BC01A" w:rsidR="00FD5D8F" w:rsidRDefault="00365EC9" w:rsidP="00FD5D8F">
      <w:pPr>
        <w:rPr>
          <w:noProof/>
        </w:rPr>
      </w:pPr>
      <w:r>
        <w:rPr>
          <w:noProof/>
        </w:rPr>
        <w:drawing>
          <wp:inline distT="0" distB="0" distL="0" distR="0" wp14:anchorId="6AD58C78" wp14:editId="4C4FFBD5">
            <wp:extent cx="6479540" cy="1268095"/>
            <wp:effectExtent l="0" t="0" r="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2CB7" w14:textId="18D3F748" w:rsidR="006C059B" w:rsidRDefault="006C059B" w:rsidP="006C059B">
      <w:pPr>
        <w:ind w:left="1440"/>
      </w:pPr>
    </w:p>
    <w:p w14:paraId="124979FA" w14:textId="77777777" w:rsidR="009C6A42" w:rsidRPr="009C6A42" w:rsidRDefault="009C6A42" w:rsidP="0081699E">
      <w:pPr>
        <w:pStyle w:val="a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</w:p>
    <w:p w14:paraId="2549A697" w14:textId="77777777" w:rsidR="00881C35" w:rsidRDefault="00881C35" w:rsidP="00881C35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51746E" w:rsidRPr="00F5236F" w14:paraId="70B8F73B" w14:textId="77777777" w:rsidTr="002850AC">
        <w:tc>
          <w:tcPr>
            <w:tcW w:w="848" w:type="dxa"/>
            <w:shd w:val="clear" w:color="auto" w:fill="D9D9D9" w:themeFill="background1" w:themeFillShade="D9"/>
          </w:tcPr>
          <w:p w14:paraId="2C7B7F9C" w14:textId="77777777" w:rsidR="0051746E" w:rsidRPr="00F5236F" w:rsidRDefault="0051746E" w:rsidP="00BC5958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18DB4564" w14:textId="77777777" w:rsidR="0051746E" w:rsidRPr="00F5236F" w:rsidRDefault="0051746E" w:rsidP="00BC59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2F01BCE9" w14:textId="77777777" w:rsidR="0051746E" w:rsidRPr="00F5236F" w:rsidRDefault="0051746E" w:rsidP="00BC59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1746E" w:rsidRPr="00F5236F" w14:paraId="3F17A577" w14:textId="77777777" w:rsidTr="002850AC">
        <w:tc>
          <w:tcPr>
            <w:tcW w:w="848" w:type="dxa"/>
          </w:tcPr>
          <w:p w14:paraId="02F1824E" w14:textId="77777777" w:rsidR="0051746E" w:rsidRPr="00F5236F" w:rsidRDefault="0051746E" w:rsidP="00BC595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0620A529" w14:textId="77777777" w:rsidR="0051746E" w:rsidRDefault="0051746E" w:rsidP="00BC595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7246" w:type="dxa"/>
          </w:tcPr>
          <w:p w14:paraId="5BF67DD5" w14:textId="33D8BA1D" w:rsidR="0051746E" w:rsidRDefault="00055DA7" w:rsidP="00BC595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51746E">
              <w:rPr>
                <w:rFonts w:ascii="標楷體" w:eastAsia="標楷體" w:hAnsi="標楷體" w:hint="eastAsia"/>
                <w:lang w:eastAsia="zh-HK"/>
              </w:rPr>
              <w:t>依據輸入條件查詢資料</w:t>
            </w:r>
          </w:p>
          <w:p w14:paraId="5904854B" w14:textId="77777777" w:rsidR="00055DA7" w:rsidRPr="00651325" w:rsidRDefault="00055DA7" w:rsidP="00055DA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3BF260D" w14:textId="0BA7B68D" w:rsidR="00055DA7" w:rsidRPr="00293C02" w:rsidRDefault="00055DA7" w:rsidP="00293C02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2.檢核[違約損失率檔(</w:t>
            </w:r>
            <w:r w:rsidRPr="00293C02">
              <w:rPr>
                <w:rFonts w:ascii="標楷體" w:eastAsia="標楷體" w:hAnsi="標楷體"/>
                <w:color w:val="000000"/>
              </w:rPr>
              <w:t>Ias39LGD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)]：[生效日期(</w:t>
            </w:r>
            <w:r w:rsidRPr="00293C02">
              <w:rPr>
                <w:rFonts w:ascii="標楷體" w:eastAsia="標楷體" w:hAnsi="標楷體"/>
                <w:color w:val="000000"/>
              </w:rPr>
              <w:t>Date)]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於[生效日期]起訖區間內，指定[類別(</w:t>
            </w:r>
            <w:r w:rsidRPr="00293C02">
              <w:rPr>
                <w:rFonts w:ascii="標楷體" w:eastAsia="標楷體" w:hAnsi="標楷體"/>
                <w:color w:val="000000"/>
              </w:rPr>
              <w:t>Type)]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是否存在，若不存在</w:t>
            </w:r>
            <w:r w:rsidR="009B33B9"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Pr="00293C02">
              <w:rPr>
                <w:rFonts w:ascii="標楷體" w:eastAsia="標楷體" w:hAnsi="標楷體"/>
                <w:color w:val="000000"/>
              </w:rPr>
              <w:t>E0001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：查詢資料不存在</w:t>
            </w:r>
            <w:r w:rsidR="00293C02">
              <w:rPr>
                <w:rFonts w:ascii="標楷體" w:eastAsia="標楷體" w:hAnsi="標楷體" w:hint="eastAsia"/>
                <w:color w:val="000000"/>
              </w:rPr>
              <w:t>(</w:t>
            </w:r>
            <w:r w:rsidR="00293C02" w:rsidRPr="00293C02">
              <w:rPr>
                <w:rFonts w:ascii="標楷體" w:eastAsia="標楷體" w:hAnsi="標楷體" w:hint="eastAsia"/>
                <w:color w:val="000000"/>
              </w:rPr>
              <w:t>違約損失率檔</w:t>
            </w:r>
            <w:r w:rsidR="00293C02">
              <w:rPr>
                <w:rFonts w:ascii="標楷體" w:eastAsia="標楷體" w:hAnsi="標楷體" w:hint="eastAsia"/>
                <w:color w:val="000000"/>
              </w:rPr>
              <w:t>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1C1B546D" w14:textId="3445AE7A" w:rsidR="00055DA7" w:rsidRPr="00293C02" w:rsidRDefault="003A712A" w:rsidP="00BC595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2D6CB990" w14:textId="198180AD" w:rsidR="00055DA7" w:rsidRDefault="003A712A" w:rsidP="00BC595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顯示查詢資料</w:t>
            </w:r>
          </w:p>
        </w:tc>
      </w:tr>
      <w:tr w:rsidR="0051746E" w:rsidRPr="00F5236F" w14:paraId="4B918123" w14:textId="77777777" w:rsidTr="002850AC">
        <w:tc>
          <w:tcPr>
            <w:tcW w:w="848" w:type="dxa"/>
          </w:tcPr>
          <w:p w14:paraId="0933A0DC" w14:textId="77777777" w:rsidR="0051746E" w:rsidRDefault="0051746E" w:rsidP="00BC59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1CAED2D1" w14:textId="77777777" w:rsidR="0051746E" w:rsidRDefault="0051746E" w:rsidP="00BC595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79DA6CEC" w14:textId="77777777" w:rsidR="0051746E" w:rsidRDefault="0051746E" w:rsidP="00BC595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51746E" w:rsidRPr="00F5236F" w14:paraId="0B2C1480" w14:textId="77777777" w:rsidTr="002850AC">
        <w:tc>
          <w:tcPr>
            <w:tcW w:w="848" w:type="dxa"/>
          </w:tcPr>
          <w:p w14:paraId="2813E8AB" w14:textId="77777777" w:rsidR="0051746E" w:rsidRDefault="0051746E" w:rsidP="00BC59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1ED1B081" w14:textId="77777777" w:rsidR="0051746E" w:rsidRDefault="0051746E" w:rsidP="00BC595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隱</w:t>
            </w:r>
            <w:r>
              <w:rPr>
                <w:rFonts w:ascii="標楷體" w:eastAsia="標楷體" w:hAnsi="標楷體" w:hint="eastAsia"/>
              </w:rPr>
              <w:t>藏/</w:t>
            </w:r>
            <w:r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</w:tcPr>
          <w:p w14:paraId="6D6D0A2B" w14:textId="77777777" w:rsidR="0051746E" w:rsidRDefault="0051746E" w:rsidP="00BC595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>
              <w:rPr>
                <w:rFonts w:ascii="標楷體" w:eastAsia="標楷體" w:hAnsi="標楷體" w:hint="eastAsia"/>
              </w:rPr>
              <w:t>藏</w:t>
            </w:r>
            <w:r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  <w:tr w:rsidR="0051746E" w:rsidRPr="00F5236F" w14:paraId="62D1F55B" w14:textId="77777777" w:rsidTr="002850AC">
        <w:tc>
          <w:tcPr>
            <w:tcW w:w="848" w:type="dxa"/>
          </w:tcPr>
          <w:p w14:paraId="351B3629" w14:textId="77777777" w:rsidR="0051746E" w:rsidRDefault="0051746E" w:rsidP="00BC59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2112" w:type="dxa"/>
          </w:tcPr>
          <w:p w14:paraId="6FF99D8E" w14:textId="4A0B2305" w:rsidR="0051746E" w:rsidRDefault="0051746E" w:rsidP="00BC595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  <w:r w:rsidR="002C0186">
              <w:rPr>
                <w:rFonts w:ascii="標楷體" w:eastAsia="標楷體" w:hAnsi="標楷體" w:hint="eastAsia"/>
                <w:lang w:eastAsia="zh-HK"/>
              </w:rPr>
              <w:t>類別</w:t>
            </w:r>
          </w:p>
        </w:tc>
        <w:tc>
          <w:tcPr>
            <w:tcW w:w="7246" w:type="dxa"/>
          </w:tcPr>
          <w:p w14:paraId="561E488C" w14:textId="0F80F230" w:rsidR="0051746E" w:rsidRDefault="0051746E" w:rsidP="00BC5958">
            <w:pPr>
              <w:rPr>
                <w:rFonts w:ascii="標楷體" w:eastAsia="標楷體" w:hAnsi="標楷體"/>
                <w:lang w:eastAsia="zh-HK"/>
              </w:rPr>
            </w:pPr>
            <w:r w:rsidRPr="00C73533">
              <w:rPr>
                <w:rFonts w:ascii="標楷體" w:eastAsia="標楷體" w:hAnsi="標楷體" w:hint="eastAsia"/>
              </w:rPr>
              <w:t>連結至</w:t>
            </w:r>
            <w:r w:rsidRPr="00C73533">
              <w:rPr>
                <w:rFonts w:ascii="標楷體" w:eastAsia="標楷體" w:hAnsi="標楷體"/>
              </w:rPr>
              <w:t>【L</w:t>
            </w:r>
            <w:r w:rsidR="002C0186" w:rsidRPr="00C73533">
              <w:rPr>
                <w:rFonts w:ascii="標楷體" w:eastAsia="標楷體" w:hAnsi="標楷體" w:hint="eastAsia"/>
              </w:rPr>
              <w:t>7202違約損失率登錄</w:t>
            </w:r>
            <w:r w:rsidRPr="00C73533">
              <w:rPr>
                <w:rFonts w:ascii="標楷體" w:eastAsia="標楷體" w:hAnsi="標楷體"/>
              </w:rPr>
              <w:t>】</w:t>
            </w:r>
            <w:r w:rsidRPr="00C73533">
              <w:rPr>
                <w:rFonts w:ascii="標楷體" w:eastAsia="標楷體" w:hAnsi="標楷體" w:hint="eastAsia"/>
              </w:rPr>
              <w:t>，</w:t>
            </w:r>
            <w:r w:rsidRPr="00C73533">
              <w:rPr>
                <w:rFonts w:ascii="標楷體" w:eastAsia="標楷體" w:hAnsi="標楷體" w:hint="eastAsia"/>
                <w:lang w:eastAsia="zh-HK"/>
              </w:rPr>
              <w:t>供新</w:t>
            </w:r>
            <w:r>
              <w:rPr>
                <w:rFonts w:ascii="標楷體" w:eastAsia="標楷體" w:hAnsi="標楷體" w:hint="eastAsia"/>
                <w:lang w:eastAsia="zh-HK"/>
              </w:rPr>
              <w:t>增</w:t>
            </w:r>
            <w:r w:rsidR="002C0186" w:rsidRPr="002C0186">
              <w:rPr>
                <w:rFonts w:ascii="標楷體" w:eastAsia="標楷體" w:hAnsi="標楷體" w:hint="eastAsia"/>
                <w:lang w:eastAsia="zh-HK"/>
              </w:rPr>
              <w:t>違約損失率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</w:tbl>
    <w:p w14:paraId="69B28D73" w14:textId="4F9B1AF0" w:rsidR="00FD5D8F" w:rsidRDefault="00FD5D8F" w:rsidP="007C1268">
      <w:pPr>
        <w:ind w:left="1440"/>
      </w:pPr>
    </w:p>
    <w:p w14:paraId="4C4DDE8E" w14:textId="7AFFFE98" w:rsidR="007C1268" w:rsidRPr="007C1268" w:rsidRDefault="007C1268" w:rsidP="0081699E">
      <w:pPr>
        <w:pStyle w:val="a"/>
      </w:pPr>
      <w:r w:rsidRPr="007C1268">
        <w:t>畫面資料說明</w:t>
      </w:r>
    </w:p>
    <w:p w14:paraId="625FDE20" w14:textId="50F4AE2F" w:rsidR="007C1268" w:rsidRDefault="007C1268" w:rsidP="007C1268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113A66" w:rsidRPr="00456B60" w14:paraId="089E8D6C" w14:textId="77777777" w:rsidTr="00915D13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7878AB37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484D6846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5CA612AE" w14:textId="77777777" w:rsidR="00113A66" w:rsidRPr="00456B60" w:rsidRDefault="00113A66" w:rsidP="00FC5DA8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6A278176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13A66" w:rsidRPr="00456B60" w14:paraId="206DCA06" w14:textId="77777777" w:rsidTr="00915D13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45A41DE2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441B430A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64E7AB99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26AF0C09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246D8DFD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19ECD8C9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2E456180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36BA341B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</w:tr>
      <w:tr w:rsidR="00113A66" w:rsidRPr="00456B60" w14:paraId="46B3690D" w14:textId="77777777" w:rsidTr="00915D13">
        <w:trPr>
          <w:trHeight w:val="244"/>
          <w:jc w:val="center"/>
        </w:trPr>
        <w:tc>
          <w:tcPr>
            <w:tcW w:w="530" w:type="dxa"/>
          </w:tcPr>
          <w:p w14:paraId="2EEC1655" w14:textId="77777777" w:rsidR="00113A66" w:rsidRPr="001343EE" w:rsidRDefault="00113A66" w:rsidP="00FC5DA8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32217FAA" w14:textId="0E19EAA0" w:rsidR="001343EE" w:rsidRPr="001343EE" w:rsidRDefault="00113A66" w:rsidP="00FC5DA8">
            <w:pPr>
              <w:rPr>
                <w:rFonts w:ascii="標楷體" w:eastAsia="標楷體" w:hAnsi="標楷體"/>
                <w:lang w:eastAsia="zh-HK"/>
              </w:rPr>
            </w:pPr>
            <w:r w:rsidRPr="001343EE">
              <w:rPr>
                <w:rFonts w:ascii="標楷體" w:eastAsia="標楷體" w:hAnsi="標楷體" w:hint="eastAsia"/>
                <w:lang w:eastAsia="zh-HK"/>
              </w:rPr>
              <w:t>生效日期</w:t>
            </w:r>
          </w:p>
        </w:tc>
        <w:tc>
          <w:tcPr>
            <w:tcW w:w="783" w:type="dxa"/>
          </w:tcPr>
          <w:p w14:paraId="4A2B6CDB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7EFBEE10" w14:textId="0F9E71BC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1E8DA38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D085A4D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447D3282" w14:textId="4015A516" w:rsidR="00113A66" w:rsidRPr="00456B60" w:rsidRDefault="00113A66" w:rsidP="00FC5DA8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3426" w:type="dxa"/>
          </w:tcPr>
          <w:p w14:paraId="12078CDB" w14:textId="7AC704F2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</w:tr>
      <w:tr w:rsidR="00113A66" w:rsidRPr="00456B60" w14:paraId="774A4B1E" w14:textId="77777777" w:rsidTr="00915D13">
        <w:trPr>
          <w:trHeight w:val="244"/>
          <w:jc w:val="center"/>
        </w:trPr>
        <w:tc>
          <w:tcPr>
            <w:tcW w:w="530" w:type="dxa"/>
          </w:tcPr>
          <w:p w14:paraId="6BD1FA1A" w14:textId="4A66D797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7174A43D" w14:textId="453E61CF" w:rsidR="00113A66" w:rsidRPr="00456B60" w:rsidRDefault="00A60BC3" w:rsidP="00FC5DA8">
            <w:r w:rsidRPr="001343EE">
              <w:rPr>
                <w:rFonts w:ascii="標楷體" w:eastAsia="標楷體" w:hAnsi="標楷體" w:hint="eastAsia"/>
                <w:lang w:eastAsia="zh-HK"/>
              </w:rPr>
              <w:t>生效日期</w:t>
            </w:r>
            <w:r w:rsidR="001343EE" w:rsidRPr="001343EE">
              <w:rPr>
                <w:rFonts w:ascii="標楷體" w:eastAsia="標楷體" w:hAnsi="標楷體" w:hint="eastAsia"/>
                <w:lang w:eastAsia="zh-HK"/>
              </w:rPr>
              <w:t>起日</w:t>
            </w:r>
          </w:p>
        </w:tc>
        <w:tc>
          <w:tcPr>
            <w:tcW w:w="783" w:type="dxa"/>
          </w:tcPr>
          <w:p w14:paraId="22CDAE79" w14:textId="735D9AAB" w:rsidR="00113A66" w:rsidRPr="00456B60" w:rsidRDefault="00113A66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47AB2A9A" w14:textId="03518F41" w:rsidR="00113A66" w:rsidRPr="00456B60" w:rsidRDefault="00EB641E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1896" w:type="dxa"/>
          </w:tcPr>
          <w:p w14:paraId="0C8E3D33" w14:textId="5347E96F" w:rsidR="00113A66" w:rsidRPr="00456B60" w:rsidRDefault="002E3CD1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日期選單</w:t>
            </w:r>
          </w:p>
        </w:tc>
        <w:tc>
          <w:tcPr>
            <w:tcW w:w="811" w:type="dxa"/>
          </w:tcPr>
          <w:p w14:paraId="47CE8C8B" w14:textId="415C017F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59F2811E" w14:textId="77777777" w:rsidR="00113A66" w:rsidRPr="00456B60" w:rsidRDefault="00113A66" w:rsidP="00FC5DA8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3F17252A" w14:textId="6BF40117" w:rsidR="00A60BC3" w:rsidRDefault="00A60BC3" w:rsidP="00FC5DA8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="001317BB">
              <w:rPr>
                <w:rFonts w:ascii="標楷體" w:eastAsia="標楷體" w:hAnsi="標楷體" w:hint="eastAsia"/>
                <w:color w:val="000000"/>
              </w:rPr>
              <w:t>自行輸入日期，</w:t>
            </w:r>
            <w:r>
              <w:rPr>
                <w:rFonts w:ascii="標楷體" w:eastAsia="標楷體" w:hAnsi="標楷體" w:hint="eastAsia"/>
                <w:color w:val="000000"/>
              </w:rPr>
              <w:t>若為</w:t>
            </w:r>
            <w:r w:rsidRPr="00E54C67">
              <w:rPr>
                <w:rFonts w:ascii="標楷體" w:eastAsia="標楷體" w:hAnsi="標楷體" w:hint="eastAsia"/>
              </w:rPr>
              <w:t>空白</w:t>
            </w:r>
            <w:r w:rsidR="00903A3D">
              <w:rPr>
                <w:rFonts w:ascii="標楷體" w:eastAsia="標楷體" w:hAnsi="標楷體" w:hint="eastAsia"/>
                <w:color w:val="000000"/>
              </w:rPr>
              <w:t>，</w:t>
            </w:r>
            <w:r w:rsidRPr="00E54C67">
              <w:rPr>
                <w:rFonts w:ascii="標楷體" w:eastAsia="標楷體" w:hAnsi="標楷體" w:hint="eastAsia"/>
              </w:rPr>
              <w:t>則自第一筆開始查詢</w:t>
            </w:r>
          </w:p>
          <w:p w14:paraId="36E4818A" w14:textId="5F9ABEFB" w:rsidR="00490544" w:rsidRPr="00A60BC3" w:rsidRDefault="00A60BC3" w:rsidP="00BE522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  <w:r w:rsidR="00113A66"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若有輸入值</w:t>
            </w:r>
            <w:r w:rsidR="001317BB"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</w:tc>
      </w:tr>
      <w:tr w:rsidR="00113A66" w:rsidRPr="00456B60" w14:paraId="3A1382DB" w14:textId="77777777" w:rsidTr="00915D13">
        <w:trPr>
          <w:trHeight w:val="244"/>
          <w:jc w:val="center"/>
        </w:trPr>
        <w:tc>
          <w:tcPr>
            <w:tcW w:w="530" w:type="dxa"/>
          </w:tcPr>
          <w:p w14:paraId="06D257E0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4E81E4CC" w14:textId="4613078C" w:rsidR="00113A66" w:rsidRPr="00456B60" w:rsidRDefault="001343EE" w:rsidP="00FC5DA8">
            <w:r w:rsidRPr="001343EE">
              <w:rPr>
                <w:rFonts w:ascii="標楷體" w:eastAsia="標楷體" w:hAnsi="標楷體" w:hint="eastAsia"/>
                <w:lang w:eastAsia="zh-HK"/>
              </w:rPr>
              <w:t>生效日期迄日</w:t>
            </w:r>
          </w:p>
        </w:tc>
        <w:tc>
          <w:tcPr>
            <w:tcW w:w="783" w:type="dxa"/>
          </w:tcPr>
          <w:p w14:paraId="68333754" w14:textId="6D810B71" w:rsidR="00113A66" w:rsidRPr="00456B60" w:rsidRDefault="00113A66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0FDE8DD3" w14:textId="11208BE1" w:rsidR="00113A66" w:rsidRPr="00456B60" w:rsidRDefault="00912308" w:rsidP="00FC5DA8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  <w:lang w:eastAsia="zh-HK"/>
              </w:rPr>
              <w:t>生效日期起日</w:t>
            </w:r>
          </w:p>
        </w:tc>
        <w:tc>
          <w:tcPr>
            <w:tcW w:w="1896" w:type="dxa"/>
          </w:tcPr>
          <w:p w14:paraId="67F3983D" w14:textId="1379468A" w:rsidR="00113A66" w:rsidRPr="00456B60" w:rsidRDefault="002E3CD1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日期選單</w:t>
            </w:r>
          </w:p>
        </w:tc>
        <w:tc>
          <w:tcPr>
            <w:tcW w:w="811" w:type="dxa"/>
          </w:tcPr>
          <w:p w14:paraId="07244C08" w14:textId="5F5602A4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68589A7" w14:textId="77777777" w:rsidR="00113A66" w:rsidRPr="00456B60" w:rsidRDefault="00113A66" w:rsidP="00FC5DA8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7686996B" w14:textId="7E7FE7EB" w:rsidR="00912308" w:rsidRDefault="00912308" w:rsidP="00912308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="002B3A3F">
              <w:rPr>
                <w:rFonts w:ascii="標楷體" w:eastAsia="標楷體" w:hAnsi="標楷體" w:hint="eastAsia"/>
                <w:color w:val="000000"/>
              </w:rPr>
              <w:t>自行輸入日期，</w:t>
            </w:r>
            <w:r>
              <w:rPr>
                <w:rFonts w:ascii="標楷體" w:eastAsia="標楷體" w:hAnsi="標楷體" w:hint="eastAsia"/>
                <w:color w:val="000000"/>
              </w:rPr>
              <w:t>若為</w:t>
            </w:r>
            <w:r w:rsidRPr="00E54C67">
              <w:rPr>
                <w:rFonts w:ascii="標楷體" w:eastAsia="標楷體" w:hAnsi="標楷體" w:hint="eastAsia"/>
              </w:rPr>
              <w:t>空白</w:t>
            </w:r>
            <w:r w:rsidR="00903A3D">
              <w:rPr>
                <w:rFonts w:ascii="標楷體" w:eastAsia="標楷體" w:hAnsi="標楷體" w:hint="eastAsia"/>
                <w:color w:val="000000"/>
              </w:rPr>
              <w:t>，</w:t>
            </w:r>
            <w:r w:rsidRPr="00E54C67">
              <w:rPr>
                <w:rFonts w:ascii="標楷體" w:eastAsia="標楷體" w:hAnsi="標楷體" w:hint="eastAsia"/>
              </w:rPr>
              <w:t>則查詢</w:t>
            </w:r>
            <w:r>
              <w:rPr>
                <w:rFonts w:ascii="標楷體" w:eastAsia="標楷體" w:hAnsi="標楷體" w:hint="eastAsia"/>
              </w:rPr>
              <w:t>至最末筆</w:t>
            </w:r>
          </w:p>
          <w:p w14:paraId="37B31103" w14:textId="62913A49" w:rsidR="00912308" w:rsidRDefault="00912308" w:rsidP="00912308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若有輸入值</w:t>
            </w:r>
            <w:r w:rsidR="002B3A3F"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4CD65C8E" w14:textId="35B395A2" w:rsidR="00912308" w:rsidRDefault="00912308" w:rsidP="00912308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509332DF" w14:textId="3AFACD10" w:rsidR="00490544" w:rsidRPr="00113F99" w:rsidRDefault="00912308" w:rsidP="00BE5220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FF0000"/>
                <w:lang w:eastAsia="zh-HK"/>
              </w:rPr>
            </w:pPr>
            <w:r w:rsidRPr="00490544">
              <w:rPr>
                <w:rFonts w:ascii="標楷體" w:eastAsia="標楷體" w:hAnsi="標楷體" w:hint="eastAsia"/>
                <w:color w:val="000000" w:themeColor="text1"/>
              </w:rPr>
              <w:t>(</w:t>
            </w:r>
            <w:r w:rsidRPr="00490544">
              <w:rPr>
                <w:rFonts w:ascii="標楷體" w:eastAsia="標楷體" w:hAnsi="標楷體"/>
                <w:color w:val="000000" w:themeColor="text1"/>
              </w:rPr>
              <w:t>2).</w:t>
            </w:r>
            <w:r w:rsidRPr="00490544">
              <w:rPr>
                <w:rFonts w:ascii="標楷體" w:eastAsia="標楷體" w:hAnsi="標楷體" w:hint="eastAsia"/>
                <w:color w:val="000000" w:themeColor="text1"/>
              </w:rPr>
              <w:t>日期需介於</w:t>
            </w:r>
            <w:r w:rsidR="00CD3361">
              <w:rPr>
                <w:rFonts w:ascii="標楷體" w:eastAsia="標楷體" w:hAnsi="標楷體" w:hint="eastAsia"/>
                <w:color w:val="000000" w:themeColor="text1"/>
              </w:rPr>
              <w:t>[</w:t>
            </w:r>
            <w:r w:rsidRPr="00490544">
              <w:rPr>
                <w:rFonts w:ascii="標楷體" w:eastAsia="標楷體" w:hAnsi="標楷體" w:hint="eastAsia"/>
                <w:color w:val="000000" w:themeColor="text1"/>
              </w:rPr>
              <w:t>生效日期起日</w:t>
            </w:r>
            <w:r w:rsidR="00CD3361">
              <w:rPr>
                <w:rFonts w:ascii="標楷體" w:eastAsia="標楷體" w:hAnsi="標楷體" w:hint="eastAsia"/>
                <w:color w:val="000000" w:themeColor="text1"/>
              </w:rPr>
              <w:t>]</w:t>
            </w:r>
            <w:r w:rsidRPr="00490544">
              <w:rPr>
                <w:rFonts w:ascii="標楷體" w:eastAsia="標楷體" w:hAnsi="標楷體" w:hint="eastAsia"/>
                <w:color w:val="000000" w:themeColor="text1"/>
              </w:rPr>
              <w:t>至9</w:t>
            </w:r>
            <w:r w:rsidRPr="00490544">
              <w:rPr>
                <w:rFonts w:ascii="標楷體" w:eastAsia="標楷體" w:hAnsi="標楷體"/>
                <w:color w:val="000000" w:themeColor="text1"/>
              </w:rPr>
              <w:t>991231</w:t>
            </w:r>
            <w:r w:rsidRPr="00490544">
              <w:rPr>
                <w:rFonts w:ascii="標楷體" w:eastAsia="標楷體" w:hAnsi="標楷體" w:hint="eastAsia"/>
                <w:color w:val="000000" w:themeColor="text1"/>
              </w:rPr>
              <w:t>/</w:t>
            </w:r>
            <w:r w:rsidRPr="00490544">
              <w:rPr>
                <w:rFonts w:ascii="標楷體" w:eastAsia="標楷體" w:hAnsi="標楷體"/>
                <w:color w:val="000000" w:themeColor="text1"/>
              </w:rPr>
              <w:t>V(5)</w:t>
            </w:r>
          </w:p>
        </w:tc>
      </w:tr>
      <w:tr w:rsidR="00113A66" w:rsidRPr="00456B60" w14:paraId="01A89D9B" w14:textId="77777777" w:rsidTr="00915D13">
        <w:trPr>
          <w:trHeight w:val="244"/>
          <w:jc w:val="center"/>
        </w:trPr>
        <w:tc>
          <w:tcPr>
            <w:tcW w:w="530" w:type="dxa"/>
          </w:tcPr>
          <w:p w14:paraId="7830C2BE" w14:textId="0F04E6DD" w:rsidR="00113A66" w:rsidRPr="00456B60" w:rsidRDefault="00B51207" w:rsidP="00FC5DA8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1308" w:type="dxa"/>
          </w:tcPr>
          <w:p w14:paraId="01ABF52E" w14:textId="3C5BE1F5" w:rsidR="00113A66" w:rsidRPr="00456B60" w:rsidRDefault="00B51207" w:rsidP="00FC5DA8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類別</w:t>
            </w:r>
          </w:p>
        </w:tc>
        <w:tc>
          <w:tcPr>
            <w:tcW w:w="783" w:type="dxa"/>
          </w:tcPr>
          <w:p w14:paraId="3CE98675" w14:textId="4B0DA1F9" w:rsidR="00113A66" w:rsidRPr="00456B60" w:rsidRDefault="00B51207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04" w:type="dxa"/>
          </w:tcPr>
          <w:p w14:paraId="65D7F871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962F1E6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53E6DF24" w14:textId="69FAF131" w:rsidR="00113A66" w:rsidRPr="00456B60" w:rsidRDefault="00742123" w:rsidP="00FC5DA8">
            <w:pPr>
              <w:rPr>
                <w:rFonts w:ascii="標楷體" w:eastAsia="標楷體" w:hAnsi="標楷體"/>
                <w:color w:val="000000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5B0B5912" w14:textId="67C7ACCC" w:rsidR="00113A66" w:rsidRPr="00456B60" w:rsidRDefault="00B51207" w:rsidP="00FC5DA8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267404E5" w14:textId="11C998AE" w:rsidR="00742123" w:rsidRPr="001B4EDF" w:rsidRDefault="00742123" w:rsidP="00FC5DA8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1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必須輸入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數字</w:t>
            </w:r>
          </w:p>
          <w:p w14:paraId="5D64DE14" w14:textId="5F5B76B4" w:rsidR="00490544" w:rsidRPr="00456B60" w:rsidRDefault="00742123" w:rsidP="00BE522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2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="00B51207" w:rsidRPr="001B4EDF">
              <w:rPr>
                <w:rFonts w:ascii="標楷體" w:eastAsia="標楷體" w:hAnsi="標楷體" w:hint="eastAsia"/>
                <w:color w:val="000000"/>
              </w:rPr>
              <w:t>輸入「</w:t>
            </w:r>
            <w:r w:rsidR="00B51207" w:rsidRPr="001B4EDF">
              <w:rPr>
                <w:rFonts w:ascii="標楷體" w:eastAsia="標楷體" w:hAnsi="標楷體"/>
                <w:color w:val="000000"/>
              </w:rPr>
              <w:t>00</w:t>
            </w:r>
            <w:r w:rsidR="00B51207" w:rsidRPr="001B4EDF">
              <w:rPr>
                <w:rFonts w:ascii="標楷體" w:eastAsia="標楷體" w:hAnsi="標楷體" w:hint="eastAsia"/>
                <w:color w:val="000000"/>
              </w:rPr>
              <w:t>」表示查詢所有類別</w:t>
            </w:r>
          </w:p>
        </w:tc>
      </w:tr>
      <w:tr w:rsidR="00113A66" w:rsidRPr="00456B60" w14:paraId="1F6F14E6" w14:textId="77777777" w:rsidTr="00915D13">
        <w:trPr>
          <w:trHeight w:val="244"/>
          <w:jc w:val="center"/>
        </w:trPr>
        <w:tc>
          <w:tcPr>
            <w:tcW w:w="530" w:type="dxa"/>
          </w:tcPr>
          <w:p w14:paraId="3CB2EBD8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370EA193" w14:textId="3C7EFD25" w:rsidR="00113A66" w:rsidRPr="00456B60" w:rsidRDefault="00DB66DE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顯示方式</w:t>
            </w:r>
          </w:p>
        </w:tc>
        <w:tc>
          <w:tcPr>
            <w:tcW w:w="783" w:type="dxa"/>
          </w:tcPr>
          <w:p w14:paraId="47595D1E" w14:textId="06AA9341" w:rsidR="00113A66" w:rsidRPr="00456B60" w:rsidRDefault="00DB66DE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904" w:type="dxa"/>
          </w:tcPr>
          <w:p w14:paraId="4A562423" w14:textId="441298E7" w:rsidR="00113A66" w:rsidRPr="00456B60" w:rsidRDefault="001B4EDF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0</w:t>
            </w:r>
          </w:p>
        </w:tc>
        <w:tc>
          <w:tcPr>
            <w:tcW w:w="1896" w:type="dxa"/>
          </w:tcPr>
          <w:p w14:paraId="2F6934FB" w14:textId="77777777" w:rsidR="001B4EDF" w:rsidRDefault="001B4EDF" w:rsidP="001B4ED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0:瀏覽</w:t>
            </w:r>
          </w:p>
          <w:p w14:paraId="681E59FB" w14:textId="72225AB8" w:rsidR="00113A66" w:rsidRPr="00456B60" w:rsidRDefault="001B4EDF" w:rsidP="001B4ED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1:列印</w:t>
            </w:r>
          </w:p>
        </w:tc>
        <w:tc>
          <w:tcPr>
            <w:tcW w:w="811" w:type="dxa"/>
          </w:tcPr>
          <w:p w14:paraId="6F6EE8A5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0CDFE274" w14:textId="77777777" w:rsidR="00113A66" w:rsidRPr="00456B60" w:rsidRDefault="00113A66" w:rsidP="00FC5DA8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25A0A88E" w14:textId="0E050342" w:rsidR="00113A66" w:rsidRPr="001B4EDF" w:rsidRDefault="001B4EDF" w:rsidP="001B4EDF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1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必須輸入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代碼</w:t>
            </w:r>
            <w:r w:rsidR="009114D1">
              <w:rPr>
                <w:rFonts w:ascii="標楷體" w:eastAsia="標楷體" w:hAnsi="標楷體" w:hint="eastAsia"/>
                <w:color w:val="000000"/>
              </w:rPr>
              <w:t>，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檢核條件：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依選單/</w:t>
            </w:r>
            <w:r w:rsidRPr="001B4EDF">
              <w:rPr>
                <w:rFonts w:ascii="標楷體" w:eastAsia="標楷體" w:hAnsi="標楷體"/>
                <w:color w:val="000000"/>
              </w:rPr>
              <w:t>V(E)</w:t>
            </w:r>
          </w:p>
        </w:tc>
      </w:tr>
      <w:tr w:rsidR="00113A66" w:rsidRPr="00456B60" w14:paraId="579CCC10" w14:textId="77777777" w:rsidTr="00915D13">
        <w:trPr>
          <w:trHeight w:val="244"/>
          <w:jc w:val="center"/>
        </w:trPr>
        <w:tc>
          <w:tcPr>
            <w:tcW w:w="530" w:type="dxa"/>
          </w:tcPr>
          <w:p w14:paraId="03816FB5" w14:textId="760C3AF4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17A7366B" w14:textId="2435F4F4" w:rsidR="00113A66" w:rsidRPr="00456B60" w:rsidRDefault="001B4EDF" w:rsidP="00FC5DA8">
            <w:pPr>
              <w:rPr>
                <w:rFonts w:ascii="標楷體" w:eastAsia="標楷體" w:hAnsi="標楷體"/>
              </w:rPr>
            </w:pPr>
            <w:r w:rsidRPr="001B4EDF">
              <w:rPr>
                <w:rFonts w:ascii="標楷體" w:eastAsia="標楷體" w:hAnsi="標楷體" w:hint="eastAsia"/>
              </w:rPr>
              <w:t>顯示方式-中文說明</w:t>
            </w:r>
          </w:p>
        </w:tc>
        <w:tc>
          <w:tcPr>
            <w:tcW w:w="783" w:type="dxa"/>
          </w:tcPr>
          <w:p w14:paraId="04DF5B2D" w14:textId="0D936C4E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7B97896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153BE8C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4C1F992" w14:textId="4DB292A9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090217F" w14:textId="62F535F9" w:rsidR="00113A66" w:rsidRPr="00456B60" w:rsidRDefault="00741EB9" w:rsidP="00FC5D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3372D687" w14:textId="0DF04A0D" w:rsidR="00113A66" w:rsidRPr="00456B60" w:rsidRDefault="00113A66" w:rsidP="00741EB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741EB9">
              <w:rPr>
                <w:rFonts w:ascii="標楷體" w:eastAsia="標楷體" w:hAnsi="標楷體" w:hint="eastAsia"/>
                <w:color w:val="000000"/>
              </w:rPr>
              <w:t>1.</w:t>
            </w:r>
            <w:r w:rsidR="00741EB9">
              <w:rPr>
                <w:rFonts w:ascii="標楷體" w:eastAsia="標楷體" w:hAnsi="標楷體" w:hint="eastAsia"/>
                <w:color w:val="000000"/>
              </w:rPr>
              <w:t>自動顯示「</w:t>
            </w:r>
            <w:r w:rsidR="00741EB9" w:rsidRPr="00741EB9">
              <w:rPr>
                <w:rFonts w:ascii="標楷體" w:eastAsia="標楷體" w:hAnsi="標楷體" w:hint="eastAsia"/>
                <w:color w:val="000000"/>
              </w:rPr>
              <w:t>顯示方式」代碼中文說明</w:t>
            </w:r>
          </w:p>
        </w:tc>
      </w:tr>
    </w:tbl>
    <w:p w14:paraId="55CB1F1C" w14:textId="0A095184" w:rsidR="00113A66" w:rsidRDefault="00113A66" w:rsidP="007C1268">
      <w:pPr>
        <w:ind w:left="1440"/>
      </w:pPr>
    </w:p>
    <w:p w14:paraId="549D6224" w14:textId="46D1C8F9" w:rsidR="00A35AE3" w:rsidRDefault="00EC6484" w:rsidP="0081699E">
      <w:pPr>
        <w:pStyle w:val="a"/>
      </w:pPr>
      <w:r>
        <w:rPr>
          <w:rFonts w:hint="eastAsia"/>
        </w:rPr>
        <w:t>輸出畫面</w:t>
      </w:r>
    </w:p>
    <w:p w14:paraId="63113F82" w14:textId="4154558F" w:rsidR="00FD5D8F" w:rsidRPr="007C1268" w:rsidRDefault="004B4CD0" w:rsidP="002850AC">
      <w:r>
        <w:rPr>
          <w:noProof/>
        </w:rPr>
        <w:drawing>
          <wp:inline distT="0" distB="0" distL="0" distR="0" wp14:anchorId="5B632B2F" wp14:editId="353028EA">
            <wp:extent cx="6479540" cy="3463290"/>
            <wp:effectExtent l="0" t="0" r="0" b="381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FA93" w14:textId="50ED3870" w:rsidR="00FD5D8F" w:rsidRDefault="00FD5D8F" w:rsidP="00A35AE3">
      <w:pPr>
        <w:ind w:left="1440"/>
      </w:pPr>
    </w:p>
    <w:p w14:paraId="79F319C6" w14:textId="77777777" w:rsidR="00AE7A9E" w:rsidRDefault="00AE7A9E" w:rsidP="0081699E">
      <w:pPr>
        <w:pStyle w:val="a"/>
        <w:numPr>
          <w:ilvl w:val="0"/>
          <w:numId w:val="65"/>
        </w:numPr>
      </w:pPr>
      <w:r>
        <w:rPr>
          <w:rFonts w:hint="eastAsia"/>
        </w:rPr>
        <w:t>輸出畫面資料說明</w:t>
      </w:r>
    </w:p>
    <w:p w14:paraId="7E30B8BD" w14:textId="77777777" w:rsidR="00AE7A9E" w:rsidRPr="00AE7A9E" w:rsidRDefault="00AE7A9E" w:rsidP="00AE7A9E">
      <w:pPr>
        <w:ind w:left="144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84"/>
        <w:gridCol w:w="1201"/>
        <w:gridCol w:w="2104"/>
        <w:gridCol w:w="2496"/>
        <w:gridCol w:w="3609"/>
      </w:tblGrid>
      <w:tr w:rsidR="003B11F0" w14:paraId="5CAB6152" w14:textId="77777777" w:rsidTr="00764B2D">
        <w:trPr>
          <w:tblHeader/>
        </w:trPr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E2C1596" w14:textId="77777777" w:rsidR="00AE7A9E" w:rsidRDefault="00AE7A9E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lastRenderedPageBreak/>
              <w:t>序號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C44D6C2" w14:textId="77777777" w:rsidR="00AE7A9E" w:rsidRDefault="00AE7A9E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欄位型態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7EFC451" w14:textId="77777777" w:rsidR="00AE7A9E" w:rsidRDefault="00AE7A9E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44B2A5F" w14:textId="77777777" w:rsidR="00AE7A9E" w:rsidRDefault="00AE7A9E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資料來源</w:t>
            </w: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2A55B46" w14:textId="77777777" w:rsidR="00AE7A9E" w:rsidRDefault="00AE7A9E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輸出/功能說明</w:t>
            </w:r>
          </w:p>
        </w:tc>
      </w:tr>
      <w:tr w:rsidR="00764B2D" w14:paraId="5E278ACA" w14:textId="77777777" w:rsidTr="00764B2D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17F46" w14:textId="77777777" w:rsidR="00AE7A9E" w:rsidRDefault="00AE7A9E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1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C7D44" w14:textId="77777777" w:rsidR="00AE7A9E" w:rsidRDefault="00AE7A9E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按鈕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E7591" w14:textId="77777777" w:rsidR="00AE7A9E" w:rsidRDefault="00AE7A9E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修改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109AC" w14:textId="77777777" w:rsidR="00AE7A9E" w:rsidRDefault="00AE7A9E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D0F0E" w14:textId="2759CC3A" w:rsidR="00AE7A9E" w:rsidRPr="00A96919" w:rsidRDefault="00AA48BB" w:rsidP="00AA48BB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="00AE7A9E" w:rsidRPr="00A96919">
              <w:rPr>
                <w:rFonts w:ascii="標楷體" w:eastAsia="標楷體" w:hAnsi="標楷體" w:hint="eastAsia"/>
              </w:rPr>
              <w:t>連結至【</w:t>
            </w:r>
            <w:r w:rsidR="00A96919" w:rsidRPr="00C73533">
              <w:rPr>
                <w:rFonts w:ascii="標楷體" w:eastAsia="標楷體" w:hAnsi="標楷體"/>
              </w:rPr>
              <w:t>L</w:t>
            </w:r>
            <w:r w:rsidR="00A96919" w:rsidRPr="00C73533">
              <w:rPr>
                <w:rFonts w:ascii="標楷體" w:eastAsia="標楷體" w:hAnsi="標楷體" w:hint="eastAsia"/>
              </w:rPr>
              <w:t>7202違約損失率登錄</w:t>
            </w:r>
            <w:r w:rsidR="00AE7A9E" w:rsidRPr="00A96919">
              <w:rPr>
                <w:rFonts w:ascii="標楷體" w:eastAsia="標楷體" w:hAnsi="標楷體" w:hint="eastAsia"/>
              </w:rPr>
              <w:t>】，供修改</w:t>
            </w:r>
            <w:r w:rsidR="007A5B03" w:rsidRPr="007A5B03">
              <w:rPr>
                <w:rFonts w:ascii="標楷體" w:eastAsia="標楷體" w:hAnsi="標楷體" w:hint="eastAsia"/>
              </w:rPr>
              <w:t>[違約損失率檔(Ias39LGD)]</w:t>
            </w:r>
            <w:r w:rsidR="00AE7A9E" w:rsidRPr="00A96919">
              <w:rPr>
                <w:rFonts w:ascii="標楷體" w:eastAsia="標楷體" w:hAnsi="標楷體" w:hint="eastAsia"/>
              </w:rPr>
              <w:t>資料</w:t>
            </w:r>
          </w:p>
        </w:tc>
      </w:tr>
      <w:tr w:rsidR="00764B2D" w14:paraId="728A2EF1" w14:textId="77777777" w:rsidTr="00764B2D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01A04" w14:textId="45C4E783" w:rsidR="00AE7A9E" w:rsidRDefault="00500374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2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2F34D" w14:textId="77777777" w:rsidR="00AE7A9E" w:rsidRDefault="00AE7A9E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按鈕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CC7BC" w14:textId="77777777" w:rsidR="00AE7A9E" w:rsidRDefault="00AE7A9E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刪除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74D51" w14:textId="77777777" w:rsidR="00AE7A9E" w:rsidRDefault="00AE7A9E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FFFEE" w14:textId="29CD764F" w:rsidR="00AE7A9E" w:rsidRPr="00A96919" w:rsidRDefault="00AA48BB" w:rsidP="00AA48BB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="00141FC4" w:rsidRPr="00A96919">
              <w:rPr>
                <w:rFonts w:ascii="標楷體" w:eastAsia="標楷體" w:hAnsi="標楷體" w:hint="eastAsia"/>
              </w:rPr>
              <w:t>連結至【</w:t>
            </w:r>
            <w:r w:rsidR="00141FC4" w:rsidRPr="00C73533">
              <w:rPr>
                <w:rFonts w:ascii="標楷體" w:eastAsia="標楷體" w:hAnsi="標楷體"/>
              </w:rPr>
              <w:t>L</w:t>
            </w:r>
            <w:r w:rsidR="00141FC4" w:rsidRPr="00C73533">
              <w:rPr>
                <w:rFonts w:ascii="標楷體" w:eastAsia="標楷體" w:hAnsi="標楷體" w:hint="eastAsia"/>
              </w:rPr>
              <w:t>7202違約損失率登錄</w:t>
            </w:r>
            <w:r w:rsidR="00141FC4" w:rsidRPr="00A96919">
              <w:rPr>
                <w:rFonts w:ascii="標楷體" w:eastAsia="標楷體" w:hAnsi="標楷體" w:hint="eastAsia"/>
              </w:rPr>
              <w:t>】，供</w:t>
            </w:r>
            <w:r w:rsidR="00141FC4">
              <w:rPr>
                <w:rFonts w:ascii="標楷體" w:eastAsia="標楷體" w:hAnsi="標楷體" w:hint="eastAsia"/>
              </w:rPr>
              <w:t>刪除</w:t>
            </w:r>
            <w:r w:rsidR="007A5B03" w:rsidRPr="007A5B03">
              <w:rPr>
                <w:rFonts w:ascii="標楷體" w:eastAsia="標楷體" w:hAnsi="標楷體" w:hint="eastAsia"/>
              </w:rPr>
              <w:t>[違約損失率檔(Ias39LGD)]</w:t>
            </w:r>
            <w:r w:rsidR="00141FC4" w:rsidRPr="00A96919">
              <w:rPr>
                <w:rFonts w:ascii="標楷體" w:eastAsia="標楷體" w:hAnsi="標楷體" w:hint="eastAsia"/>
              </w:rPr>
              <w:t>資料</w:t>
            </w:r>
          </w:p>
        </w:tc>
      </w:tr>
      <w:tr w:rsidR="00764B2D" w14:paraId="2E768D29" w14:textId="77777777" w:rsidTr="008E6404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50FF4" w14:textId="76C2FB42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3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1E32D" w14:textId="77777777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4FF87" w14:textId="1BCB32EF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生效日期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BB123" w14:textId="750E45A8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Ias39LGD.Date</w:t>
            </w: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7766A" w14:textId="0E9C4ADD" w:rsidR="00764B2D" w:rsidRPr="00AA48BB" w:rsidRDefault="007B210E" w:rsidP="00AA48BB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YY/MM/DD</w:t>
            </w:r>
          </w:p>
        </w:tc>
      </w:tr>
      <w:tr w:rsidR="00467E50" w14:paraId="10C94FC1" w14:textId="77777777" w:rsidTr="008E6404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230C5" w14:textId="028360BD" w:rsidR="00467E50" w:rsidRDefault="00467E50" w:rsidP="00467E50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4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5A4FE" w14:textId="6584FE85" w:rsidR="00467E50" w:rsidRDefault="00467E50" w:rsidP="00467E5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7A3A8" w14:textId="3C3513D7" w:rsidR="00467E50" w:rsidRDefault="00467E50" w:rsidP="00467E5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類別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E0F6B" w14:textId="2D95AE5C" w:rsidR="00467E50" w:rsidRDefault="00467E50" w:rsidP="00467E5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Ias39LGD.Type</w:t>
            </w: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235DE" w14:textId="38C5610E" w:rsidR="00467E50" w:rsidRPr="00AA48BB" w:rsidRDefault="00467E50" w:rsidP="00467E50">
            <w:pPr>
              <w:ind w:left="235" w:hangingChars="98" w:hanging="235"/>
              <w:rPr>
                <w:rFonts w:ascii="標楷體" w:eastAsia="標楷體" w:hAnsi="標楷體"/>
              </w:rPr>
            </w:pPr>
          </w:p>
        </w:tc>
      </w:tr>
      <w:tr w:rsidR="00467E50" w14:paraId="52499FEC" w14:textId="77777777" w:rsidTr="00764B2D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56677" w14:textId="77777777" w:rsidR="00467E50" w:rsidRDefault="00467E50" w:rsidP="00467E50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8C889" w14:textId="54C9364D" w:rsidR="00467E50" w:rsidRDefault="00467E50" w:rsidP="00467E5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1F96C" w14:textId="1931B3AA" w:rsidR="00467E50" w:rsidRPr="00B12444" w:rsidRDefault="00467E50" w:rsidP="00467E5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AA48BB">
              <w:rPr>
                <w:rFonts w:ascii="標楷體" w:eastAsia="標楷體" w:hAnsi="標楷體" w:hint="eastAsia"/>
              </w:rPr>
              <w:t>類別說明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A9346" w14:textId="22E5C9D7" w:rsidR="00467E50" w:rsidRPr="003B11F0" w:rsidRDefault="00467E50" w:rsidP="00467E5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Ias39LGD.TypeDesc</w:t>
            </w: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0EBF9" w14:textId="072928F6" w:rsidR="00467E50" w:rsidRPr="00AA48BB" w:rsidRDefault="00467E50" w:rsidP="00467E50">
            <w:pPr>
              <w:ind w:left="235" w:hangingChars="98" w:hanging="235"/>
              <w:rPr>
                <w:rFonts w:ascii="標楷體" w:eastAsia="標楷體" w:hAnsi="標楷體"/>
              </w:rPr>
            </w:pPr>
          </w:p>
        </w:tc>
      </w:tr>
      <w:tr w:rsidR="00764B2D" w14:paraId="2DFE4B05" w14:textId="77777777" w:rsidTr="008E6404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56B3E" w14:textId="160045E5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5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FF1FA" w14:textId="77777777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2F676" w14:textId="294C0719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違約損失率％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5E342" w14:textId="67E5A4FA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Ias39LGD.LGDPercent</w:t>
            </w: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C4561" w14:textId="4B123989" w:rsidR="00764B2D" w:rsidRPr="00AA48BB" w:rsidRDefault="008D0126" w:rsidP="00AA48BB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/>
              </w:rPr>
              <w:t>9.99999</w:t>
            </w:r>
          </w:p>
        </w:tc>
      </w:tr>
      <w:tr w:rsidR="00764B2D" w14:paraId="2DF5498F" w14:textId="77777777" w:rsidTr="00764B2D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0BBD0" w14:textId="08ED736A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6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1C87E" w14:textId="77777777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570E1" w14:textId="41F88661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啟用記號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818D1" w14:textId="6315F2A7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Ias39LGD.Enable</w:t>
            </w: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CE2CA" w14:textId="0A17FF6C" w:rsidR="00764B2D" w:rsidRPr="00AA48BB" w:rsidRDefault="003F1A53" w:rsidP="00AA48BB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AA48BB">
              <w:rPr>
                <w:rFonts w:ascii="標楷體" w:eastAsia="標楷體" w:hAnsi="標楷體" w:hint="eastAsia"/>
              </w:rPr>
              <w:t>Y:啟用</w:t>
            </w:r>
            <w:r w:rsidRPr="00AA48BB">
              <w:rPr>
                <w:rFonts w:ascii="標楷體" w:eastAsia="標楷體" w:hAnsi="標楷體"/>
              </w:rPr>
              <w:t xml:space="preserve"> </w:t>
            </w:r>
            <w:r w:rsidRPr="00AA48BB">
              <w:rPr>
                <w:rFonts w:ascii="標楷體" w:eastAsia="標楷體" w:hAnsi="標楷體" w:hint="eastAsia"/>
              </w:rPr>
              <w:t>N:未啟用</w:t>
            </w:r>
          </w:p>
        </w:tc>
      </w:tr>
    </w:tbl>
    <w:p w14:paraId="2572A0E2" w14:textId="2EF6D139" w:rsidR="00FD5D8F" w:rsidRDefault="00FD5D8F" w:rsidP="00A35AE3">
      <w:pPr>
        <w:ind w:left="1440"/>
      </w:pPr>
    </w:p>
    <w:p w14:paraId="42414CC0" w14:textId="089A2357" w:rsidR="00751866" w:rsidRDefault="00751866" w:rsidP="00751866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1C4A69BE" w14:textId="77777777" w:rsidR="006F4148" w:rsidRPr="004A1C2C" w:rsidRDefault="006F4148" w:rsidP="00751866">
      <w:pPr>
        <w:widowControl/>
        <w:rPr>
          <w:rFonts w:ascii="標楷體" w:eastAsia="標楷體" w:hAnsi="標楷體" w:cs="標楷體"/>
          <w:kern w:val="0"/>
          <w:szCs w:val="28"/>
        </w:rPr>
      </w:pPr>
    </w:p>
    <w:p w14:paraId="14563D54" w14:textId="6E580769" w:rsidR="006F4148" w:rsidRPr="00751866" w:rsidRDefault="006F4148" w:rsidP="00FF20A6">
      <w:pPr>
        <w:pStyle w:val="3"/>
        <w:numPr>
          <w:ilvl w:val="2"/>
          <w:numId w:val="69"/>
        </w:numPr>
        <w:spacing w:before="0"/>
        <w:rPr>
          <w:rFonts w:ascii="標楷體" w:hAnsi="標楷體"/>
          <w:b/>
          <w:szCs w:val="32"/>
        </w:rPr>
      </w:pPr>
      <w:r w:rsidRPr="00751866">
        <w:rPr>
          <w:rFonts w:ascii="標楷體" w:hAnsi="標楷體"/>
          <w:b/>
          <w:szCs w:val="32"/>
        </w:rPr>
        <w:t>L7</w:t>
      </w:r>
      <w:r>
        <w:rPr>
          <w:rFonts w:ascii="標楷體" w:hAnsi="標楷體" w:hint="eastAsia"/>
          <w:b/>
          <w:szCs w:val="32"/>
        </w:rPr>
        <w:t>202</w:t>
      </w:r>
      <w:r w:rsidRPr="00751866">
        <w:rPr>
          <w:rFonts w:ascii="標楷體" w:hAnsi="標楷體" w:hint="eastAsia"/>
          <w:b/>
          <w:szCs w:val="32"/>
        </w:rPr>
        <w:t>違約損失率</w:t>
      </w:r>
      <w:r>
        <w:rPr>
          <w:rFonts w:ascii="標楷體" w:hAnsi="標楷體" w:hint="eastAsia"/>
          <w:b/>
          <w:szCs w:val="32"/>
        </w:rPr>
        <w:t>登錄</w:t>
      </w:r>
      <w:r w:rsidR="005763C4">
        <w:rPr>
          <w:rFonts w:ascii="標楷體" w:hAnsi="標楷體" w:hint="eastAsia"/>
          <w:b/>
          <w:szCs w:val="32"/>
        </w:rPr>
        <w:t xml:space="preserve"> ***</w:t>
      </w:r>
    </w:p>
    <w:p w14:paraId="4B7B77F0" w14:textId="77777777" w:rsidR="006F4148" w:rsidRPr="004A1C2C" w:rsidRDefault="006F4148" w:rsidP="0081699E">
      <w:pPr>
        <w:pStyle w:val="a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6F4148" w:rsidRPr="008F20B5" w14:paraId="4A7397F2" w14:textId="77777777" w:rsidTr="00BC5958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AB50369" w14:textId="77777777" w:rsidR="006F4148" w:rsidRPr="004A1C2C" w:rsidRDefault="006F4148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D50A916" w14:textId="22ED5ADD" w:rsidR="006F4148" w:rsidRPr="008F20B5" w:rsidRDefault="006F4148" w:rsidP="00BC5958">
            <w:pPr>
              <w:rPr>
                <w:rFonts w:ascii="標楷體" w:eastAsia="標楷體" w:hAnsi="標楷體"/>
              </w:rPr>
            </w:pP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</w:rPr>
              <w:t>登錄</w:t>
            </w:r>
          </w:p>
        </w:tc>
      </w:tr>
      <w:tr w:rsidR="006F4148" w:rsidRPr="008F20B5" w14:paraId="162C0107" w14:textId="77777777" w:rsidTr="00BC5958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F98E891" w14:textId="77777777" w:rsidR="006F4148" w:rsidRPr="004A1C2C" w:rsidRDefault="006F4148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64D5469" w14:textId="21A1531B" w:rsidR="007B73FE" w:rsidRDefault="007B73FE" w:rsidP="007B73F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維謢</w:t>
            </w:r>
            <w:r w:rsidR="005213A6">
              <w:rPr>
                <w:rFonts w:ascii="標楷體" w:eastAsia="標楷體" w:hAnsi="標楷體" w:hint="eastAsia"/>
                <w:lang w:eastAsia="zh-HK"/>
              </w:rPr>
              <w:t>[</w:t>
            </w:r>
            <w:r w:rsidR="005213A6" w:rsidRPr="00722361">
              <w:rPr>
                <w:rFonts w:ascii="標楷體" w:eastAsia="標楷體" w:hAnsi="標楷體" w:hint="eastAsia"/>
              </w:rPr>
              <w:t>違約損失率</w:t>
            </w:r>
            <w:r w:rsidR="005213A6">
              <w:rPr>
                <w:rFonts w:ascii="標楷體" w:eastAsia="標楷體" w:hAnsi="標楷體" w:hint="eastAsia"/>
                <w:lang w:eastAsia="zh-HK"/>
              </w:rPr>
              <w:t>檔</w:t>
            </w:r>
            <w:r w:rsidR="005213A6">
              <w:rPr>
                <w:rFonts w:ascii="標楷體" w:eastAsia="標楷體" w:hAnsi="標楷體" w:hint="eastAsia"/>
              </w:rPr>
              <w:t>(</w:t>
            </w:r>
            <w:r w:rsidR="005213A6"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 w:rsidR="005213A6">
              <w:rPr>
                <w:rFonts w:ascii="標楷體" w:eastAsia="標楷體" w:hAnsi="標楷體" w:hint="eastAsia"/>
              </w:rPr>
              <w:t>)</w:t>
            </w:r>
            <w:r w:rsidR="005213A6"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資料。</w:t>
            </w:r>
          </w:p>
          <w:p w14:paraId="381EF1B8" w14:textId="445CFDDC" w:rsidR="006F4148" w:rsidRPr="004A1C2C" w:rsidRDefault="007B73FE" w:rsidP="007B73F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需由入口</w:t>
            </w:r>
            <w:r w:rsidRPr="007B73FE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B73FE">
              <w:rPr>
                <w:rFonts w:ascii="標楷體" w:eastAsia="標楷體" w:hAnsi="標楷體" w:hint="eastAsia"/>
              </w:rPr>
              <w:t>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 w:rsidRPr="007B73FE">
              <w:rPr>
                <w:rFonts w:ascii="標楷體" w:eastAsia="標楷體" w:hAnsi="標楷體"/>
              </w:rPr>
              <w:t>7022</w:t>
            </w:r>
            <w:r w:rsidRPr="007B73FE">
              <w:rPr>
                <w:rFonts w:ascii="標楷體" w:eastAsia="標楷體" w:hAnsi="標楷體" w:hint="eastAsia"/>
              </w:rPr>
              <w:t>違約損失率檔查詢】</w:t>
            </w:r>
            <w:r w:rsidRPr="007B73FE"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6F4148" w:rsidRPr="008F20B5" w14:paraId="4CC56BAB" w14:textId="77777777" w:rsidTr="00BC5958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1303393" w14:textId="77777777" w:rsidR="006F4148" w:rsidRPr="004A1C2C" w:rsidRDefault="006F4148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2CC610D" w14:textId="7EEC1BC0" w:rsidR="00802664" w:rsidRPr="004037BD" w:rsidRDefault="00802664" w:rsidP="00802664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="00BC48BD"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22969783" w14:textId="35A9814C" w:rsidR="00070711" w:rsidRDefault="00802664" w:rsidP="0007071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 w:rsidR="00070711">
              <w:rPr>
                <w:rFonts w:ascii="標楷體" w:eastAsia="標楷體" w:hAnsi="標楷體" w:hint="eastAsia"/>
              </w:rPr>
              <w:t>.</w:t>
            </w:r>
            <w:r w:rsidR="00070711">
              <w:rPr>
                <w:rFonts w:ascii="標楷體" w:eastAsia="標楷體" w:hAnsi="標楷體" w:hint="eastAsia"/>
                <w:lang w:eastAsia="zh-HK"/>
              </w:rPr>
              <w:t>維護</w:t>
            </w:r>
            <w:r w:rsidR="005213A6">
              <w:rPr>
                <w:rFonts w:ascii="標楷體" w:eastAsia="標楷體" w:hAnsi="標楷體" w:hint="eastAsia"/>
                <w:lang w:eastAsia="zh-HK"/>
              </w:rPr>
              <w:t>[</w:t>
            </w:r>
            <w:r w:rsidR="00070711" w:rsidRPr="00722361">
              <w:rPr>
                <w:rFonts w:ascii="標楷體" w:eastAsia="標楷體" w:hAnsi="標楷體" w:hint="eastAsia"/>
              </w:rPr>
              <w:t>違約損失率</w:t>
            </w:r>
            <w:r w:rsidR="00070711">
              <w:rPr>
                <w:rFonts w:ascii="標楷體" w:eastAsia="標楷體" w:hAnsi="標楷體" w:hint="eastAsia"/>
                <w:lang w:eastAsia="zh-HK"/>
              </w:rPr>
              <w:t>檔</w:t>
            </w:r>
            <w:r w:rsidR="00070711">
              <w:rPr>
                <w:rFonts w:ascii="標楷體" w:eastAsia="標楷體" w:hAnsi="標楷體" w:hint="eastAsia"/>
              </w:rPr>
              <w:t>(</w:t>
            </w:r>
            <w:r w:rsidR="00070711"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 w:rsidR="00070711">
              <w:rPr>
                <w:rFonts w:ascii="標楷體" w:eastAsia="標楷體" w:hAnsi="標楷體" w:hint="eastAsia"/>
              </w:rPr>
              <w:t>)</w:t>
            </w:r>
            <w:r w:rsidR="005213A6">
              <w:rPr>
                <w:rFonts w:ascii="標楷體" w:eastAsia="標楷體" w:hAnsi="標楷體"/>
              </w:rPr>
              <w:t>]</w:t>
            </w:r>
          </w:p>
          <w:p w14:paraId="063F34B7" w14:textId="27A9F6B0" w:rsidR="00070711" w:rsidRDefault="00802664" w:rsidP="0007071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 w:rsidR="00070711">
              <w:rPr>
                <w:rFonts w:ascii="標楷體" w:eastAsia="標楷體" w:hAnsi="標楷體" w:hint="eastAsia"/>
              </w:rPr>
              <w:t>.</w:t>
            </w:r>
            <w:r w:rsidR="00070711">
              <w:rPr>
                <w:rFonts w:ascii="標楷體" w:eastAsia="標楷體" w:hAnsi="標楷體" w:hint="eastAsia"/>
                <w:lang w:eastAsia="zh-HK"/>
              </w:rPr>
              <w:t>依據功能選項處理</w:t>
            </w:r>
            <w:r w:rsidR="00070711">
              <w:rPr>
                <w:rFonts w:ascii="標楷體" w:eastAsia="標楷體" w:hAnsi="標楷體" w:hint="eastAsia"/>
              </w:rPr>
              <w:t>:</w:t>
            </w:r>
          </w:p>
          <w:p w14:paraId="41D605D4" w14:textId="5D1866D0" w:rsidR="00070711" w:rsidRDefault="00070711" w:rsidP="00C90F1D">
            <w:pPr>
              <w:ind w:leftChars="100" w:left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  <w:r w:rsidR="005213A6">
              <w:rPr>
                <w:rFonts w:ascii="標楷體" w:eastAsia="標楷體" w:hAnsi="標楷體" w:hint="eastAsia"/>
                <w:lang w:eastAsia="zh-HK"/>
              </w:rPr>
              <w:t>：</w:t>
            </w: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  <w:r w:rsidR="005213A6">
              <w:rPr>
                <w:rFonts w:ascii="標楷體" w:eastAsia="標楷體" w:hAnsi="標楷體" w:hint="eastAsia"/>
                <w:lang w:eastAsia="zh-HK"/>
              </w:rPr>
              <w:t>[</w:t>
            </w:r>
            <w:r w:rsidR="005213A6" w:rsidRPr="00722361">
              <w:rPr>
                <w:rFonts w:ascii="標楷體" w:eastAsia="標楷體" w:hAnsi="標楷體" w:hint="eastAsia"/>
              </w:rPr>
              <w:t>違約損失率</w:t>
            </w:r>
            <w:r w:rsidR="005213A6">
              <w:rPr>
                <w:rFonts w:ascii="標楷體" w:eastAsia="標楷體" w:hAnsi="標楷體" w:hint="eastAsia"/>
                <w:lang w:eastAsia="zh-HK"/>
              </w:rPr>
              <w:t>檔</w:t>
            </w:r>
            <w:r w:rsidR="005213A6">
              <w:rPr>
                <w:rFonts w:ascii="標楷體" w:eastAsia="標楷體" w:hAnsi="標楷體" w:hint="eastAsia"/>
              </w:rPr>
              <w:t>(</w:t>
            </w:r>
            <w:r w:rsidR="005213A6"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 w:rsidR="005213A6">
              <w:rPr>
                <w:rFonts w:ascii="標楷體" w:eastAsia="標楷體" w:hAnsi="標楷體" w:hint="eastAsia"/>
              </w:rPr>
              <w:t>)</w:t>
            </w:r>
            <w:r w:rsidR="005213A6"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  <w:p w14:paraId="4AAA7C71" w14:textId="52FE232C" w:rsidR="00070711" w:rsidRDefault="00070711" w:rsidP="00C90F1D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(2).修改</w:t>
            </w:r>
            <w:r w:rsidR="005213A6">
              <w:rPr>
                <w:rFonts w:ascii="標楷體" w:eastAsia="標楷體" w:hAnsi="標楷體" w:hint="eastAsia"/>
              </w:rPr>
              <w:t>：</w:t>
            </w:r>
            <w:r>
              <w:rPr>
                <w:rFonts w:ascii="標楷體" w:eastAsia="標楷體" w:hAnsi="標楷體" w:hint="eastAsia"/>
              </w:rPr>
              <w:t>修改</w:t>
            </w:r>
            <w:r w:rsidR="00127E8C">
              <w:rPr>
                <w:rFonts w:ascii="標楷體" w:eastAsia="標楷體" w:hAnsi="標楷體" w:hint="eastAsia"/>
              </w:rPr>
              <w:t>指定</w:t>
            </w:r>
            <w:r w:rsidR="005213A6">
              <w:rPr>
                <w:rFonts w:ascii="標楷體" w:eastAsia="標楷體" w:hAnsi="標楷體" w:hint="eastAsia"/>
              </w:rPr>
              <w:t>[</w:t>
            </w:r>
            <w:r w:rsidR="005213A6" w:rsidRPr="00722361">
              <w:rPr>
                <w:rFonts w:ascii="標楷體" w:eastAsia="標楷體" w:hAnsi="標楷體" w:hint="eastAsia"/>
              </w:rPr>
              <w:t>違約損失率</w:t>
            </w:r>
            <w:r w:rsidR="005213A6">
              <w:rPr>
                <w:rFonts w:ascii="標楷體" w:eastAsia="標楷體" w:hAnsi="標楷體" w:hint="eastAsia"/>
              </w:rPr>
              <w:t>檔(</w:t>
            </w:r>
            <w:r w:rsidR="005213A6" w:rsidRPr="00C90F1D">
              <w:rPr>
                <w:rFonts w:ascii="標楷體" w:eastAsia="標楷體" w:hAnsi="標楷體"/>
              </w:rPr>
              <w:t>Ias39LGD</w:t>
            </w:r>
            <w:r w:rsidR="005213A6">
              <w:rPr>
                <w:rFonts w:ascii="標楷體" w:eastAsia="標楷體" w:hAnsi="標楷體" w:hint="eastAsia"/>
              </w:rPr>
              <w:t>)</w:t>
            </w:r>
            <w:r w:rsidR="005213A6"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資料</w:t>
            </w:r>
          </w:p>
          <w:p w14:paraId="5818DC39" w14:textId="5CDBA8E1" w:rsidR="006F4148" w:rsidRPr="0058227F" w:rsidRDefault="00070711" w:rsidP="00C90F1D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(3).刪除</w:t>
            </w:r>
            <w:r w:rsidR="005213A6">
              <w:rPr>
                <w:rFonts w:ascii="標楷體" w:eastAsia="標楷體" w:hAnsi="標楷體" w:hint="eastAsia"/>
              </w:rPr>
              <w:t>：</w:t>
            </w:r>
            <w:r>
              <w:rPr>
                <w:rFonts w:ascii="標楷體" w:eastAsia="標楷體" w:hAnsi="標楷體" w:hint="eastAsia"/>
              </w:rPr>
              <w:t>刪除指定</w:t>
            </w:r>
            <w:r w:rsidR="005213A6">
              <w:rPr>
                <w:rFonts w:ascii="標楷體" w:eastAsia="標楷體" w:hAnsi="標楷體" w:hint="eastAsia"/>
              </w:rPr>
              <w:t>[</w:t>
            </w:r>
            <w:r w:rsidR="005213A6" w:rsidRPr="00722361">
              <w:rPr>
                <w:rFonts w:ascii="標楷體" w:eastAsia="標楷體" w:hAnsi="標楷體" w:hint="eastAsia"/>
              </w:rPr>
              <w:t>違約損失率</w:t>
            </w:r>
            <w:r w:rsidR="005213A6">
              <w:rPr>
                <w:rFonts w:ascii="標楷體" w:eastAsia="標楷體" w:hAnsi="標楷體" w:hint="eastAsia"/>
              </w:rPr>
              <w:t>檔(</w:t>
            </w:r>
            <w:r w:rsidR="005213A6" w:rsidRPr="00C90F1D">
              <w:rPr>
                <w:rFonts w:ascii="標楷體" w:eastAsia="標楷體" w:hAnsi="標楷體"/>
              </w:rPr>
              <w:t>Ias39LGD</w:t>
            </w:r>
            <w:r w:rsidR="005213A6">
              <w:rPr>
                <w:rFonts w:ascii="標楷體" w:eastAsia="標楷體" w:hAnsi="標楷體" w:hint="eastAsia"/>
              </w:rPr>
              <w:t>)</w:t>
            </w:r>
            <w:r w:rsidR="005213A6"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資</w:t>
            </w:r>
            <w:r>
              <w:rPr>
                <w:rFonts w:ascii="標楷體" w:eastAsia="標楷體" w:hAnsi="標楷體" w:hint="eastAsia"/>
                <w:lang w:eastAsia="zh-HK"/>
              </w:rPr>
              <w:t>料</w:t>
            </w:r>
          </w:p>
        </w:tc>
      </w:tr>
      <w:tr w:rsidR="006F4148" w:rsidRPr="008F20B5" w14:paraId="1A4297BD" w14:textId="77777777" w:rsidTr="00BC5958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CC06DB7" w14:textId="77777777" w:rsidR="006F4148" w:rsidRPr="004A1C2C" w:rsidRDefault="006F4148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D3DE338" w14:textId="77777777" w:rsidR="006F4148" w:rsidRPr="004A1C2C" w:rsidRDefault="006F4148" w:rsidP="00BC5958">
            <w:pPr>
              <w:rPr>
                <w:rFonts w:ascii="標楷體" w:eastAsia="標楷體" w:hAnsi="標楷體"/>
              </w:rPr>
            </w:pPr>
          </w:p>
        </w:tc>
      </w:tr>
      <w:tr w:rsidR="006F4148" w:rsidRPr="008F20B5" w14:paraId="709D5DD4" w14:textId="77777777" w:rsidTr="00473261">
        <w:trPr>
          <w:trHeight w:val="83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7C3F093" w14:textId="77777777" w:rsidR="006F4148" w:rsidRPr="004A1C2C" w:rsidRDefault="006F4148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2F0F2C0" w14:textId="126FFB90" w:rsidR="00473261" w:rsidRPr="00473261" w:rsidRDefault="00127E8C" w:rsidP="00473261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456B60">
              <w:rPr>
                <w:rFonts w:ascii="標楷體" w:eastAsia="標楷體" w:hAnsi="標楷體" w:hint="eastAsia"/>
              </w:rPr>
              <w:t>1.資料輸入錯誤：若是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欲</w:t>
            </w:r>
            <w:r w:rsidRPr="00456B60">
              <w:rPr>
                <w:rFonts w:ascii="標楷體" w:eastAsia="標楷體" w:hAnsi="標楷體" w:hint="eastAsia"/>
              </w:rPr>
              <w:t>修改之欄位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為鍵值</w:t>
            </w:r>
            <w:r w:rsidRPr="00456B60">
              <w:rPr>
                <w:rFonts w:ascii="標楷體" w:eastAsia="標楷體" w:hAnsi="標楷體" w:hint="eastAsia"/>
              </w:rPr>
              <w:t>，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系統控制不可修改</w:t>
            </w:r>
            <w:r w:rsidRPr="00456B60">
              <w:rPr>
                <w:rFonts w:ascii="標楷體" w:eastAsia="標楷體" w:hAnsi="標楷體" w:hint="eastAsia"/>
              </w:rPr>
              <w:t>，應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以</w:t>
            </w:r>
            <w:r w:rsidRPr="00456B60">
              <w:rPr>
                <w:rFonts w:ascii="標楷體" w:eastAsia="標楷體" w:hAnsi="標楷體" w:hint="eastAsia"/>
              </w:rPr>
              <w:t>刪除該筆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，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再重新</w:t>
            </w:r>
            <w:r w:rsidRPr="00456B60">
              <w:rPr>
                <w:rFonts w:ascii="標楷體" w:eastAsia="標楷體" w:hAnsi="標楷體" w:hint="eastAsia"/>
              </w:rPr>
              <w:t>新增建立正確資料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處理</w:t>
            </w:r>
          </w:p>
        </w:tc>
      </w:tr>
      <w:tr w:rsidR="006F4148" w:rsidRPr="008F20B5" w14:paraId="1592454E" w14:textId="77777777" w:rsidTr="00BC5958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025830E" w14:textId="77777777" w:rsidR="006F4148" w:rsidRPr="004A1C2C" w:rsidRDefault="006F4148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A21965E" w14:textId="278B5B1C" w:rsidR="006F4148" w:rsidRPr="004A1C2C" w:rsidRDefault="005D7498" w:rsidP="00BC595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列印登錄單</w:t>
            </w:r>
          </w:p>
        </w:tc>
      </w:tr>
      <w:tr w:rsidR="006F4148" w:rsidRPr="008F20B5" w14:paraId="2C9FEB71" w14:textId="77777777" w:rsidTr="00BC5958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7797ACF" w14:textId="77777777" w:rsidR="006F4148" w:rsidRPr="004A1C2C" w:rsidRDefault="006F4148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A6916E3" w14:textId="034F717D" w:rsidR="006F4148" w:rsidRPr="004A1C2C" w:rsidRDefault="00090CF0" w:rsidP="0047326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1.修改時，異動內容會記錄於</w:t>
            </w:r>
            <w:r w:rsidR="00C906FC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</w:rPr>
              <w:t>資料變更紀錄檔(TxDataLog)</w:t>
            </w:r>
            <w:r w:rsidR="00C906FC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，可至「L6932 資料變更交易查詢」查詢異動內容</w:t>
            </w:r>
          </w:p>
        </w:tc>
      </w:tr>
      <w:tr w:rsidR="006F4148" w:rsidRPr="008F20B5" w14:paraId="5E312BF9" w14:textId="77777777" w:rsidTr="00BC5958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E1813F6" w14:textId="77777777" w:rsidR="006F4148" w:rsidRPr="004A1C2C" w:rsidRDefault="006F4148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CC289E6" w14:textId="77777777" w:rsidR="006F4148" w:rsidRPr="004A1C2C" w:rsidRDefault="006F4148" w:rsidP="00BC5958">
            <w:pPr>
              <w:rPr>
                <w:rFonts w:ascii="標楷體" w:eastAsia="標楷體" w:hAnsi="標楷體"/>
              </w:rPr>
            </w:pPr>
          </w:p>
        </w:tc>
      </w:tr>
    </w:tbl>
    <w:p w14:paraId="1F70CD1F" w14:textId="77777777" w:rsidR="006F4148" w:rsidRPr="0068704E" w:rsidRDefault="006F4148" w:rsidP="006F4148">
      <w:pPr>
        <w:ind w:left="1440"/>
      </w:pPr>
    </w:p>
    <w:p w14:paraId="4579D3B0" w14:textId="77777777" w:rsidR="006F4148" w:rsidRPr="00AB764C" w:rsidRDefault="006F4148" w:rsidP="0081699E">
      <w:pPr>
        <w:pStyle w:val="a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6F4148" w:rsidRPr="0022279A" w14:paraId="56A45476" w14:textId="77777777" w:rsidTr="00BC5958">
        <w:tc>
          <w:tcPr>
            <w:tcW w:w="851" w:type="dxa"/>
            <w:shd w:val="clear" w:color="auto" w:fill="D9D9D9" w:themeFill="background1" w:themeFillShade="D9"/>
          </w:tcPr>
          <w:p w14:paraId="6DBACDF8" w14:textId="77777777" w:rsidR="006F4148" w:rsidRPr="0022279A" w:rsidRDefault="006F4148" w:rsidP="00BC595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327C846D" w14:textId="77777777" w:rsidR="006F4148" w:rsidRPr="0022279A" w:rsidRDefault="006F4148" w:rsidP="00BC595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6DF121A3" w14:textId="77777777" w:rsidR="006F4148" w:rsidRPr="0022279A" w:rsidRDefault="006F4148" w:rsidP="00BC595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6F4148" w:rsidRPr="0022279A" w14:paraId="7EC81E15" w14:textId="77777777" w:rsidTr="00BC5958">
        <w:tc>
          <w:tcPr>
            <w:tcW w:w="851" w:type="dxa"/>
          </w:tcPr>
          <w:p w14:paraId="79492295" w14:textId="77777777" w:rsidR="006F4148" w:rsidRPr="0022279A" w:rsidRDefault="006F4148" w:rsidP="00BC595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05C0A7AB" w14:textId="77777777" w:rsidR="006F4148" w:rsidRPr="0022279A" w:rsidRDefault="006F4148" w:rsidP="00BC5958">
            <w:pPr>
              <w:rPr>
                <w:rFonts w:ascii="標楷體" w:eastAsia="標楷體" w:hAnsi="標楷體"/>
              </w:rPr>
            </w:pPr>
            <w:r w:rsidRPr="00B36869">
              <w:rPr>
                <w:rFonts w:ascii="標楷體" w:eastAsia="標楷體" w:hAnsi="標楷體"/>
              </w:rPr>
              <w:t>Ias39LGD</w:t>
            </w:r>
          </w:p>
        </w:tc>
        <w:tc>
          <w:tcPr>
            <w:tcW w:w="4110" w:type="dxa"/>
          </w:tcPr>
          <w:p w14:paraId="4AECF036" w14:textId="77777777" w:rsidR="006F4148" w:rsidRPr="0022279A" w:rsidRDefault="006F4148" w:rsidP="00BC5958">
            <w:pPr>
              <w:rPr>
                <w:rFonts w:ascii="標楷體" w:eastAsia="標楷體" w:hAnsi="標楷體"/>
              </w:rPr>
            </w:pPr>
            <w:r w:rsidRPr="00B36869">
              <w:rPr>
                <w:rFonts w:ascii="標楷體" w:eastAsia="標楷體" w:hAnsi="標楷體" w:hint="eastAsia"/>
              </w:rPr>
              <w:t>違約損失率檔</w:t>
            </w:r>
          </w:p>
        </w:tc>
      </w:tr>
    </w:tbl>
    <w:p w14:paraId="5E36FCFE" w14:textId="5E795574" w:rsidR="006F4148" w:rsidRDefault="006F4148" w:rsidP="006F4148">
      <w:pPr>
        <w:ind w:left="1440"/>
      </w:pPr>
    </w:p>
    <w:p w14:paraId="7E9495BB" w14:textId="5AB2FD0D" w:rsidR="006F4148" w:rsidRPr="0081699E" w:rsidRDefault="006F4148" w:rsidP="0081699E">
      <w:pPr>
        <w:pStyle w:val="a"/>
      </w:pPr>
      <w:r w:rsidRPr="0081699E">
        <w:t>UI</w:t>
      </w:r>
      <w:r w:rsidRPr="0081699E">
        <w:rPr>
          <w:rFonts w:hint="eastAsia"/>
        </w:rPr>
        <w:t>畫面</w:t>
      </w:r>
      <w:r w:rsidR="00803CB5">
        <w:rPr>
          <w:rFonts w:hint="eastAsia"/>
        </w:rPr>
        <w:t>-</w:t>
      </w:r>
      <w:r w:rsidR="0081699E" w:rsidRPr="0081699E">
        <w:rPr>
          <w:rFonts w:hint="eastAsia"/>
        </w:rPr>
        <w:t>新增</w:t>
      </w:r>
    </w:p>
    <w:p w14:paraId="254111A2" w14:textId="12E8A5B3" w:rsidR="006F4148" w:rsidRDefault="00BA5039" w:rsidP="006F4148">
      <w:pPr>
        <w:rPr>
          <w:noProof/>
        </w:rPr>
      </w:pPr>
      <w:r>
        <w:rPr>
          <w:noProof/>
        </w:rPr>
        <w:drawing>
          <wp:inline distT="0" distB="0" distL="0" distR="0" wp14:anchorId="0229884B" wp14:editId="1BA9D4B2">
            <wp:extent cx="6479540" cy="1350645"/>
            <wp:effectExtent l="0" t="0" r="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4081" w14:textId="77777777" w:rsidR="006F4148" w:rsidRDefault="006F4148" w:rsidP="006F4148">
      <w:pPr>
        <w:ind w:left="1440"/>
      </w:pPr>
    </w:p>
    <w:p w14:paraId="710D67BB" w14:textId="1756E407" w:rsidR="006F4148" w:rsidRPr="009C6A42" w:rsidRDefault="006F4148" w:rsidP="0081699E">
      <w:pPr>
        <w:pStyle w:val="a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 w:rsidR="00803CB5">
        <w:rPr>
          <w:rFonts w:hint="eastAsia"/>
        </w:rPr>
        <w:t>-</w:t>
      </w:r>
      <w:r w:rsidR="007A641B" w:rsidRPr="0081699E">
        <w:rPr>
          <w:rFonts w:hint="eastAsia"/>
        </w:rPr>
        <w:t>新增</w:t>
      </w:r>
    </w:p>
    <w:p w14:paraId="2A516D17" w14:textId="77777777" w:rsidR="006F4148" w:rsidRDefault="006F4148" w:rsidP="006F4148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6F4148" w:rsidRPr="00F5236F" w14:paraId="0C95A38D" w14:textId="77777777" w:rsidTr="00BC5958">
        <w:tc>
          <w:tcPr>
            <w:tcW w:w="848" w:type="dxa"/>
            <w:shd w:val="clear" w:color="auto" w:fill="D9D9D9" w:themeFill="background1" w:themeFillShade="D9"/>
          </w:tcPr>
          <w:p w14:paraId="10D2E473" w14:textId="77777777" w:rsidR="006F4148" w:rsidRPr="00F5236F" w:rsidRDefault="006F4148" w:rsidP="00BC5958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0592C222" w14:textId="77777777" w:rsidR="006F4148" w:rsidRPr="00F5236F" w:rsidRDefault="006F4148" w:rsidP="00BC59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6A2E4839" w14:textId="77777777" w:rsidR="006F4148" w:rsidRPr="00F5236F" w:rsidRDefault="006F4148" w:rsidP="00BC59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C5958" w:rsidRPr="00F5236F" w14:paraId="7C5AA759" w14:textId="77777777" w:rsidTr="00BC5958">
        <w:tc>
          <w:tcPr>
            <w:tcW w:w="848" w:type="dxa"/>
          </w:tcPr>
          <w:p w14:paraId="63B020D4" w14:textId="77777777" w:rsidR="00BC5958" w:rsidRPr="00F5236F" w:rsidRDefault="00BC5958" w:rsidP="00BC595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76E83F3A" w14:textId="265D1982" w:rsidR="00BC5958" w:rsidRDefault="00BC5958" w:rsidP="00BC5958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229" w:type="dxa"/>
          </w:tcPr>
          <w:p w14:paraId="4453B5D5" w14:textId="456CDBC7" w:rsidR="00BC5958" w:rsidRPr="00D67AF4" w:rsidRDefault="00BC5958" w:rsidP="00BC5958">
            <w:pPr>
              <w:rPr>
                <w:rFonts w:ascii="標楷體" w:eastAsia="標楷體" w:hAnsi="標楷體"/>
                <w:lang w:eastAsia="zh-HK"/>
              </w:rPr>
            </w:pPr>
            <w:r w:rsidRPr="00D67AF4">
              <w:rPr>
                <w:rFonts w:ascii="標楷體" w:eastAsia="標楷體" w:hAnsi="標楷體" w:hint="eastAsia"/>
                <w:lang w:eastAsia="zh-HK"/>
              </w:rPr>
              <w:t>1.【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 w:rsidRPr="007B73FE">
              <w:rPr>
                <w:rFonts w:ascii="標楷體" w:eastAsia="標楷體" w:hAnsi="標楷體"/>
              </w:rPr>
              <w:t>7022</w:t>
            </w:r>
            <w:r w:rsidRPr="007B73FE">
              <w:rPr>
                <w:rFonts w:ascii="標楷體" w:eastAsia="標楷體" w:hAnsi="標楷體" w:hint="eastAsia"/>
              </w:rPr>
              <w:t>違約損失率檔查詢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】</w:t>
            </w:r>
            <w:r w:rsidRPr="00D67AF4">
              <w:rPr>
                <w:rFonts w:ascii="標楷體" w:eastAsia="標楷體" w:hAnsi="標楷體"/>
                <w:lang w:eastAsia="zh-HK"/>
              </w:rPr>
              <w:t>功能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點「</w:t>
            </w:r>
            <w:r w:rsidR="00DA010A">
              <w:rPr>
                <w:rFonts w:ascii="標楷體" w:eastAsia="標楷體" w:hAnsi="標楷體" w:hint="eastAsia"/>
                <w:lang w:eastAsia="zh-HK"/>
              </w:rPr>
              <w:t>新增類別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D67AF4">
              <w:rPr>
                <w:rFonts w:ascii="標楷體" w:eastAsia="標楷體" w:hAnsi="標楷體"/>
                <w:lang w:eastAsia="zh-HK"/>
              </w:rPr>
              <w:t>時顯示</w:t>
            </w:r>
          </w:p>
          <w:p w14:paraId="27E9BB34" w14:textId="77777777" w:rsidR="009B33B9" w:rsidRPr="00651325" w:rsidRDefault="009B33B9" w:rsidP="009B33B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52E94C6" w14:textId="7936C2E9" w:rsidR="009B33B9" w:rsidRPr="00293C02" w:rsidRDefault="009B33B9" w:rsidP="009B33B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2.檢核[違約損失率檔(</w:t>
            </w:r>
            <w:r w:rsidRPr="00293C02">
              <w:rPr>
                <w:rFonts w:ascii="標楷體" w:eastAsia="標楷體" w:hAnsi="標楷體"/>
                <w:color w:val="000000"/>
              </w:rPr>
              <w:t>Ias39LGD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)]：</w:t>
            </w:r>
            <w:r w:rsidR="0062780B">
              <w:rPr>
                <w:rFonts w:ascii="標楷體" w:eastAsia="標楷體" w:hAnsi="標楷體" w:hint="eastAsia"/>
                <w:color w:val="000000"/>
              </w:rPr>
              <w:t>該[</w:t>
            </w:r>
            <w:r w:rsidR="0062780B" w:rsidRPr="00293C02">
              <w:rPr>
                <w:rFonts w:ascii="標楷體" w:eastAsia="標楷體" w:hAnsi="標楷體" w:hint="eastAsia"/>
                <w:color w:val="000000"/>
              </w:rPr>
              <w:t>生效日期(</w:t>
            </w:r>
            <w:r w:rsidR="0062780B" w:rsidRPr="00293C02">
              <w:rPr>
                <w:rFonts w:ascii="標楷體" w:eastAsia="標楷體" w:hAnsi="標楷體"/>
                <w:color w:val="000000"/>
              </w:rPr>
              <w:t>Date)</w:t>
            </w:r>
            <w:r w:rsidR="0062780B">
              <w:rPr>
                <w:rFonts w:ascii="標楷體" w:eastAsia="標楷體" w:hAnsi="標楷體" w:hint="eastAsia"/>
                <w:color w:val="000000"/>
              </w:rPr>
              <w:t>]、[</w:t>
            </w:r>
            <w:r w:rsidR="0062780B">
              <w:rPr>
                <w:rFonts w:ascii="標楷體" w:eastAsia="標楷體" w:hAnsi="標楷體" w:hint="eastAsia"/>
              </w:rPr>
              <w:t>類別</w:t>
            </w:r>
            <w:r w:rsidR="0062780B" w:rsidRPr="00293C02">
              <w:rPr>
                <w:rFonts w:ascii="標楷體" w:eastAsia="標楷體" w:hAnsi="標楷體" w:hint="eastAsia"/>
                <w:color w:val="000000"/>
              </w:rPr>
              <w:lastRenderedPageBreak/>
              <w:t>(</w:t>
            </w:r>
            <w:r w:rsidR="0062780B">
              <w:rPr>
                <w:rFonts w:ascii="標楷體" w:eastAsia="標楷體" w:hAnsi="標楷體" w:hint="eastAsia"/>
                <w:color w:val="000000"/>
              </w:rPr>
              <w:t>Ty</w:t>
            </w:r>
            <w:r w:rsidR="0062780B">
              <w:rPr>
                <w:rFonts w:ascii="標楷體" w:eastAsia="標楷體" w:hAnsi="標楷體"/>
                <w:color w:val="000000"/>
              </w:rPr>
              <w:t>pe</w:t>
            </w:r>
            <w:r w:rsidR="0062780B" w:rsidRPr="00293C02">
              <w:rPr>
                <w:rFonts w:ascii="標楷體" w:eastAsia="標楷體" w:hAnsi="標楷體"/>
                <w:color w:val="000000"/>
              </w:rPr>
              <w:t>)</w:t>
            </w:r>
            <w:r w:rsidR="0062780B">
              <w:rPr>
                <w:rFonts w:ascii="標楷體" w:eastAsia="標楷體" w:hAnsi="標楷體" w:hint="eastAsia"/>
                <w:color w:val="000000"/>
              </w:rPr>
              <w:t>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 w:rsidR="0062780B">
              <w:rPr>
                <w:rFonts w:ascii="標楷體" w:eastAsia="標楷體" w:hAnsi="標楷體" w:hint="eastAsia"/>
                <w:color w:val="000000"/>
              </w:rPr>
              <w:t>已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Pr="00293C02">
              <w:rPr>
                <w:rFonts w:ascii="標楷體" w:eastAsia="標楷體" w:hAnsi="標楷體"/>
                <w:color w:val="000000"/>
              </w:rPr>
              <w:t>E000</w:t>
            </w:r>
            <w:r w:rsidR="0062780B">
              <w:rPr>
                <w:rFonts w:ascii="標楷體" w:eastAsia="標楷體" w:hAnsi="標楷體" w:hint="eastAsia"/>
                <w:color w:val="000000"/>
              </w:rPr>
              <w:t>2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 w:rsidR="00CD6A1A">
              <w:rPr>
                <w:rFonts w:ascii="標楷體" w:eastAsia="標楷體" w:hAnsi="標楷體" w:hint="eastAsia"/>
                <w:color w:val="000000"/>
              </w:rPr>
              <w:t>新增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資料</w:t>
            </w:r>
            <w:r w:rsidR="00CD6A1A">
              <w:rPr>
                <w:rFonts w:ascii="標楷體" w:eastAsia="標楷體" w:hAnsi="標楷體" w:hint="eastAsia"/>
                <w:color w:val="000000"/>
              </w:rPr>
              <w:t>已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(</w:t>
            </w:r>
            <w:r w:rsidR="0062780B">
              <w:rPr>
                <w:rFonts w:ascii="標楷體" w:eastAsia="標楷體" w:hAnsi="標楷體" w:hint="eastAsia"/>
                <w:color w:val="000000"/>
              </w:rPr>
              <w:t>X</w:t>
            </w:r>
            <w:r w:rsidR="0062780B">
              <w:rPr>
                <w:rFonts w:ascii="標楷體" w:eastAsia="標楷體" w:hAnsi="標楷體"/>
                <w:color w:val="000000"/>
              </w:rPr>
              <w:t>XX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0C281CDF" w14:textId="77777777" w:rsidR="00D97B49" w:rsidRPr="00293C02" w:rsidRDefault="00D97B49" w:rsidP="00D97B4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6CE8895" w14:textId="45650CED" w:rsidR="00C428AA" w:rsidRDefault="00D97B49" w:rsidP="00BC595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3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 w:rsidRPr="00651325">
              <w:rPr>
                <w:rFonts w:ascii="標楷體" w:eastAsia="標楷體" w:hAnsi="標楷體" w:hint="eastAsia"/>
              </w:rPr>
              <w:t>新增</w:t>
            </w:r>
            <w:r>
              <w:rPr>
                <w:rFonts w:ascii="標楷體" w:eastAsia="標楷體" w:hAnsi="標楷體" w:hint="eastAsia"/>
                <w:lang w:eastAsia="zh-HK"/>
              </w:rPr>
              <w:t>[</w:t>
            </w: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BC5958" w:rsidRPr="00F5236F" w14:paraId="4CA1586D" w14:textId="77777777" w:rsidTr="00BC5958">
        <w:tc>
          <w:tcPr>
            <w:tcW w:w="848" w:type="dxa"/>
          </w:tcPr>
          <w:p w14:paraId="685D76E9" w14:textId="41155B5D" w:rsidR="00BC5958" w:rsidRDefault="0081699E" w:rsidP="00BC59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2129" w:type="dxa"/>
          </w:tcPr>
          <w:p w14:paraId="64A7AA93" w14:textId="78868B7D" w:rsidR="00BC5958" w:rsidRDefault="00BC5958" w:rsidP="00BC5958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0F47B2C1" w14:textId="6094CCC0" w:rsidR="00BC5958" w:rsidRDefault="00BC5958" w:rsidP="00BC5958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2660CB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BC5958" w:rsidRPr="00F5236F" w14:paraId="4E25F616" w14:textId="77777777" w:rsidTr="00BC5958">
        <w:tc>
          <w:tcPr>
            <w:tcW w:w="848" w:type="dxa"/>
          </w:tcPr>
          <w:p w14:paraId="3DFCDC5D" w14:textId="1C100371" w:rsidR="00BC5958" w:rsidRDefault="0081699E" w:rsidP="00BC59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29" w:type="dxa"/>
          </w:tcPr>
          <w:p w14:paraId="289EA8E3" w14:textId="4B634D3E" w:rsidR="00BC5958" w:rsidRPr="00F533E6" w:rsidRDefault="00BC5958" w:rsidP="00BC5958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229" w:type="dxa"/>
          </w:tcPr>
          <w:p w14:paraId="69C1E2C8" w14:textId="14EF0A48" w:rsidR="00BC5958" w:rsidRPr="00C73533" w:rsidRDefault="00BC5958" w:rsidP="00BC5958">
            <w:pPr>
              <w:rPr>
                <w:rFonts w:ascii="標楷體" w:eastAsia="標楷體" w:hAnsi="標楷體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功能新增且交易成功時顯示</w:t>
            </w:r>
            <w:r w:rsidRPr="00F533E6">
              <w:rPr>
                <w:rFonts w:ascii="標楷體" w:eastAsia="標楷體" w:hAnsi="標楷體" w:hint="eastAsia"/>
              </w:rPr>
              <w:t>,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重新輸入另一筆新增</w:t>
            </w:r>
            <w:r w:rsidR="00CB63D6" w:rsidRPr="00CB63D6">
              <w:rPr>
                <w:rFonts w:ascii="標楷體" w:eastAsia="標楷體" w:hAnsi="標楷體" w:hint="eastAsia"/>
              </w:rPr>
              <w:t>[違約損失率檔(Ias39LGD)]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</w:tbl>
    <w:p w14:paraId="64CA1DEB" w14:textId="77777777" w:rsidR="006F4148" w:rsidRDefault="006F4148" w:rsidP="006F4148">
      <w:pPr>
        <w:ind w:left="1440"/>
      </w:pPr>
    </w:p>
    <w:p w14:paraId="38EAB5C9" w14:textId="552376CE" w:rsidR="006F4148" w:rsidRPr="007C1268" w:rsidRDefault="006F4148" w:rsidP="0081699E">
      <w:pPr>
        <w:pStyle w:val="a"/>
      </w:pPr>
      <w:r w:rsidRPr="007C1268">
        <w:t>輸入畫面資料說明</w:t>
      </w:r>
      <w:r w:rsidR="00803CB5">
        <w:rPr>
          <w:rFonts w:hint="eastAsia"/>
        </w:rPr>
        <w:t>-</w:t>
      </w:r>
      <w:r w:rsidR="007A641B" w:rsidRPr="0081699E">
        <w:rPr>
          <w:rFonts w:hint="eastAsia"/>
        </w:rPr>
        <w:t>新增</w:t>
      </w:r>
    </w:p>
    <w:p w14:paraId="7C6011DE" w14:textId="77777777" w:rsidR="00B3753E" w:rsidRDefault="00B3753E" w:rsidP="00B3753E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B3753E" w:rsidRPr="00456B60" w14:paraId="02E2D279" w14:textId="77777777" w:rsidTr="00FC5DA8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0C9A7A19" w14:textId="77777777" w:rsidR="00B3753E" w:rsidRPr="00456B60" w:rsidRDefault="00B3753E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1D4ABBB8" w14:textId="77777777" w:rsidR="00B3753E" w:rsidRPr="00456B60" w:rsidRDefault="00B3753E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571042E1" w14:textId="77777777" w:rsidR="00B3753E" w:rsidRPr="00456B60" w:rsidRDefault="00B3753E" w:rsidP="00FC5DA8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25E2A50E" w14:textId="77777777" w:rsidR="00B3753E" w:rsidRPr="00456B60" w:rsidRDefault="00B3753E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B3753E" w:rsidRPr="00456B60" w14:paraId="5E65D243" w14:textId="77777777" w:rsidTr="00FC5DA8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52B10AE7" w14:textId="77777777" w:rsidR="00B3753E" w:rsidRPr="00456B60" w:rsidRDefault="00B3753E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6CFC1A6E" w14:textId="77777777" w:rsidR="00B3753E" w:rsidRPr="00456B60" w:rsidRDefault="00B3753E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1E8EEEFD" w14:textId="77777777" w:rsidR="00B3753E" w:rsidRPr="00456B60" w:rsidRDefault="00B3753E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6C7331A8" w14:textId="77777777" w:rsidR="00B3753E" w:rsidRPr="00456B60" w:rsidRDefault="00B3753E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1A44DA64" w14:textId="77777777" w:rsidR="00B3753E" w:rsidRPr="00456B60" w:rsidRDefault="00B3753E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5E7AF895" w14:textId="77777777" w:rsidR="00B3753E" w:rsidRPr="00456B60" w:rsidRDefault="00B3753E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2E9F4632" w14:textId="77777777" w:rsidR="00B3753E" w:rsidRPr="00456B60" w:rsidRDefault="00B3753E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2F54AC61" w14:textId="77777777" w:rsidR="00B3753E" w:rsidRPr="00456B60" w:rsidRDefault="00B3753E" w:rsidP="00FC5DA8">
            <w:pPr>
              <w:rPr>
                <w:rFonts w:ascii="標楷體" w:eastAsia="標楷體" w:hAnsi="標楷體"/>
              </w:rPr>
            </w:pPr>
          </w:p>
        </w:tc>
      </w:tr>
      <w:tr w:rsidR="00B3753E" w:rsidRPr="00456B60" w14:paraId="68433250" w14:textId="77777777" w:rsidTr="00FC5DA8">
        <w:trPr>
          <w:trHeight w:val="244"/>
          <w:jc w:val="center"/>
        </w:trPr>
        <w:tc>
          <w:tcPr>
            <w:tcW w:w="530" w:type="dxa"/>
          </w:tcPr>
          <w:p w14:paraId="03404A0E" w14:textId="77777777" w:rsidR="00B3753E" w:rsidRPr="001343EE" w:rsidRDefault="00B3753E" w:rsidP="00FC5DA8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5465BC46" w14:textId="4D4AF49A" w:rsidR="00B3753E" w:rsidRPr="001343EE" w:rsidRDefault="005433D9" w:rsidP="00FC5DA8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5DF4A452" w14:textId="77355039" w:rsidR="00B3753E" w:rsidRPr="00456B60" w:rsidRDefault="00B3753E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D50B4EF" w14:textId="001ABF4E" w:rsidR="00B3753E" w:rsidRPr="00456B60" w:rsidRDefault="005433D9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1896" w:type="dxa"/>
          </w:tcPr>
          <w:p w14:paraId="6C39F1D0" w14:textId="77777777" w:rsidR="00B3753E" w:rsidRPr="00456B60" w:rsidRDefault="00B3753E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5FEB339" w14:textId="77777777" w:rsidR="00B3753E" w:rsidRPr="00456B60" w:rsidRDefault="00B3753E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72E5286" w14:textId="3200C3E1" w:rsidR="00B3753E" w:rsidRPr="00456B60" w:rsidRDefault="005433D9" w:rsidP="00FC5D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672096B9" w14:textId="1397A6AC" w:rsidR="00B3753E" w:rsidRPr="00456B60" w:rsidRDefault="005433D9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5433D9" w:rsidRPr="00456B60" w14:paraId="38426796" w14:textId="77777777" w:rsidTr="00FC5DA8">
        <w:trPr>
          <w:trHeight w:val="244"/>
          <w:jc w:val="center"/>
        </w:trPr>
        <w:tc>
          <w:tcPr>
            <w:tcW w:w="530" w:type="dxa"/>
          </w:tcPr>
          <w:p w14:paraId="74EE119C" w14:textId="47D99216" w:rsidR="005433D9" w:rsidRPr="00456B60" w:rsidRDefault="005433D9" w:rsidP="005433D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6C2672BF" w14:textId="22E42FC7" w:rsidR="005433D9" w:rsidRPr="00456B60" w:rsidRDefault="005433D9" w:rsidP="005433D9">
            <w:r>
              <w:rPr>
                <w:rFonts w:ascii="標楷體" w:eastAsia="標楷體" w:hAnsi="標楷體" w:hint="eastAsia"/>
              </w:rPr>
              <w:t>生效日期</w:t>
            </w:r>
          </w:p>
        </w:tc>
        <w:tc>
          <w:tcPr>
            <w:tcW w:w="783" w:type="dxa"/>
          </w:tcPr>
          <w:p w14:paraId="1A0D0AF1" w14:textId="77777777" w:rsidR="005433D9" w:rsidRPr="00456B60" w:rsidRDefault="005433D9" w:rsidP="005433D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01697547" w14:textId="0644FAF1" w:rsidR="005433D9" w:rsidRPr="00456B60" w:rsidRDefault="005433D9" w:rsidP="005433D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5C4E156" w14:textId="328C9A28" w:rsidR="005433D9" w:rsidRPr="00456B60" w:rsidRDefault="00850AFA" w:rsidP="005433D9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2D057118" w14:textId="38D54D70" w:rsidR="005433D9" w:rsidRPr="00456B60" w:rsidRDefault="005433D9" w:rsidP="005433D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44D06449" w14:textId="77777777" w:rsidR="005433D9" w:rsidRPr="00456B60" w:rsidRDefault="005433D9" w:rsidP="005433D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78BA71BA" w14:textId="77D189B8" w:rsidR="005433D9" w:rsidRDefault="005433D9" w:rsidP="005433D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必須輸入日期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</w:p>
          <w:p w14:paraId="709CC2B8" w14:textId="7ADF9BC4" w:rsidR="002D74F8" w:rsidRDefault="002D74F8" w:rsidP="005433D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不可</w:t>
            </w:r>
            <w:r w:rsidR="001945F0" w:rsidRPr="001945F0">
              <w:rPr>
                <w:rFonts w:ascii="標楷體" w:eastAsia="標楷體" w:hAnsi="標楷體" w:hint="eastAsia"/>
                <w:color w:val="000000"/>
              </w:rPr>
              <w:t>為</w:t>
            </w:r>
            <w:r>
              <w:rPr>
                <w:rFonts w:ascii="標楷體" w:eastAsia="標楷體" w:hAnsi="標楷體" w:hint="eastAsia"/>
                <w:color w:val="000000"/>
              </w:rPr>
              <w:t>空白/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474E56C2" w14:textId="77777777" w:rsidR="005433D9" w:rsidRDefault="002D74F8" w:rsidP="002D74F8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="005433D9"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="005433D9"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7647B6F2" w14:textId="71B9798D" w:rsidR="005757AF" w:rsidRPr="00A60BC3" w:rsidRDefault="005757AF" w:rsidP="005757A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5757AF">
              <w:rPr>
                <w:rFonts w:ascii="標楷體" w:eastAsia="標楷體" w:hAnsi="標楷體"/>
                <w:color w:val="000000"/>
              </w:rPr>
              <w:t>2.Ias39LGD.Date</w:t>
            </w:r>
          </w:p>
        </w:tc>
      </w:tr>
      <w:tr w:rsidR="005757AF" w:rsidRPr="00456B60" w14:paraId="13F01941" w14:textId="77777777" w:rsidTr="00FC5DA8">
        <w:trPr>
          <w:trHeight w:val="244"/>
          <w:jc w:val="center"/>
        </w:trPr>
        <w:tc>
          <w:tcPr>
            <w:tcW w:w="530" w:type="dxa"/>
          </w:tcPr>
          <w:p w14:paraId="668CC121" w14:textId="61F38073" w:rsidR="005757AF" w:rsidRPr="00456B60" w:rsidRDefault="005757AF" w:rsidP="005757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40D9EE72" w14:textId="288CA7B9" w:rsidR="005757AF" w:rsidRPr="00456B60" w:rsidRDefault="005757AF" w:rsidP="005757AF">
            <w:r>
              <w:rPr>
                <w:rFonts w:ascii="標楷體" w:eastAsia="標楷體" w:hAnsi="標楷體" w:hint="eastAsia"/>
              </w:rPr>
              <w:t>類別</w:t>
            </w:r>
          </w:p>
        </w:tc>
        <w:tc>
          <w:tcPr>
            <w:tcW w:w="783" w:type="dxa"/>
          </w:tcPr>
          <w:p w14:paraId="039D74FE" w14:textId="17A40B2D" w:rsidR="005757AF" w:rsidRPr="00456B60" w:rsidRDefault="005757AF" w:rsidP="005757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04" w:type="dxa"/>
          </w:tcPr>
          <w:p w14:paraId="4A9DE520" w14:textId="6B2E5A49" w:rsidR="005757AF" w:rsidRPr="00456B60" w:rsidRDefault="005757AF" w:rsidP="005757A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66BE6F3" w14:textId="77777777" w:rsidR="005757AF" w:rsidRPr="00456B60" w:rsidRDefault="005757AF" w:rsidP="005757A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487C874" w14:textId="29F24546" w:rsidR="005757AF" w:rsidRPr="00456B60" w:rsidRDefault="005757AF" w:rsidP="005757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3821CB41" w14:textId="77777777" w:rsidR="005757AF" w:rsidRPr="00456B60" w:rsidRDefault="005757AF" w:rsidP="005757AF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7AD02A0D" w14:textId="7908AFF8" w:rsidR="005757AF" w:rsidRPr="007B7D37" w:rsidRDefault="005757AF" w:rsidP="005757AF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1.必須輸入數字</w:t>
            </w:r>
            <w:r w:rsidR="00B629E6">
              <w:rPr>
                <w:rFonts w:ascii="標楷體" w:eastAsia="標楷體" w:hAnsi="標楷體" w:hint="eastAsia"/>
              </w:rPr>
              <w:t>，檢核條件</w:t>
            </w:r>
            <w:r w:rsidRPr="007B7D37">
              <w:rPr>
                <w:rFonts w:ascii="標楷體" w:eastAsia="標楷體" w:hAnsi="標楷體" w:hint="eastAsia"/>
              </w:rPr>
              <w:t>：不可</w:t>
            </w:r>
            <w:r w:rsidR="001945F0" w:rsidRPr="001945F0">
              <w:rPr>
                <w:rFonts w:ascii="標楷體" w:eastAsia="標楷體" w:hAnsi="標楷體" w:hint="eastAsia"/>
              </w:rPr>
              <w:t>輸入</w:t>
            </w:r>
            <w:r w:rsidRPr="007B7D37">
              <w:rPr>
                <w:rFonts w:ascii="標楷體" w:eastAsia="標楷體" w:hAnsi="標楷體" w:hint="eastAsia"/>
              </w:rPr>
              <w:t>0/</w:t>
            </w:r>
            <w:r w:rsidRPr="007B7D37">
              <w:rPr>
                <w:rFonts w:ascii="標楷體" w:eastAsia="標楷體" w:hAnsi="標楷體"/>
              </w:rPr>
              <w:t>V(2)</w:t>
            </w:r>
          </w:p>
          <w:p w14:paraId="1043CBDA" w14:textId="562FCD9D" w:rsidR="005757AF" w:rsidRPr="007B7D37" w:rsidRDefault="005757AF" w:rsidP="005757AF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7B7D37">
              <w:rPr>
                <w:rFonts w:ascii="標楷體" w:eastAsia="標楷體" w:hAnsi="標楷體" w:hint="eastAsia"/>
              </w:rPr>
              <w:t>2.</w:t>
            </w:r>
            <w:r w:rsidRPr="007B7D37">
              <w:rPr>
                <w:rFonts w:ascii="標楷體" w:eastAsia="標楷體" w:hAnsi="標楷體"/>
              </w:rPr>
              <w:t>Ias39LGD.Type</w:t>
            </w:r>
          </w:p>
        </w:tc>
      </w:tr>
      <w:tr w:rsidR="005757AF" w:rsidRPr="00456B60" w14:paraId="15B390DF" w14:textId="77777777" w:rsidTr="00FC5DA8">
        <w:trPr>
          <w:trHeight w:val="244"/>
          <w:jc w:val="center"/>
        </w:trPr>
        <w:tc>
          <w:tcPr>
            <w:tcW w:w="530" w:type="dxa"/>
          </w:tcPr>
          <w:p w14:paraId="7D0588C8" w14:textId="4D6D3D78" w:rsidR="005757AF" w:rsidRPr="00456B60" w:rsidRDefault="005757AF" w:rsidP="005757AF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308" w:type="dxa"/>
          </w:tcPr>
          <w:p w14:paraId="585D6D5F" w14:textId="43F584ED" w:rsidR="005757AF" w:rsidRPr="00456B60" w:rsidRDefault="005757AF" w:rsidP="005757AF">
            <w:pPr>
              <w:rPr>
                <w:rFonts w:ascii="標楷體" w:eastAsia="標楷體" w:hAnsi="標楷體"/>
                <w:color w:val="000000"/>
              </w:rPr>
            </w:pPr>
            <w:r w:rsidRPr="00ED5EC0">
              <w:rPr>
                <w:rFonts w:ascii="標楷體" w:eastAsia="標楷體" w:hAnsi="標楷體" w:hint="eastAsia"/>
              </w:rPr>
              <w:t>類別型態</w:t>
            </w:r>
          </w:p>
        </w:tc>
        <w:tc>
          <w:tcPr>
            <w:tcW w:w="783" w:type="dxa"/>
          </w:tcPr>
          <w:p w14:paraId="1339B426" w14:textId="5E835554" w:rsidR="005757AF" w:rsidRPr="00456B60" w:rsidRDefault="005757AF" w:rsidP="005757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904" w:type="dxa"/>
          </w:tcPr>
          <w:p w14:paraId="27C0D918" w14:textId="77777777" w:rsidR="005757AF" w:rsidRPr="00456B60" w:rsidRDefault="005757AF" w:rsidP="005757A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C55258B" w14:textId="77777777" w:rsidR="005757AF" w:rsidRPr="00456B60" w:rsidRDefault="005757AF" w:rsidP="005757A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598E0555" w14:textId="77777777" w:rsidR="005757AF" w:rsidRPr="00456B60" w:rsidRDefault="005757AF" w:rsidP="005757AF">
            <w:pPr>
              <w:rPr>
                <w:rFonts w:ascii="標楷體" w:eastAsia="標楷體" w:hAnsi="標楷體"/>
                <w:color w:val="000000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386F84CA" w14:textId="77777777" w:rsidR="005757AF" w:rsidRPr="00456B60" w:rsidRDefault="005757AF" w:rsidP="005757A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29461D57" w14:textId="6E951552" w:rsidR="005757AF" w:rsidRPr="005757AF" w:rsidRDefault="005757AF" w:rsidP="005757A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1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必須輸入</w:t>
            </w:r>
            <w:r>
              <w:rPr>
                <w:rFonts w:ascii="標楷體" w:eastAsia="標楷體" w:hAnsi="標楷體" w:hint="eastAsia"/>
                <w:color w:val="000000"/>
              </w:rPr>
              <w:t>文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字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不可為空白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456B60">
              <w:rPr>
                <w:rFonts w:ascii="標楷體" w:eastAsia="標楷體" w:hAnsi="標楷體"/>
                <w:color w:val="000000"/>
              </w:rPr>
              <w:t>V(</w:t>
            </w:r>
            <w:r>
              <w:rPr>
                <w:rFonts w:ascii="標楷體" w:eastAsia="標楷體" w:hAnsi="標楷體" w:hint="eastAsia"/>
                <w:color w:val="000000"/>
              </w:rPr>
              <w:t>7</w:t>
            </w:r>
            <w:r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01E051ED" w14:textId="6DA1D4A7" w:rsidR="005757AF" w:rsidRPr="00456B60" w:rsidRDefault="005757AF" w:rsidP="005757A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2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="00F20D3E" w:rsidRPr="007729A7">
              <w:rPr>
                <w:rFonts w:ascii="標楷體" w:eastAsia="標楷體" w:hAnsi="標楷體"/>
              </w:rPr>
              <w:t>Ias39LGD.TypeDesc</w:t>
            </w:r>
          </w:p>
        </w:tc>
      </w:tr>
      <w:tr w:rsidR="005757AF" w:rsidRPr="00456B60" w14:paraId="568B411B" w14:textId="77777777" w:rsidTr="00FC5DA8">
        <w:trPr>
          <w:trHeight w:val="244"/>
          <w:jc w:val="center"/>
        </w:trPr>
        <w:tc>
          <w:tcPr>
            <w:tcW w:w="530" w:type="dxa"/>
          </w:tcPr>
          <w:p w14:paraId="24C96F17" w14:textId="1A0307F5" w:rsidR="005757AF" w:rsidRPr="00456B60" w:rsidRDefault="00F20D3E" w:rsidP="005757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308" w:type="dxa"/>
          </w:tcPr>
          <w:p w14:paraId="5EB7990C" w14:textId="3893DAC3" w:rsidR="005757AF" w:rsidRPr="00456B60" w:rsidRDefault="00F20D3E" w:rsidP="005757AF">
            <w:pPr>
              <w:rPr>
                <w:rFonts w:ascii="標楷體" w:eastAsia="標楷體" w:hAnsi="標楷體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違約損失率％</w:t>
            </w:r>
          </w:p>
        </w:tc>
        <w:tc>
          <w:tcPr>
            <w:tcW w:w="783" w:type="dxa"/>
          </w:tcPr>
          <w:p w14:paraId="44775D71" w14:textId="7D62F77F" w:rsidR="005757AF" w:rsidRPr="00456B60" w:rsidRDefault="00F20D3E" w:rsidP="005757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2.5</w:t>
            </w:r>
          </w:p>
        </w:tc>
        <w:tc>
          <w:tcPr>
            <w:tcW w:w="904" w:type="dxa"/>
          </w:tcPr>
          <w:p w14:paraId="32488A19" w14:textId="61353521" w:rsidR="005757AF" w:rsidRPr="00456B60" w:rsidRDefault="005757AF" w:rsidP="005757A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5056842" w14:textId="744916A7" w:rsidR="005757AF" w:rsidRPr="00456B60" w:rsidRDefault="005757AF" w:rsidP="005757A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B7D9FF8" w14:textId="77777777" w:rsidR="005757AF" w:rsidRPr="00456B60" w:rsidRDefault="005757AF" w:rsidP="005757A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3D6EA777" w14:textId="77777777" w:rsidR="005757AF" w:rsidRPr="00456B60" w:rsidRDefault="005757AF" w:rsidP="005757AF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591B46D0" w14:textId="3F20AE20" w:rsidR="005757AF" w:rsidRPr="001B4EDF" w:rsidRDefault="005757AF" w:rsidP="005757A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1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="00F77529" w:rsidRPr="00456B60">
              <w:rPr>
                <w:rFonts w:ascii="標楷體" w:eastAsia="標楷體" w:hAnsi="標楷體" w:hint="eastAsia"/>
                <w:color w:val="000000"/>
              </w:rPr>
              <w:t>必須輸入</w:t>
            </w:r>
            <w:r w:rsidR="00F77529" w:rsidRPr="005757AF">
              <w:rPr>
                <w:rFonts w:ascii="標楷體" w:eastAsia="標楷體" w:hAnsi="標楷體" w:hint="eastAsia"/>
                <w:color w:val="000000"/>
              </w:rPr>
              <w:t>數字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="00F77529"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不可輸入0</w:t>
            </w:r>
            <w:r w:rsidR="00F77529">
              <w:rPr>
                <w:rFonts w:ascii="標楷體" w:eastAsia="標楷體" w:hAnsi="標楷體" w:hint="eastAsia"/>
                <w:color w:val="000000"/>
              </w:rPr>
              <w:t>/</w:t>
            </w:r>
            <w:r w:rsidR="009A6A4F">
              <w:rPr>
                <w:rFonts w:ascii="標楷體" w:eastAsia="標楷體" w:hAnsi="標楷體"/>
                <w:color w:val="000000"/>
              </w:rPr>
              <w:t>V(2)</w:t>
            </w:r>
          </w:p>
          <w:p w14:paraId="06787774" w14:textId="44668556" w:rsidR="005757AF" w:rsidRPr="001B4EDF" w:rsidRDefault="005757AF" w:rsidP="005757AF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2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="00F77529" w:rsidRPr="007729A7">
              <w:rPr>
                <w:rFonts w:ascii="標楷體" w:eastAsia="標楷體" w:hAnsi="標楷體"/>
              </w:rPr>
              <w:t>Ias39LGD.LGDPercent</w:t>
            </w:r>
          </w:p>
        </w:tc>
      </w:tr>
      <w:tr w:rsidR="00091624" w:rsidRPr="00456B60" w14:paraId="44922B6A" w14:textId="77777777" w:rsidTr="00FC5DA8">
        <w:trPr>
          <w:trHeight w:val="244"/>
          <w:jc w:val="center"/>
        </w:trPr>
        <w:tc>
          <w:tcPr>
            <w:tcW w:w="530" w:type="dxa"/>
          </w:tcPr>
          <w:p w14:paraId="374D89D7" w14:textId="11D7ECA1" w:rsidR="00091624" w:rsidRPr="00456B60" w:rsidRDefault="00091624" w:rsidP="000916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308" w:type="dxa"/>
          </w:tcPr>
          <w:p w14:paraId="34ADDF90" w14:textId="55CDD727" w:rsidR="00091624" w:rsidRPr="00456B60" w:rsidRDefault="00A52069" w:rsidP="00091624">
            <w:pPr>
              <w:rPr>
                <w:rFonts w:ascii="標楷體" w:eastAsia="標楷體" w:hAnsi="標楷體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啟用記號</w:t>
            </w:r>
          </w:p>
        </w:tc>
        <w:tc>
          <w:tcPr>
            <w:tcW w:w="783" w:type="dxa"/>
          </w:tcPr>
          <w:p w14:paraId="0D6664B8" w14:textId="11B9B2F3" w:rsidR="00091624" w:rsidRPr="00456B60" w:rsidRDefault="00091624" w:rsidP="000916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904" w:type="dxa"/>
          </w:tcPr>
          <w:p w14:paraId="2C328C4F" w14:textId="77777777" w:rsidR="00091624" w:rsidRPr="00456B60" w:rsidRDefault="00091624" w:rsidP="00091624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5D2C62D" w14:textId="732251BE" w:rsidR="00091624" w:rsidRDefault="00091624" w:rsidP="00091624">
            <w:pPr>
              <w:rPr>
                <w:rFonts w:ascii="標楷體" w:eastAsia="標楷體" w:hAnsi="標楷體"/>
              </w:rPr>
            </w:pPr>
            <w:r w:rsidRPr="00091624">
              <w:rPr>
                <w:rFonts w:ascii="標楷體" w:eastAsia="標楷體" w:hAnsi="標楷體" w:hint="eastAsia"/>
              </w:rPr>
              <w:t>Y:啟用</w:t>
            </w:r>
          </w:p>
          <w:p w14:paraId="2A3D85A6" w14:textId="406D2289" w:rsidR="00091624" w:rsidRPr="00456B60" w:rsidRDefault="00091624" w:rsidP="00091624">
            <w:pPr>
              <w:rPr>
                <w:rFonts w:ascii="標楷體" w:eastAsia="標楷體" w:hAnsi="標楷體"/>
              </w:rPr>
            </w:pPr>
            <w:r w:rsidRPr="00091624">
              <w:rPr>
                <w:rFonts w:ascii="標楷體" w:eastAsia="標楷體" w:hAnsi="標楷體" w:hint="eastAsia"/>
              </w:rPr>
              <w:t>N:未啟用</w:t>
            </w:r>
          </w:p>
        </w:tc>
        <w:tc>
          <w:tcPr>
            <w:tcW w:w="811" w:type="dxa"/>
          </w:tcPr>
          <w:p w14:paraId="153CE7B5" w14:textId="4140FC03" w:rsidR="00091624" w:rsidRPr="00456B60" w:rsidRDefault="00091624" w:rsidP="00091624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5C91B948" w14:textId="24B4D93C" w:rsidR="00091624" w:rsidRPr="00456B60" w:rsidRDefault="00091624" w:rsidP="00091624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4DF45A5C" w14:textId="3645BB76" w:rsidR="00091624" w:rsidRDefault="00091624" w:rsidP="007766A3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741EB9">
              <w:rPr>
                <w:rFonts w:ascii="標楷體" w:eastAsia="標楷體" w:hAnsi="標楷體" w:hint="eastAsia"/>
                <w:color w:val="000000"/>
              </w:rPr>
              <w:t>1.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必須輸入</w:t>
            </w:r>
            <w:r>
              <w:rPr>
                <w:rFonts w:ascii="標楷體" w:eastAsia="標楷體" w:hAnsi="標楷體" w:hint="eastAsia"/>
                <w:color w:val="000000"/>
              </w:rPr>
              <w:t>代碼</w:t>
            </w:r>
            <w:r w:rsidR="009114D1">
              <w:rPr>
                <w:rFonts w:ascii="標楷體" w:eastAsia="標楷體" w:hAnsi="標楷體" w:hint="eastAsia"/>
                <w:color w:val="000000"/>
              </w:rPr>
              <w:t>，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檢核條件：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091624">
              <w:rPr>
                <w:rFonts w:ascii="標楷體" w:eastAsia="標楷體" w:hAnsi="標楷體"/>
                <w:color w:val="000000"/>
              </w:rPr>
              <w:t>V(H</w:t>
            </w:r>
            <w:r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5D7DF7A4" w14:textId="2ED28605" w:rsidR="007B7D37" w:rsidRPr="007B7D37" w:rsidRDefault="009114D1" w:rsidP="007766A3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  <w:r w:rsidR="007B7D37">
              <w:rPr>
                <w:rFonts w:ascii="標楷體" w:eastAsia="標楷體" w:hAnsi="標楷體" w:hint="eastAsia"/>
                <w:color w:val="000000"/>
              </w:rPr>
              <w:t>.</w:t>
            </w:r>
            <w:r w:rsidR="007B7D37" w:rsidRPr="00A8116D">
              <w:rPr>
                <w:rFonts w:ascii="標楷體" w:eastAsia="標楷體" w:hAnsi="標楷體"/>
              </w:rPr>
              <w:t>Ias39LGD.Enable</w:t>
            </w:r>
          </w:p>
        </w:tc>
      </w:tr>
      <w:tr w:rsidR="00A52069" w:rsidRPr="00456B60" w14:paraId="70CCE467" w14:textId="77777777" w:rsidTr="00FC5DA8">
        <w:trPr>
          <w:trHeight w:val="244"/>
          <w:jc w:val="center"/>
        </w:trPr>
        <w:tc>
          <w:tcPr>
            <w:tcW w:w="530" w:type="dxa"/>
          </w:tcPr>
          <w:p w14:paraId="0B89EEC1" w14:textId="77777777" w:rsidR="00A52069" w:rsidRDefault="00A52069" w:rsidP="00091624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45990D32" w14:textId="14A256EC" w:rsidR="00A52069" w:rsidRPr="00B12444" w:rsidRDefault="00A52069" w:rsidP="00091624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啟用記號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說明</w:t>
            </w:r>
          </w:p>
        </w:tc>
        <w:tc>
          <w:tcPr>
            <w:tcW w:w="783" w:type="dxa"/>
          </w:tcPr>
          <w:p w14:paraId="1B9C2204" w14:textId="24B3274A" w:rsidR="00A52069" w:rsidRDefault="00A52069" w:rsidP="00091624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4FD1A7AD" w14:textId="77777777" w:rsidR="00A52069" w:rsidRPr="00456B60" w:rsidRDefault="00A52069" w:rsidP="00091624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91A88D7" w14:textId="77777777" w:rsidR="00A52069" w:rsidRPr="00091624" w:rsidRDefault="00A52069" w:rsidP="00091624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A0076A6" w14:textId="77777777" w:rsidR="00A52069" w:rsidRPr="00456B60" w:rsidRDefault="00A52069" w:rsidP="00091624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0ED49048" w14:textId="0CFC1185" w:rsidR="00A52069" w:rsidRPr="00456B60" w:rsidRDefault="00A52069" w:rsidP="0009162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0BAFC2B2" w14:textId="7BD7C715" w:rsidR="008E6404" w:rsidRPr="008E6404" w:rsidRDefault="006C703E" w:rsidP="008E6404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A52069" w:rsidRPr="00847BB7">
              <w:rPr>
                <w:rFonts w:ascii="標楷體" w:eastAsia="標楷體" w:hAnsi="標楷體" w:hint="eastAsia"/>
              </w:rPr>
              <w:t>自動顯示</w:t>
            </w:r>
            <w:r w:rsidR="00570D9B">
              <w:rPr>
                <w:rFonts w:ascii="標楷體" w:eastAsia="標楷體" w:hAnsi="標楷體" w:hint="eastAsia"/>
              </w:rPr>
              <w:t>[</w:t>
            </w:r>
            <w:r w:rsidR="00570D9B"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啟用記號</w:t>
            </w:r>
            <w:r w:rsidR="00570D9B">
              <w:rPr>
                <w:rFonts w:ascii="標楷體" w:eastAsia="標楷體" w:hAnsi="標楷體" w:hint="eastAsia"/>
                <w:color w:val="000000"/>
                <w:lang w:val="x-none"/>
              </w:rPr>
              <w:t>]</w:t>
            </w:r>
            <w:r w:rsidR="00A52069">
              <w:rPr>
                <w:rFonts w:ascii="標楷體" w:eastAsia="標楷體" w:hAnsi="標楷體" w:hint="eastAsia"/>
                <w:color w:val="000000"/>
                <w:lang w:val="x-none"/>
              </w:rPr>
              <w:t>說明</w:t>
            </w:r>
            <w:r w:rsidR="008E6404"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="008E6404" w:rsidRPr="008E6404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 w:rsidR="008E6404"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</w:tbl>
    <w:p w14:paraId="36985D5F" w14:textId="77777777" w:rsidR="00B3753E" w:rsidRDefault="00B3753E" w:rsidP="00B3753E">
      <w:pPr>
        <w:ind w:left="1440"/>
      </w:pPr>
    </w:p>
    <w:p w14:paraId="74D4767E" w14:textId="0A0F0909" w:rsidR="00F50BEF" w:rsidRPr="007C1268" w:rsidRDefault="00F50BEF" w:rsidP="00F50BEF">
      <w:pPr>
        <w:pStyle w:val="a"/>
      </w:pPr>
      <w:r w:rsidRPr="007C1268">
        <w:t>輸</w:t>
      </w:r>
      <w:r>
        <w:rPr>
          <w:rFonts w:hint="eastAsia"/>
        </w:rPr>
        <w:t>出</w:t>
      </w:r>
      <w:r w:rsidRPr="007C1268">
        <w:t>畫面</w:t>
      </w:r>
      <w:r w:rsidR="00375F06">
        <w:rPr>
          <w:rFonts w:hint="eastAsia"/>
        </w:rPr>
        <w:t>-新增</w:t>
      </w:r>
    </w:p>
    <w:p w14:paraId="15D2BCD5" w14:textId="77777777" w:rsidR="00F50BEF" w:rsidRPr="00583AF3" w:rsidRDefault="00F50BEF" w:rsidP="00F50BEF">
      <w:pPr>
        <w:ind w:left="1440"/>
      </w:pPr>
    </w:p>
    <w:p w14:paraId="0428CC49" w14:textId="6A52B955" w:rsidR="004D69A0" w:rsidRDefault="00BF3833" w:rsidP="006F4148">
      <w:pPr>
        <w:widowControl/>
        <w:rPr>
          <w:rFonts w:ascii="標楷體" w:eastAsia="標楷體" w:hAnsi="標楷體"/>
        </w:rPr>
      </w:pPr>
      <w:r>
        <w:rPr>
          <w:noProof/>
        </w:rPr>
        <w:lastRenderedPageBreak/>
        <w:drawing>
          <wp:inline distT="0" distB="0" distL="0" distR="0" wp14:anchorId="029CCEB8" wp14:editId="674BEB7A">
            <wp:extent cx="6479540" cy="2012950"/>
            <wp:effectExtent l="0" t="0" r="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5EE3" w14:textId="6E3A6A47" w:rsidR="009777F1" w:rsidRPr="007A641B" w:rsidRDefault="009777F1" w:rsidP="007A641B">
      <w:pPr>
        <w:ind w:left="1440"/>
      </w:pPr>
    </w:p>
    <w:p w14:paraId="35AEE22F" w14:textId="23E2D34D" w:rsidR="00373A87" w:rsidRPr="0081699E" w:rsidRDefault="00356A46" w:rsidP="00373A87">
      <w:pPr>
        <w:pStyle w:val="a"/>
      </w:pPr>
      <w:r>
        <w:t>UI畫面-</w:t>
      </w:r>
      <w:r w:rsidR="00373A87">
        <w:rPr>
          <w:rFonts w:hint="eastAsia"/>
        </w:rPr>
        <w:t>修改</w:t>
      </w:r>
    </w:p>
    <w:p w14:paraId="1127EA29" w14:textId="3229FF5F" w:rsidR="00373A87" w:rsidRDefault="003F1111" w:rsidP="00373A87">
      <w:pPr>
        <w:rPr>
          <w:noProof/>
        </w:rPr>
      </w:pPr>
      <w:r>
        <w:rPr>
          <w:noProof/>
        </w:rPr>
        <w:drawing>
          <wp:inline distT="0" distB="0" distL="0" distR="0" wp14:anchorId="1036B4DC" wp14:editId="62A938C4">
            <wp:extent cx="6479540" cy="149542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EC81" w14:textId="77777777" w:rsidR="00373A87" w:rsidRDefault="00373A87" w:rsidP="00373A87">
      <w:pPr>
        <w:ind w:left="1440"/>
      </w:pPr>
    </w:p>
    <w:p w14:paraId="45D3E0E3" w14:textId="60767918" w:rsidR="00373A87" w:rsidRPr="009C6A42" w:rsidRDefault="00373A87" w:rsidP="00373A87">
      <w:pPr>
        <w:pStyle w:val="a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 w:rsidR="00356A46">
        <w:rPr>
          <w:rFonts w:hint="eastAsia"/>
        </w:rPr>
        <w:t>-修改</w:t>
      </w:r>
    </w:p>
    <w:p w14:paraId="6C673E00" w14:textId="77777777" w:rsidR="00373A87" w:rsidRDefault="00373A87" w:rsidP="00373A87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373A87" w:rsidRPr="00F5236F" w14:paraId="2D7904D6" w14:textId="77777777" w:rsidTr="003646EA">
        <w:tc>
          <w:tcPr>
            <w:tcW w:w="848" w:type="dxa"/>
            <w:shd w:val="clear" w:color="auto" w:fill="D9D9D9" w:themeFill="background1" w:themeFillShade="D9"/>
          </w:tcPr>
          <w:p w14:paraId="4FC28886" w14:textId="77777777" w:rsidR="00373A87" w:rsidRPr="00F5236F" w:rsidRDefault="00373A87" w:rsidP="003646EA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74FC66B3" w14:textId="77777777" w:rsidR="00373A87" w:rsidRPr="00F5236F" w:rsidRDefault="00373A87" w:rsidP="003646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11FCE20F" w14:textId="77777777" w:rsidR="00373A87" w:rsidRPr="00F5236F" w:rsidRDefault="00373A87" w:rsidP="003646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373A87" w:rsidRPr="00F5236F" w14:paraId="46DCBE85" w14:textId="77777777" w:rsidTr="003646EA">
        <w:tc>
          <w:tcPr>
            <w:tcW w:w="848" w:type="dxa"/>
          </w:tcPr>
          <w:p w14:paraId="16BB3FBD" w14:textId="77777777" w:rsidR="00373A87" w:rsidRPr="00F5236F" w:rsidRDefault="00373A87" w:rsidP="003646E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2888FFC4" w14:textId="57066980" w:rsidR="00373A87" w:rsidRDefault="00A47161" w:rsidP="003646E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7229" w:type="dxa"/>
          </w:tcPr>
          <w:p w14:paraId="2AC8CE55" w14:textId="01933531" w:rsidR="00373A87" w:rsidRPr="00D67AF4" w:rsidRDefault="00373A87" w:rsidP="003646EA">
            <w:pPr>
              <w:rPr>
                <w:rFonts w:ascii="標楷體" w:eastAsia="標楷體" w:hAnsi="標楷體"/>
                <w:lang w:eastAsia="zh-HK"/>
              </w:rPr>
            </w:pPr>
            <w:r w:rsidRPr="00D67AF4">
              <w:rPr>
                <w:rFonts w:ascii="標楷體" w:eastAsia="標楷體" w:hAnsi="標楷體" w:hint="eastAsia"/>
                <w:lang w:eastAsia="zh-HK"/>
              </w:rPr>
              <w:t>1.【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 w:rsidRPr="007B73FE">
              <w:rPr>
                <w:rFonts w:ascii="標楷體" w:eastAsia="標楷體" w:hAnsi="標楷體"/>
              </w:rPr>
              <w:t>7022</w:t>
            </w:r>
            <w:r w:rsidRPr="007B73FE">
              <w:rPr>
                <w:rFonts w:ascii="標楷體" w:eastAsia="標楷體" w:hAnsi="標楷體" w:hint="eastAsia"/>
              </w:rPr>
              <w:t>違約損失率檔查詢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】</w:t>
            </w:r>
            <w:r w:rsidRPr="00D67AF4">
              <w:rPr>
                <w:rFonts w:ascii="標楷體" w:eastAsia="標楷體" w:hAnsi="標楷體"/>
                <w:lang w:eastAsia="zh-HK"/>
              </w:rPr>
              <w:t>功能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點「</w:t>
            </w:r>
            <w:r w:rsidR="00717589">
              <w:rPr>
                <w:rFonts w:ascii="標楷體" w:eastAsia="標楷體" w:hAnsi="標楷體" w:hint="eastAsia"/>
                <w:lang w:eastAsia="zh-HK"/>
              </w:rPr>
              <w:t>修改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D67AF4">
              <w:rPr>
                <w:rFonts w:ascii="標楷體" w:eastAsia="標楷體" w:hAnsi="標楷體"/>
                <w:lang w:eastAsia="zh-HK"/>
              </w:rPr>
              <w:t>時顯示</w:t>
            </w:r>
          </w:p>
          <w:p w14:paraId="5AE683F3" w14:textId="77777777" w:rsidR="0056722A" w:rsidRPr="00651325" w:rsidRDefault="0056722A" w:rsidP="0056722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5860EF6C" w14:textId="114CECCD" w:rsidR="0056722A" w:rsidRPr="00293C02" w:rsidRDefault="0056722A" w:rsidP="0056722A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2.檢核[違約損失率檔(</w:t>
            </w:r>
            <w:r w:rsidRPr="00293C02">
              <w:rPr>
                <w:rFonts w:ascii="標楷體" w:eastAsia="標楷體" w:hAnsi="標楷體"/>
                <w:color w:val="000000"/>
              </w:rPr>
              <w:t>Ias39LGD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)]：</w:t>
            </w:r>
            <w:r>
              <w:rPr>
                <w:rFonts w:ascii="標楷體" w:eastAsia="標楷體" w:hAnsi="標楷體" w:hint="eastAsia"/>
                <w:color w:val="000000"/>
              </w:rPr>
              <w:t>該[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生效日期(</w:t>
            </w:r>
            <w:r w:rsidRPr="00293C02">
              <w:rPr>
                <w:rFonts w:ascii="標楷體" w:eastAsia="標楷體" w:hAnsi="標楷體"/>
                <w:color w:val="000000"/>
              </w:rPr>
              <w:t>Date)</w:t>
            </w:r>
            <w:r>
              <w:rPr>
                <w:rFonts w:ascii="標楷體" w:eastAsia="標楷體" w:hAnsi="標楷體" w:hint="eastAsia"/>
                <w:color w:val="000000"/>
              </w:rPr>
              <w:t>]、[</w:t>
            </w:r>
            <w:r>
              <w:rPr>
                <w:rFonts w:ascii="標楷體" w:eastAsia="標楷體" w:hAnsi="標楷體" w:hint="eastAsia"/>
              </w:rPr>
              <w:t>類別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 w:hint="eastAsia"/>
                <w:color w:val="000000"/>
              </w:rPr>
              <w:t>Ty</w:t>
            </w:r>
            <w:r>
              <w:rPr>
                <w:rFonts w:ascii="標楷體" w:eastAsia="標楷體" w:hAnsi="標楷體"/>
                <w:color w:val="000000"/>
              </w:rPr>
              <w:t>pe</w:t>
            </w:r>
            <w:r w:rsidRPr="00293C02">
              <w:rPr>
                <w:rFonts w:ascii="標楷體" w:eastAsia="標楷體" w:hAnsi="標楷體"/>
                <w:color w:val="000000"/>
              </w:rPr>
              <w:t>)</w:t>
            </w:r>
            <w:r>
              <w:rPr>
                <w:rFonts w:ascii="標楷體" w:eastAsia="標楷體" w:hAnsi="標楷體" w:hint="eastAsia"/>
                <w:color w:val="000000"/>
              </w:rPr>
              <w:t>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不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Pr="00293C02">
              <w:rPr>
                <w:rFonts w:ascii="標楷體" w:eastAsia="標楷體" w:hAnsi="標楷體"/>
                <w:color w:val="000000"/>
              </w:rPr>
              <w:t>E000</w:t>
            </w:r>
            <w:r>
              <w:rPr>
                <w:rFonts w:ascii="標楷體" w:eastAsia="標楷體" w:hAnsi="標楷體" w:hint="eastAsia"/>
                <w:color w:val="000000"/>
              </w:rPr>
              <w:t>3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lang w:eastAsia="zh-HK"/>
              </w:rPr>
              <w:t>修改資料不存在</w:t>
            </w:r>
            <w:r>
              <w:rPr>
                <w:rFonts w:ascii="標楷體" w:eastAsia="標楷體" w:hAnsi="標楷體" w:hint="eastAsia"/>
                <w:color w:val="000000"/>
              </w:rPr>
              <w:t>(X</w:t>
            </w:r>
            <w:r>
              <w:rPr>
                <w:rFonts w:ascii="標楷體" w:eastAsia="標楷體" w:hAnsi="標楷體"/>
                <w:color w:val="000000"/>
              </w:rPr>
              <w:t>XX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19CDDC87" w14:textId="77777777" w:rsidR="0056722A" w:rsidRPr="00293C02" w:rsidRDefault="0056722A" w:rsidP="0056722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4A05B55" w14:textId="616CBB19" w:rsidR="0098360E" w:rsidRDefault="0056722A" w:rsidP="0056722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3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</w:rPr>
              <w:t>更新</w:t>
            </w:r>
            <w:r w:rsidR="00A959F7">
              <w:rPr>
                <w:rFonts w:ascii="標楷體" w:eastAsia="標楷體" w:hAnsi="標楷體" w:hint="eastAsia"/>
                <w:lang w:eastAsia="zh-HK"/>
              </w:rPr>
              <w:t>該筆</w:t>
            </w:r>
            <w:r>
              <w:rPr>
                <w:rFonts w:ascii="標楷體" w:eastAsia="標楷體" w:hAnsi="標楷體" w:hint="eastAsia"/>
                <w:lang w:eastAsia="zh-HK"/>
              </w:rPr>
              <w:t>[</w:t>
            </w: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373A87" w:rsidRPr="00F5236F" w14:paraId="2CB3B976" w14:textId="77777777" w:rsidTr="003646EA">
        <w:tc>
          <w:tcPr>
            <w:tcW w:w="848" w:type="dxa"/>
          </w:tcPr>
          <w:p w14:paraId="1D85CADC" w14:textId="77777777" w:rsidR="00373A87" w:rsidRDefault="00373A87" w:rsidP="003646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30C42BE5" w14:textId="77777777" w:rsidR="00373A87" w:rsidRDefault="00373A87" w:rsidP="003646EA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70D4BF17" w14:textId="63D2E2D4" w:rsidR="00373A87" w:rsidRDefault="00373A87" w:rsidP="003646EA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2660CB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3913AC7A" w14:textId="77777777" w:rsidR="00373A87" w:rsidRDefault="00373A87" w:rsidP="00373A87">
      <w:pPr>
        <w:ind w:left="1440"/>
      </w:pPr>
    </w:p>
    <w:p w14:paraId="42CC994A" w14:textId="5ED44E6D" w:rsidR="00373A87" w:rsidRPr="007C1268" w:rsidRDefault="00373A87" w:rsidP="00373A87">
      <w:pPr>
        <w:pStyle w:val="a"/>
      </w:pPr>
      <w:r w:rsidRPr="007C1268">
        <w:t>輸入畫面資料說明</w:t>
      </w:r>
      <w:r w:rsidR="00356A46">
        <w:rPr>
          <w:rFonts w:hint="eastAsia"/>
        </w:rPr>
        <w:t>-修改</w:t>
      </w:r>
    </w:p>
    <w:p w14:paraId="39F895B7" w14:textId="77777777" w:rsidR="005500A3" w:rsidRDefault="005500A3" w:rsidP="005500A3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5500A3" w:rsidRPr="00456B60" w14:paraId="2C51E435" w14:textId="77777777" w:rsidTr="00FC5DA8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10947303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2A0CF24A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4DB7BD33" w14:textId="77777777" w:rsidR="005500A3" w:rsidRPr="00456B60" w:rsidRDefault="005500A3" w:rsidP="00FC5DA8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1CE22FD6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5500A3" w:rsidRPr="00456B60" w14:paraId="2E845DFA" w14:textId="77777777" w:rsidTr="00FC5DA8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5CAC9952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6482D759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0A8C5524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44AAF775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6DE411E0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618EBE6D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3C2C45C6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097D7F2C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</w:tr>
      <w:tr w:rsidR="005500A3" w:rsidRPr="00456B60" w14:paraId="1B6AFF07" w14:textId="77777777" w:rsidTr="00FC5DA8">
        <w:trPr>
          <w:trHeight w:val="244"/>
          <w:jc w:val="center"/>
        </w:trPr>
        <w:tc>
          <w:tcPr>
            <w:tcW w:w="530" w:type="dxa"/>
          </w:tcPr>
          <w:p w14:paraId="271612FE" w14:textId="77777777" w:rsidR="005500A3" w:rsidRPr="001343EE" w:rsidRDefault="005500A3" w:rsidP="00FC5DA8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14E36594" w14:textId="77777777" w:rsidR="005500A3" w:rsidRPr="001343EE" w:rsidRDefault="005500A3" w:rsidP="00FC5DA8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72BCA74B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4A6AE1DB" w14:textId="58BBB065" w:rsidR="005500A3" w:rsidRPr="00456B60" w:rsidRDefault="001A134E" w:rsidP="00FC5DA8">
            <w:pPr>
              <w:rPr>
                <w:rFonts w:ascii="標楷體" w:eastAsia="標楷體" w:hAnsi="標楷體"/>
              </w:rPr>
            </w:pPr>
            <w:r w:rsidRPr="00C55EAE"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1896" w:type="dxa"/>
          </w:tcPr>
          <w:p w14:paraId="016760E9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5FD6FA8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6B175E6" w14:textId="77777777" w:rsidR="005500A3" w:rsidRPr="00456B60" w:rsidRDefault="005500A3" w:rsidP="00FC5D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3104ACEE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5500A3" w:rsidRPr="00456B60" w14:paraId="1EA369A8" w14:textId="77777777" w:rsidTr="00FC5DA8">
        <w:trPr>
          <w:trHeight w:val="244"/>
          <w:jc w:val="center"/>
        </w:trPr>
        <w:tc>
          <w:tcPr>
            <w:tcW w:w="530" w:type="dxa"/>
          </w:tcPr>
          <w:p w14:paraId="72C67DD7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43D69A31" w14:textId="77777777" w:rsidR="005500A3" w:rsidRPr="00456B60" w:rsidRDefault="005500A3" w:rsidP="00FC5DA8">
            <w:r>
              <w:rPr>
                <w:rFonts w:ascii="標楷體" w:eastAsia="標楷體" w:hAnsi="標楷體" w:hint="eastAsia"/>
              </w:rPr>
              <w:t>生效日期</w:t>
            </w:r>
          </w:p>
        </w:tc>
        <w:tc>
          <w:tcPr>
            <w:tcW w:w="783" w:type="dxa"/>
          </w:tcPr>
          <w:p w14:paraId="1AE611A9" w14:textId="4A1030A9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7403B4B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62F56E1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2124DD24" w14:textId="20900A61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E447B08" w14:textId="72059EDC" w:rsidR="005500A3" w:rsidRPr="00456B60" w:rsidRDefault="000257BA" w:rsidP="00FC5D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6FC61F15" w14:textId="4FB8C581" w:rsidR="005500A3" w:rsidRPr="00A60BC3" w:rsidRDefault="005500A3" w:rsidP="00422A84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5757AF">
              <w:rPr>
                <w:rFonts w:ascii="標楷體" w:eastAsia="標楷體" w:hAnsi="標楷體"/>
                <w:color w:val="000000"/>
              </w:rPr>
              <w:t>Ias39LGD.Date</w:t>
            </w:r>
          </w:p>
        </w:tc>
      </w:tr>
      <w:tr w:rsidR="005500A3" w:rsidRPr="00456B60" w14:paraId="2CF11D0C" w14:textId="77777777" w:rsidTr="00FC5DA8">
        <w:trPr>
          <w:trHeight w:val="244"/>
          <w:jc w:val="center"/>
        </w:trPr>
        <w:tc>
          <w:tcPr>
            <w:tcW w:w="530" w:type="dxa"/>
          </w:tcPr>
          <w:p w14:paraId="7E1923C6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257E69A7" w14:textId="77777777" w:rsidR="005500A3" w:rsidRPr="00456B60" w:rsidRDefault="005500A3" w:rsidP="00FC5DA8">
            <w:r>
              <w:rPr>
                <w:rFonts w:ascii="標楷體" w:eastAsia="標楷體" w:hAnsi="標楷體" w:hint="eastAsia"/>
              </w:rPr>
              <w:t>類別</w:t>
            </w:r>
          </w:p>
        </w:tc>
        <w:tc>
          <w:tcPr>
            <w:tcW w:w="783" w:type="dxa"/>
          </w:tcPr>
          <w:p w14:paraId="7DA7F5EB" w14:textId="6A27B090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2F9238CD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1799D0D7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2ED7CB6" w14:textId="50EAF8F0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BD5F2DC" w14:textId="3DADCF19" w:rsidR="005500A3" w:rsidRPr="00456B60" w:rsidRDefault="000257BA" w:rsidP="00FC5D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76A4D7A0" w14:textId="71AADC8A" w:rsidR="005500A3" w:rsidRPr="007B7D37" w:rsidRDefault="005500A3" w:rsidP="00422A84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7B7D37">
              <w:rPr>
                <w:rFonts w:ascii="標楷體" w:eastAsia="標楷體" w:hAnsi="標楷體"/>
              </w:rPr>
              <w:t>Ias39LGD.Type</w:t>
            </w:r>
          </w:p>
        </w:tc>
      </w:tr>
      <w:tr w:rsidR="005500A3" w:rsidRPr="00456B60" w14:paraId="66042EDF" w14:textId="77777777" w:rsidTr="00FC5DA8">
        <w:trPr>
          <w:trHeight w:val="244"/>
          <w:jc w:val="center"/>
        </w:trPr>
        <w:tc>
          <w:tcPr>
            <w:tcW w:w="530" w:type="dxa"/>
          </w:tcPr>
          <w:p w14:paraId="38F41C04" w14:textId="77777777" w:rsidR="005500A3" w:rsidRPr="00456B60" w:rsidRDefault="005500A3" w:rsidP="00FC5DA8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308" w:type="dxa"/>
          </w:tcPr>
          <w:p w14:paraId="07E3AA4F" w14:textId="77777777" w:rsidR="005500A3" w:rsidRPr="00456B60" w:rsidRDefault="005500A3" w:rsidP="00FC5DA8">
            <w:pPr>
              <w:rPr>
                <w:rFonts w:ascii="標楷體" w:eastAsia="標楷體" w:hAnsi="標楷體"/>
                <w:color w:val="000000"/>
              </w:rPr>
            </w:pPr>
            <w:r w:rsidRPr="00ED5EC0">
              <w:rPr>
                <w:rFonts w:ascii="標楷體" w:eastAsia="標楷體" w:hAnsi="標楷體" w:hint="eastAsia"/>
              </w:rPr>
              <w:t>類別型態</w:t>
            </w:r>
          </w:p>
        </w:tc>
        <w:tc>
          <w:tcPr>
            <w:tcW w:w="783" w:type="dxa"/>
          </w:tcPr>
          <w:p w14:paraId="44095EE8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904" w:type="dxa"/>
          </w:tcPr>
          <w:p w14:paraId="368ACBB0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5B4FDE0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B7C332D" w14:textId="77777777" w:rsidR="005500A3" w:rsidRPr="00456B60" w:rsidRDefault="005500A3" w:rsidP="00FC5DA8">
            <w:pPr>
              <w:rPr>
                <w:rFonts w:ascii="標楷體" w:eastAsia="標楷體" w:hAnsi="標楷體"/>
                <w:color w:val="000000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36C3ECB0" w14:textId="77777777" w:rsidR="005500A3" w:rsidRPr="00456B60" w:rsidRDefault="005500A3" w:rsidP="00FC5DA8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026A6C44" w14:textId="513E0E7A" w:rsidR="00E07528" w:rsidRPr="007B7D37" w:rsidRDefault="00E07528" w:rsidP="00E07528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，可以修改</w:t>
            </w:r>
          </w:p>
          <w:p w14:paraId="155BDD47" w14:textId="7525E12F" w:rsidR="005500A3" w:rsidRPr="005757AF" w:rsidRDefault="00E07528" w:rsidP="00FC5DA8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lastRenderedPageBreak/>
              <w:t>2</w:t>
            </w:r>
            <w:r w:rsidR="005500A3" w:rsidRPr="00456B60">
              <w:rPr>
                <w:rFonts w:ascii="標楷體" w:eastAsia="標楷體" w:hAnsi="標楷體" w:hint="eastAsia"/>
                <w:color w:val="000000"/>
              </w:rPr>
              <w:t>必須輸入</w:t>
            </w:r>
            <w:r w:rsidR="005500A3">
              <w:rPr>
                <w:rFonts w:ascii="標楷體" w:eastAsia="標楷體" w:hAnsi="標楷體" w:hint="eastAsia"/>
                <w:color w:val="000000"/>
              </w:rPr>
              <w:t>文</w:t>
            </w:r>
            <w:r w:rsidR="005500A3" w:rsidRPr="001B4EDF">
              <w:rPr>
                <w:rFonts w:ascii="標楷體" w:eastAsia="標楷體" w:hAnsi="標楷體" w:hint="eastAsia"/>
                <w:color w:val="000000"/>
              </w:rPr>
              <w:t>字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="005500A3"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不可為空白</w:t>
            </w:r>
            <w:r w:rsidR="005500A3">
              <w:rPr>
                <w:rFonts w:ascii="標楷體" w:eastAsia="標楷體" w:hAnsi="標楷體" w:hint="eastAsia"/>
                <w:color w:val="000000"/>
              </w:rPr>
              <w:t>/</w:t>
            </w:r>
            <w:r w:rsidR="005500A3" w:rsidRPr="00456B60">
              <w:rPr>
                <w:rFonts w:ascii="標楷體" w:eastAsia="標楷體" w:hAnsi="標楷體"/>
                <w:color w:val="000000"/>
              </w:rPr>
              <w:t>V(</w:t>
            </w:r>
            <w:r w:rsidR="005500A3">
              <w:rPr>
                <w:rFonts w:ascii="標楷體" w:eastAsia="標楷體" w:hAnsi="標楷體" w:hint="eastAsia"/>
                <w:color w:val="000000"/>
              </w:rPr>
              <w:t>7</w:t>
            </w:r>
            <w:r w:rsidR="005500A3"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0044AF42" w14:textId="24543E0C" w:rsidR="005500A3" w:rsidRPr="00456B60" w:rsidRDefault="00E07528" w:rsidP="00FC5DA8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3</w:t>
            </w:r>
            <w:r w:rsidR="005500A3" w:rsidRPr="001B4EDF">
              <w:rPr>
                <w:rFonts w:ascii="標楷體" w:eastAsia="標楷體" w:hAnsi="標楷體"/>
                <w:color w:val="000000"/>
              </w:rPr>
              <w:t>.</w:t>
            </w:r>
            <w:r w:rsidR="005500A3" w:rsidRPr="007729A7">
              <w:rPr>
                <w:rFonts w:ascii="標楷體" w:eastAsia="標楷體" w:hAnsi="標楷體"/>
              </w:rPr>
              <w:t>Ias39LGD.TypeDesc</w:t>
            </w:r>
          </w:p>
        </w:tc>
      </w:tr>
      <w:tr w:rsidR="005500A3" w:rsidRPr="00456B60" w14:paraId="1806ACF6" w14:textId="77777777" w:rsidTr="00FC5DA8">
        <w:trPr>
          <w:trHeight w:val="244"/>
          <w:jc w:val="center"/>
        </w:trPr>
        <w:tc>
          <w:tcPr>
            <w:tcW w:w="530" w:type="dxa"/>
          </w:tcPr>
          <w:p w14:paraId="49870E2F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5</w:t>
            </w:r>
          </w:p>
        </w:tc>
        <w:tc>
          <w:tcPr>
            <w:tcW w:w="1308" w:type="dxa"/>
          </w:tcPr>
          <w:p w14:paraId="5D37FBE3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違約損失率％</w:t>
            </w:r>
          </w:p>
        </w:tc>
        <w:tc>
          <w:tcPr>
            <w:tcW w:w="783" w:type="dxa"/>
          </w:tcPr>
          <w:p w14:paraId="47C71300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2.5</w:t>
            </w:r>
          </w:p>
        </w:tc>
        <w:tc>
          <w:tcPr>
            <w:tcW w:w="904" w:type="dxa"/>
          </w:tcPr>
          <w:p w14:paraId="3B30B12E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560A04CE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59673D88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68B07D6B" w14:textId="77777777" w:rsidR="005500A3" w:rsidRPr="00456B60" w:rsidRDefault="005500A3" w:rsidP="00FC5DA8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021B8E2B" w14:textId="51668161" w:rsidR="00E07528" w:rsidRPr="007B7D37" w:rsidRDefault="00E07528" w:rsidP="00E07528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，可以修改</w:t>
            </w:r>
          </w:p>
          <w:p w14:paraId="55C86B1B" w14:textId="3BC7FE5F" w:rsidR="005500A3" w:rsidRPr="001B4EDF" w:rsidRDefault="00E07528" w:rsidP="00FC5DA8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2</w:t>
            </w:r>
            <w:r w:rsidR="005500A3" w:rsidRPr="001B4EDF">
              <w:rPr>
                <w:rFonts w:ascii="標楷體" w:eastAsia="標楷體" w:hAnsi="標楷體"/>
                <w:color w:val="000000"/>
              </w:rPr>
              <w:t>.</w:t>
            </w:r>
            <w:r w:rsidR="005500A3" w:rsidRPr="00456B60">
              <w:rPr>
                <w:rFonts w:ascii="標楷體" w:eastAsia="標楷體" w:hAnsi="標楷體" w:hint="eastAsia"/>
                <w:color w:val="000000"/>
              </w:rPr>
              <w:t>必須輸入</w:t>
            </w:r>
            <w:r w:rsidR="005500A3" w:rsidRPr="005757AF">
              <w:rPr>
                <w:rFonts w:ascii="標楷體" w:eastAsia="標楷體" w:hAnsi="標楷體" w:hint="eastAsia"/>
                <w:color w:val="000000"/>
              </w:rPr>
              <w:t>數字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="005500A3"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不可輸入0</w:t>
            </w:r>
            <w:r w:rsidR="005500A3">
              <w:rPr>
                <w:rFonts w:ascii="標楷體" w:eastAsia="標楷體" w:hAnsi="標楷體" w:hint="eastAsia"/>
                <w:color w:val="000000"/>
              </w:rPr>
              <w:t>/</w:t>
            </w:r>
            <w:r w:rsidR="009A6A4F">
              <w:rPr>
                <w:rFonts w:ascii="標楷體" w:eastAsia="標楷體" w:hAnsi="標楷體"/>
                <w:color w:val="000000"/>
              </w:rPr>
              <w:t>V(2)</w:t>
            </w:r>
          </w:p>
          <w:p w14:paraId="04C1C09B" w14:textId="17F79DDB" w:rsidR="005500A3" w:rsidRPr="001B4EDF" w:rsidRDefault="00E07528" w:rsidP="00FC5DA8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3</w:t>
            </w:r>
            <w:r w:rsidR="005500A3" w:rsidRPr="001B4EDF">
              <w:rPr>
                <w:rFonts w:ascii="標楷體" w:eastAsia="標楷體" w:hAnsi="標楷體"/>
                <w:color w:val="000000"/>
              </w:rPr>
              <w:t>.</w:t>
            </w:r>
            <w:r w:rsidR="005500A3" w:rsidRPr="007729A7">
              <w:rPr>
                <w:rFonts w:ascii="標楷體" w:eastAsia="標楷體" w:hAnsi="標楷體"/>
              </w:rPr>
              <w:t>Ias39LGD.LGDPercent</w:t>
            </w:r>
          </w:p>
        </w:tc>
      </w:tr>
      <w:tr w:rsidR="005500A3" w:rsidRPr="00456B60" w14:paraId="2785654E" w14:textId="77777777" w:rsidTr="00FC5DA8">
        <w:trPr>
          <w:trHeight w:val="244"/>
          <w:jc w:val="center"/>
        </w:trPr>
        <w:tc>
          <w:tcPr>
            <w:tcW w:w="530" w:type="dxa"/>
          </w:tcPr>
          <w:p w14:paraId="53262B1D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308" w:type="dxa"/>
          </w:tcPr>
          <w:p w14:paraId="7A50D7E4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啟用記號</w:t>
            </w:r>
          </w:p>
        </w:tc>
        <w:tc>
          <w:tcPr>
            <w:tcW w:w="783" w:type="dxa"/>
          </w:tcPr>
          <w:p w14:paraId="0A77364D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904" w:type="dxa"/>
          </w:tcPr>
          <w:p w14:paraId="1A6ACDD0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E6673FD" w14:textId="77777777" w:rsidR="005500A3" w:rsidRDefault="005500A3" w:rsidP="00FC5DA8">
            <w:pPr>
              <w:rPr>
                <w:rFonts w:ascii="標楷體" w:eastAsia="標楷體" w:hAnsi="標楷體"/>
              </w:rPr>
            </w:pPr>
            <w:r w:rsidRPr="00091624">
              <w:rPr>
                <w:rFonts w:ascii="標楷體" w:eastAsia="標楷體" w:hAnsi="標楷體" w:hint="eastAsia"/>
              </w:rPr>
              <w:t>Y:啟用</w:t>
            </w:r>
          </w:p>
          <w:p w14:paraId="0B7C7912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 w:rsidRPr="00091624">
              <w:rPr>
                <w:rFonts w:ascii="標楷體" w:eastAsia="標楷體" w:hAnsi="標楷體" w:hint="eastAsia"/>
              </w:rPr>
              <w:t>N:未啟用</w:t>
            </w:r>
          </w:p>
        </w:tc>
        <w:tc>
          <w:tcPr>
            <w:tcW w:w="811" w:type="dxa"/>
          </w:tcPr>
          <w:p w14:paraId="413D57F1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69639F6D" w14:textId="77777777" w:rsidR="005500A3" w:rsidRPr="00456B60" w:rsidRDefault="005500A3" w:rsidP="00FC5DA8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13C66997" w14:textId="59A0FA1E" w:rsidR="008A460D" w:rsidRPr="007B7D37" w:rsidRDefault="008A460D" w:rsidP="008A460D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，可以修改</w:t>
            </w:r>
          </w:p>
          <w:p w14:paraId="45C7BAD6" w14:textId="616DBDE8" w:rsidR="005500A3" w:rsidRDefault="008A460D" w:rsidP="00FC5DA8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2</w:t>
            </w:r>
            <w:r w:rsidR="005500A3" w:rsidRPr="00741EB9">
              <w:rPr>
                <w:rFonts w:ascii="標楷體" w:eastAsia="標楷體" w:hAnsi="標楷體" w:hint="eastAsia"/>
                <w:color w:val="000000"/>
              </w:rPr>
              <w:t>.</w:t>
            </w:r>
            <w:r w:rsidR="005500A3" w:rsidRPr="00456B60">
              <w:rPr>
                <w:rFonts w:ascii="標楷體" w:eastAsia="標楷體" w:hAnsi="標楷體" w:hint="eastAsia"/>
                <w:color w:val="000000"/>
              </w:rPr>
              <w:t>必須輸入</w:t>
            </w:r>
            <w:r w:rsidR="005500A3">
              <w:rPr>
                <w:rFonts w:ascii="標楷體" w:eastAsia="標楷體" w:hAnsi="標楷體" w:hint="eastAsia"/>
                <w:color w:val="000000"/>
              </w:rPr>
              <w:t>代碼</w:t>
            </w:r>
            <w:r w:rsidR="009114D1">
              <w:rPr>
                <w:rFonts w:ascii="標楷體" w:eastAsia="標楷體" w:hAnsi="標楷體" w:hint="eastAsia"/>
                <w:color w:val="000000"/>
              </w:rPr>
              <w:t>，</w:t>
            </w:r>
            <w:r w:rsidR="005500A3" w:rsidRPr="00456B60">
              <w:rPr>
                <w:rFonts w:ascii="標楷體" w:eastAsia="標楷體" w:hAnsi="標楷體" w:hint="eastAsia"/>
                <w:color w:val="000000"/>
              </w:rPr>
              <w:t>檢核條件：</w:t>
            </w:r>
            <w:r w:rsidR="005500A3"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 w:rsidR="005500A3">
              <w:rPr>
                <w:rFonts w:ascii="標楷體" w:eastAsia="標楷體" w:hAnsi="標楷體" w:hint="eastAsia"/>
                <w:color w:val="000000"/>
              </w:rPr>
              <w:t>/</w:t>
            </w:r>
            <w:r w:rsidR="005500A3" w:rsidRPr="00091624">
              <w:rPr>
                <w:rFonts w:ascii="標楷體" w:eastAsia="標楷體" w:hAnsi="標楷體"/>
                <w:color w:val="000000"/>
              </w:rPr>
              <w:t>V(H</w:t>
            </w:r>
            <w:r w:rsidR="005500A3"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1A57708C" w14:textId="4802362E" w:rsidR="005500A3" w:rsidRPr="007B7D37" w:rsidRDefault="009114D1" w:rsidP="00FC5DA8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3</w:t>
            </w:r>
            <w:r w:rsidR="005500A3">
              <w:rPr>
                <w:rFonts w:ascii="標楷體" w:eastAsia="標楷體" w:hAnsi="標楷體" w:hint="eastAsia"/>
                <w:color w:val="000000"/>
              </w:rPr>
              <w:t>.</w:t>
            </w:r>
            <w:r w:rsidR="005500A3" w:rsidRPr="00A8116D">
              <w:rPr>
                <w:rFonts w:ascii="標楷體" w:eastAsia="標楷體" w:hAnsi="標楷體"/>
              </w:rPr>
              <w:t>Ias39LGD.Enable</w:t>
            </w:r>
          </w:p>
        </w:tc>
      </w:tr>
      <w:tr w:rsidR="005500A3" w:rsidRPr="00456B60" w14:paraId="6DB1FFDC" w14:textId="77777777" w:rsidTr="00FC5DA8">
        <w:trPr>
          <w:trHeight w:val="244"/>
          <w:jc w:val="center"/>
        </w:trPr>
        <w:tc>
          <w:tcPr>
            <w:tcW w:w="530" w:type="dxa"/>
          </w:tcPr>
          <w:p w14:paraId="438C2EE3" w14:textId="77777777" w:rsidR="005500A3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73EF943A" w14:textId="77777777" w:rsidR="005500A3" w:rsidRPr="00B12444" w:rsidRDefault="005500A3" w:rsidP="00FC5DA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啟用記號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說明</w:t>
            </w:r>
          </w:p>
        </w:tc>
        <w:tc>
          <w:tcPr>
            <w:tcW w:w="783" w:type="dxa"/>
          </w:tcPr>
          <w:p w14:paraId="49166623" w14:textId="36E0F1B8" w:rsidR="005500A3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7B592A4C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6B8A0CB" w14:textId="77777777" w:rsidR="005500A3" w:rsidRPr="00091624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3FD56E7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8FB9682" w14:textId="77777777" w:rsidR="005500A3" w:rsidRPr="00456B60" w:rsidRDefault="005500A3" w:rsidP="00FC5D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66C9FB13" w14:textId="364E4A5C" w:rsidR="005500A3" w:rsidRPr="00741EB9" w:rsidRDefault="005500A3" w:rsidP="00FC5DA8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47BB7">
              <w:rPr>
                <w:rFonts w:ascii="標楷體" w:eastAsia="標楷體" w:hAnsi="標楷體" w:hint="eastAsia"/>
              </w:rPr>
              <w:t>自動顯示</w:t>
            </w:r>
            <w:r w:rsidR="00570D9B">
              <w:rPr>
                <w:rFonts w:ascii="標楷體" w:eastAsia="標楷體" w:hAnsi="標楷體" w:hint="eastAsia"/>
              </w:rPr>
              <w:t>[</w:t>
            </w: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啟用記號</w:t>
            </w:r>
            <w:r w:rsidR="00570D9B">
              <w:rPr>
                <w:rFonts w:ascii="標楷體" w:eastAsia="標楷體" w:hAnsi="標楷體" w:hint="eastAsia"/>
                <w:color w:val="000000"/>
                <w:lang w:val="x-none"/>
              </w:rPr>
              <w:t>]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說明</w:t>
            </w:r>
            <w:r w:rsidR="00674B1A"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="00674B1A" w:rsidRPr="008E6404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 w:rsidR="00674B1A"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</w:tbl>
    <w:p w14:paraId="0FB33F28" w14:textId="77777777" w:rsidR="005500A3" w:rsidRDefault="005500A3" w:rsidP="005500A3">
      <w:pPr>
        <w:ind w:left="1440"/>
      </w:pPr>
    </w:p>
    <w:p w14:paraId="0DACEE9E" w14:textId="31404599" w:rsidR="00373A87" w:rsidRPr="007C1268" w:rsidRDefault="00373A87" w:rsidP="00373A87">
      <w:pPr>
        <w:pStyle w:val="a"/>
      </w:pPr>
      <w:r w:rsidRPr="007C1268">
        <w:t>輸</w:t>
      </w:r>
      <w:r>
        <w:rPr>
          <w:rFonts w:hint="eastAsia"/>
        </w:rPr>
        <w:t>出</w:t>
      </w:r>
      <w:r w:rsidRPr="007C1268">
        <w:t>畫面</w:t>
      </w:r>
      <w:r w:rsidR="00356A46">
        <w:rPr>
          <w:rFonts w:hint="eastAsia"/>
        </w:rPr>
        <w:t>-修改</w:t>
      </w:r>
    </w:p>
    <w:p w14:paraId="3E4AD5E7" w14:textId="77777777" w:rsidR="00373A87" w:rsidRPr="00583AF3" w:rsidRDefault="00373A87" w:rsidP="00373A87">
      <w:pPr>
        <w:ind w:left="1440"/>
      </w:pPr>
    </w:p>
    <w:p w14:paraId="57FCC2BA" w14:textId="1747F044" w:rsidR="00373A87" w:rsidRDefault="00463FB8" w:rsidP="00373A87">
      <w:pPr>
        <w:widowControl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3DD91095" wp14:editId="7AB75589">
            <wp:extent cx="6479540" cy="198501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422C" w14:textId="77777777" w:rsidR="00373A87" w:rsidRDefault="00373A87" w:rsidP="00373A87">
      <w:pPr>
        <w:widowControl/>
        <w:rPr>
          <w:rFonts w:ascii="標楷體" w:eastAsia="標楷體" w:hAnsi="標楷體"/>
        </w:rPr>
      </w:pPr>
    </w:p>
    <w:p w14:paraId="140DD962" w14:textId="1F203BB0" w:rsidR="007A3277" w:rsidRPr="0081699E" w:rsidRDefault="00356A46" w:rsidP="007A3277">
      <w:pPr>
        <w:pStyle w:val="a"/>
      </w:pPr>
      <w:r>
        <w:t>UI畫面-</w:t>
      </w:r>
      <w:r w:rsidR="007A3277">
        <w:rPr>
          <w:rFonts w:hint="eastAsia"/>
        </w:rPr>
        <w:t>刪除</w:t>
      </w:r>
    </w:p>
    <w:p w14:paraId="72594D81" w14:textId="2499E527" w:rsidR="007A3277" w:rsidRDefault="006F2C54" w:rsidP="007A3277">
      <w:pPr>
        <w:rPr>
          <w:noProof/>
        </w:rPr>
      </w:pPr>
      <w:r>
        <w:rPr>
          <w:noProof/>
        </w:rPr>
        <w:drawing>
          <wp:inline distT="0" distB="0" distL="0" distR="0" wp14:anchorId="3EF8D153" wp14:editId="1B7BAEFE">
            <wp:extent cx="6479540" cy="1387475"/>
            <wp:effectExtent l="0" t="0" r="0" b="317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43F3" w14:textId="77777777" w:rsidR="007A3277" w:rsidRDefault="007A3277" w:rsidP="007A3277">
      <w:pPr>
        <w:ind w:left="1440"/>
      </w:pPr>
    </w:p>
    <w:p w14:paraId="69DEA54E" w14:textId="5C2DBDDF" w:rsidR="007A3277" w:rsidRPr="009C6A42" w:rsidRDefault="007A3277" w:rsidP="007A3277">
      <w:pPr>
        <w:pStyle w:val="a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 w:rsidR="00FF1A80">
        <w:rPr>
          <w:rFonts w:hint="eastAsia"/>
        </w:rPr>
        <w:t>-刪除</w:t>
      </w:r>
    </w:p>
    <w:p w14:paraId="1D788DFC" w14:textId="77777777" w:rsidR="007A3277" w:rsidRDefault="007A3277" w:rsidP="007A3277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7A3277" w:rsidRPr="00F5236F" w14:paraId="5D13230D" w14:textId="77777777" w:rsidTr="003646EA">
        <w:tc>
          <w:tcPr>
            <w:tcW w:w="848" w:type="dxa"/>
            <w:shd w:val="clear" w:color="auto" w:fill="D9D9D9" w:themeFill="background1" w:themeFillShade="D9"/>
          </w:tcPr>
          <w:p w14:paraId="34EBBE8F" w14:textId="77777777" w:rsidR="007A3277" w:rsidRPr="00F5236F" w:rsidRDefault="007A3277" w:rsidP="003646EA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52FA4EC3" w14:textId="77777777" w:rsidR="007A3277" w:rsidRPr="00F5236F" w:rsidRDefault="007A3277" w:rsidP="003646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67AC6E5F" w14:textId="77777777" w:rsidR="007A3277" w:rsidRPr="00F5236F" w:rsidRDefault="007A3277" w:rsidP="003646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7A3277" w:rsidRPr="00F5236F" w14:paraId="75488CD8" w14:textId="77777777" w:rsidTr="003646EA">
        <w:tc>
          <w:tcPr>
            <w:tcW w:w="848" w:type="dxa"/>
          </w:tcPr>
          <w:p w14:paraId="4234A32E" w14:textId="77777777" w:rsidR="007A3277" w:rsidRPr="00F5236F" w:rsidRDefault="007A3277" w:rsidP="003646E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1</w:t>
            </w:r>
          </w:p>
        </w:tc>
        <w:tc>
          <w:tcPr>
            <w:tcW w:w="2129" w:type="dxa"/>
          </w:tcPr>
          <w:p w14:paraId="78650668" w14:textId="6D0C5539" w:rsidR="007A3277" w:rsidRDefault="00EA562E" w:rsidP="003646E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刪除</w:t>
            </w:r>
          </w:p>
        </w:tc>
        <w:tc>
          <w:tcPr>
            <w:tcW w:w="7229" w:type="dxa"/>
          </w:tcPr>
          <w:p w14:paraId="56B3B6CC" w14:textId="7B74D180" w:rsidR="007A3277" w:rsidRPr="00D67AF4" w:rsidRDefault="007A3277" w:rsidP="003646EA">
            <w:pPr>
              <w:rPr>
                <w:rFonts w:ascii="標楷體" w:eastAsia="標楷體" w:hAnsi="標楷體"/>
                <w:lang w:eastAsia="zh-HK"/>
              </w:rPr>
            </w:pPr>
            <w:r w:rsidRPr="00D67AF4">
              <w:rPr>
                <w:rFonts w:ascii="標楷體" w:eastAsia="標楷體" w:hAnsi="標楷體" w:hint="eastAsia"/>
                <w:lang w:eastAsia="zh-HK"/>
              </w:rPr>
              <w:t>1.【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 w:rsidRPr="007B73FE">
              <w:rPr>
                <w:rFonts w:ascii="標楷體" w:eastAsia="標楷體" w:hAnsi="標楷體"/>
              </w:rPr>
              <w:t>7022</w:t>
            </w:r>
            <w:r w:rsidRPr="007B73FE">
              <w:rPr>
                <w:rFonts w:ascii="標楷體" w:eastAsia="標楷體" w:hAnsi="標楷體" w:hint="eastAsia"/>
              </w:rPr>
              <w:t>違約損失率檔查詢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】</w:t>
            </w:r>
            <w:r w:rsidRPr="00D67AF4">
              <w:rPr>
                <w:rFonts w:ascii="標楷體" w:eastAsia="標楷體" w:hAnsi="標楷體"/>
                <w:lang w:eastAsia="zh-HK"/>
              </w:rPr>
              <w:t>功能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點「</w:t>
            </w:r>
            <w:r w:rsidR="0049132C">
              <w:rPr>
                <w:rFonts w:ascii="標楷體" w:eastAsia="標楷體" w:hAnsi="標楷體" w:hint="eastAsia"/>
                <w:lang w:eastAsia="zh-HK"/>
              </w:rPr>
              <w:t>刪除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D67AF4">
              <w:rPr>
                <w:rFonts w:ascii="標楷體" w:eastAsia="標楷體" w:hAnsi="標楷體"/>
                <w:lang w:eastAsia="zh-HK"/>
              </w:rPr>
              <w:t>時顯示</w:t>
            </w:r>
          </w:p>
          <w:p w14:paraId="2151A31F" w14:textId="77777777" w:rsidR="00A959F7" w:rsidRPr="00651325" w:rsidRDefault="00A959F7" w:rsidP="00A959F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53EBAEC2" w14:textId="1A99D920" w:rsidR="00A959F7" w:rsidRPr="00293C02" w:rsidRDefault="00A959F7" w:rsidP="00A959F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2.檢核[違約損失率檔(</w:t>
            </w:r>
            <w:r w:rsidRPr="00293C02">
              <w:rPr>
                <w:rFonts w:ascii="標楷體" w:eastAsia="標楷體" w:hAnsi="標楷體"/>
                <w:color w:val="000000"/>
              </w:rPr>
              <w:t>Ias39LGD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)]：</w:t>
            </w:r>
            <w:r>
              <w:rPr>
                <w:rFonts w:ascii="標楷體" w:eastAsia="標楷體" w:hAnsi="標楷體" w:hint="eastAsia"/>
                <w:color w:val="000000"/>
              </w:rPr>
              <w:t>該[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生效日期(</w:t>
            </w:r>
            <w:r w:rsidRPr="00293C02">
              <w:rPr>
                <w:rFonts w:ascii="標楷體" w:eastAsia="標楷體" w:hAnsi="標楷體"/>
                <w:color w:val="000000"/>
              </w:rPr>
              <w:t>Date)</w:t>
            </w:r>
            <w:r>
              <w:rPr>
                <w:rFonts w:ascii="標楷體" w:eastAsia="標楷體" w:hAnsi="標楷體" w:hint="eastAsia"/>
                <w:color w:val="000000"/>
              </w:rPr>
              <w:t>]、[</w:t>
            </w:r>
            <w:r>
              <w:rPr>
                <w:rFonts w:ascii="標楷體" w:eastAsia="標楷體" w:hAnsi="標楷體" w:hint="eastAsia"/>
              </w:rPr>
              <w:t>類別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 w:hint="eastAsia"/>
                <w:color w:val="000000"/>
              </w:rPr>
              <w:t>Ty</w:t>
            </w:r>
            <w:r>
              <w:rPr>
                <w:rFonts w:ascii="標楷體" w:eastAsia="標楷體" w:hAnsi="標楷體"/>
                <w:color w:val="000000"/>
              </w:rPr>
              <w:t>pe</w:t>
            </w:r>
            <w:r w:rsidRPr="00293C02">
              <w:rPr>
                <w:rFonts w:ascii="標楷體" w:eastAsia="標楷體" w:hAnsi="標楷體"/>
                <w:color w:val="000000"/>
              </w:rPr>
              <w:t>)</w:t>
            </w:r>
            <w:r>
              <w:rPr>
                <w:rFonts w:ascii="標楷體" w:eastAsia="標楷體" w:hAnsi="標楷體" w:hint="eastAsia"/>
                <w:color w:val="000000"/>
              </w:rPr>
              <w:t>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不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Pr="00293C02">
              <w:rPr>
                <w:rFonts w:ascii="標楷體" w:eastAsia="標楷體" w:hAnsi="標楷體"/>
                <w:color w:val="000000"/>
              </w:rPr>
              <w:t>E000</w:t>
            </w:r>
            <w:r w:rsidR="00AB5AB7">
              <w:rPr>
                <w:rFonts w:ascii="標楷體" w:eastAsia="標楷體" w:hAnsi="標楷體" w:hint="eastAsia"/>
                <w:color w:val="000000"/>
              </w:rPr>
              <w:t>4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 w:rsidR="00AB5AB7">
              <w:rPr>
                <w:rFonts w:ascii="標楷體" w:eastAsia="標楷體" w:hAnsi="標楷體" w:hint="eastAsia"/>
                <w:lang w:eastAsia="zh-HK"/>
              </w:rPr>
              <w:t>刪除</w:t>
            </w:r>
            <w:r>
              <w:rPr>
                <w:rFonts w:ascii="標楷體" w:eastAsia="標楷體" w:hAnsi="標楷體" w:hint="eastAsia"/>
                <w:lang w:eastAsia="zh-HK"/>
              </w:rPr>
              <w:t>資料不存在</w:t>
            </w:r>
            <w:r>
              <w:rPr>
                <w:rFonts w:ascii="標楷體" w:eastAsia="標楷體" w:hAnsi="標楷體" w:hint="eastAsia"/>
                <w:color w:val="000000"/>
              </w:rPr>
              <w:t>(X</w:t>
            </w:r>
            <w:r>
              <w:rPr>
                <w:rFonts w:ascii="標楷體" w:eastAsia="標楷體" w:hAnsi="標楷體"/>
                <w:color w:val="000000"/>
              </w:rPr>
              <w:t>XX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139C21CB" w14:textId="77777777" w:rsidR="00A959F7" w:rsidRPr="00293C02" w:rsidRDefault="00A959F7" w:rsidP="00A959F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778830E" w14:textId="771A0A3F" w:rsidR="007A3277" w:rsidRDefault="00A959F7" w:rsidP="00A959F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3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刪除該筆[</w:t>
            </w: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7A3277" w:rsidRPr="00F5236F" w14:paraId="6CF55D56" w14:textId="77777777" w:rsidTr="003646EA">
        <w:tc>
          <w:tcPr>
            <w:tcW w:w="848" w:type="dxa"/>
          </w:tcPr>
          <w:p w14:paraId="7B5035B9" w14:textId="77777777" w:rsidR="007A3277" w:rsidRDefault="007A3277" w:rsidP="003646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4F29F2C4" w14:textId="77777777" w:rsidR="007A3277" w:rsidRDefault="007A3277" w:rsidP="003646EA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17532D16" w14:textId="42DB2BEA" w:rsidR="007A3277" w:rsidRDefault="007A3277" w:rsidP="003646EA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2660CB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684A4938" w14:textId="77777777" w:rsidR="007A3277" w:rsidRDefault="007A3277" w:rsidP="007A3277">
      <w:pPr>
        <w:ind w:left="1440"/>
      </w:pPr>
    </w:p>
    <w:p w14:paraId="04E7CD60" w14:textId="02721FC2" w:rsidR="007A3277" w:rsidRPr="007C1268" w:rsidRDefault="007A3277" w:rsidP="007A3277">
      <w:pPr>
        <w:pStyle w:val="a"/>
      </w:pPr>
      <w:r w:rsidRPr="007C1268">
        <w:t>輸入畫面資料說明</w:t>
      </w:r>
      <w:r w:rsidR="00FF1A80">
        <w:rPr>
          <w:rFonts w:hint="eastAsia"/>
        </w:rPr>
        <w:t>-刪除</w:t>
      </w:r>
    </w:p>
    <w:p w14:paraId="24DB983C" w14:textId="77777777" w:rsidR="000257BA" w:rsidRDefault="000257BA" w:rsidP="000257BA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0257BA" w:rsidRPr="00456B60" w14:paraId="33645644" w14:textId="77777777" w:rsidTr="00FC5DA8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176C0B11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26F159C7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140DEF87" w14:textId="77777777" w:rsidR="000257BA" w:rsidRPr="00456B60" w:rsidRDefault="000257BA" w:rsidP="00FC5DA8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75AAC569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0257BA" w:rsidRPr="00456B60" w14:paraId="0D2A8191" w14:textId="77777777" w:rsidTr="00FC5DA8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2B4E31C4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71D7F57B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04F16241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3B5300C0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7A5094DF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006C2806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50482F24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7C45646C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</w:p>
        </w:tc>
      </w:tr>
      <w:tr w:rsidR="000257BA" w:rsidRPr="00456B60" w14:paraId="64A66137" w14:textId="77777777" w:rsidTr="00FC5DA8">
        <w:trPr>
          <w:trHeight w:val="244"/>
          <w:jc w:val="center"/>
        </w:trPr>
        <w:tc>
          <w:tcPr>
            <w:tcW w:w="530" w:type="dxa"/>
          </w:tcPr>
          <w:p w14:paraId="32B954BE" w14:textId="77777777" w:rsidR="000257BA" w:rsidRPr="001343EE" w:rsidRDefault="000257BA" w:rsidP="00FC5DA8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0AF4D84A" w14:textId="77777777" w:rsidR="000257BA" w:rsidRPr="001343EE" w:rsidRDefault="000257BA" w:rsidP="00FC5DA8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6E1A4B7F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1CF4552" w14:textId="473E736A" w:rsidR="000257BA" w:rsidRPr="00456B60" w:rsidRDefault="000257BA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刪除</w:t>
            </w:r>
          </w:p>
        </w:tc>
        <w:tc>
          <w:tcPr>
            <w:tcW w:w="1896" w:type="dxa"/>
          </w:tcPr>
          <w:p w14:paraId="07A309C6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4BAA024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569E39D1" w14:textId="77777777" w:rsidR="000257BA" w:rsidRPr="00456B60" w:rsidRDefault="000257BA" w:rsidP="00FC5D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0F1CF317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0257BA" w:rsidRPr="00456B60" w14:paraId="280A39A0" w14:textId="77777777" w:rsidTr="00FC5DA8">
        <w:trPr>
          <w:trHeight w:val="244"/>
          <w:jc w:val="center"/>
        </w:trPr>
        <w:tc>
          <w:tcPr>
            <w:tcW w:w="530" w:type="dxa"/>
          </w:tcPr>
          <w:p w14:paraId="5DEC6D18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5222240F" w14:textId="77777777" w:rsidR="000257BA" w:rsidRPr="00456B60" w:rsidRDefault="000257BA" w:rsidP="00FC5DA8">
            <w:r>
              <w:rPr>
                <w:rFonts w:ascii="標楷體" w:eastAsia="標楷體" w:hAnsi="標楷體" w:hint="eastAsia"/>
              </w:rPr>
              <w:t>生效日期</w:t>
            </w:r>
          </w:p>
        </w:tc>
        <w:tc>
          <w:tcPr>
            <w:tcW w:w="783" w:type="dxa"/>
          </w:tcPr>
          <w:p w14:paraId="02CE3456" w14:textId="72F5509F" w:rsidR="000257BA" w:rsidRPr="00456B60" w:rsidRDefault="000257BA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3BBA7566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B369FB2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999781B" w14:textId="4B1195FE" w:rsidR="000257BA" w:rsidRPr="00456B60" w:rsidRDefault="000257BA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0FA19B2C" w14:textId="08D6F3DD" w:rsidR="000257BA" w:rsidRPr="00456B60" w:rsidRDefault="006D03FB" w:rsidP="00FC5D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0A9F9B01" w14:textId="632C5B54" w:rsidR="000257BA" w:rsidRPr="00A60BC3" w:rsidRDefault="000257BA" w:rsidP="002309FB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5757AF">
              <w:rPr>
                <w:rFonts w:ascii="標楷體" w:eastAsia="標楷體" w:hAnsi="標楷體"/>
                <w:color w:val="000000"/>
              </w:rPr>
              <w:t>Ias39LGD.Date</w:t>
            </w:r>
          </w:p>
        </w:tc>
      </w:tr>
      <w:tr w:rsidR="006D03FB" w:rsidRPr="00456B60" w14:paraId="2B280166" w14:textId="77777777" w:rsidTr="00FC5DA8">
        <w:trPr>
          <w:trHeight w:val="244"/>
          <w:jc w:val="center"/>
        </w:trPr>
        <w:tc>
          <w:tcPr>
            <w:tcW w:w="530" w:type="dxa"/>
          </w:tcPr>
          <w:p w14:paraId="2B5174CF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6EFB0030" w14:textId="77777777" w:rsidR="006D03FB" w:rsidRPr="00456B60" w:rsidRDefault="006D03FB" w:rsidP="006D03FB">
            <w:r>
              <w:rPr>
                <w:rFonts w:ascii="標楷體" w:eastAsia="標楷體" w:hAnsi="標楷體" w:hint="eastAsia"/>
              </w:rPr>
              <w:t>類別</w:t>
            </w:r>
          </w:p>
        </w:tc>
        <w:tc>
          <w:tcPr>
            <w:tcW w:w="783" w:type="dxa"/>
          </w:tcPr>
          <w:p w14:paraId="2E432D38" w14:textId="4822E011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622A99E1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175E3318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3DAD7D8" w14:textId="55F2D7A1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4D972ED1" w14:textId="262619DB" w:rsidR="006D03FB" w:rsidRPr="00456B60" w:rsidRDefault="006D03FB" w:rsidP="006D03F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6523D825" w14:textId="3DC3BBFE" w:rsidR="006D03FB" w:rsidRPr="007B7D37" w:rsidRDefault="006D03FB" w:rsidP="002309FB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7B7D37">
              <w:rPr>
                <w:rFonts w:ascii="標楷體" w:eastAsia="標楷體" w:hAnsi="標楷體"/>
              </w:rPr>
              <w:t>Ias39LGD.Type</w:t>
            </w:r>
          </w:p>
        </w:tc>
      </w:tr>
      <w:tr w:rsidR="006D03FB" w:rsidRPr="00456B60" w14:paraId="191141C2" w14:textId="77777777" w:rsidTr="00FC5DA8">
        <w:trPr>
          <w:trHeight w:val="244"/>
          <w:jc w:val="center"/>
        </w:trPr>
        <w:tc>
          <w:tcPr>
            <w:tcW w:w="530" w:type="dxa"/>
          </w:tcPr>
          <w:p w14:paraId="38CA667E" w14:textId="77777777" w:rsidR="006D03FB" w:rsidRPr="00456B60" w:rsidRDefault="006D03FB" w:rsidP="006D03FB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308" w:type="dxa"/>
          </w:tcPr>
          <w:p w14:paraId="47CAD1B4" w14:textId="77777777" w:rsidR="006D03FB" w:rsidRPr="00456B60" w:rsidRDefault="006D03FB" w:rsidP="006D03FB">
            <w:pPr>
              <w:rPr>
                <w:rFonts w:ascii="標楷體" w:eastAsia="標楷體" w:hAnsi="標楷體"/>
                <w:color w:val="000000"/>
              </w:rPr>
            </w:pPr>
            <w:r w:rsidRPr="00ED5EC0">
              <w:rPr>
                <w:rFonts w:ascii="標楷體" w:eastAsia="標楷體" w:hAnsi="標楷體" w:hint="eastAsia"/>
              </w:rPr>
              <w:t>類別型態</w:t>
            </w:r>
          </w:p>
        </w:tc>
        <w:tc>
          <w:tcPr>
            <w:tcW w:w="783" w:type="dxa"/>
          </w:tcPr>
          <w:p w14:paraId="4ADBCFBD" w14:textId="7CFAD333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6DBD6E55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173EA991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59FBEEB9" w14:textId="6F88F653" w:rsidR="006D03FB" w:rsidRPr="00456B60" w:rsidRDefault="006D03FB" w:rsidP="006D03FB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31022140" w14:textId="72000352" w:rsidR="006D03FB" w:rsidRPr="00456B60" w:rsidRDefault="006D03FB" w:rsidP="006D03FB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1075FA55" w14:textId="15D2E148" w:rsidR="006D03FB" w:rsidRPr="00456B60" w:rsidRDefault="006D03FB" w:rsidP="006D03FB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7729A7">
              <w:rPr>
                <w:rFonts w:ascii="標楷體" w:eastAsia="標楷體" w:hAnsi="標楷體"/>
              </w:rPr>
              <w:t>Ias39LGD.TypeDesc</w:t>
            </w:r>
          </w:p>
        </w:tc>
      </w:tr>
      <w:tr w:rsidR="006D03FB" w:rsidRPr="00456B60" w14:paraId="5119F10A" w14:textId="77777777" w:rsidTr="00FC5DA8">
        <w:trPr>
          <w:trHeight w:val="244"/>
          <w:jc w:val="center"/>
        </w:trPr>
        <w:tc>
          <w:tcPr>
            <w:tcW w:w="530" w:type="dxa"/>
          </w:tcPr>
          <w:p w14:paraId="46146FC4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308" w:type="dxa"/>
          </w:tcPr>
          <w:p w14:paraId="19108633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違約損失率％</w:t>
            </w:r>
          </w:p>
        </w:tc>
        <w:tc>
          <w:tcPr>
            <w:tcW w:w="783" w:type="dxa"/>
          </w:tcPr>
          <w:p w14:paraId="29F91DC2" w14:textId="3D85425D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54F75D0A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0B92000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90D71E5" w14:textId="5671611F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3D74C7D" w14:textId="7A8F12A2" w:rsidR="006D03FB" w:rsidRPr="00456B60" w:rsidRDefault="006D03FB" w:rsidP="006D03F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40211B1D" w14:textId="5399E065" w:rsidR="006D03FB" w:rsidRPr="001B4EDF" w:rsidRDefault="006D03FB" w:rsidP="00457A0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7729A7">
              <w:rPr>
                <w:rFonts w:ascii="標楷體" w:eastAsia="標楷體" w:hAnsi="標楷體"/>
              </w:rPr>
              <w:t>Ias39LGD.LGDPercent</w:t>
            </w:r>
          </w:p>
        </w:tc>
      </w:tr>
      <w:tr w:rsidR="006D03FB" w:rsidRPr="00456B60" w14:paraId="4D7F6D56" w14:textId="77777777" w:rsidTr="00FC5DA8">
        <w:trPr>
          <w:trHeight w:val="244"/>
          <w:jc w:val="center"/>
        </w:trPr>
        <w:tc>
          <w:tcPr>
            <w:tcW w:w="530" w:type="dxa"/>
          </w:tcPr>
          <w:p w14:paraId="6B40EDBD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308" w:type="dxa"/>
          </w:tcPr>
          <w:p w14:paraId="34ED5516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啟用記號</w:t>
            </w:r>
          </w:p>
        </w:tc>
        <w:tc>
          <w:tcPr>
            <w:tcW w:w="783" w:type="dxa"/>
          </w:tcPr>
          <w:p w14:paraId="0FE5F65A" w14:textId="3C4FC6EC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4288782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2FBD927" w14:textId="6149C596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2C6806A" w14:textId="6C7CA2A8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043934C8" w14:textId="2E6B64C2" w:rsidR="006D03FB" w:rsidRPr="00456B60" w:rsidRDefault="006D03FB" w:rsidP="006D03F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5BCFC9D9" w14:textId="4B6318D2" w:rsidR="006D03FB" w:rsidRPr="007B7D37" w:rsidRDefault="006D03FB" w:rsidP="006D03FB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A8116D">
              <w:rPr>
                <w:rFonts w:ascii="標楷體" w:eastAsia="標楷體" w:hAnsi="標楷體"/>
              </w:rPr>
              <w:t>Ias39LGD.Enable</w:t>
            </w:r>
          </w:p>
        </w:tc>
      </w:tr>
      <w:tr w:rsidR="006D03FB" w:rsidRPr="00456B60" w14:paraId="0FA628FE" w14:textId="77777777" w:rsidTr="00FC5DA8">
        <w:trPr>
          <w:trHeight w:val="244"/>
          <w:jc w:val="center"/>
        </w:trPr>
        <w:tc>
          <w:tcPr>
            <w:tcW w:w="530" w:type="dxa"/>
          </w:tcPr>
          <w:p w14:paraId="2C925E7A" w14:textId="77777777" w:rsidR="006D03FB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063F26D2" w14:textId="77777777" w:rsidR="006D03FB" w:rsidRPr="00B12444" w:rsidRDefault="006D03FB" w:rsidP="006D03FB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啟用記號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說明</w:t>
            </w:r>
          </w:p>
        </w:tc>
        <w:tc>
          <w:tcPr>
            <w:tcW w:w="783" w:type="dxa"/>
          </w:tcPr>
          <w:p w14:paraId="3FC0F81E" w14:textId="5B8F1D1B" w:rsidR="006D03FB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68FB68B8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FED422C" w14:textId="77777777" w:rsidR="006D03FB" w:rsidRPr="00091624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C1057F8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3A0B9199" w14:textId="2E48C502" w:rsidR="006D03FB" w:rsidRPr="00456B60" w:rsidRDefault="006D03FB" w:rsidP="006D03F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68DD5F84" w14:textId="213CF962" w:rsidR="006D03FB" w:rsidRPr="00741EB9" w:rsidRDefault="006D03FB" w:rsidP="006D03FB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47BB7">
              <w:rPr>
                <w:rFonts w:ascii="標楷體" w:eastAsia="標楷體" w:hAnsi="標楷體" w:hint="eastAsia"/>
              </w:rPr>
              <w:t>自動顯示</w:t>
            </w:r>
            <w:r w:rsidR="006A5B39">
              <w:rPr>
                <w:rFonts w:ascii="標楷體" w:eastAsia="標楷體" w:hAnsi="標楷體" w:hint="eastAsia"/>
              </w:rPr>
              <w:t>[</w:t>
            </w: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啟用記號</w:t>
            </w: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」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說明</w:t>
            </w:r>
            <w:r w:rsidR="00674B1A"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="00674B1A" w:rsidRPr="008E6404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 w:rsidR="00674B1A"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</w:tbl>
    <w:p w14:paraId="39D801F7" w14:textId="77777777" w:rsidR="000257BA" w:rsidRDefault="000257BA" w:rsidP="000257BA">
      <w:pPr>
        <w:ind w:left="1440"/>
      </w:pPr>
    </w:p>
    <w:p w14:paraId="37C84B62" w14:textId="77E8C388" w:rsidR="007A3277" w:rsidRPr="007C1268" w:rsidRDefault="007A3277" w:rsidP="007A3277">
      <w:pPr>
        <w:pStyle w:val="a"/>
      </w:pPr>
      <w:r w:rsidRPr="007C1268">
        <w:t>輸</w:t>
      </w:r>
      <w:r>
        <w:rPr>
          <w:rFonts w:hint="eastAsia"/>
        </w:rPr>
        <w:t>出</w:t>
      </w:r>
      <w:r w:rsidRPr="007C1268">
        <w:t>畫面</w:t>
      </w:r>
      <w:r w:rsidR="00FF1A80">
        <w:rPr>
          <w:rFonts w:hint="eastAsia"/>
        </w:rPr>
        <w:t>-刪除</w:t>
      </w:r>
    </w:p>
    <w:p w14:paraId="1A00C90B" w14:textId="77777777" w:rsidR="007A3277" w:rsidRPr="00583AF3" w:rsidRDefault="007A3277" w:rsidP="007A3277">
      <w:pPr>
        <w:ind w:left="1440"/>
      </w:pPr>
    </w:p>
    <w:p w14:paraId="2B2D67B1" w14:textId="44FFA005" w:rsidR="007A3277" w:rsidRDefault="00BE4004" w:rsidP="007A3277">
      <w:pPr>
        <w:widowControl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DAAC6EC" wp14:editId="35F884FE">
            <wp:extent cx="6479540" cy="192532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A9BA" w14:textId="77777777" w:rsidR="007A3277" w:rsidRDefault="007A3277" w:rsidP="007A3277">
      <w:pPr>
        <w:widowControl/>
        <w:rPr>
          <w:rFonts w:ascii="標楷體" w:eastAsia="標楷體" w:hAnsi="標楷體"/>
        </w:rPr>
      </w:pPr>
    </w:p>
    <w:p w14:paraId="104EEF6F" w14:textId="77777777" w:rsidR="007A3277" w:rsidRDefault="007A3277" w:rsidP="007A3277">
      <w:pPr>
        <w:widowControl/>
        <w:rPr>
          <w:rFonts w:ascii="標楷體" w:eastAsia="標楷體" w:hAnsi="標楷體" w:cs="標楷體"/>
          <w:kern w:val="0"/>
          <w:szCs w:val="28"/>
        </w:rPr>
      </w:pPr>
      <w:r>
        <w:rPr>
          <w:rFonts w:ascii="標楷體" w:eastAsia="標楷體" w:hAnsi="標楷體" w:cs="標楷體"/>
          <w:kern w:val="0"/>
          <w:szCs w:val="28"/>
        </w:rPr>
        <w:br w:type="page"/>
      </w:r>
    </w:p>
    <w:p w14:paraId="47F8F048" w14:textId="77777777" w:rsidR="000E7041" w:rsidRPr="004A1C2C" w:rsidRDefault="000E7041" w:rsidP="006F4148">
      <w:pPr>
        <w:widowControl/>
        <w:rPr>
          <w:rFonts w:ascii="標楷體" w:eastAsia="標楷體" w:hAnsi="標楷體" w:cs="標楷體"/>
          <w:kern w:val="0"/>
          <w:szCs w:val="28"/>
        </w:rPr>
      </w:pPr>
    </w:p>
    <w:p w14:paraId="376CAA1A" w14:textId="4CF8DA9B" w:rsidR="000E7041" w:rsidRPr="00751866" w:rsidRDefault="000E7041" w:rsidP="00FF20A6">
      <w:pPr>
        <w:pStyle w:val="3"/>
        <w:numPr>
          <w:ilvl w:val="2"/>
          <w:numId w:val="69"/>
        </w:numPr>
        <w:spacing w:before="0"/>
        <w:rPr>
          <w:rFonts w:ascii="標楷體" w:hAnsi="標楷體"/>
          <w:b/>
          <w:szCs w:val="32"/>
        </w:rPr>
      </w:pPr>
      <w:r w:rsidRPr="00751866">
        <w:rPr>
          <w:rFonts w:ascii="標楷體" w:hAnsi="標楷體"/>
          <w:b/>
          <w:szCs w:val="32"/>
        </w:rPr>
        <w:t>L7</w:t>
      </w:r>
      <w:r>
        <w:rPr>
          <w:rFonts w:ascii="標楷體" w:hAnsi="標楷體"/>
          <w:b/>
          <w:szCs w:val="32"/>
        </w:rPr>
        <w:t>903</w:t>
      </w:r>
      <w:r w:rsidRPr="004D7A88">
        <w:rPr>
          <w:rFonts w:ascii="標楷體" w:hAnsi="標楷體" w:hint="eastAsia"/>
          <w:b/>
          <w:szCs w:val="32"/>
        </w:rPr>
        <w:t>商品分類資料查詢</w:t>
      </w:r>
      <w:r w:rsidR="005763C4">
        <w:rPr>
          <w:rFonts w:ascii="標楷體" w:hAnsi="標楷體" w:hint="eastAsia"/>
          <w:b/>
          <w:szCs w:val="32"/>
        </w:rPr>
        <w:t xml:space="preserve"> ***</w:t>
      </w:r>
    </w:p>
    <w:p w14:paraId="5EC66782" w14:textId="77777777" w:rsidR="000E7041" w:rsidRPr="004A1C2C" w:rsidRDefault="000E7041" w:rsidP="0081699E">
      <w:pPr>
        <w:pStyle w:val="a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0E7041" w:rsidRPr="008F20B5" w14:paraId="51AE0459" w14:textId="77777777" w:rsidTr="00EE5F88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C7DCBAD" w14:textId="77777777" w:rsidR="000E7041" w:rsidRPr="004A1C2C" w:rsidRDefault="000E7041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0FBA9CE" w14:textId="77777777" w:rsidR="000E7041" w:rsidRPr="008F20B5" w:rsidRDefault="000E7041" w:rsidP="00EE5F88">
            <w:pPr>
              <w:rPr>
                <w:rFonts w:ascii="標楷體" w:eastAsia="標楷體" w:hAnsi="標楷體"/>
              </w:rPr>
            </w:pPr>
            <w:r w:rsidRPr="004D7A88">
              <w:rPr>
                <w:rFonts w:ascii="標楷體" w:eastAsia="標楷體" w:hAnsi="標楷體" w:hint="eastAsia"/>
              </w:rPr>
              <w:t>商品分類資料查詢</w:t>
            </w:r>
          </w:p>
        </w:tc>
      </w:tr>
      <w:tr w:rsidR="000E7041" w:rsidRPr="008F20B5" w14:paraId="2E4FDFA9" w14:textId="77777777" w:rsidTr="00EE5F88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BE9B33C" w14:textId="77777777" w:rsidR="000E7041" w:rsidRPr="004A1C2C" w:rsidRDefault="000E7041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F8DCF20" w14:textId="4ABD9B12" w:rsidR="000E7041" w:rsidRPr="004A1C2C" w:rsidRDefault="000E7041" w:rsidP="00EE5F8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查詢或異動</w:t>
            </w:r>
            <w:r w:rsidR="00CE1357">
              <w:rPr>
                <w:rFonts w:ascii="標楷體" w:eastAsia="標楷體" w:hAnsi="標楷體" w:hint="eastAsia"/>
              </w:rPr>
              <w:t>[</w:t>
            </w:r>
            <w:r w:rsidRPr="005955DF">
              <w:rPr>
                <w:rFonts w:ascii="標楷體" w:eastAsia="標楷體" w:hAnsi="標楷體" w:hint="eastAsia"/>
              </w:rPr>
              <w:t>IFRS階梯商品別</w:t>
            </w:r>
            <w:r w:rsidR="00E32212">
              <w:rPr>
                <w:rFonts w:ascii="標楷體" w:eastAsia="標楷體" w:hAnsi="標楷體" w:hint="eastAsia"/>
              </w:rPr>
              <w:t>(</w:t>
            </w:r>
            <w:r w:rsidR="00E32212"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IfrsStepProdCode</w:t>
            </w:r>
            <w:r w:rsidR="00E32212">
              <w:rPr>
                <w:rFonts w:ascii="標楷體" w:eastAsia="標楷體" w:hAnsi="標楷體" w:hint="eastAsia"/>
              </w:rPr>
              <w:t>)</w:t>
            </w:r>
            <w:r w:rsidR="00CE1357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、</w:t>
            </w:r>
            <w:r w:rsidR="00CE1357">
              <w:rPr>
                <w:rFonts w:ascii="標楷體" w:eastAsia="標楷體" w:hAnsi="標楷體" w:hint="eastAsia"/>
              </w:rPr>
              <w:t>[</w:t>
            </w:r>
            <w:r w:rsidRPr="005955DF">
              <w:rPr>
                <w:rFonts w:ascii="標楷體" w:eastAsia="標楷體" w:hAnsi="標楷體" w:hint="eastAsia"/>
              </w:rPr>
              <w:t>IFRS產品別</w:t>
            </w:r>
            <w:r w:rsidR="00E32212">
              <w:rPr>
                <w:rFonts w:ascii="標楷體" w:eastAsia="標楷體" w:hAnsi="標楷體" w:hint="eastAsia"/>
              </w:rPr>
              <w:t>(</w:t>
            </w:r>
            <w:r w:rsidR="00E32212"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IfrsProdCode</w:t>
            </w:r>
            <w:r w:rsidR="00E32212">
              <w:rPr>
                <w:rFonts w:ascii="標楷體" w:eastAsia="標楷體" w:hAnsi="標楷體" w:hint="eastAsia"/>
              </w:rPr>
              <w:t>)</w:t>
            </w:r>
            <w:r w:rsidR="00CE1357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等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</w:rPr>
              <w:t>資料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</w:p>
        </w:tc>
      </w:tr>
      <w:tr w:rsidR="000E7041" w:rsidRPr="008F20B5" w14:paraId="35BF4C68" w14:textId="77777777" w:rsidTr="00EE5F88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9441290" w14:textId="77777777" w:rsidR="000E7041" w:rsidRPr="004A1C2C" w:rsidRDefault="000E7041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3049927" w14:textId="65DD11C6" w:rsidR="007E7336" w:rsidRDefault="007E7336" w:rsidP="00EE5F88">
            <w:pPr>
              <w:ind w:left="254" w:hangingChars="106" w:hanging="254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="00BC48BD"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5388F2AE" w14:textId="597A4916" w:rsidR="000E7041" w:rsidRDefault="007E7336" w:rsidP="00EE5F88">
            <w:pPr>
              <w:ind w:left="254" w:hangingChars="106" w:hanging="25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 w:rsidR="000E7041">
              <w:rPr>
                <w:rFonts w:ascii="標楷體" w:eastAsia="標楷體" w:hAnsi="標楷體" w:hint="eastAsia"/>
              </w:rPr>
              <w:t>.</w:t>
            </w:r>
            <w:r w:rsidR="000E7041">
              <w:rPr>
                <w:rFonts w:ascii="標楷體" w:eastAsia="標楷體" w:hAnsi="標楷體" w:hint="eastAsia"/>
                <w:lang w:eastAsia="zh-HK"/>
              </w:rPr>
              <w:t>查詢</w:t>
            </w:r>
            <w:r w:rsidR="00D3280E">
              <w:rPr>
                <w:rFonts w:ascii="標楷體" w:eastAsia="標楷體" w:hAnsi="標楷體" w:hint="eastAsia"/>
              </w:rPr>
              <w:t>[</w:t>
            </w:r>
            <w:r w:rsidR="000E7041" w:rsidRPr="00857A54">
              <w:rPr>
                <w:rFonts w:ascii="標楷體" w:eastAsia="標楷體" w:hAnsi="標楷體" w:hint="eastAsia"/>
                <w:lang w:eastAsia="zh-HK"/>
              </w:rPr>
              <w:t>商品參數主檔</w:t>
            </w:r>
            <w:r w:rsidR="000E7041">
              <w:rPr>
                <w:rFonts w:ascii="標楷體" w:eastAsia="標楷體" w:hAnsi="標楷體" w:hint="eastAsia"/>
              </w:rPr>
              <w:t>(</w:t>
            </w:r>
            <w:r w:rsidR="000E7041" w:rsidRPr="00857A54">
              <w:rPr>
                <w:rFonts w:ascii="標楷體" w:eastAsia="標楷體" w:hAnsi="標楷體"/>
              </w:rPr>
              <w:t>FacProd</w:t>
            </w:r>
            <w:r w:rsidR="000E7041">
              <w:rPr>
                <w:rFonts w:ascii="標楷體" w:eastAsia="標楷體" w:hAnsi="標楷體" w:hint="eastAsia"/>
              </w:rPr>
              <w:t>)</w:t>
            </w:r>
            <w:r w:rsidR="00D3280E">
              <w:rPr>
                <w:rFonts w:ascii="標楷體" w:eastAsia="標楷體" w:hAnsi="標楷體" w:hint="eastAsia"/>
              </w:rPr>
              <w:t>]</w:t>
            </w:r>
            <w:r w:rsidR="000E7041">
              <w:rPr>
                <w:rFonts w:ascii="標楷體" w:eastAsia="標楷體" w:hAnsi="標楷體" w:hint="eastAsia"/>
              </w:rPr>
              <w:t>之</w:t>
            </w:r>
            <w:r w:rsidR="00174FEB">
              <w:rPr>
                <w:rFonts w:ascii="標楷體" w:eastAsia="標楷體" w:hAnsi="標楷體" w:hint="eastAsia"/>
              </w:rPr>
              <w:t>[</w:t>
            </w:r>
            <w:r w:rsidR="000E7041" w:rsidRPr="005955DF">
              <w:rPr>
                <w:rFonts w:ascii="標楷體" w:eastAsia="標楷體" w:hAnsi="標楷體" w:hint="eastAsia"/>
              </w:rPr>
              <w:t>商品生效日期</w:t>
            </w:r>
            <w:r w:rsidR="00174FEB">
              <w:rPr>
                <w:rFonts w:ascii="標楷體" w:eastAsia="標楷體" w:hAnsi="標楷體" w:hint="eastAsia"/>
              </w:rPr>
              <w:t>(</w:t>
            </w:r>
            <w:r w:rsidR="00174FEB"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StartDate</w:t>
            </w:r>
            <w:r w:rsidR="00174FEB">
              <w:rPr>
                <w:rFonts w:ascii="標楷體" w:eastAsia="標楷體" w:hAnsi="標楷體" w:hint="eastAsia"/>
              </w:rPr>
              <w:t>)]</w:t>
            </w:r>
            <w:r w:rsidR="000E7041">
              <w:rPr>
                <w:rFonts w:ascii="標楷體" w:eastAsia="標楷體" w:hAnsi="標楷體" w:hint="eastAsia"/>
              </w:rPr>
              <w:t>、</w:t>
            </w:r>
            <w:r w:rsidR="00174FEB">
              <w:rPr>
                <w:rFonts w:ascii="標楷體" w:eastAsia="標楷體" w:hAnsi="標楷體" w:hint="eastAsia"/>
              </w:rPr>
              <w:t>[</w:t>
            </w:r>
            <w:r w:rsidR="000E7041" w:rsidRPr="005955DF">
              <w:rPr>
                <w:rFonts w:ascii="標楷體" w:eastAsia="標楷體" w:hAnsi="標楷體" w:hint="eastAsia"/>
              </w:rPr>
              <w:t>商品截止日期</w:t>
            </w:r>
            <w:r w:rsidR="00174FEB">
              <w:rPr>
                <w:rFonts w:ascii="標楷體" w:eastAsia="標楷體" w:hAnsi="標楷體" w:hint="eastAsia"/>
              </w:rPr>
              <w:t>(</w:t>
            </w:r>
            <w:r w:rsidR="00174FEB"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EndDate</w:t>
            </w:r>
            <w:r w:rsidR="00174FEB">
              <w:rPr>
                <w:rFonts w:ascii="標楷體" w:eastAsia="標楷體" w:hAnsi="標楷體" w:hint="eastAsia"/>
              </w:rPr>
              <w:t>)]</w:t>
            </w:r>
            <w:r w:rsidR="000E7041">
              <w:rPr>
                <w:rFonts w:ascii="標楷體" w:eastAsia="標楷體" w:hAnsi="標楷體" w:hint="eastAsia"/>
              </w:rPr>
              <w:t>、</w:t>
            </w:r>
            <w:r w:rsidR="00174FEB">
              <w:rPr>
                <w:rFonts w:ascii="標楷體" w:eastAsia="標楷體" w:hAnsi="標楷體" w:hint="eastAsia"/>
              </w:rPr>
              <w:t>[</w:t>
            </w:r>
            <w:r w:rsidR="000E7041" w:rsidRPr="005955DF">
              <w:rPr>
                <w:rFonts w:ascii="標楷體" w:eastAsia="標楷體" w:hAnsi="標楷體" w:hint="eastAsia"/>
              </w:rPr>
              <w:t>IFRS階梯商品別</w:t>
            </w:r>
            <w:r w:rsidR="00174FEB">
              <w:rPr>
                <w:rFonts w:ascii="標楷體" w:eastAsia="標楷體" w:hAnsi="標楷體" w:hint="eastAsia"/>
              </w:rPr>
              <w:t>(</w:t>
            </w:r>
            <w:r w:rsidR="00174FEB"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IfrsStepProdCode</w:t>
            </w:r>
            <w:r w:rsidR="00174FEB">
              <w:rPr>
                <w:rFonts w:ascii="標楷體" w:eastAsia="標楷體" w:hAnsi="標楷體" w:hint="eastAsia"/>
              </w:rPr>
              <w:t>)]</w:t>
            </w:r>
            <w:r w:rsidR="000E7041">
              <w:rPr>
                <w:rFonts w:ascii="標楷體" w:eastAsia="標楷體" w:hAnsi="標楷體" w:hint="eastAsia"/>
              </w:rPr>
              <w:t>、</w:t>
            </w:r>
            <w:r w:rsidR="00174FEB">
              <w:rPr>
                <w:rFonts w:ascii="標楷體" w:eastAsia="標楷體" w:hAnsi="標楷體" w:hint="eastAsia"/>
              </w:rPr>
              <w:t>[</w:t>
            </w:r>
            <w:r w:rsidR="000E7041" w:rsidRPr="005955DF">
              <w:rPr>
                <w:rFonts w:ascii="標楷體" w:eastAsia="標楷體" w:hAnsi="標楷體" w:hint="eastAsia"/>
              </w:rPr>
              <w:t>IFRS產品別</w:t>
            </w:r>
            <w:r w:rsidR="00174FEB">
              <w:rPr>
                <w:rFonts w:ascii="標楷體" w:eastAsia="標楷體" w:hAnsi="標楷體" w:hint="eastAsia"/>
              </w:rPr>
              <w:t>(</w:t>
            </w:r>
            <w:r w:rsidR="00174FEB"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IfrsProdCode</w:t>
            </w:r>
            <w:r w:rsidR="00174FEB">
              <w:rPr>
                <w:rFonts w:ascii="標楷體" w:eastAsia="標楷體" w:hAnsi="標楷體" w:hint="eastAsia"/>
              </w:rPr>
              <w:t>)]</w:t>
            </w:r>
            <w:r w:rsidR="000E7041">
              <w:rPr>
                <w:rFonts w:ascii="標楷體" w:eastAsia="標楷體" w:hAnsi="標楷體" w:hint="eastAsia"/>
              </w:rPr>
              <w:t>等</w:t>
            </w:r>
            <w:r w:rsidR="000E7041"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 w:rsidR="000E7041">
              <w:rPr>
                <w:rFonts w:ascii="標楷體" w:eastAsia="標楷體" w:hAnsi="標楷體" w:hint="eastAsia"/>
              </w:rPr>
              <w:t>資料</w:t>
            </w:r>
          </w:p>
          <w:p w14:paraId="47D2EB48" w14:textId="0EFF1C1D" w:rsidR="000E7041" w:rsidRPr="00F75E05" w:rsidRDefault="007E7336" w:rsidP="00EE5F8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 w:rsidR="000E7041">
              <w:rPr>
                <w:rFonts w:ascii="標楷體" w:eastAsia="標楷體" w:hAnsi="標楷體" w:hint="eastAsia"/>
              </w:rPr>
              <w:t>.</w:t>
            </w:r>
            <w:r w:rsidR="000E7041">
              <w:rPr>
                <w:rFonts w:ascii="標楷體" w:eastAsia="標楷體" w:hAnsi="標楷體" w:hint="eastAsia"/>
                <w:lang w:eastAsia="zh-HK"/>
              </w:rPr>
              <w:t>依據輸入條件</w:t>
            </w:r>
            <w:r w:rsidR="000E7041">
              <w:rPr>
                <w:rFonts w:ascii="標楷體" w:eastAsia="標楷體" w:hAnsi="標楷體" w:hint="eastAsia"/>
              </w:rPr>
              <w:t>,</w:t>
            </w:r>
            <w:r w:rsidR="000E7041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068EC7FE" w14:textId="37019738" w:rsidR="00A84BCA" w:rsidRPr="007D5DD5" w:rsidRDefault="00A84BCA" w:rsidP="00A84BCA">
            <w:pPr>
              <w:ind w:leftChars="106" w:left="254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依據</w:t>
            </w:r>
            <w:r>
              <w:rPr>
                <w:rFonts w:ascii="標楷體" w:eastAsia="標楷體" w:hAnsi="標楷體"/>
              </w:rPr>
              <w:t>[</w:t>
            </w:r>
            <w:r w:rsidRPr="00BB4907">
              <w:rPr>
                <w:rFonts w:ascii="標楷體" w:eastAsia="標楷體" w:hAnsi="標楷體" w:hint="eastAsia"/>
              </w:rPr>
              <w:t>商品代碼</w:t>
            </w:r>
            <w:r>
              <w:rPr>
                <w:rFonts w:ascii="標楷體" w:eastAsia="標楷體" w:hAnsi="標楷體" w:hint="eastAsia"/>
              </w:rPr>
              <w:t>(</w:t>
            </w:r>
            <w:r w:rsidRPr="00BB4907">
              <w:rPr>
                <w:rFonts w:ascii="標楷體" w:eastAsia="標楷體" w:hAnsi="標楷體"/>
              </w:rPr>
              <w:t>ProdNo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查詢，並依下列條件篩選：</w:t>
            </w:r>
          </w:p>
          <w:p w14:paraId="0198FC7B" w14:textId="45D5EB87" w:rsidR="000E7041" w:rsidRDefault="000E7041" w:rsidP="00EE5F88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).若</w:t>
            </w:r>
            <w:r w:rsidR="00AF5ABA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 w:rsidR="00D3280E">
              <w:rPr>
                <w:rFonts w:ascii="標楷體" w:eastAsia="標楷體" w:hAnsi="標楷體" w:hint="eastAsia"/>
              </w:rPr>
              <w:t>[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  <w:lang w:eastAsia="zh-HK"/>
              </w:rPr>
              <w:t>代碼</w:t>
            </w:r>
            <w:r w:rsidR="00D3280E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為空白時，</w:t>
            </w:r>
            <w:r>
              <w:rPr>
                <w:rFonts w:ascii="標楷體" w:eastAsia="標楷體" w:hAnsi="標楷體" w:hint="eastAsia"/>
                <w:lang w:eastAsia="zh-HK"/>
              </w:rPr>
              <w:t>查詢所有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  <w:lang w:eastAsia="zh-HK"/>
              </w:rPr>
              <w:t>相關資料</w:t>
            </w:r>
          </w:p>
          <w:p w14:paraId="651AAD8F" w14:textId="32A81EBA" w:rsidR="000E7041" w:rsidRDefault="000E7041" w:rsidP="00EE5F88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(2)</w:t>
            </w:r>
            <w:r w:rsidR="004D52BA"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</w:rPr>
              <w:t>若</w:t>
            </w:r>
            <w:r w:rsidR="00AF5ABA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 w:rsidR="00D3280E">
              <w:rPr>
                <w:rFonts w:ascii="標楷體" w:eastAsia="標楷體" w:hAnsi="標楷體" w:hint="eastAsia"/>
              </w:rPr>
              <w:t>[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  <w:lang w:eastAsia="zh-HK"/>
              </w:rPr>
              <w:t>代碼</w:t>
            </w:r>
            <w:r w:rsidR="00D3280E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有值不為空白時，</w:t>
            </w:r>
            <w:r w:rsidR="004217BE">
              <w:rPr>
                <w:rFonts w:ascii="標楷體" w:eastAsia="標楷體" w:hAnsi="標楷體" w:hint="eastAsia"/>
                <w:lang w:eastAsia="zh-HK"/>
              </w:rPr>
              <w:t>查詢指定</w:t>
            </w:r>
            <w:r w:rsidR="00D3280E">
              <w:rPr>
                <w:rFonts w:ascii="標楷體" w:eastAsia="標楷體" w:hAnsi="標楷體" w:hint="eastAsia"/>
              </w:rPr>
              <w:t>[</w:t>
            </w:r>
            <w:r w:rsidRPr="00BB4907">
              <w:rPr>
                <w:rFonts w:ascii="標楷體" w:eastAsia="標楷體" w:hAnsi="標楷體" w:hint="eastAsia"/>
              </w:rPr>
              <w:t>商品代碼</w:t>
            </w:r>
            <w:r>
              <w:rPr>
                <w:rFonts w:ascii="標楷體" w:eastAsia="標楷體" w:hAnsi="標楷體" w:hint="eastAsia"/>
              </w:rPr>
              <w:t>(</w:t>
            </w:r>
            <w:r w:rsidRPr="00BB4907">
              <w:rPr>
                <w:rFonts w:ascii="標楷體" w:eastAsia="標楷體" w:hAnsi="標楷體"/>
              </w:rPr>
              <w:t>ProdNo</w:t>
            </w:r>
            <w:r>
              <w:rPr>
                <w:rFonts w:ascii="標楷體" w:eastAsia="標楷體" w:hAnsi="標楷體" w:hint="eastAsia"/>
              </w:rPr>
              <w:t>)</w:t>
            </w:r>
            <w:r w:rsidR="00D3280E">
              <w:rPr>
                <w:rFonts w:ascii="標楷體" w:eastAsia="標楷體" w:hAnsi="標楷體" w:hint="eastAsia"/>
              </w:rPr>
              <w:t>]</w:t>
            </w:r>
            <w:r w:rsidR="004217BE">
              <w:rPr>
                <w:rFonts w:ascii="標楷體" w:eastAsia="標楷體" w:hAnsi="標楷體" w:hint="eastAsia"/>
                <w:lang w:eastAsia="zh-HK"/>
              </w:rPr>
              <w:t>之</w:t>
            </w:r>
            <w:r w:rsidR="004217BE"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 w:rsidR="004217BE">
              <w:rPr>
                <w:rFonts w:ascii="標楷體" w:eastAsia="標楷體" w:hAnsi="標楷體" w:hint="eastAsia"/>
                <w:lang w:eastAsia="zh-HK"/>
              </w:rPr>
              <w:t>相關資料</w:t>
            </w:r>
          </w:p>
          <w:p w14:paraId="4C4C64E6" w14:textId="061CF587" w:rsidR="00D3749A" w:rsidRDefault="00D3749A" w:rsidP="00D3749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.排序方式</w:t>
            </w:r>
            <w:r w:rsidR="006020B5">
              <w:rPr>
                <w:rFonts w:ascii="標楷體" w:eastAsia="標楷體" w:hAnsi="標楷體" w:hint="eastAsia"/>
              </w:rPr>
              <w:t>：</w:t>
            </w:r>
          </w:p>
          <w:p w14:paraId="4B812D9A" w14:textId="6A0DCDC9" w:rsidR="000E7041" w:rsidRPr="0058227F" w:rsidRDefault="00D3749A" w:rsidP="00D3749A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(1).</w:t>
            </w:r>
            <w:r w:rsidR="00E444C2">
              <w:rPr>
                <w:rFonts w:ascii="標楷體" w:eastAsia="標楷體" w:hAnsi="標楷體" w:hint="eastAsia"/>
              </w:rPr>
              <w:t>[</w:t>
            </w:r>
            <w:r w:rsidR="00E444C2" w:rsidRPr="00BB4907">
              <w:rPr>
                <w:rFonts w:ascii="標楷體" w:eastAsia="標楷體" w:hAnsi="標楷體" w:hint="eastAsia"/>
              </w:rPr>
              <w:t>商品代碼</w:t>
            </w:r>
            <w:r w:rsidR="00E444C2">
              <w:rPr>
                <w:rFonts w:ascii="標楷體" w:eastAsia="標楷體" w:hAnsi="標楷體" w:hint="eastAsia"/>
              </w:rPr>
              <w:t>(</w:t>
            </w:r>
            <w:r w:rsidR="00E444C2" w:rsidRPr="00BB4907">
              <w:rPr>
                <w:rFonts w:ascii="標楷體" w:eastAsia="標楷體" w:hAnsi="標楷體"/>
              </w:rPr>
              <w:t>ProdNo</w:t>
            </w:r>
            <w:r w:rsidR="00E444C2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</w:rPr>
              <w:t>(</w:t>
            </w:r>
            <w:r w:rsidR="00E444C2">
              <w:rPr>
                <w:rFonts w:ascii="標楷體" w:eastAsia="標楷體" w:hAnsi="標楷體" w:hint="eastAsia"/>
              </w:rPr>
              <w:t>由小至大)</w:t>
            </w:r>
          </w:p>
        </w:tc>
      </w:tr>
      <w:tr w:rsidR="000E7041" w:rsidRPr="008F20B5" w14:paraId="0D3D24BD" w14:textId="77777777" w:rsidTr="00EE5F88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6E2F4FF" w14:textId="77777777" w:rsidR="000E7041" w:rsidRPr="004A1C2C" w:rsidRDefault="000E7041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BDD8B7D" w14:textId="77777777" w:rsidR="000E7041" w:rsidRPr="004A1C2C" w:rsidRDefault="000E7041" w:rsidP="00EE5F88">
            <w:pPr>
              <w:rPr>
                <w:rFonts w:ascii="標楷體" w:eastAsia="標楷體" w:hAnsi="標楷體"/>
              </w:rPr>
            </w:pPr>
          </w:p>
        </w:tc>
      </w:tr>
      <w:tr w:rsidR="000E7041" w:rsidRPr="008F20B5" w14:paraId="56858D88" w14:textId="77777777" w:rsidTr="00EE5F88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DB71077" w14:textId="77777777" w:rsidR="000E7041" w:rsidRPr="004A1C2C" w:rsidRDefault="000E7041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2FFB311" w14:textId="77777777" w:rsidR="000E7041" w:rsidRPr="004A1C2C" w:rsidRDefault="000E7041" w:rsidP="00EE5F88">
            <w:pPr>
              <w:rPr>
                <w:rFonts w:ascii="標楷體" w:eastAsia="標楷體" w:hAnsi="標楷體"/>
              </w:rPr>
            </w:pPr>
          </w:p>
        </w:tc>
      </w:tr>
      <w:tr w:rsidR="000E7041" w:rsidRPr="008F20B5" w14:paraId="53E5DE92" w14:textId="77777777" w:rsidTr="00EE5F88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C938C12" w14:textId="77777777" w:rsidR="000E7041" w:rsidRPr="004A1C2C" w:rsidRDefault="000E7041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3717D6F" w14:textId="51C49D71" w:rsidR="000E7041" w:rsidRPr="004A1C2C" w:rsidRDefault="000E7041" w:rsidP="00EE5F8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 w:rsidR="00711EA8">
              <w:rPr>
                <w:rFonts w:ascii="標楷體" w:eastAsia="標楷體" w:hAnsi="標楷體" w:hint="eastAsia"/>
                <w:lang w:eastAsia="zh-HK"/>
              </w:rPr>
              <w:t>提供查詢資料輸出</w:t>
            </w:r>
          </w:p>
        </w:tc>
      </w:tr>
      <w:tr w:rsidR="000E7041" w:rsidRPr="008F20B5" w14:paraId="4C15F394" w14:textId="77777777" w:rsidTr="00EE5F88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4985950" w14:textId="77777777" w:rsidR="000E7041" w:rsidRPr="004A1C2C" w:rsidRDefault="000E7041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3A71679" w14:textId="77777777" w:rsidR="000E7041" w:rsidRPr="004A1C2C" w:rsidRDefault="000E7041" w:rsidP="00EE5F88">
            <w:pPr>
              <w:rPr>
                <w:rFonts w:ascii="標楷體" w:eastAsia="標楷體" w:hAnsi="標楷體"/>
              </w:rPr>
            </w:pPr>
          </w:p>
        </w:tc>
      </w:tr>
      <w:tr w:rsidR="000E7041" w:rsidRPr="008F20B5" w14:paraId="5F287BC1" w14:textId="77777777" w:rsidTr="00EE5F88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12E4385" w14:textId="77777777" w:rsidR="000E7041" w:rsidRPr="004A1C2C" w:rsidRDefault="000E7041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6E0F51E" w14:textId="74AF4AD5" w:rsidR="000E7041" w:rsidRPr="004A1C2C" w:rsidRDefault="00E7376E" w:rsidP="00EE5F88">
            <w:pPr>
              <w:rPr>
                <w:rFonts w:ascii="標楷體" w:eastAsia="標楷體" w:hAnsi="標楷體"/>
              </w:rPr>
            </w:pPr>
            <w:r w:rsidRPr="00F00880">
              <w:rPr>
                <w:rFonts w:ascii="標楷體" w:eastAsia="標楷體" w:hAnsi="標楷體" w:hint="eastAsia"/>
              </w:rPr>
              <w:t>共用代碼檔</w:t>
            </w:r>
            <w:r>
              <w:rPr>
                <w:rFonts w:ascii="標楷體" w:eastAsia="標楷體" w:hAnsi="標楷體" w:hint="eastAsia"/>
              </w:rPr>
              <w:t>(</w:t>
            </w:r>
            <w:r w:rsidRPr="00F00880">
              <w:rPr>
                <w:rFonts w:ascii="標楷體" w:eastAsia="標楷體" w:hAnsi="標楷體"/>
              </w:rPr>
              <w:t>CdCode</w:t>
            </w:r>
            <w:r>
              <w:rPr>
                <w:rFonts w:ascii="標楷體" w:eastAsia="標楷體" w:hAnsi="標楷體"/>
              </w:rPr>
              <w:t>)</w:t>
            </w:r>
          </w:p>
        </w:tc>
      </w:tr>
    </w:tbl>
    <w:p w14:paraId="2F208A15" w14:textId="77777777" w:rsidR="000E7041" w:rsidRPr="0068704E" w:rsidRDefault="000E7041" w:rsidP="000E7041">
      <w:pPr>
        <w:ind w:left="1440"/>
      </w:pPr>
    </w:p>
    <w:p w14:paraId="0E5E21D9" w14:textId="77777777" w:rsidR="000E7041" w:rsidRPr="00AB764C" w:rsidRDefault="000E7041" w:rsidP="0081699E">
      <w:pPr>
        <w:pStyle w:val="a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0E7041" w:rsidRPr="0022279A" w14:paraId="06C91E84" w14:textId="77777777" w:rsidTr="00EE5F88">
        <w:tc>
          <w:tcPr>
            <w:tcW w:w="851" w:type="dxa"/>
            <w:shd w:val="clear" w:color="auto" w:fill="D9D9D9" w:themeFill="background1" w:themeFillShade="D9"/>
          </w:tcPr>
          <w:p w14:paraId="4C45299E" w14:textId="77777777" w:rsidR="000E7041" w:rsidRPr="0022279A" w:rsidRDefault="000E7041" w:rsidP="00EE5F8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145A7D8D" w14:textId="77777777" w:rsidR="000E7041" w:rsidRPr="0022279A" w:rsidRDefault="000E7041" w:rsidP="00EE5F8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6E8F33F5" w14:textId="77777777" w:rsidR="000E7041" w:rsidRPr="0022279A" w:rsidRDefault="000E7041" w:rsidP="00EE5F8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0E7041" w:rsidRPr="0022279A" w14:paraId="08094DB4" w14:textId="77777777" w:rsidTr="00EE5F88">
        <w:tc>
          <w:tcPr>
            <w:tcW w:w="851" w:type="dxa"/>
          </w:tcPr>
          <w:p w14:paraId="6CA45FA1" w14:textId="77777777" w:rsidR="000E7041" w:rsidRPr="0022279A" w:rsidRDefault="000E7041" w:rsidP="00EE5F8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78F58DBC" w14:textId="77777777" w:rsidR="000E7041" w:rsidRPr="0022279A" w:rsidRDefault="000E7041" w:rsidP="00EE5F88">
            <w:pPr>
              <w:rPr>
                <w:rFonts w:ascii="標楷體" w:eastAsia="標楷體" w:hAnsi="標楷體"/>
              </w:rPr>
            </w:pPr>
            <w:r w:rsidRPr="00BF6397">
              <w:rPr>
                <w:rFonts w:ascii="標楷體" w:eastAsia="標楷體" w:hAnsi="標楷體"/>
              </w:rPr>
              <w:t>FacProd</w:t>
            </w:r>
          </w:p>
        </w:tc>
        <w:tc>
          <w:tcPr>
            <w:tcW w:w="4110" w:type="dxa"/>
          </w:tcPr>
          <w:p w14:paraId="7F4B5503" w14:textId="77777777" w:rsidR="000E7041" w:rsidRPr="0022279A" w:rsidRDefault="000E7041" w:rsidP="00EE5F88">
            <w:pPr>
              <w:rPr>
                <w:rFonts w:ascii="標楷體" w:eastAsia="標楷體" w:hAnsi="標楷體"/>
              </w:rPr>
            </w:pPr>
            <w:r w:rsidRPr="004D7A88">
              <w:rPr>
                <w:rFonts w:ascii="標楷體" w:eastAsia="標楷體" w:hAnsi="標楷體" w:hint="eastAsia"/>
              </w:rPr>
              <w:t>商品分類資料</w:t>
            </w:r>
            <w:r w:rsidRPr="00B36869">
              <w:rPr>
                <w:rFonts w:ascii="標楷體" w:eastAsia="標楷體" w:hAnsi="標楷體" w:hint="eastAsia"/>
              </w:rPr>
              <w:t>檔</w:t>
            </w:r>
          </w:p>
        </w:tc>
      </w:tr>
      <w:tr w:rsidR="00CE1357" w:rsidRPr="0022279A" w14:paraId="1E28508F" w14:textId="77777777" w:rsidTr="00EE5F88">
        <w:tc>
          <w:tcPr>
            <w:tcW w:w="851" w:type="dxa"/>
          </w:tcPr>
          <w:p w14:paraId="40489334" w14:textId="1A55D69C" w:rsidR="00CE1357" w:rsidRPr="0022279A" w:rsidRDefault="00CE1357" w:rsidP="00EE5F8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3B4405A9" w14:textId="01A3C3F5" w:rsidR="00CE1357" w:rsidRPr="00BF6397" w:rsidRDefault="00CE1357" w:rsidP="00EE5F88">
            <w:pPr>
              <w:rPr>
                <w:rFonts w:ascii="標楷體" w:eastAsia="標楷體" w:hAnsi="標楷體"/>
              </w:rPr>
            </w:pPr>
            <w:r w:rsidRPr="00F00880">
              <w:rPr>
                <w:rFonts w:ascii="標楷體" w:eastAsia="標楷體" w:hAnsi="標楷體"/>
              </w:rPr>
              <w:t>CdCode</w:t>
            </w:r>
          </w:p>
        </w:tc>
        <w:tc>
          <w:tcPr>
            <w:tcW w:w="4110" w:type="dxa"/>
          </w:tcPr>
          <w:p w14:paraId="3B9A0115" w14:textId="10634369" w:rsidR="00CE1357" w:rsidRPr="004D7A88" w:rsidRDefault="00CE1357" w:rsidP="00EE5F88">
            <w:pPr>
              <w:rPr>
                <w:rFonts w:ascii="標楷體" w:eastAsia="標楷體" w:hAnsi="標楷體"/>
              </w:rPr>
            </w:pPr>
            <w:r w:rsidRPr="00F00880">
              <w:rPr>
                <w:rFonts w:ascii="標楷體" w:eastAsia="標楷體" w:hAnsi="標楷體" w:hint="eastAsia"/>
              </w:rPr>
              <w:t>共用代碼檔</w:t>
            </w:r>
          </w:p>
        </w:tc>
      </w:tr>
    </w:tbl>
    <w:p w14:paraId="67F69E5F" w14:textId="77777777" w:rsidR="000E7041" w:rsidRDefault="000E7041" w:rsidP="000E7041">
      <w:pPr>
        <w:ind w:left="1440"/>
      </w:pPr>
    </w:p>
    <w:p w14:paraId="7B269440" w14:textId="77777777" w:rsidR="000E7041" w:rsidRPr="004A1C2C" w:rsidRDefault="000E7041" w:rsidP="0081699E">
      <w:pPr>
        <w:pStyle w:val="a"/>
      </w:pPr>
      <w:r w:rsidRPr="004A1C2C">
        <w:t>UI</w:t>
      </w:r>
      <w:r w:rsidRPr="004A1C2C">
        <w:rPr>
          <w:rFonts w:hint="eastAsia"/>
        </w:rPr>
        <w:t>畫面</w:t>
      </w:r>
    </w:p>
    <w:p w14:paraId="1212511E" w14:textId="4CBB956A" w:rsidR="000E7041" w:rsidRDefault="00C70292" w:rsidP="000E7041">
      <w:pPr>
        <w:rPr>
          <w:noProof/>
        </w:rPr>
      </w:pPr>
      <w:r>
        <w:rPr>
          <w:noProof/>
        </w:rPr>
        <w:drawing>
          <wp:inline distT="0" distB="0" distL="0" distR="0" wp14:anchorId="535FDE8B" wp14:editId="5090F868">
            <wp:extent cx="6479540" cy="1133475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94BC" w14:textId="77777777" w:rsidR="000E7041" w:rsidRDefault="000E7041" w:rsidP="000E7041">
      <w:pPr>
        <w:ind w:left="1440"/>
      </w:pPr>
    </w:p>
    <w:p w14:paraId="215CC9EA" w14:textId="77777777" w:rsidR="000E7041" w:rsidRPr="009C6A42" w:rsidRDefault="000E7041" w:rsidP="0081699E">
      <w:pPr>
        <w:pStyle w:val="a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</w:p>
    <w:p w14:paraId="7FBAD2C5" w14:textId="77777777" w:rsidR="000E7041" w:rsidRDefault="000E7041" w:rsidP="000E7041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0E7041" w:rsidRPr="00F5236F" w14:paraId="2ED8D678" w14:textId="77777777" w:rsidTr="00EE5F88">
        <w:tc>
          <w:tcPr>
            <w:tcW w:w="848" w:type="dxa"/>
            <w:shd w:val="clear" w:color="auto" w:fill="D9D9D9" w:themeFill="background1" w:themeFillShade="D9"/>
          </w:tcPr>
          <w:p w14:paraId="3D34DBAF" w14:textId="77777777" w:rsidR="000E7041" w:rsidRPr="00F5236F" w:rsidRDefault="000E7041" w:rsidP="00EE5F88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2FDC95D4" w14:textId="77777777" w:rsidR="000E7041" w:rsidRPr="00F5236F" w:rsidRDefault="000E7041" w:rsidP="00EE5F8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3C6CA3E8" w14:textId="77777777" w:rsidR="000E7041" w:rsidRPr="00F5236F" w:rsidRDefault="000E7041" w:rsidP="00EE5F8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E7041" w:rsidRPr="00F5236F" w14:paraId="2FC8EAA6" w14:textId="77777777" w:rsidTr="00EE5F88">
        <w:tc>
          <w:tcPr>
            <w:tcW w:w="848" w:type="dxa"/>
          </w:tcPr>
          <w:p w14:paraId="4FA8959B" w14:textId="77777777" w:rsidR="000E7041" w:rsidRPr="00F5236F" w:rsidRDefault="000E7041" w:rsidP="00EE5F8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11803740" w14:textId="77777777" w:rsidR="000E7041" w:rsidRDefault="000E7041" w:rsidP="00EE5F8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7246" w:type="dxa"/>
          </w:tcPr>
          <w:p w14:paraId="3E6CBE94" w14:textId="4C61644F" w:rsidR="000E7041" w:rsidRDefault="00D3280E" w:rsidP="00EE5F8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 w:rsidR="000E7041">
              <w:rPr>
                <w:rFonts w:ascii="標楷體" w:eastAsia="標楷體" w:hAnsi="標楷體" w:hint="eastAsia"/>
                <w:lang w:eastAsia="zh-HK"/>
              </w:rPr>
              <w:t>依據輸入條件查詢資料</w:t>
            </w:r>
          </w:p>
          <w:p w14:paraId="4746129E" w14:textId="77777777" w:rsidR="00D3280E" w:rsidRPr="00651325" w:rsidRDefault="00D3280E" w:rsidP="00D3280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64503F9" w14:textId="11D8E355" w:rsidR="00D3280E" w:rsidRPr="00D3280E" w:rsidRDefault="00D3280E" w:rsidP="00D3280E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</w:t>
            </w:r>
            <w:r>
              <w:rPr>
                <w:rFonts w:ascii="標楷體" w:eastAsia="標楷體" w:hAnsi="標楷體" w:hint="eastAsia"/>
              </w:rPr>
              <w:t>[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商品參數主檔</w:t>
            </w:r>
            <w:r>
              <w:rPr>
                <w:rFonts w:ascii="標楷體" w:eastAsia="標楷體" w:hAnsi="標楷體" w:hint="eastAsia"/>
              </w:rPr>
              <w:t>(</w:t>
            </w:r>
            <w:r w:rsidRPr="00857A54">
              <w:rPr>
                <w:rFonts w:ascii="標楷體" w:eastAsia="標楷體" w:hAnsi="標楷體"/>
              </w:rPr>
              <w:t>FacProd</w:t>
            </w:r>
            <w:r>
              <w:rPr>
                <w:rFonts w:ascii="標楷體" w:eastAsia="標楷體" w:hAnsi="標楷體" w:hint="eastAsia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查詢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指定</w:t>
            </w:r>
            <w:r>
              <w:rPr>
                <w:rFonts w:ascii="標楷體" w:eastAsia="標楷體" w:hAnsi="標楷體" w:hint="eastAsia"/>
                <w:color w:val="000000"/>
              </w:rPr>
              <w:t>之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[</w:t>
            </w:r>
            <w:r w:rsidRPr="00D3280E">
              <w:rPr>
                <w:rFonts w:ascii="標楷體" w:eastAsia="標楷體" w:hAnsi="標楷體" w:hint="eastAsia"/>
                <w:color w:val="000000"/>
              </w:rPr>
              <w:t>商品代碼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(</w:t>
            </w:r>
            <w:r w:rsidRPr="00D3280E">
              <w:rPr>
                <w:rFonts w:ascii="標楷體" w:eastAsia="標楷體" w:hAnsi="標楷體"/>
                <w:color w:val="000000"/>
              </w:rPr>
              <w:t>ProdNo</w:t>
            </w:r>
            <w:r w:rsidRPr="00293C02">
              <w:rPr>
                <w:rFonts w:ascii="標楷體" w:eastAsia="標楷體" w:hAnsi="標楷體"/>
                <w:color w:val="000000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是否存在，若不存在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Pr="00293C02">
              <w:rPr>
                <w:rFonts w:ascii="標楷體" w:eastAsia="標楷體" w:hAnsi="標楷體"/>
                <w:color w:val="000000"/>
              </w:rPr>
              <w:t>E0001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：查詢資料不存在</w:t>
            </w:r>
            <w:r w:rsidRPr="00D3280E">
              <w:rPr>
                <w:rFonts w:ascii="標楷體" w:eastAsia="標楷體" w:hAnsi="標楷體" w:hint="eastAsia"/>
              </w:rPr>
              <w:t>(</w:t>
            </w:r>
            <w:r w:rsidRPr="00D3280E">
              <w:rPr>
                <w:rFonts w:ascii="標楷體" w:eastAsia="標楷體" w:hAnsi="標楷體"/>
              </w:rPr>
              <w:t>商品主檔</w:t>
            </w:r>
            <w:r w:rsidRPr="00D3280E">
              <w:rPr>
                <w:rFonts w:ascii="標楷體" w:eastAsia="標楷體" w:hAnsi="標楷體" w:hint="eastAsia"/>
              </w:rPr>
              <w:t>)"</w:t>
            </w:r>
          </w:p>
          <w:p w14:paraId="00B659BA" w14:textId="77777777" w:rsidR="00D3280E" w:rsidRPr="00293C02" w:rsidRDefault="00D3280E" w:rsidP="00D3280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ED440DA" w14:textId="6E9CE81E" w:rsidR="00D3280E" w:rsidRDefault="00D3280E" w:rsidP="00D3280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顯示查詢資料</w:t>
            </w:r>
          </w:p>
        </w:tc>
      </w:tr>
      <w:tr w:rsidR="000E7041" w:rsidRPr="00F5236F" w14:paraId="6AD66D7C" w14:textId="77777777" w:rsidTr="00EE5F88">
        <w:tc>
          <w:tcPr>
            <w:tcW w:w="848" w:type="dxa"/>
          </w:tcPr>
          <w:p w14:paraId="49DEBB18" w14:textId="77777777" w:rsidR="000E7041" w:rsidRDefault="000E7041" w:rsidP="00EE5F8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00BC6AEE" w14:textId="77777777" w:rsidR="000E7041" w:rsidRDefault="000E7041" w:rsidP="00EE5F8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575ECC74" w14:textId="77777777" w:rsidR="000E7041" w:rsidRDefault="000E7041" w:rsidP="00EE5F8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0E7041" w:rsidRPr="00F5236F" w14:paraId="5F125552" w14:textId="77777777" w:rsidTr="00EE5F88">
        <w:tc>
          <w:tcPr>
            <w:tcW w:w="848" w:type="dxa"/>
          </w:tcPr>
          <w:p w14:paraId="3F331034" w14:textId="77777777" w:rsidR="000E7041" w:rsidRDefault="000E7041" w:rsidP="00EE5F8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250172EF" w14:textId="77777777" w:rsidR="000E7041" w:rsidRDefault="000E7041" w:rsidP="00EE5F8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隱</w:t>
            </w:r>
            <w:r>
              <w:rPr>
                <w:rFonts w:ascii="標楷體" w:eastAsia="標楷體" w:hAnsi="標楷體" w:hint="eastAsia"/>
              </w:rPr>
              <w:t>藏/</w:t>
            </w:r>
            <w:r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</w:tcPr>
          <w:p w14:paraId="43A2FEB6" w14:textId="77777777" w:rsidR="000E7041" w:rsidRDefault="000E7041" w:rsidP="00EE5F8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>
              <w:rPr>
                <w:rFonts w:ascii="標楷體" w:eastAsia="標楷體" w:hAnsi="標楷體" w:hint="eastAsia"/>
              </w:rPr>
              <w:t>藏</w:t>
            </w:r>
            <w:r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5D601662" w14:textId="77777777" w:rsidR="000E7041" w:rsidRDefault="000E7041" w:rsidP="000E7041">
      <w:pPr>
        <w:ind w:left="1440"/>
      </w:pPr>
    </w:p>
    <w:p w14:paraId="4A47A782" w14:textId="77777777" w:rsidR="000E7041" w:rsidRPr="007C1268" w:rsidRDefault="000E7041" w:rsidP="0081699E">
      <w:pPr>
        <w:pStyle w:val="a"/>
      </w:pPr>
      <w:r w:rsidRPr="007C1268">
        <w:t>輸入畫面資料說明</w:t>
      </w:r>
    </w:p>
    <w:p w14:paraId="39F2145F" w14:textId="43871459" w:rsidR="000E7041" w:rsidRDefault="000E7041" w:rsidP="000E7041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711EA8" w:rsidRPr="00456B60" w14:paraId="4CC92C78" w14:textId="77777777" w:rsidTr="00FC5DA8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5D6C4F6B" w14:textId="77777777" w:rsidR="00711EA8" w:rsidRPr="00456B60" w:rsidRDefault="00711EA8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1F2F915E" w14:textId="77777777" w:rsidR="00711EA8" w:rsidRPr="00456B60" w:rsidRDefault="00711EA8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7EE88049" w14:textId="77777777" w:rsidR="00711EA8" w:rsidRPr="00456B60" w:rsidRDefault="00711EA8" w:rsidP="00FC5DA8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388E791D" w14:textId="77777777" w:rsidR="00711EA8" w:rsidRPr="00456B60" w:rsidRDefault="00711EA8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711EA8" w:rsidRPr="00456B60" w14:paraId="3B39DEE1" w14:textId="77777777" w:rsidTr="00FC5DA8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5CBBD6C0" w14:textId="77777777" w:rsidR="00711EA8" w:rsidRPr="00456B60" w:rsidRDefault="00711EA8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2D2A77D1" w14:textId="77777777" w:rsidR="00711EA8" w:rsidRPr="00456B60" w:rsidRDefault="00711EA8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51434E43" w14:textId="77777777" w:rsidR="00711EA8" w:rsidRPr="00456B60" w:rsidRDefault="00711EA8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1E1E492B" w14:textId="77777777" w:rsidR="00711EA8" w:rsidRPr="00456B60" w:rsidRDefault="00711EA8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0AE9AE85" w14:textId="77777777" w:rsidR="00711EA8" w:rsidRPr="00456B60" w:rsidRDefault="00711EA8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41D8EB20" w14:textId="77777777" w:rsidR="00711EA8" w:rsidRPr="00456B60" w:rsidRDefault="00711EA8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39C0F70D" w14:textId="77777777" w:rsidR="00711EA8" w:rsidRPr="00456B60" w:rsidRDefault="00711EA8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3AD2920D" w14:textId="77777777" w:rsidR="00711EA8" w:rsidRPr="00456B60" w:rsidRDefault="00711EA8" w:rsidP="00FC5DA8">
            <w:pPr>
              <w:rPr>
                <w:rFonts w:ascii="標楷體" w:eastAsia="標楷體" w:hAnsi="標楷體"/>
              </w:rPr>
            </w:pPr>
          </w:p>
        </w:tc>
      </w:tr>
      <w:tr w:rsidR="00711EA8" w:rsidRPr="00456B60" w14:paraId="313F41E9" w14:textId="77777777" w:rsidTr="00FC5DA8">
        <w:trPr>
          <w:trHeight w:val="244"/>
          <w:jc w:val="center"/>
        </w:trPr>
        <w:tc>
          <w:tcPr>
            <w:tcW w:w="530" w:type="dxa"/>
          </w:tcPr>
          <w:p w14:paraId="362835A1" w14:textId="77777777" w:rsidR="00711EA8" w:rsidRPr="001343EE" w:rsidRDefault="00711EA8" w:rsidP="00FC5DA8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3F9E3DCD" w14:textId="420D38F8" w:rsidR="00711EA8" w:rsidRPr="001343EE" w:rsidRDefault="00711EA8" w:rsidP="00FC5DA8">
            <w:pPr>
              <w:rPr>
                <w:rFonts w:ascii="標楷體" w:eastAsia="標楷體" w:hAnsi="標楷體"/>
                <w:lang w:eastAsia="zh-HK"/>
              </w:rPr>
            </w:pP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  <w:lang w:eastAsia="zh-HK"/>
              </w:rPr>
              <w:t>代碼</w:t>
            </w:r>
          </w:p>
        </w:tc>
        <w:tc>
          <w:tcPr>
            <w:tcW w:w="783" w:type="dxa"/>
          </w:tcPr>
          <w:p w14:paraId="34B5B2EC" w14:textId="14CF383A" w:rsidR="00711EA8" w:rsidRPr="00456B60" w:rsidRDefault="00711EA8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04" w:type="dxa"/>
          </w:tcPr>
          <w:p w14:paraId="399DCC38" w14:textId="77777777" w:rsidR="00711EA8" w:rsidRPr="00456B60" w:rsidRDefault="00711EA8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5B05AEE" w14:textId="77777777" w:rsidR="00711EA8" w:rsidRPr="00456B60" w:rsidRDefault="00711EA8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99D4D75" w14:textId="77777777" w:rsidR="00711EA8" w:rsidRPr="00456B60" w:rsidRDefault="00711EA8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2B131AE" w14:textId="75537263" w:rsidR="00711EA8" w:rsidRPr="00456B60" w:rsidRDefault="00711EA8" w:rsidP="00FC5D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45243A14" w14:textId="683E504B" w:rsidR="00286D58" w:rsidRPr="001677D0" w:rsidRDefault="00286D58" w:rsidP="00286D58">
            <w:pPr>
              <w:rPr>
                <w:rFonts w:ascii="標楷體" w:eastAsia="標楷體" w:hAnsi="標楷體"/>
              </w:rPr>
            </w:pPr>
            <w:r w:rsidRPr="001677D0">
              <w:rPr>
                <w:rFonts w:ascii="標楷體" w:eastAsia="標楷體" w:hAnsi="標楷體" w:hint="eastAsia"/>
              </w:rPr>
              <w:t>1.</w:t>
            </w:r>
            <w:r w:rsidRPr="001677D0">
              <w:rPr>
                <w:rFonts w:ascii="標楷體" w:eastAsia="標楷體" w:hAnsi="標楷體" w:hint="eastAsia"/>
                <w:lang w:eastAsia="zh-HK"/>
              </w:rPr>
              <w:t>自行</w:t>
            </w:r>
            <w:r w:rsidRPr="001677D0">
              <w:rPr>
                <w:rFonts w:ascii="標楷體" w:eastAsia="標楷體" w:hAnsi="標楷體" w:hint="eastAsia"/>
              </w:rPr>
              <w:t>輸入</w:t>
            </w:r>
            <w:r>
              <w:rPr>
                <w:rFonts w:ascii="標楷體" w:eastAsia="標楷體" w:hAnsi="標楷體" w:hint="eastAsia"/>
              </w:rPr>
              <w:t>文字</w:t>
            </w:r>
          </w:p>
          <w:p w14:paraId="12CBD88D" w14:textId="45F2BA45" w:rsidR="00EA1BF0" w:rsidRPr="00456B60" w:rsidRDefault="00286D58" w:rsidP="00BE5220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1677D0">
              <w:rPr>
                <w:rFonts w:ascii="標楷體" w:eastAsia="標楷體" w:hAnsi="標楷體" w:hint="eastAsia"/>
              </w:rPr>
              <w:t>2.</w:t>
            </w:r>
            <w:r w:rsidRPr="009305B9">
              <w:rPr>
                <w:rFonts w:ascii="標楷體" w:eastAsia="標楷體" w:hAnsi="標楷體" w:hint="eastAsia"/>
              </w:rPr>
              <w:t>輸入空白表示查詢</w:t>
            </w:r>
            <w:r w:rsidR="00C537F3" w:rsidRPr="00C537F3">
              <w:rPr>
                <w:rFonts w:ascii="標楷體" w:eastAsia="標楷體" w:hAnsi="標楷體" w:hint="eastAsia"/>
              </w:rPr>
              <w:t>[商品參數主檔(FacProd)]</w:t>
            </w:r>
            <w:r w:rsidRPr="009305B9">
              <w:rPr>
                <w:rFonts w:ascii="標楷體" w:eastAsia="標楷體" w:hAnsi="標楷體" w:hint="eastAsia"/>
              </w:rPr>
              <w:t>全部</w:t>
            </w:r>
            <w:r>
              <w:rPr>
                <w:rFonts w:ascii="標楷體" w:eastAsia="標楷體" w:hAnsi="標楷體" w:hint="eastAsia"/>
              </w:rPr>
              <w:t>商品相關資料</w:t>
            </w:r>
          </w:p>
        </w:tc>
      </w:tr>
    </w:tbl>
    <w:p w14:paraId="53BF5CF8" w14:textId="77777777" w:rsidR="000E7041" w:rsidRPr="00B56858" w:rsidRDefault="000E7041" w:rsidP="000E7041">
      <w:pPr>
        <w:ind w:left="1440"/>
      </w:pPr>
    </w:p>
    <w:p w14:paraId="6F5E7B2B" w14:textId="21280814" w:rsidR="000E7041" w:rsidRDefault="00EC6484" w:rsidP="0081699E">
      <w:pPr>
        <w:pStyle w:val="a"/>
      </w:pPr>
      <w:r>
        <w:rPr>
          <w:rFonts w:hint="eastAsia"/>
        </w:rPr>
        <w:t>輸出畫面</w:t>
      </w:r>
    </w:p>
    <w:p w14:paraId="16A8221A" w14:textId="62F96DDD" w:rsidR="000E7041" w:rsidRPr="007C1268" w:rsidRDefault="00B444F8" w:rsidP="000E7041">
      <w:r>
        <w:rPr>
          <w:noProof/>
        </w:rPr>
        <w:drawing>
          <wp:inline distT="0" distB="0" distL="0" distR="0" wp14:anchorId="15F8AEB9" wp14:editId="4A771C64">
            <wp:extent cx="6479540" cy="225171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EE20" w14:textId="77777777" w:rsidR="000E7041" w:rsidRDefault="000E7041" w:rsidP="000E7041">
      <w:pPr>
        <w:ind w:left="1440"/>
      </w:pPr>
    </w:p>
    <w:p w14:paraId="2F2C21AF" w14:textId="77777777" w:rsidR="000E7041" w:rsidRDefault="000E7041" w:rsidP="0081699E">
      <w:pPr>
        <w:pStyle w:val="a"/>
        <w:numPr>
          <w:ilvl w:val="0"/>
          <w:numId w:val="65"/>
        </w:numPr>
      </w:pPr>
      <w:r>
        <w:rPr>
          <w:rFonts w:hint="eastAsia"/>
        </w:rPr>
        <w:t>輸出畫面資料說明</w:t>
      </w:r>
    </w:p>
    <w:p w14:paraId="4B150B2B" w14:textId="77777777" w:rsidR="000E7041" w:rsidRPr="00AE7A9E" w:rsidRDefault="000E7041" w:rsidP="000E7041">
      <w:pPr>
        <w:ind w:left="144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5"/>
        <w:gridCol w:w="810"/>
        <w:gridCol w:w="2126"/>
        <w:gridCol w:w="3260"/>
        <w:gridCol w:w="3253"/>
      </w:tblGrid>
      <w:tr w:rsidR="000E7041" w14:paraId="11D1E8BB" w14:textId="77777777" w:rsidTr="007E7336">
        <w:trPr>
          <w:tblHeader/>
        </w:trPr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15A4D3D" w14:textId="77777777" w:rsidR="000E7041" w:rsidRDefault="000E7041" w:rsidP="00EE5F88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lastRenderedPageBreak/>
              <w:t>序號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051BDC2" w14:textId="77777777" w:rsidR="000E7041" w:rsidRDefault="000E7041" w:rsidP="00EE5F88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欄位型態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AE96F7A" w14:textId="77777777" w:rsidR="000E7041" w:rsidRDefault="000E7041" w:rsidP="00EE5F88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86682E8" w14:textId="77777777" w:rsidR="000E7041" w:rsidRDefault="000E7041" w:rsidP="00EE5F88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資料來源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FB8DBB8" w14:textId="77777777" w:rsidR="000E7041" w:rsidRDefault="000E7041" w:rsidP="00EE5F88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輸出/功能說明</w:t>
            </w:r>
          </w:p>
        </w:tc>
      </w:tr>
      <w:tr w:rsidR="000E7041" w14:paraId="183BE543" w14:textId="77777777" w:rsidTr="007E7336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9FAF7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DB5F1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按鈕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99AB8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維護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15936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85AB1" w14:textId="240923DD" w:rsidR="000E7041" w:rsidRPr="00A96919" w:rsidRDefault="007D67A9" w:rsidP="007D67A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="00F973AA" w:rsidRPr="00A96919">
              <w:rPr>
                <w:rFonts w:ascii="標楷體" w:eastAsia="標楷體" w:hAnsi="標楷體" w:hint="eastAsia"/>
              </w:rPr>
              <w:t>連結至【</w:t>
            </w:r>
            <w:r w:rsidR="00F973AA" w:rsidRPr="00C73533">
              <w:rPr>
                <w:rFonts w:ascii="標楷體" w:eastAsia="標楷體" w:hAnsi="標楷體"/>
              </w:rPr>
              <w:t>L</w:t>
            </w:r>
            <w:r w:rsidR="00F973AA" w:rsidRPr="00C73533">
              <w:rPr>
                <w:rFonts w:ascii="標楷體" w:eastAsia="標楷體" w:hAnsi="標楷體" w:hint="eastAsia"/>
              </w:rPr>
              <w:t>72</w:t>
            </w:r>
            <w:r w:rsidR="00F973AA">
              <w:rPr>
                <w:rFonts w:ascii="標楷體" w:eastAsia="標楷體" w:hAnsi="標楷體" w:hint="eastAsia"/>
              </w:rPr>
              <w:t>10</w:t>
            </w:r>
            <w:r w:rsidR="00F973AA" w:rsidRPr="004D7A88">
              <w:rPr>
                <w:rFonts w:ascii="標楷體" w:eastAsia="標楷體" w:hAnsi="標楷體" w:hint="eastAsia"/>
              </w:rPr>
              <w:t>商品分類資料</w:t>
            </w:r>
            <w:r w:rsidR="00F973AA">
              <w:rPr>
                <w:rFonts w:ascii="標楷體" w:eastAsia="標楷體" w:hAnsi="標楷體" w:hint="eastAsia"/>
              </w:rPr>
              <w:t>維護</w:t>
            </w:r>
            <w:r w:rsidR="00F973AA" w:rsidRPr="00A96919">
              <w:rPr>
                <w:rFonts w:ascii="標楷體" w:eastAsia="標楷體" w:hAnsi="標楷體" w:hint="eastAsia"/>
              </w:rPr>
              <w:t>】</w:t>
            </w:r>
            <w:r w:rsidR="00F973AA">
              <w:rPr>
                <w:rFonts w:ascii="標楷體" w:eastAsia="標楷體" w:hAnsi="標楷體" w:hint="eastAsia"/>
              </w:rPr>
              <w:t>,</w:t>
            </w:r>
            <w:r w:rsidR="000E7041" w:rsidRPr="00A96919">
              <w:rPr>
                <w:rFonts w:ascii="標楷體" w:eastAsia="標楷體" w:hAnsi="標楷體" w:hint="eastAsia"/>
              </w:rPr>
              <w:t>修改</w:t>
            </w:r>
            <w:r w:rsidR="00F973AA">
              <w:rPr>
                <w:rFonts w:ascii="標楷體" w:eastAsia="標楷體" w:hAnsi="標楷體" w:hint="eastAsia"/>
              </w:rPr>
              <w:t>該</w:t>
            </w:r>
            <w:r w:rsidR="000E7041" w:rsidRPr="00A96919">
              <w:rPr>
                <w:rFonts w:ascii="標楷體" w:eastAsia="標楷體" w:hAnsi="標楷體" w:hint="eastAsia"/>
              </w:rPr>
              <w:t>筆</w:t>
            </w:r>
            <w:r w:rsidR="000E7041">
              <w:rPr>
                <w:rFonts w:ascii="標楷體" w:eastAsia="標楷體" w:hAnsi="標楷體" w:hint="eastAsia"/>
              </w:rPr>
              <w:t>商品之</w:t>
            </w:r>
            <w:r w:rsidR="007A5B03">
              <w:rPr>
                <w:rFonts w:ascii="標楷體" w:eastAsia="標楷體" w:hAnsi="標楷體" w:hint="eastAsia"/>
              </w:rPr>
              <w:t>[</w:t>
            </w:r>
            <w:r w:rsidR="000E7041" w:rsidRPr="00F679D5">
              <w:rPr>
                <w:rFonts w:ascii="標楷體" w:eastAsia="標楷體" w:hAnsi="標楷體" w:hint="eastAsia"/>
              </w:rPr>
              <w:t>IFRS階梯商品別</w:t>
            </w:r>
            <w:r w:rsidR="007A5B03">
              <w:rPr>
                <w:rFonts w:ascii="標楷體" w:eastAsia="標楷體" w:hAnsi="標楷體" w:hint="eastAsia"/>
              </w:rPr>
              <w:t>(</w:t>
            </w:r>
            <w:r w:rsidR="007A5B03"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IfrsStepProdCode</w:t>
            </w:r>
            <w:r w:rsidR="007A5B03">
              <w:rPr>
                <w:rFonts w:ascii="標楷體" w:eastAsia="標楷體" w:hAnsi="標楷體" w:hint="eastAsia"/>
              </w:rPr>
              <w:t>)]</w:t>
            </w:r>
            <w:r w:rsidR="000E7041">
              <w:rPr>
                <w:rFonts w:ascii="標楷體" w:eastAsia="標楷體" w:hAnsi="標楷體" w:hint="eastAsia"/>
              </w:rPr>
              <w:t>、</w:t>
            </w:r>
            <w:r w:rsidR="007A5B03">
              <w:rPr>
                <w:rFonts w:ascii="標楷體" w:eastAsia="標楷體" w:hAnsi="標楷體" w:hint="eastAsia"/>
              </w:rPr>
              <w:t>[</w:t>
            </w:r>
            <w:r w:rsidR="000E7041" w:rsidRPr="00F679D5">
              <w:rPr>
                <w:rFonts w:ascii="標楷體" w:eastAsia="標楷體" w:hAnsi="標楷體" w:hint="eastAsia"/>
              </w:rPr>
              <w:t>IFRS產品別</w:t>
            </w:r>
            <w:r w:rsidR="007A5B03">
              <w:rPr>
                <w:rFonts w:ascii="標楷體" w:eastAsia="標楷體" w:hAnsi="標楷體" w:hint="eastAsia"/>
              </w:rPr>
              <w:t>(</w:t>
            </w:r>
            <w:r w:rsidR="007A5B03"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IfrsProdCode</w:t>
            </w:r>
            <w:r w:rsidR="007A5B03">
              <w:rPr>
                <w:rFonts w:ascii="標楷體" w:eastAsia="標楷體" w:hAnsi="標楷體" w:hint="eastAsia"/>
              </w:rPr>
              <w:t>)]</w:t>
            </w:r>
            <w:r w:rsidR="000E7041" w:rsidRPr="00A96919">
              <w:rPr>
                <w:rFonts w:ascii="標楷體" w:eastAsia="標楷體" w:hAnsi="標楷體" w:hint="eastAsia"/>
              </w:rPr>
              <w:t>資料</w:t>
            </w:r>
          </w:p>
        </w:tc>
      </w:tr>
      <w:tr w:rsidR="000E7041" w14:paraId="65DADB21" w14:textId="77777777" w:rsidTr="00674B1A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6EE37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D9AA1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20CD9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商品代碼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3AC22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FacProd.ProdNo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F833E" w14:textId="717F4269" w:rsidR="000E7041" w:rsidRPr="00A96919" w:rsidRDefault="000E7041" w:rsidP="00EE5F88">
            <w:pPr>
              <w:rPr>
                <w:rFonts w:ascii="標楷體" w:eastAsia="標楷體" w:hAnsi="標楷體"/>
              </w:rPr>
            </w:pPr>
          </w:p>
        </w:tc>
      </w:tr>
      <w:tr w:rsidR="000E7041" w14:paraId="6C8068B9" w14:textId="77777777" w:rsidTr="00674B1A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579B3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3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A9369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5CC47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商品名稱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AB549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FacProd.ProdName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95DCE" w14:textId="3A23A809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</w:tr>
      <w:tr w:rsidR="000E7041" w14:paraId="55402639" w14:textId="77777777" w:rsidTr="00674B1A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E6697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4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25931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47855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商品生效日期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90BF3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FacProd.StartDate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C5687" w14:textId="55D028A3" w:rsidR="000E7041" w:rsidRDefault="00EB3F84" w:rsidP="00EE5F88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Y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YY/MM/DD</w:t>
            </w:r>
          </w:p>
        </w:tc>
      </w:tr>
      <w:tr w:rsidR="000E7041" w14:paraId="5D904421" w14:textId="77777777" w:rsidTr="00674B1A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746DB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5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5F37C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AB129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商品截止日期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B7F49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FacProd.EndDate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EE412" w14:textId="5B593BA7" w:rsidR="000E7041" w:rsidRDefault="00EB3F84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Y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YY/MM/DD</w:t>
            </w:r>
          </w:p>
        </w:tc>
      </w:tr>
      <w:tr w:rsidR="00D02EF0" w14:paraId="20B9D8D5" w14:textId="77777777" w:rsidTr="00674B1A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28BAC" w14:textId="77777777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6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4E541" w14:textId="77777777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BC90F" w14:textId="0E8D396D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IFRS階梯商品別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代碼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CF1C8" w14:textId="2489ED69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FacProd.IfrsStepProdCode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61613" w14:textId="5F801C7C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</w:tr>
      <w:tr w:rsidR="00D02EF0" w14:paraId="032B97EA" w14:textId="77777777" w:rsidTr="007E7336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F768F" w14:textId="77777777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446E8" w14:textId="2D7CEA56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10EF7" w14:textId="5278195F" w:rsidR="00D02EF0" w:rsidRPr="00FC60AC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IFRS階梯商品別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C3232" w14:textId="2970C836" w:rsidR="00D02EF0" w:rsidRDefault="00D02EF0" w:rsidP="00403E0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(空白)</w:t>
            </w:r>
            <w:r w:rsidRPr="009B5392">
              <w:rPr>
                <w:rFonts w:ascii="標楷體" w:eastAsia="標楷體" w:hAnsi="標楷體" w:hint="eastAsia"/>
                <w:color w:val="000000"/>
                <w:lang w:val="x-none"/>
              </w:rPr>
              <w:t>:非階梯式;</w:t>
            </w:r>
          </w:p>
          <w:p w14:paraId="5C5E8F0A" w14:textId="77777777" w:rsidR="00D02EF0" w:rsidRDefault="00D02EF0" w:rsidP="00403E0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 w:rsidRPr="009B5392">
              <w:rPr>
                <w:rFonts w:ascii="標楷體" w:eastAsia="標楷體" w:hAnsi="標楷體" w:hint="eastAsia"/>
                <w:color w:val="000000"/>
                <w:lang w:val="x-none"/>
              </w:rPr>
              <w:t>A:固定階梯;</w:t>
            </w:r>
          </w:p>
          <w:p w14:paraId="1B480E06" w14:textId="32A25B9C" w:rsidR="00D02EF0" w:rsidRPr="00FC60AC" w:rsidRDefault="00D02EF0" w:rsidP="00403E0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9B5392">
              <w:rPr>
                <w:rFonts w:ascii="標楷體" w:eastAsia="標楷體" w:hAnsi="標楷體" w:hint="eastAsia"/>
                <w:color w:val="000000"/>
                <w:lang w:val="x-none"/>
              </w:rPr>
              <w:t>B:浮動階梯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49380" w14:textId="125A7D0E" w:rsidR="009114D1" w:rsidRDefault="00784D4B" w:rsidP="009114D1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 w:rsidRPr="00784D4B">
              <w:rPr>
                <w:rFonts w:ascii="標楷體" w:eastAsia="標楷體" w:hAnsi="標楷體" w:hint="eastAsia"/>
                <w:color w:val="000000"/>
              </w:rPr>
              <w:t>1.依據輸出之[IFRS階梯商品別代碼]顯示對應名稱</w:t>
            </w:r>
          </w:p>
          <w:p w14:paraId="364EAC0F" w14:textId="3A8FE83F" w:rsidR="00D02EF0" w:rsidRPr="00FC60AC" w:rsidRDefault="00784D4B" w:rsidP="00784D4B">
            <w:pPr>
              <w:ind w:leftChars="110" w:left="264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="00D02EF0" w:rsidRPr="00D02EF0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 w:rsidR="00D02EF0"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  <w:tr w:rsidR="00D02EF0" w14:paraId="30A33D70" w14:textId="77777777" w:rsidTr="007E7336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01582" w14:textId="77777777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7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5E38F" w14:textId="77777777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7BBCC" w14:textId="64C30257" w:rsidR="00D02EF0" w:rsidRPr="00FC60AC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IFRS產品別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代碼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C223B" w14:textId="77777777" w:rsidR="00D02EF0" w:rsidRPr="003B11F0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FacProd.IfrsProdCode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9EFDA" w14:textId="5671398E" w:rsidR="00D02EF0" w:rsidRPr="00B12444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</w:tr>
      <w:tr w:rsidR="00D02EF0" w14:paraId="0C3FD8B9" w14:textId="77777777" w:rsidTr="007E7336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A6590" w14:textId="77777777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72958" w14:textId="77777777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9DB40" w14:textId="579CC211" w:rsidR="00D02EF0" w:rsidRPr="00FC60AC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IFRS產品別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9A96A" w14:textId="33F201E0" w:rsidR="00D02EF0" w:rsidRDefault="00D02EF0" w:rsidP="00D02EF0">
            <w:pPr>
              <w:ind w:left="2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依據Cd</w:t>
            </w:r>
            <w:r w:rsidRPr="00456B60">
              <w:rPr>
                <w:rFonts w:ascii="標楷體" w:eastAsia="標楷體" w:hAnsi="標楷體"/>
              </w:rPr>
              <w:t>Code</w:t>
            </w:r>
            <w:r w:rsidRPr="00456B60">
              <w:rPr>
                <w:rFonts w:ascii="標楷體" w:eastAsia="標楷體" w:hAnsi="標楷體" w:hint="eastAsia"/>
              </w:rPr>
              <w:t>的</w:t>
            </w:r>
            <w:r w:rsidRPr="00456B60">
              <w:rPr>
                <w:rFonts w:ascii="標楷體" w:eastAsia="標楷體" w:hAnsi="標楷體"/>
              </w:rPr>
              <w:t>DefCode</w:t>
            </w:r>
            <w:r w:rsidRPr="00456B60">
              <w:rPr>
                <w:rFonts w:ascii="標楷體" w:eastAsia="標楷體" w:hAnsi="標楷體" w:hint="eastAsia"/>
              </w:rPr>
              <w:t>=</w:t>
            </w:r>
            <w:r w:rsidRPr="00A232EE">
              <w:rPr>
                <w:rFonts w:ascii="標楷體" w:eastAsia="標楷體" w:hAnsi="標楷體"/>
              </w:rPr>
              <w:t xml:space="preserve"> IfrsProdCode</w:t>
            </w:r>
          </w:p>
          <w:p w14:paraId="1D07A982" w14:textId="3CA505A0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A232EE">
              <w:rPr>
                <w:rFonts w:ascii="標楷體" w:eastAsia="標楷體" w:hAnsi="標楷體" w:hint="eastAsia"/>
              </w:rPr>
              <w:t>限</w:t>
            </w:r>
            <w:r>
              <w:rPr>
                <w:rFonts w:ascii="標楷體" w:eastAsia="標楷體" w:hAnsi="標楷體" w:hint="eastAsia"/>
              </w:rPr>
              <w:t>[</w:t>
            </w:r>
            <w:r w:rsidRPr="00A232EE"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 w:hint="eastAsia"/>
              </w:rPr>
              <w:t>記號(</w:t>
            </w:r>
            <w:r>
              <w:rPr>
                <w:rFonts w:ascii="標楷體" w:eastAsia="標楷體" w:hAnsi="標楷體"/>
              </w:rPr>
              <w:t>Enable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>=[Y.</w:t>
            </w:r>
            <w:r>
              <w:rPr>
                <w:rFonts w:ascii="標楷體" w:eastAsia="標楷體" w:hAnsi="標楷體" w:hint="eastAsia"/>
              </w:rPr>
              <w:t>啟用]</w:t>
            </w:r>
          </w:p>
          <w:p w14:paraId="60AD0EA0" w14:textId="3487042C" w:rsidR="00D02EF0" w:rsidRPr="00FC60AC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747888">
              <w:rPr>
                <w:rFonts w:ascii="標楷體" w:eastAsia="標楷體" w:hAnsi="標楷體" w:hint="eastAsia"/>
                <w:color w:val="000000"/>
                <w:lang w:val="x-none" w:eastAsia="x-none"/>
              </w:rPr>
              <w:t>[查詢</w:t>
            </w:r>
            <w:r w:rsidRPr="00747888">
              <w:rPr>
                <w:rFonts w:ascii="標楷體" w:eastAsia="標楷體" w:hAnsi="標楷體"/>
                <w:color w:val="000000"/>
                <w:lang w:val="x-none" w:eastAsia="x-none"/>
              </w:rPr>
              <w:t>1</w:t>
            </w:r>
            <w:r w:rsidRPr="00747888">
              <w:rPr>
                <w:rFonts w:ascii="標楷體" w:eastAsia="標楷體" w:hAnsi="標楷體" w:hint="eastAsia"/>
                <w:color w:val="000000"/>
                <w:lang w:val="x-none" w:eastAsia="x-none"/>
              </w:rPr>
              <w:t>/L60</w:t>
            </w:r>
            <w:r w:rsidRPr="00747888">
              <w:rPr>
                <w:rFonts w:ascii="標楷體" w:eastAsia="標楷體" w:hAnsi="標楷體"/>
                <w:color w:val="000000"/>
                <w:lang w:val="x-none" w:eastAsia="x-none"/>
              </w:rPr>
              <w:t>64</w:t>
            </w:r>
            <w:r w:rsidRPr="00747888">
              <w:rPr>
                <w:rFonts w:ascii="標楷體" w:eastAsia="標楷體" w:hAnsi="標楷體" w:hint="eastAsia"/>
                <w:color w:val="000000"/>
                <w:lang w:val="x-none" w:eastAsia="x-none"/>
              </w:rPr>
              <w:t>]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6EAF0" w14:textId="49AC3FD3" w:rsidR="00D02EF0" w:rsidRPr="00D02EF0" w:rsidRDefault="00D02EF0" w:rsidP="00D02EF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</w:p>
        </w:tc>
      </w:tr>
    </w:tbl>
    <w:p w14:paraId="69FD92E0" w14:textId="2C997352" w:rsidR="007E7336" w:rsidRDefault="007E7336" w:rsidP="007E7336">
      <w:pPr>
        <w:ind w:left="1440"/>
      </w:pPr>
    </w:p>
    <w:p w14:paraId="31D471CE" w14:textId="6E3D27C5" w:rsidR="00747888" w:rsidRPr="00D33E89" w:rsidRDefault="00747888" w:rsidP="00747888">
      <w:pPr>
        <w:pStyle w:val="a"/>
      </w:pPr>
      <w:r w:rsidRPr="00747888">
        <w:rPr>
          <w:rFonts w:hint="eastAsia"/>
          <w:color w:val="000000"/>
          <w:lang w:val="x-none" w:eastAsia="x-none"/>
        </w:rPr>
        <w:t>查詢</w:t>
      </w:r>
      <w:r>
        <w:rPr>
          <w:rFonts w:hint="eastAsia"/>
        </w:rPr>
        <w:t>1</w:t>
      </w:r>
      <w:r w:rsidRPr="00D33E89">
        <w:rPr>
          <w:rFonts w:hint="eastAsia"/>
        </w:rPr>
        <w:t>/L6064</w:t>
      </w:r>
    </w:p>
    <w:p w14:paraId="3E1EBEEF" w14:textId="77777777" w:rsidR="00747888" w:rsidRDefault="00747888" w:rsidP="00747888">
      <w:r>
        <w:rPr>
          <w:noProof/>
        </w:rPr>
        <w:lastRenderedPageBreak/>
        <w:drawing>
          <wp:inline distT="0" distB="0" distL="0" distR="0" wp14:anchorId="6C40408B" wp14:editId="77F90DBA">
            <wp:extent cx="6479540" cy="3446780"/>
            <wp:effectExtent l="0" t="0" r="0" b="127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B0DB" w14:textId="4756C9E7" w:rsidR="000E7041" w:rsidRDefault="000E7041" w:rsidP="000E7041">
      <w:pPr>
        <w:widowControl/>
        <w:rPr>
          <w:rFonts w:ascii="標楷體" w:hAnsi="標楷體"/>
        </w:rPr>
      </w:pPr>
    </w:p>
    <w:p w14:paraId="678C80CD" w14:textId="57E6D609" w:rsidR="0088360B" w:rsidRDefault="0088360B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14:paraId="4DADF54E" w14:textId="77777777" w:rsidR="0088360B" w:rsidRDefault="0088360B" w:rsidP="000E7041">
      <w:pPr>
        <w:widowControl/>
        <w:rPr>
          <w:rFonts w:ascii="標楷體" w:hAnsi="標楷體"/>
        </w:rPr>
      </w:pPr>
    </w:p>
    <w:p w14:paraId="0F607EAE" w14:textId="36730A2B" w:rsidR="008D4D0B" w:rsidRPr="00751866" w:rsidRDefault="008D4D0B" w:rsidP="00FF20A6">
      <w:pPr>
        <w:pStyle w:val="3"/>
        <w:numPr>
          <w:ilvl w:val="2"/>
          <w:numId w:val="69"/>
        </w:numPr>
        <w:spacing w:before="0"/>
        <w:rPr>
          <w:rFonts w:ascii="標楷體" w:hAnsi="標楷體"/>
          <w:b/>
          <w:szCs w:val="32"/>
        </w:rPr>
      </w:pPr>
      <w:r w:rsidRPr="00751866">
        <w:rPr>
          <w:rFonts w:ascii="標楷體" w:hAnsi="標楷體"/>
          <w:b/>
          <w:szCs w:val="32"/>
        </w:rPr>
        <w:t>L7</w:t>
      </w:r>
      <w:r w:rsidR="007E27B7">
        <w:rPr>
          <w:rFonts w:ascii="標楷體" w:hAnsi="標楷體" w:hint="eastAsia"/>
          <w:b/>
          <w:szCs w:val="32"/>
        </w:rPr>
        <w:t>210</w:t>
      </w:r>
      <w:r>
        <w:rPr>
          <w:rFonts w:ascii="標楷體" w:hAnsi="標楷體" w:hint="eastAsia"/>
          <w:b/>
          <w:szCs w:val="32"/>
        </w:rPr>
        <w:t>商品分類資料維護</w:t>
      </w:r>
      <w:r w:rsidR="005763C4">
        <w:rPr>
          <w:rFonts w:ascii="標楷體" w:hAnsi="標楷體" w:hint="eastAsia"/>
          <w:b/>
          <w:szCs w:val="32"/>
        </w:rPr>
        <w:t xml:space="preserve"> ***</w:t>
      </w:r>
    </w:p>
    <w:p w14:paraId="03E88AAB" w14:textId="77777777" w:rsidR="008D4D0B" w:rsidRPr="004A1C2C" w:rsidRDefault="008D4D0B" w:rsidP="0081699E">
      <w:pPr>
        <w:pStyle w:val="a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8D4D0B" w:rsidRPr="008F20B5" w14:paraId="73A5058F" w14:textId="77777777" w:rsidTr="00EE5F88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B1C711B" w14:textId="77777777" w:rsidR="008D4D0B" w:rsidRPr="004A1C2C" w:rsidRDefault="008D4D0B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D2BC803" w14:textId="0B75ADEC" w:rsidR="008D4D0B" w:rsidRPr="008F20B5" w:rsidRDefault="008D4D0B" w:rsidP="00EE5F88">
            <w:pPr>
              <w:rPr>
                <w:rFonts w:ascii="標楷體" w:eastAsia="標楷體" w:hAnsi="標楷體"/>
              </w:rPr>
            </w:pPr>
            <w:r w:rsidRPr="008D4D0B">
              <w:rPr>
                <w:rFonts w:ascii="標楷體" w:eastAsia="標楷體" w:hAnsi="標楷體" w:hint="eastAsia"/>
              </w:rPr>
              <w:t>商品分類資料維護</w:t>
            </w:r>
          </w:p>
        </w:tc>
      </w:tr>
      <w:tr w:rsidR="008D4D0B" w:rsidRPr="008F20B5" w14:paraId="0CC6CB13" w14:textId="77777777" w:rsidTr="00EE5F88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CD3436D" w14:textId="77777777" w:rsidR="008D4D0B" w:rsidRPr="004A1C2C" w:rsidRDefault="008D4D0B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FCE6577" w14:textId="4AE4625A" w:rsidR="008D4D0B" w:rsidRDefault="008D4D0B" w:rsidP="0023260F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 w:rsidR="0023260F" w:rsidRPr="0023260F">
              <w:rPr>
                <w:rFonts w:ascii="標楷體" w:eastAsia="標楷體" w:hAnsi="標楷體" w:hint="eastAsia"/>
              </w:rPr>
              <w:t>[IFRS階梯商品別(IfrsStepProdCode)]</w:t>
            </w:r>
            <w:r>
              <w:rPr>
                <w:rFonts w:ascii="標楷體" w:eastAsia="標楷體" w:hAnsi="標楷體" w:hint="eastAsia"/>
              </w:rPr>
              <w:t>、</w:t>
            </w:r>
            <w:r w:rsidR="0023260F" w:rsidRPr="0023260F">
              <w:rPr>
                <w:rFonts w:ascii="標楷體" w:eastAsia="標楷體" w:hAnsi="標楷體" w:hint="eastAsia"/>
              </w:rPr>
              <w:t>[IFRS產品別(IfrsProdCode)]</w:t>
            </w:r>
            <w:r>
              <w:rPr>
                <w:rFonts w:ascii="標楷體" w:eastAsia="標楷體" w:hAnsi="標楷體" w:hint="eastAsia"/>
              </w:rPr>
              <w:t>等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</w:rPr>
              <w:t>資料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</w:p>
          <w:p w14:paraId="5C178143" w14:textId="41D00FA9" w:rsidR="008D4D0B" w:rsidRPr="004A1C2C" w:rsidRDefault="008D4D0B" w:rsidP="00EE5F8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2.需由入口</w:t>
            </w:r>
            <w:r w:rsidRPr="007B73FE">
              <w:rPr>
                <w:rFonts w:ascii="標楷體" w:eastAsia="標楷體" w:hAnsi="標楷體" w:hint="eastAsia"/>
              </w:rPr>
              <w:t>交易【</w:t>
            </w:r>
            <w:r w:rsidRPr="007B73FE">
              <w:rPr>
                <w:rFonts w:ascii="標楷體" w:eastAsia="標楷體" w:hAnsi="標楷體"/>
              </w:rPr>
              <w:t>L</w:t>
            </w:r>
            <w:r>
              <w:rPr>
                <w:rFonts w:ascii="標楷體" w:eastAsia="標楷體" w:hAnsi="標楷體" w:hint="eastAsia"/>
              </w:rPr>
              <w:t>7903</w:t>
            </w:r>
            <w:r w:rsidRPr="004D7A88">
              <w:rPr>
                <w:rFonts w:ascii="標楷體" w:eastAsia="標楷體" w:hAnsi="標楷體" w:hint="eastAsia"/>
              </w:rPr>
              <w:t>商品分類資料查詢</w:t>
            </w:r>
            <w:r w:rsidRPr="007B73FE">
              <w:rPr>
                <w:rFonts w:ascii="標楷體" w:eastAsia="標楷體" w:hAnsi="標楷體" w:hint="eastAsia"/>
              </w:rPr>
              <w:t>】進入</w:t>
            </w:r>
          </w:p>
        </w:tc>
      </w:tr>
      <w:tr w:rsidR="008D4D0B" w:rsidRPr="008F20B5" w14:paraId="5339ABDD" w14:textId="77777777" w:rsidTr="00EE5F88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1694250" w14:textId="77777777" w:rsidR="008D4D0B" w:rsidRPr="004A1C2C" w:rsidRDefault="008D4D0B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91F9999" w14:textId="0BA6C5CC" w:rsidR="003D6556" w:rsidRDefault="003D6556" w:rsidP="00EE5F88">
            <w:pPr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="00BC48BD"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7E21C98E" w14:textId="14E6F292" w:rsidR="008D4D0B" w:rsidRDefault="003D6556" w:rsidP="00EE5F8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 w:rsidR="008D4D0B">
              <w:rPr>
                <w:rFonts w:ascii="標楷體" w:eastAsia="標楷體" w:hAnsi="標楷體" w:hint="eastAsia"/>
              </w:rPr>
              <w:t>.</w:t>
            </w:r>
            <w:r w:rsidR="008D4D0B">
              <w:rPr>
                <w:rFonts w:ascii="標楷體" w:eastAsia="標楷體" w:hAnsi="標楷體" w:hint="eastAsia"/>
                <w:lang w:eastAsia="zh-HK"/>
              </w:rPr>
              <w:t>維護</w:t>
            </w:r>
            <w:r w:rsidR="005018B7">
              <w:rPr>
                <w:rFonts w:ascii="標楷體" w:eastAsia="標楷體" w:hAnsi="標楷體" w:hint="eastAsia"/>
                <w:lang w:eastAsia="zh-HK"/>
              </w:rPr>
              <w:t>[</w:t>
            </w:r>
            <w:r w:rsidR="00E823A5" w:rsidRPr="00E823A5">
              <w:rPr>
                <w:rFonts w:ascii="標楷體" w:eastAsia="標楷體" w:hAnsi="標楷體" w:hint="eastAsia"/>
              </w:rPr>
              <w:t>商品參數主檔</w:t>
            </w:r>
            <w:r w:rsidR="008D4D0B">
              <w:rPr>
                <w:rFonts w:ascii="標楷體" w:eastAsia="標楷體" w:hAnsi="標楷體" w:hint="eastAsia"/>
              </w:rPr>
              <w:t>(</w:t>
            </w:r>
            <w:r w:rsidR="00E823A5" w:rsidRPr="00E823A5">
              <w:rPr>
                <w:rFonts w:ascii="標楷體" w:eastAsia="標楷體" w:hAnsi="標楷體"/>
                <w:color w:val="000000"/>
                <w:lang w:val="x-none" w:eastAsia="x-none"/>
              </w:rPr>
              <w:t>FacProd</w:t>
            </w:r>
            <w:r w:rsidR="008D4D0B">
              <w:rPr>
                <w:rFonts w:ascii="標楷體" w:eastAsia="標楷體" w:hAnsi="標楷體" w:hint="eastAsia"/>
              </w:rPr>
              <w:t>)</w:t>
            </w:r>
            <w:r w:rsidR="005018B7">
              <w:rPr>
                <w:rFonts w:ascii="標楷體" w:eastAsia="標楷體" w:hAnsi="標楷體" w:hint="eastAsia"/>
              </w:rPr>
              <w:t>]</w:t>
            </w:r>
          </w:p>
          <w:p w14:paraId="63CD3A12" w14:textId="17D3FB71" w:rsidR="008D4D0B" w:rsidRPr="0058227F" w:rsidRDefault="003D6556" w:rsidP="00303A2C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 w:rsidR="008D4D0B">
              <w:rPr>
                <w:rFonts w:ascii="標楷體" w:eastAsia="標楷體" w:hAnsi="標楷體" w:hint="eastAsia"/>
              </w:rPr>
              <w:t>.修改</w:t>
            </w:r>
            <w:r w:rsidR="00E823A5">
              <w:rPr>
                <w:rFonts w:ascii="標楷體" w:eastAsia="標楷體" w:hAnsi="標楷體" w:hint="eastAsia"/>
              </w:rPr>
              <w:t>某項商品之</w:t>
            </w:r>
            <w:r w:rsidR="00303A2C" w:rsidRPr="0023260F">
              <w:rPr>
                <w:rFonts w:ascii="標楷體" w:eastAsia="標楷體" w:hAnsi="標楷體" w:hint="eastAsia"/>
              </w:rPr>
              <w:t>[IFRS階梯商品別(IfrsStepProdCode)]</w:t>
            </w:r>
            <w:r w:rsidR="00303A2C">
              <w:rPr>
                <w:rFonts w:ascii="標楷體" w:eastAsia="標楷體" w:hAnsi="標楷體" w:hint="eastAsia"/>
              </w:rPr>
              <w:t>、</w:t>
            </w:r>
            <w:r w:rsidR="00303A2C" w:rsidRPr="0023260F">
              <w:rPr>
                <w:rFonts w:ascii="標楷體" w:eastAsia="標楷體" w:hAnsi="標楷體" w:hint="eastAsia"/>
              </w:rPr>
              <w:t>[IFRS產品別(IfrsProdCode)]</w:t>
            </w:r>
            <w:r w:rsidR="00E823A5">
              <w:rPr>
                <w:rFonts w:ascii="標楷體" w:eastAsia="標楷體" w:hAnsi="標楷體" w:hint="eastAsia"/>
              </w:rPr>
              <w:t>資料</w:t>
            </w:r>
          </w:p>
        </w:tc>
      </w:tr>
      <w:tr w:rsidR="008D4D0B" w:rsidRPr="008F20B5" w14:paraId="61A47FFE" w14:textId="77777777" w:rsidTr="00EE5F88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68329A1" w14:textId="77777777" w:rsidR="008D4D0B" w:rsidRPr="004A1C2C" w:rsidRDefault="008D4D0B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0E0F85A" w14:textId="77777777" w:rsidR="008D4D0B" w:rsidRPr="004A1C2C" w:rsidRDefault="008D4D0B" w:rsidP="00EE5F88">
            <w:pPr>
              <w:rPr>
                <w:rFonts w:ascii="標楷體" w:eastAsia="標楷體" w:hAnsi="標楷體"/>
              </w:rPr>
            </w:pPr>
          </w:p>
        </w:tc>
      </w:tr>
      <w:tr w:rsidR="008D4D0B" w:rsidRPr="008F20B5" w14:paraId="3C1E6BAC" w14:textId="77777777" w:rsidTr="00EE5F88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ECF114E" w14:textId="77777777" w:rsidR="008D4D0B" w:rsidRPr="004A1C2C" w:rsidRDefault="008D4D0B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8D7DBF6" w14:textId="77777777" w:rsidR="008D4D0B" w:rsidRPr="004A1C2C" w:rsidRDefault="008D4D0B" w:rsidP="00EE5F88">
            <w:pPr>
              <w:rPr>
                <w:rFonts w:ascii="標楷體" w:eastAsia="標楷體" w:hAnsi="標楷體"/>
              </w:rPr>
            </w:pPr>
          </w:p>
        </w:tc>
      </w:tr>
      <w:tr w:rsidR="008D4D0B" w:rsidRPr="008F20B5" w14:paraId="7459A817" w14:textId="77777777" w:rsidTr="00EE5F88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6157043" w14:textId="77777777" w:rsidR="008D4D0B" w:rsidRPr="004A1C2C" w:rsidRDefault="008D4D0B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F809ED2" w14:textId="77777777" w:rsidR="008D4D0B" w:rsidRPr="004A1C2C" w:rsidRDefault="008D4D0B" w:rsidP="00EE5F8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列印登錄單</w:t>
            </w:r>
          </w:p>
        </w:tc>
      </w:tr>
      <w:tr w:rsidR="008D4D0B" w:rsidRPr="008F20B5" w14:paraId="412F90DA" w14:textId="77777777" w:rsidTr="00EE5F88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E927756" w14:textId="77777777" w:rsidR="008D4D0B" w:rsidRPr="004A1C2C" w:rsidRDefault="008D4D0B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3F8F72F" w14:textId="012E216B" w:rsidR="008D4D0B" w:rsidRPr="004A1C2C" w:rsidRDefault="008D4D0B" w:rsidP="00A011BC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1.修改時，異動內容會記錄於</w:t>
            </w:r>
            <w:r w:rsidR="00484EB7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</w:rPr>
              <w:t>資料變更紀錄檔(TxDataLog)</w:t>
            </w:r>
            <w:r w:rsidR="00484EB7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，可至「L6932 資料變更交易查詢」查詢異動內容</w:t>
            </w:r>
          </w:p>
        </w:tc>
      </w:tr>
      <w:tr w:rsidR="008D4D0B" w:rsidRPr="008F20B5" w14:paraId="7FFD3269" w14:textId="77777777" w:rsidTr="00EE5F88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8D4DFAC" w14:textId="77777777" w:rsidR="008D4D0B" w:rsidRPr="004A1C2C" w:rsidRDefault="008D4D0B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995B993" w14:textId="77777777" w:rsidR="008D4D0B" w:rsidRPr="004A1C2C" w:rsidRDefault="008D4D0B" w:rsidP="00EE5F88">
            <w:pPr>
              <w:rPr>
                <w:rFonts w:ascii="標楷體" w:eastAsia="標楷體" w:hAnsi="標楷體"/>
              </w:rPr>
            </w:pPr>
          </w:p>
        </w:tc>
      </w:tr>
    </w:tbl>
    <w:p w14:paraId="2F83E9A5" w14:textId="77777777" w:rsidR="008D4D0B" w:rsidRPr="0068704E" w:rsidRDefault="008D4D0B" w:rsidP="008D4D0B">
      <w:pPr>
        <w:ind w:left="1440"/>
      </w:pPr>
    </w:p>
    <w:p w14:paraId="72A73063" w14:textId="77777777" w:rsidR="008D4D0B" w:rsidRPr="00AB764C" w:rsidRDefault="008D4D0B" w:rsidP="0081699E">
      <w:pPr>
        <w:pStyle w:val="a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8D4D0B" w:rsidRPr="0022279A" w14:paraId="35E0BC6F" w14:textId="77777777" w:rsidTr="005E0275">
        <w:tc>
          <w:tcPr>
            <w:tcW w:w="851" w:type="dxa"/>
            <w:shd w:val="clear" w:color="auto" w:fill="D9D9D9" w:themeFill="background1" w:themeFillShade="D9"/>
          </w:tcPr>
          <w:p w14:paraId="12F830D1" w14:textId="77777777" w:rsidR="008D4D0B" w:rsidRPr="0022279A" w:rsidRDefault="008D4D0B" w:rsidP="00EE5F8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5675764D" w14:textId="77777777" w:rsidR="008D4D0B" w:rsidRPr="0022279A" w:rsidRDefault="008D4D0B" w:rsidP="00EE5F8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73484089" w14:textId="77777777" w:rsidR="008D4D0B" w:rsidRPr="0022279A" w:rsidRDefault="008D4D0B" w:rsidP="00EE5F8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997410" w:rsidRPr="0022279A" w14:paraId="6777815C" w14:textId="77777777" w:rsidTr="005E0275">
        <w:tc>
          <w:tcPr>
            <w:tcW w:w="851" w:type="dxa"/>
          </w:tcPr>
          <w:p w14:paraId="09A9C120" w14:textId="77777777" w:rsidR="00997410" w:rsidRPr="0022279A" w:rsidRDefault="00997410" w:rsidP="00997410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50629116" w14:textId="1514ED0A" w:rsidR="00997410" w:rsidRPr="0022279A" w:rsidRDefault="00997410" w:rsidP="00997410">
            <w:pPr>
              <w:rPr>
                <w:rFonts w:ascii="標楷體" w:eastAsia="標楷體" w:hAnsi="標楷體"/>
              </w:rPr>
            </w:pPr>
            <w:r w:rsidRPr="00BF6397">
              <w:rPr>
                <w:rFonts w:ascii="標楷體" w:eastAsia="標楷體" w:hAnsi="標楷體"/>
              </w:rPr>
              <w:t>FacProd</w:t>
            </w:r>
          </w:p>
        </w:tc>
        <w:tc>
          <w:tcPr>
            <w:tcW w:w="4110" w:type="dxa"/>
          </w:tcPr>
          <w:p w14:paraId="7064D620" w14:textId="5FB3CE83" w:rsidR="00997410" w:rsidRPr="0022279A" w:rsidRDefault="00997410" w:rsidP="00997410">
            <w:pPr>
              <w:rPr>
                <w:rFonts w:ascii="標楷體" w:eastAsia="標楷體" w:hAnsi="標楷體"/>
              </w:rPr>
            </w:pPr>
            <w:r w:rsidRPr="004D7A88">
              <w:rPr>
                <w:rFonts w:ascii="標楷體" w:eastAsia="標楷體" w:hAnsi="標楷體" w:hint="eastAsia"/>
              </w:rPr>
              <w:t>商品分類資料</w:t>
            </w:r>
            <w:r w:rsidRPr="00B36869">
              <w:rPr>
                <w:rFonts w:ascii="標楷體" w:eastAsia="標楷體" w:hAnsi="標楷體" w:hint="eastAsia"/>
              </w:rPr>
              <w:t>檔</w:t>
            </w:r>
          </w:p>
        </w:tc>
      </w:tr>
      <w:tr w:rsidR="005E0275" w:rsidRPr="0022279A" w14:paraId="0F22976C" w14:textId="77777777" w:rsidTr="005E0275">
        <w:tc>
          <w:tcPr>
            <w:tcW w:w="851" w:type="dxa"/>
          </w:tcPr>
          <w:p w14:paraId="3821F760" w14:textId="77777777" w:rsidR="005E0275" w:rsidRPr="0022279A" w:rsidRDefault="005E0275" w:rsidP="00FC5D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0A1BFB3D" w14:textId="77777777" w:rsidR="005E0275" w:rsidRPr="00BF6397" w:rsidRDefault="005E0275" w:rsidP="00FC5DA8">
            <w:pPr>
              <w:rPr>
                <w:rFonts w:ascii="標楷體" w:eastAsia="標楷體" w:hAnsi="標楷體"/>
              </w:rPr>
            </w:pPr>
            <w:r w:rsidRPr="00F00880">
              <w:rPr>
                <w:rFonts w:ascii="標楷體" w:eastAsia="標楷體" w:hAnsi="標楷體"/>
              </w:rPr>
              <w:t>CdCode</w:t>
            </w:r>
          </w:p>
        </w:tc>
        <w:tc>
          <w:tcPr>
            <w:tcW w:w="4110" w:type="dxa"/>
          </w:tcPr>
          <w:p w14:paraId="6E821312" w14:textId="77777777" w:rsidR="005E0275" w:rsidRPr="004D7A88" w:rsidRDefault="005E0275" w:rsidP="00FC5DA8">
            <w:pPr>
              <w:rPr>
                <w:rFonts w:ascii="標楷體" w:eastAsia="標楷體" w:hAnsi="標楷體"/>
              </w:rPr>
            </w:pPr>
            <w:r w:rsidRPr="00F00880">
              <w:rPr>
                <w:rFonts w:ascii="標楷體" w:eastAsia="標楷體" w:hAnsi="標楷體" w:hint="eastAsia"/>
              </w:rPr>
              <w:t>共用代碼檔</w:t>
            </w:r>
          </w:p>
        </w:tc>
      </w:tr>
    </w:tbl>
    <w:p w14:paraId="6EAA8A73" w14:textId="75884A15" w:rsidR="008D4D0B" w:rsidRDefault="008D4D0B" w:rsidP="008D4D0B">
      <w:pPr>
        <w:ind w:left="1440"/>
      </w:pPr>
    </w:p>
    <w:p w14:paraId="1F8E4A6D" w14:textId="0990050F" w:rsidR="008D4D0B" w:rsidRPr="004A1C2C" w:rsidRDefault="00356A46" w:rsidP="0081699E">
      <w:pPr>
        <w:pStyle w:val="a"/>
      </w:pPr>
      <w:r>
        <w:t>UI畫面-</w:t>
      </w:r>
      <w:r w:rsidR="00BE4A56">
        <w:rPr>
          <w:rFonts w:hint="eastAsia"/>
        </w:rPr>
        <w:t>修改</w:t>
      </w:r>
    </w:p>
    <w:p w14:paraId="30C9F9C3" w14:textId="0DABCBA9" w:rsidR="008D4D0B" w:rsidRDefault="003D59DC" w:rsidP="008D4D0B">
      <w:pPr>
        <w:rPr>
          <w:noProof/>
        </w:rPr>
      </w:pPr>
      <w:r>
        <w:rPr>
          <w:noProof/>
        </w:rPr>
        <w:drawing>
          <wp:inline distT="0" distB="0" distL="0" distR="0" wp14:anchorId="12B0CCB1" wp14:editId="6116D927">
            <wp:extent cx="6479540" cy="175323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703A" w14:textId="77777777" w:rsidR="008D4D0B" w:rsidRDefault="008D4D0B" w:rsidP="008D4D0B">
      <w:pPr>
        <w:ind w:left="1440"/>
      </w:pPr>
    </w:p>
    <w:p w14:paraId="6701385C" w14:textId="5DDFD1FE" w:rsidR="008D4D0B" w:rsidRPr="009C6A42" w:rsidRDefault="008D4D0B" w:rsidP="0081699E">
      <w:pPr>
        <w:pStyle w:val="a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 w:rsidR="00356A46">
        <w:rPr>
          <w:rFonts w:hint="eastAsia"/>
        </w:rPr>
        <w:t>-修改</w:t>
      </w:r>
    </w:p>
    <w:p w14:paraId="34DC12B7" w14:textId="77777777" w:rsidR="008D4D0B" w:rsidRDefault="008D4D0B" w:rsidP="008D4D0B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8D4D0B" w:rsidRPr="00F5236F" w14:paraId="369177A3" w14:textId="77777777" w:rsidTr="00EE5F88">
        <w:tc>
          <w:tcPr>
            <w:tcW w:w="848" w:type="dxa"/>
            <w:shd w:val="clear" w:color="auto" w:fill="D9D9D9" w:themeFill="background1" w:themeFillShade="D9"/>
          </w:tcPr>
          <w:p w14:paraId="79C6C288" w14:textId="77777777" w:rsidR="008D4D0B" w:rsidRPr="00F5236F" w:rsidRDefault="008D4D0B" w:rsidP="00EE5F88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lastRenderedPageBreak/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5921C341" w14:textId="77777777" w:rsidR="008D4D0B" w:rsidRPr="00F5236F" w:rsidRDefault="008D4D0B" w:rsidP="00EE5F8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7F4C8B85" w14:textId="77777777" w:rsidR="008D4D0B" w:rsidRPr="00F5236F" w:rsidRDefault="008D4D0B" w:rsidP="00EE5F8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8D4D0B" w:rsidRPr="00F5236F" w14:paraId="29A43A72" w14:textId="77777777" w:rsidTr="00EE5F88">
        <w:tc>
          <w:tcPr>
            <w:tcW w:w="848" w:type="dxa"/>
          </w:tcPr>
          <w:p w14:paraId="074C1D33" w14:textId="0E259619" w:rsidR="008D4D0B" w:rsidRDefault="0036084A" w:rsidP="00EE5F8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0E08E1AE" w14:textId="77777777" w:rsidR="008D4D0B" w:rsidRDefault="008D4D0B" w:rsidP="00EE5F88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7229" w:type="dxa"/>
          </w:tcPr>
          <w:p w14:paraId="4EFE6C93" w14:textId="77777777" w:rsidR="008D4D0B" w:rsidRDefault="008D4D0B" w:rsidP="00583A69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D67AF4">
              <w:rPr>
                <w:rFonts w:ascii="標楷體" w:eastAsia="標楷體" w:hAnsi="標楷體" w:hint="eastAsia"/>
              </w:rPr>
              <w:t>1.【</w:t>
            </w:r>
            <w:r w:rsidR="0036084A" w:rsidRPr="007B73FE">
              <w:rPr>
                <w:rFonts w:ascii="標楷體" w:eastAsia="標楷體" w:hAnsi="標楷體"/>
              </w:rPr>
              <w:t>L</w:t>
            </w:r>
            <w:r w:rsidR="0036084A">
              <w:rPr>
                <w:rFonts w:ascii="標楷體" w:eastAsia="標楷體" w:hAnsi="標楷體" w:hint="eastAsia"/>
              </w:rPr>
              <w:t>7903</w:t>
            </w:r>
            <w:r w:rsidR="0036084A" w:rsidRPr="004D7A88">
              <w:rPr>
                <w:rFonts w:ascii="標楷體" w:eastAsia="標楷體" w:hAnsi="標楷體" w:hint="eastAsia"/>
              </w:rPr>
              <w:t>商品分類資料查詢</w:t>
            </w:r>
            <w:r w:rsidRPr="00D67AF4">
              <w:rPr>
                <w:rFonts w:ascii="標楷體" w:eastAsia="標楷體" w:hAnsi="標楷體" w:hint="eastAsia"/>
              </w:rPr>
              <w:t>】</w:t>
            </w:r>
            <w:r w:rsidRPr="00D67AF4">
              <w:rPr>
                <w:rFonts w:ascii="標楷體" w:eastAsia="標楷體" w:hAnsi="標楷體"/>
              </w:rPr>
              <w:t>功能</w:t>
            </w:r>
            <w:r w:rsidRPr="00D67AF4">
              <w:rPr>
                <w:rFonts w:ascii="標楷體" w:eastAsia="標楷體" w:hAnsi="標楷體" w:hint="eastAsia"/>
              </w:rPr>
              <w:t>點「</w:t>
            </w:r>
            <w:r w:rsidR="0036084A">
              <w:rPr>
                <w:rFonts w:ascii="標楷體" w:eastAsia="標楷體" w:hAnsi="標楷體" w:hint="eastAsia"/>
              </w:rPr>
              <w:t>維護</w:t>
            </w:r>
            <w:r w:rsidRPr="00D67AF4">
              <w:rPr>
                <w:rFonts w:ascii="標楷體" w:eastAsia="標楷體" w:hAnsi="標楷體" w:hint="eastAsia"/>
              </w:rPr>
              <w:t>」</w:t>
            </w:r>
            <w:r w:rsidRPr="00D67AF4">
              <w:rPr>
                <w:rFonts w:ascii="標楷體" w:eastAsia="標楷體" w:hAnsi="標楷體"/>
              </w:rPr>
              <w:t>時顯示</w:t>
            </w:r>
            <w:r w:rsidR="0036084A" w:rsidRPr="00D67AF4">
              <w:rPr>
                <w:rFonts w:ascii="標楷體" w:eastAsia="標楷體" w:hAnsi="標楷體" w:hint="eastAsia"/>
              </w:rPr>
              <w:t>,執行修改</w:t>
            </w:r>
            <w:r w:rsidR="00583A69" w:rsidRPr="0023260F">
              <w:rPr>
                <w:rFonts w:ascii="標楷體" w:eastAsia="標楷體" w:hAnsi="標楷體" w:hint="eastAsia"/>
              </w:rPr>
              <w:t>[IFRS階梯商品別(IfrsStepProdCode)]</w:t>
            </w:r>
            <w:r w:rsidR="00583A69">
              <w:rPr>
                <w:rFonts w:ascii="標楷體" w:eastAsia="標楷體" w:hAnsi="標楷體" w:hint="eastAsia"/>
              </w:rPr>
              <w:t>、</w:t>
            </w:r>
            <w:r w:rsidR="00583A69" w:rsidRPr="0023260F">
              <w:rPr>
                <w:rFonts w:ascii="標楷體" w:eastAsia="標楷體" w:hAnsi="標楷體" w:hint="eastAsia"/>
              </w:rPr>
              <w:t>[IFRS產品別(IfrsProdCode)]</w:t>
            </w:r>
          </w:p>
          <w:p w14:paraId="0A68F2F2" w14:textId="77777777" w:rsidR="00AC5D1E" w:rsidRPr="00651325" w:rsidRDefault="00AC5D1E" w:rsidP="00AC5D1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73CF432" w14:textId="018D4DAB" w:rsidR="00AC5D1E" w:rsidRDefault="00AC5D1E" w:rsidP="00AC5D1E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</w:t>
            </w:r>
            <w:r w:rsidRPr="00AC5D1E">
              <w:rPr>
                <w:rFonts w:ascii="標楷體" w:eastAsia="標楷體" w:hAnsi="標楷體" w:hint="eastAsia"/>
                <w:color w:val="000000"/>
              </w:rPr>
              <w:t>[商品參數主檔(FacProd)]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該</w:t>
            </w:r>
            <w:r w:rsidR="00766CC9" w:rsidRPr="00766CC9">
              <w:rPr>
                <w:rFonts w:ascii="標楷體" w:eastAsia="標楷體" w:hAnsi="標楷體" w:hint="eastAsia"/>
                <w:color w:val="000000"/>
              </w:rPr>
              <w:t>[商品代碼(ProdNo)]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不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Pr="00293C02">
              <w:rPr>
                <w:rFonts w:ascii="標楷體" w:eastAsia="標楷體" w:hAnsi="標楷體"/>
                <w:color w:val="000000"/>
              </w:rPr>
              <w:t>E000</w:t>
            </w:r>
            <w:r w:rsidR="00766CC9">
              <w:rPr>
                <w:rFonts w:ascii="標楷體" w:eastAsia="標楷體" w:hAnsi="標楷體" w:hint="eastAsia"/>
                <w:color w:val="000000"/>
              </w:rPr>
              <w:t>7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 w:rsidR="00766CC9" w:rsidRPr="00766CC9">
              <w:rPr>
                <w:rFonts w:ascii="標楷體" w:eastAsia="標楷體" w:hAnsi="標楷體"/>
                <w:color w:val="000000"/>
              </w:rPr>
              <w:t>商品主檔查無資料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24E93CCA" w14:textId="4ADC28A9" w:rsidR="007E58CC" w:rsidRPr="007E58CC" w:rsidRDefault="007E58CC" w:rsidP="00BD136A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3.</w:t>
            </w:r>
            <w:r>
              <w:rPr>
                <w:rFonts w:ascii="標楷體" w:eastAsia="標楷體" w:hAnsi="標楷體" w:hint="eastAsia"/>
                <w:color w:val="000000"/>
              </w:rPr>
              <w:t>若該[</w:t>
            </w:r>
            <w:r w:rsidRPr="007E58CC">
              <w:rPr>
                <w:rFonts w:ascii="標楷體" w:eastAsia="標楷體" w:hAnsi="標楷體" w:hint="eastAsia"/>
                <w:color w:val="000000"/>
              </w:rPr>
              <w:t>商品狀態</w:t>
            </w:r>
            <w:r>
              <w:rPr>
                <w:rFonts w:ascii="標楷體" w:eastAsia="標楷體" w:hAnsi="標楷體" w:hint="eastAsia"/>
                <w:color w:val="000000"/>
              </w:rPr>
              <w:t>(</w:t>
            </w:r>
            <w:r w:rsidRPr="007E58CC">
              <w:rPr>
                <w:rFonts w:ascii="標楷體" w:eastAsia="標楷體" w:hAnsi="標楷體"/>
                <w:color w:val="000000"/>
              </w:rPr>
              <w:t>StatusCode</w:t>
            </w:r>
            <w:r>
              <w:rPr>
                <w:rFonts w:ascii="標楷體" w:eastAsia="標楷體" w:hAnsi="標楷體" w:hint="eastAsia"/>
                <w:color w:val="000000"/>
              </w:rPr>
              <w:t>)]=</w:t>
            </w:r>
            <w:r w:rsidR="00BD136A">
              <w:rPr>
                <w:rFonts w:ascii="標楷體" w:eastAsia="標楷體" w:hAnsi="標楷體" w:hint="eastAsia"/>
                <w:color w:val="000000"/>
              </w:rPr>
              <w:t>1</w:t>
            </w:r>
            <w:r w:rsidR="00BD136A" w:rsidRPr="00BD136A">
              <w:rPr>
                <w:rFonts w:ascii="標楷體" w:eastAsia="標楷體" w:hAnsi="標楷體" w:hint="eastAsia"/>
                <w:color w:val="000000"/>
              </w:rPr>
              <w:t>:停用</w:t>
            </w:r>
            <w:r w:rsidR="00BD136A" w:rsidRPr="00293C02">
              <w:rPr>
                <w:rFonts w:ascii="標楷體" w:eastAsia="標楷體" w:hAnsi="標楷體" w:hint="eastAsia"/>
                <w:color w:val="000000"/>
              </w:rPr>
              <w:t>，</w:t>
            </w:r>
            <w:r w:rsidR="00BD136A">
              <w:rPr>
                <w:rFonts w:ascii="標楷體" w:eastAsia="標楷體" w:hAnsi="標楷體" w:hint="eastAsia"/>
                <w:color w:val="000000"/>
              </w:rPr>
              <w:t>仍可執行修改功能</w:t>
            </w:r>
            <w:r w:rsidR="00BD136A" w:rsidRPr="00293C02">
              <w:rPr>
                <w:rFonts w:ascii="標楷體" w:eastAsia="標楷體" w:hAnsi="標楷體" w:hint="eastAsia"/>
                <w:color w:val="000000"/>
              </w:rPr>
              <w:t>，</w:t>
            </w:r>
            <w:r w:rsidR="00BD136A">
              <w:rPr>
                <w:rFonts w:ascii="標楷體" w:eastAsia="標楷體" w:hAnsi="標楷體" w:hint="eastAsia"/>
                <w:color w:val="000000"/>
              </w:rPr>
              <w:t>以供月底日</w:t>
            </w:r>
            <w:r w:rsidR="00BD136A">
              <w:rPr>
                <w:rFonts w:ascii="標楷體" w:eastAsia="標楷體" w:hAnsi="標楷體" w:hint="eastAsia"/>
              </w:rPr>
              <w:t>產生[</w:t>
            </w:r>
            <w:r w:rsidR="00BD136A" w:rsidRPr="00D21D13">
              <w:rPr>
                <w:rFonts w:ascii="標楷體" w:eastAsia="標楷體" w:hAnsi="標楷體"/>
              </w:rPr>
              <w:t>34</w:t>
            </w:r>
            <w:r w:rsidR="00BD136A" w:rsidRPr="00D21D13">
              <w:rPr>
                <w:rFonts w:ascii="標楷體" w:eastAsia="標楷體" w:hAnsi="標楷體" w:hint="eastAsia"/>
              </w:rPr>
              <w:t>號公報</w:t>
            </w:r>
            <w:r w:rsidR="00BD136A">
              <w:rPr>
                <w:rFonts w:ascii="標楷體" w:eastAsia="標楷體" w:hAnsi="標楷體" w:hint="eastAsia"/>
              </w:rPr>
              <w:t>/</w:t>
            </w:r>
            <w:r w:rsidR="00BD136A">
              <w:rPr>
                <w:rFonts w:ascii="標楷體" w:eastAsia="標楷體" w:hAnsi="標楷體"/>
              </w:rPr>
              <w:t>IFR</w:t>
            </w:r>
            <w:r w:rsidR="00DD5374">
              <w:rPr>
                <w:rFonts w:ascii="標楷體" w:eastAsia="標楷體" w:hAnsi="標楷體" w:hint="eastAsia"/>
              </w:rPr>
              <w:t>S</w:t>
            </w:r>
            <w:r w:rsidR="00BD136A">
              <w:rPr>
                <w:rFonts w:ascii="標楷體" w:eastAsia="標楷體" w:hAnsi="標楷體"/>
              </w:rPr>
              <w:t>9</w:t>
            </w:r>
            <w:r w:rsidR="00BD136A" w:rsidRPr="00D21D13">
              <w:rPr>
                <w:rFonts w:ascii="標楷體" w:eastAsia="標楷體" w:hAnsi="標楷體" w:hint="eastAsia"/>
              </w:rPr>
              <w:t>欄位清單檔</w:t>
            </w:r>
            <w:r w:rsidR="00BD136A">
              <w:rPr>
                <w:rFonts w:ascii="標楷體" w:eastAsia="標楷體" w:hAnsi="標楷體" w:hint="eastAsia"/>
              </w:rPr>
              <w:t>]使用</w:t>
            </w:r>
          </w:p>
          <w:p w14:paraId="78710A89" w14:textId="77777777" w:rsidR="00AC5D1E" w:rsidRPr="00293C02" w:rsidRDefault="00AC5D1E" w:rsidP="00AC5D1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2E23ACAD" w14:textId="50A3D330" w:rsidR="00AC5D1E" w:rsidRDefault="007E58CC" w:rsidP="00AC5D1E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lang w:eastAsia="zh-HK"/>
              </w:rPr>
              <w:t>4</w:t>
            </w:r>
            <w:r w:rsidR="00AC5D1E"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 w:rsidR="00AC5D1E">
              <w:rPr>
                <w:rFonts w:ascii="標楷體" w:eastAsia="標楷體" w:hAnsi="標楷體" w:hint="eastAsia"/>
              </w:rPr>
              <w:t>更新</w:t>
            </w:r>
            <w:r w:rsidR="00AC5D1E">
              <w:rPr>
                <w:rFonts w:ascii="標楷體" w:eastAsia="標楷體" w:hAnsi="標楷體" w:hint="eastAsia"/>
                <w:lang w:eastAsia="zh-HK"/>
              </w:rPr>
              <w:t>該筆</w:t>
            </w:r>
            <w:r w:rsidR="00AC5D1E" w:rsidRPr="00AC5D1E">
              <w:rPr>
                <w:rFonts w:ascii="標楷體" w:eastAsia="標楷體" w:hAnsi="標楷體" w:hint="eastAsia"/>
                <w:lang w:eastAsia="zh-HK"/>
              </w:rPr>
              <w:t>[商品參數主檔(FacProd)]</w:t>
            </w:r>
            <w:r w:rsidR="00C7280A">
              <w:rPr>
                <w:rFonts w:ascii="標楷體" w:eastAsia="標楷體" w:hAnsi="標楷體" w:hint="eastAsia"/>
                <w:lang w:eastAsia="zh-HK"/>
              </w:rPr>
              <w:t>之</w:t>
            </w:r>
            <w:r w:rsidR="00C7280A" w:rsidRPr="0023260F">
              <w:rPr>
                <w:rFonts w:ascii="標楷體" w:eastAsia="標楷體" w:hAnsi="標楷體" w:hint="eastAsia"/>
              </w:rPr>
              <w:t>[IFRS階梯商品別(IfrsStepProdCode)]</w:t>
            </w:r>
            <w:r w:rsidR="00C7280A">
              <w:rPr>
                <w:rFonts w:ascii="標楷體" w:eastAsia="標楷體" w:hAnsi="標楷體" w:hint="eastAsia"/>
              </w:rPr>
              <w:t>、</w:t>
            </w:r>
            <w:r w:rsidR="00C7280A" w:rsidRPr="0023260F">
              <w:rPr>
                <w:rFonts w:ascii="標楷體" w:eastAsia="標楷體" w:hAnsi="標楷體" w:hint="eastAsia"/>
              </w:rPr>
              <w:t>[IFRS產品別(IfrsProdCode)]</w:t>
            </w:r>
            <w:r w:rsidR="00AC5D1E"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8D4D0B" w:rsidRPr="00F5236F" w14:paraId="224FF236" w14:textId="77777777" w:rsidTr="00EE5F88">
        <w:tc>
          <w:tcPr>
            <w:tcW w:w="848" w:type="dxa"/>
          </w:tcPr>
          <w:p w14:paraId="3591FA72" w14:textId="0F10972D" w:rsidR="008D4D0B" w:rsidRDefault="00A4528E" w:rsidP="00EE5F8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3C41A861" w14:textId="77777777" w:rsidR="008D4D0B" w:rsidRDefault="008D4D0B" w:rsidP="00EE5F88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3DE55739" w14:textId="7A9EE8F4" w:rsidR="008D4D0B" w:rsidRDefault="008D4D0B" w:rsidP="00EE5F88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2660CB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356A3E29" w14:textId="77777777" w:rsidR="008D4D0B" w:rsidRDefault="008D4D0B" w:rsidP="008D4D0B">
      <w:pPr>
        <w:ind w:left="1440"/>
      </w:pPr>
    </w:p>
    <w:p w14:paraId="47DF71A0" w14:textId="71170E5F" w:rsidR="008D4D0B" w:rsidRPr="007C1268" w:rsidRDefault="008D4D0B" w:rsidP="0081699E">
      <w:pPr>
        <w:pStyle w:val="a"/>
      </w:pPr>
      <w:r w:rsidRPr="007C1268">
        <w:t>輸入畫面資料說明</w:t>
      </w:r>
      <w:r w:rsidR="00356A46">
        <w:rPr>
          <w:rFonts w:hint="eastAsia"/>
        </w:rPr>
        <w:t>-修改</w:t>
      </w:r>
    </w:p>
    <w:p w14:paraId="3599FA5A" w14:textId="77777777" w:rsidR="00DA41B2" w:rsidRDefault="00DA41B2" w:rsidP="00DA41B2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DA41B2" w:rsidRPr="00456B60" w14:paraId="7F679670" w14:textId="77777777" w:rsidTr="00FC5DA8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6F263040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2715F41F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10432042" w14:textId="77777777" w:rsidR="00DA41B2" w:rsidRPr="00456B60" w:rsidRDefault="00DA41B2" w:rsidP="00FC5DA8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7A393307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DA41B2" w:rsidRPr="00456B60" w14:paraId="013534C7" w14:textId="77777777" w:rsidTr="00FC5DA8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4403537A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4EA654D9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5E11E764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6FE6CA02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03E09109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5928C5BC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0C36915F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24739559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</w:tr>
      <w:tr w:rsidR="00DA41B2" w:rsidRPr="00456B60" w14:paraId="0B50F6C5" w14:textId="77777777" w:rsidTr="00FC5DA8">
        <w:trPr>
          <w:trHeight w:val="244"/>
          <w:jc w:val="center"/>
        </w:trPr>
        <w:tc>
          <w:tcPr>
            <w:tcW w:w="530" w:type="dxa"/>
          </w:tcPr>
          <w:p w14:paraId="713667AB" w14:textId="77777777" w:rsidR="00DA41B2" w:rsidRPr="001343EE" w:rsidRDefault="00DA41B2" w:rsidP="00FC5DA8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4F33FFDC" w14:textId="77777777" w:rsidR="00DA41B2" w:rsidRPr="001343EE" w:rsidRDefault="00DA41B2" w:rsidP="00FC5DA8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18EB8027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1DA01ADB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  <w:r w:rsidRPr="00C55EAE"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1896" w:type="dxa"/>
          </w:tcPr>
          <w:p w14:paraId="2233105D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C077A3B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5E8F6FB" w14:textId="77777777" w:rsidR="00DA41B2" w:rsidRPr="00456B60" w:rsidRDefault="00DA41B2" w:rsidP="00FC5D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3557FB50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DA41B2" w:rsidRPr="00456B60" w14:paraId="49F5CD52" w14:textId="77777777" w:rsidTr="00FC5DA8">
        <w:trPr>
          <w:trHeight w:val="244"/>
          <w:jc w:val="center"/>
        </w:trPr>
        <w:tc>
          <w:tcPr>
            <w:tcW w:w="530" w:type="dxa"/>
          </w:tcPr>
          <w:p w14:paraId="3C179AB7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70972C54" w14:textId="585C6EBF" w:rsidR="00DA41B2" w:rsidRPr="00456B60" w:rsidRDefault="00DA41B2" w:rsidP="00FC5DA8">
            <w:r w:rsidRPr="00A23C2A">
              <w:rPr>
                <w:rFonts w:ascii="標楷體" w:eastAsia="標楷體" w:hAnsi="標楷體" w:hint="eastAsia"/>
              </w:rPr>
              <w:t>商品代碼</w:t>
            </w:r>
          </w:p>
        </w:tc>
        <w:tc>
          <w:tcPr>
            <w:tcW w:w="783" w:type="dxa"/>
          </w:tcPr>
          <w:p w14:paraId="728C8826" w14:textId="4CD2C695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145020E7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10B0493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EBB6041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5688A2E" w14:textId="77777777" w:rsidR="00DA41B2" w:rsidRPr="00456B60" w:rsidRDefault="00DA41B2" w:rsidP="00FC5D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395D4390" w14:textId="7ADE9A4D" w:rsidR="00DA41B2" w:rsidRPr="00A60BC3" w:rsidRDefault="00DA41B2" w:rsidP="00FC5DA8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FacProd.ProdNo</w:t>
            </w:r>
          </w:p>
        </w:tc>
      </w:tr>
      <w:tr w:rsidR="00DA41B2" w:rsidRPr="00456B60" w14:paraId="3279FD75" w14:textId="77777777" w:rsidTr="00FC5DA8">
        <w:trPr>
          <w:trHeight w:val="244"/>
          <w:jc w:val="center"/>
        </w:trPr>
        <w:tc>
          <w:tcPr>
            <w:tcW w:w="530" w:type="dxa"/>
          </w:tcPr>
          <w:p w14:paraId="3C323B00" w14:textId="77777777" w:rsidR="00DA41B2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6E0E4743" w14:textId="352C13A1" w:rsidR="00DA41B2" w:rsidRPr="00A23C2A" w:rsidRDefault="00DA41B2" w:rsidP="00FC5DA8">
            <w:pPr>
              <w:rPr>
                <w:rFonts w:ascii="標楷體" w:eastAsia="標楷體" w:hAnsi="標楷體"/>
              </w:rPr>
            </w:pPr>
            <w:r w:rsidRPr="00B76130">
              <w:rPr>
                <w:rFonts w:ascii="標楷體" w:eastAsia="標楷體" w:hAnsi="標楷體" w:hint="eastAsia"/>
              </w:rPr>
              <w:t>商品名稱</w:t>
            </w:r>
          </w:p>
        </w:tc>
        <w:tc>
          <w:tcPr>
            <w:tcW w:w="783" w:type="dxa"/>
          </w:tcPr>
          <w:p w14:paraId="34D0D47F" w14:textId="4D192389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4A74C90E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D51EB69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AC1065E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A1E1B4A" w14:textId="469D1F7A" w:rsidR="00DA41B2" w:rsidRDefault="00DA41B2" w:rsidP="00FC5DA8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2009C93D" w14:textId="1A4FD407" w:rsidR="00DA41B2" w:rsidRDefault="00DA41B2" w:rsidP="00DA41B2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FacProd.ProdName</w:t>
            </w:r>
          </w:p>
        </w:tc>
      </w:tr>
      <w:tr w:rsidR="00DA41B2" w:rsidRPr="00456B60" w14:paraId="33B96C59" w14:textId="77777777" w:rsidTr="00FC5DA8">
        <w:trPr>
          <w:trHeight w:val="244"/>
          <w:jc w:val="center"/>
        </w:trPr>
        <w:tc>
          <w:tcPr>
            <w:tcW w:w="530" w:type="dxa"/>
          </w:tcPr>
          <w:p w14:paraId="75D28CBE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296E3994" w14:textId="6DD0381B" w:rsidR="00DA41B2" w:rsidRPr="00456B60" w:rsidRDefault="00B202E8" w:rsidP="00FC5DA8">
            <w:r w:rsidRPr="00A23C2A">
              <w:rPr>
                <w:rFonts w:ascii="標楷體" w:eastAsia="標楷體" w:hAnsi="標楷體" w:hint="eastAsia"/>
              </w:rPr>
              <w:t>商品生效日期</w:t>
            </w:r>
          </w:p>
        </w:tc>
        <w:tc>
          <w:tcPr>
            <w:tcW w:w="783" w:type="dxa"/>
          </w:tcPr>
          <w:p w14:paraId="04A3B39E" w14:textId="58751DB4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172E6781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A456EB1" w14:textId="5C322E71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4B46A4D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85EB1F7" w14:textId="77777777" w:rsidR="00DA41B2" w:rsidRPr="00456B60" w:rsidRDefault="00DA41B2" w:rsidP="00FC5D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77DB50D8" w14:textId="57FB22CA" w:rsidR="00DA41B2" w:rsidRPr="007B7D37" w:rsidRDefault="00B202E8" w:rsidP="00FC5DA8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FacProd.StartDate</w:t>
            </w:r>
          </w:p>
        </w:tc>
      </w:tr>
      <w:tr w:rsidR="00B202E8" w:rsidRPr="00456B60" w14:paraId="7585DC1C" w14:textId="77777777" w:rsidTr="00FC5DA8">
        <w:trPr>
          <w:trHeight w:val="244"/>
          <w:jc w:val="center"/>
        </w:trPr>
        <w:tc>
          <w:tcPr>
            <w:tcW w:w="530" w:type="dxa"/>
          </w:tcPr>
          <w:p w14:paraId="6B7E722A" w14:textId="77777777" w:rsidR="00B202E8" w:rsidRPr="00456B60" w:rsidRDefault="00B202E8" w:rsidP="00B202E8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308" w:type="dxa"/>
          </w:tcPr>
          <w:p w14:paraId="6CEE9B4F" w14:textId="5FC47E8F" w:rsidR="00B202E8" w:rsidRPr="00456B60" w:rsidRDefault="00B202E8" w:rsidP="00B202E8">
            <w:pPr>
              <w:rPr>
                <w:rFonts w:ascii="標楷體" w:eastAsia="標楷體" w:hAnsi="標楷體"/>
                <w:color w:val="000000"/>
              </w:rPr>
            </w:pPr>
            <w:r w:rsidRPr="00A23C2A">
              <w:rPr>
                <w:rFonts w:ascii="標楷體" w:eastAsia="標楷體" w:hAnsi="標楷體" w:hint="eastAsia"/>
              </w:rPr>
              <w:t>商品截止日期</w:t>
            </w:r>
          </w:p>
        </w:tc>
        <w:tc>
          <w:tcPr>
            <w:tcW w:w="783" w:type="dxa"/>
          </w:tcPr>
          <w:p w14:paraId="18C90ED4" w14:textId="2001618D" w:rsidR="00B202E8" w:rsidRPr="00456B60" w:rsidRDefault="00B202E8" w:rsidP="00B202E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744A887F" w14:textId="77777777" w:rsidR="00B202E8" w:rsidRPr="00456B60" w:rsidRDefault="00B202E8" w:rsidP="00B202E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A6353CA" w14:textId="77777777" w:rsidR="00B202E8" w:rsidRPr="00456B60" w:rsidRDefault="00B202E8" w:rsidP="00B202E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F925CB2" w14:textId="0E1A79EE" w:rsidR="00B202E8" w:rsidRPr="00456B60" w:rsidRDefault="00B202E8" w:rsidP="00B202E8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2CFB2395" w14:textId="10665F13" w:rsidR="00B202E8" w:rsidRPr="00456B60" w:rsidRDefault="00B202E8" w:rsidP="00B202E8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7DA9C8B6" w14:textId="4FD5B5DB" w:rsidR="00B202E8" w:rsidRPr="00456B60" w:rsidRDefault="00B202E8" w:rsidP="00B202E8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FacProd.EndDate</w:t>
            </w:r>
          </w:p>
        </w:tc>
      </w:tr>
      <w:tr w:rsidR="00891952" w:rsidRPr="00456B60" w14:paraId="6C301794" w14:textId="77777777" w:rsidTr="00FC5DA8">
        <w:trPr>
          <w:trHeight w:val="244"/>
          <w:jc w:val="center"/>
        </w:trPr>
        <w:tc>
          <w:tcPr>
            <w:tcW w:w="530" w:type="dxa"/>
          </w:tcPr>
          <w:p w14:paraId="2B5A10E4" w14:textId="77777777" w:rsidR="00891952" w:rsidRPr="00456B60" w:rsidRDefault="00891952" w:rsidP="0089195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308" w:type="dxa"/>
          </w:tcPr>
          <w:p w14:paraId="3946B1E7" w14:textId="1318BA11" w:rsidR="00891952" w:rsidRPr="00456B60" w:rsidRDefault="00891952" w:rsidP="00891952">
            <w:pPr>
              <w:rPr>
                <w:rFonts w:ascii="標楷體" w:eastAsia="標楷體" w:hAnsi="標楷體"/>
              </w:rPr>
            </w:pPr>
            <w:r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IFRS階梯商品別</w:t>
            </w:r>
          </w:p>
        </w:tc>
        <w:tc>
          <w:tcPr>
            <w:tcW w:w="783" w:type="dxa"/>
          </w:tcPr>
          <w:p w14:paraId="6823B1CC" w14:textId="32B0F126" w:rsidR="00891952" w:rsidRPr="00456B60" w:rsidRDefault="00891952" w:rsidP="0089195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904" w:type="dxa"/>
          </w:tcPr>
          <w:p w14:paraId="3C68D8DE" w14:textId="77777777" w:rsidR="00891952" w:rsidRPr="00456B60" w:rsidRDefault="00891952" w:rsidP="00891952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93AFBA6" w14:textId="4875F767" w:rsidR="00204DCD" w:rsidRDefault="00204DCD" w:rsidP="0089195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(空白):</w:t>
            </w:r>
            <w:r w:rsidRPr="00891952">
              <w:rPr>
                <w:rFonts w:ascii="標楷體" w:eastAsia="標楷體" w:hAnsi="標楷體" w:hint="eastAsia"/>
                <w:color w:val="000000"/>
              </w:rPr>
              <w:t>非階梯式</w:t>
            </w:r>
          </w:p>
          <w:p w14:paraId="3306E6CE" w14:textId="43EFBBEB" w:rsidR="00204DCD" w:rsidRDefault="00204DCD" w:rsidP="00891952">
            <w:pPr>
              <w:rPr>
                <w:rFonts w:ascii="標楷體" w:eastAsia="標楷體" w:hAnsi="標楷體"/>
                <w:color w:val="000000"/>
              </w:rPr>
            </w:pPr>
            <w:r w:rsidRPr="00891952">
              <w:rPr>
                <w:rFonts w:ascii="標楷體" w:eastAsia="標楷體" w:hAnsi="標楷體" w:hint="eastAsia"/>
                <w:color w:val="000000"/>
              </w:rPr>
              <w:t>A:固定階梯</w:t>
            </w:r>
          </w:p>
          <w:p w14:paraId="1D549CDC" w14:textId="12CF3A93" w:rsidR="00891952" w:rsidRPr="00456B60" w:rsidRDefault="00204DCD" w:rsidP="00891952">
            <w:pPr>
              <w:rPr>
                <w:rFonts w:ascii="標楷體" w:eastAsia="標楷體" w:hAnsi="標楷體"/>
              </w:rPr>
            </w:pPr>
            <w:r w:rsidRPr="00891952">
              <w:rPr>
                <w:rFonts w:ascii="標楷體" w:eastAsia="標楷體" w:hAnsi="標楷體" w:hint="eastAsia"/>
                <w:color w:val="000000"/>
              </w:rPr>
              <w:t>B:浮動階梯</w:t>
            </w:r>
          </w:p>
        </w:tc>
        <w:tc>
          <w:tcPr>
            <w:tcW w:w="811" w:type="dxa"/>
          </w:tcPr>
          <w:p w14:paraId="52126017" w14:textId="47DF1AB3" w:rsidR="00891952" w:rsidRPr="00456B60" w:rsidRDefault="00891952" w:rsidP="00891952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5FD26BA" w14:textId="77777777" w:rsidR="00891952" w:rsidRPr="00456B60" w:rsidRDefault="00891952" w:rsidP="00891952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7BC37546" w14:textId="4505DD98" w:rsidR="00891952" w:rsidRPr="007B7D37" w:rsidRDefault="00891952" w:rsidP="00891952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，可以修改</w:t>
            </w:r>
          </w:p>
          <w:p w14:paraId="1476F81E" w14:textId="7BBBD8C4" w:rsidR="00891952" w:rsidRDefault="00891952" w:rsidP="005C79CE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2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="00AE2290">
              <w:rPr>
                <w:rFonts w:ascii="標楷體" w:eastAsia="標楷體" w:hAnsi="標楷體" w:hint="eastAsia"/>
                <w:color w:val="000000"/>
              </w:rPr>
              <w:t>自行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輸入</w:t>
            </w:r>
            <w:r w:rsidR="00AE2290">
              <w:rPr>
                <w:rFonts w:ascii="標楷體" w:eastAsia="標楷體" w:hAnsi="標楷體" w:hint="eastAsia"/>
                <w:color w:val="000000"/>
              </w:rPr>
              <w:t>代碼</w:t>
            </w:r>
            <w:r w:rsidR="005C79CE">
              <w:rPr>
                <w:rFonts w:ascii="標楷體" w:eastAsia="標楷體" w:hAnsi="標楷體" w:hint="eastAsia"/>
                <w:color w:val="000000"/>
              </w:rPr>
              <w:t>，</w:t>
            </w:r>
            <w:r w:rsidR="005C79CE" w:rsidRPr="00456B60">
              <w:rPr>
                <w:rFonts w:ascii="標楷體" w:eastAsia="標楷體" w:hAnsi="標楷體" w:hint="eastAsia"/>
                <w:color w:val="000000"/>
              </w:rPr>
              <w:t>檢核條件：</w:t>
            </w:r>
            <w:r w:rsidR="005C79CE"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 w:rsidR="005C79CE">
              <w:rPr>
                <w:rFonts w:ascii="標楷體" w:eastAsia="標楷體" w:hAnsi="標楷體" w:hint="eastAsia"/>
                <w:color w:val="000000"/>
              </w:rPr>
              <w:t>/</w:t>
            </w:r>
            <w:r w:rsidR="005C79CE" w:rsidRPr="00091624">
              <w:rPr>
                <w:rFonts w:ascii="標楷體" w:eastAsia="標楷體" w:hAnsi="標楷體"/>
                <w:color w:val="000000"/>
              </w:rPr>
              <w:t>V(H</w:t>
            </w:r>
            <w:r w:rsidR="005C79CE"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6E0B74D2" w14:textId="4A423564" w:rsidR="00891952" w:rsidRDefault="00891952" w:rsidP="00891952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3.若不輸入表示「</w:t>
            </w:r>
            <w:r w:rsidRPr="00891952">
              <w:rPr>
                <w:rFonts w:ascii="標楷體" w:eastAsia="標楷體" w:hAnsi="標楷體" w:hint="eastAsia"/>
                <w:color w:val="000000"/>
              </w:rPr>
              <w:t>非階梯式</w:t>
            </w:r>
            <w:r>
              <w:rPr>
                <w:rFonts w:ascii="標楷體" w:eastAsia="標楷體" w:hAnsi="標楷體" w:hint="eastAsia"/>
                <w:color w:val="000000"/>
              </w:rPr>
              <w:t>」</w:t>
            </w:r>
          </w:p>
          <w:p w14:paraId="331949C7" w14:textId="39038645" w:rsidR="00891952" w:rsidRPr="001B4EDF" w:rsidRDefault="005C79CE" w:rsidP="00891952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</w:t>
            </w:r>
            <w:r w:rsidR="00891952" w:rsidRPr="001B4EDF">
              <w:rPr>
                <w:rFonts w:ascii="標楷體" w:eastAsia="標楷體" w:hAnsi="標楷體"/>
                <w:color w:val="000000"/>
              </w:rPr>
              <w:t>.</w:t>
            </w:r>
            <w:r w:rsidR="00FB6CEE"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FacProd.IfrsStepProdCode</w:t>
            </w:r>
          </w:p>
        </w:tc>
      </w:tr>
      <w:tr w:rsidR="00891952" w:rsidRPr="00456B60" w14:paraId="3EA6303A" w14:textId="77777777" w:rsidTr="00FC5DA8">
        <w:trPr>
          <w:trHeight w:val="244"/>
          <w:jc w:val="center"/>
        </w:trPr>
        <w:tc>
          <w:tcPr>
            <w:tcW w:w="530" w:type="dxa"/>
          </w:tcPr>
          <w:p w14:paraId="5805FC18" w14:textId="77777777" w:rsidR="00891952" w:rsidRDefault="00891952" w:rsidP="00891952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78A4F830" w14:textId="51305168" w:rsidR="00891952" w:rsidRPr="00A23C2A" w:rsidRDefault="00891952" w:rsidP="00891952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IFRS階梯商品別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</w:p>
        </w:tc>
        <w:tc>
          <w:tcPr>
            <w:tcW w:w="783" w:type="dxa"/>
          </w:tcPr>
          <w:p w14:paraId="6BD2309D" w14:textId="6E77D3F9" w:rsidR="00891952" w:rsidRDefault="00891952" w:rsidP="00891952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799FD584" w14:textId="77777777" w:rsidR="00891952" w:rsidRPr="00456B60" w:rsidRDefault="00891952" w:rsidP="00891952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3CF2B1C" w14:textId="77777777" w:rsidR="00891952" w:rsidRPr="00456B60" w:rsidRDefault="00891952" w:rsidP="00891952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DB571EA" w14:textId="77777777" w:rsidR="00891952" w:rsidRPr="00456B60" w:rsidRDefault="00891952" w:rsidP="00891952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4E0064E" w14:textId="0211846F" w:rsidR="00891952" w:rsidRPr="00456B60" w:rsidRDefault="00BF167F" w:rsidP="0089195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515ED88B" w14:textId="0D778C63" w:rsidR="00891952" w:rsidRPr="007B7D37" w:rsidRDefault="00BF167F" w:rsidP="00891952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47BB7">
              <w:rPr>
                <w:rFonts w:ascii="標楷體" w:eastAsia="標楷體" w:hAnsi="標楷體" w:hint="eastAsia"/>
              </w:rPr>
              <w:t>自動顯示</w:t>
            </w:r>
            <w:r w:rsidR="004D316B">
              <w:rPr>
                <w:rFonts w:ascii="標楷體" w:eastAsia="標楷體" w:hAnsi="標楷體" w:hint="eastAsia"/>
              </w:rPr>
              <w:t>[</w:t>
            </w:r>
            <w:r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IFRS階梯商品別</w:t>
            </w:r>
            <w:r w:rsidR="004D316B">
              <w:rPr>
                <w:rFonts w:ascii="標楷體" w:eastAsia="標楷體" w:hAnsi="標楷體" w:hint="eastAsia"/>
                <w:color w:val="000000"/>
                <w:lang w:val="x-none"/>
              </w:rPr>
              <w:t>]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名稱/</w:t>
            </w:r>
            <w:r w:rsidRPr="00BF167F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  <w:tr w:rsidR="00891952" w:rsidRPr="00456B60" w14:paraId="61789630" w14:textId="77777777" w:rsidTr="00FC5DA8">
        <w:trPr>
          <w:trHeight w:val="244"/>
          <w:jc w:val="center"/>
        </w:trPr>
        <w:tc>
          <w:tcPr>
            <w:tcW w:w="530" w:type="dxa"/>
          </w:tcPr>
          <w:p w14:paraId="0C058321" w14:textId="77777777" w:rsidR="00891952" w:rsidRPr="00456B60" w:rsidRDefault="00891952" w:rsidP="0089195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308" w:type="dxa"/>
          </w:tcPr>
          <w:p w14:paraId="4A842DED" w14:textId="3B9744E1" w:rsidR="00891952" w:rsidRPr="00456B60" w:rsidRDefault="00891952" w:rsidP="00891952">
            <w:pPr>
              <w:rPr>
                <w:rFonts w:ascii="標楷體" w:eastAsia="標楷體" w:hAnsi="標楷體"/>
              </w:rPr>
            </w:pPr>
            <w:r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IFRS產品別</w:t>
            </w:r>
          </w:p>
        </w:tc>
        <w:tc>
          <w:tcPr>
            <w:tcW w:w="783" w:type="dxa"/>
          </w:tcPr>
          <w:p w14:paraId="4BE2CBFE" w14:textId="4585E79B" w:rsidR="00891952" w:rsidRPr="00456B60" w:rsidRDefault="00964E82" w:rsidP="0089195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04" w:type="dxa"/>
          </w:tcPr>
          <w:p w14:paraId="56B8A285" w14:textId="77777777" w:rsidR="00891952" w:rsidRPr="00456B60" w:rsidRDefault="00891952" w:rsidP="00891952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6AACF8D" w14:textId="77777777" w:rsidR="00DA5091" w:rsidRDefault="00964E82" w:rsidP="00DA5091">
            <w:pPr>
              <w:ind w:left="2"/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下拉選單</w:t>
            </w:r>
          </w:p>
          <w:p w14:paraId="73BF0245" w14:textId="2C193568" w:rsidR="00DA5091" w:rsidRDefault="00DA5091" w:rsidP="00DA5091">
            <w:pPr>
              <w:ind w:left="2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依據Cd</w:t>
            </w:r>
            <w:r w:rsidRPr="00456B60">
              <w:rPr>
                <w:rFonts w:ascii="標楷體" w:eastAsia="標楷體" w:hAnsi="標楷體"/>
              </w:rPr>
              <w:t>Code</w:t>
            </w:r>
            <w:r w:rsidRPr="00456B60">
              <w:rPr>
                <w:rFonts w:ascii="標楷體" w:eastAsia="標楷體" w:hAnsi="標楷體" w:hint="eastAsia"/>
              </w:rPr>
              <w:t>的</w:t>
            </w:r>
            <w:r w:rsidRPr="00456B60">
              <w:rPr>
                <w:rFonts w:ascii="標楷體" w:eastAsia="標楷體" w:hAnsi="標楷體"/>
              </w:rPr>
              <w:t>DefCode</w:t>
            </w:r>
            <w:r w:rsidRPr="00456B60">
              <w:rPr>
                <w:rFonts w:ascii="標楷體" w:eastAsia="標楷體" w:hAnsi="標楷體" w:hint="eastAsia"/>
              </w:rPr>
              <w:t>=</w:t>
            </w:r>
            <w:r w:rsidRPr="00A232EE">
              <w:rPr>
                <w:rFonts w:ascii="標楷體" w:eastAsia="標楷體" w:hAnsi="標楷體"/>
              </w:rPr>
              <w:t xml:space="preserve"> IfrsProdCode</w:t>
            </w:r>
          </w:p>
          <w:p w14:paraId="171A5745" w14:textId="6A047C19" w:rsidR="00891952" w:rsidRPr="00456B60" w:rsidRDefault="00DA5091" w:rsidP="00DA5091">
            <w:pPr>
              <w:rPr>
                <w:rFonts w:ascii="標楷體" w:eastAsia="標楷體" w:hAnsi="標楷體"/>
              </w:rPr>
            </w:pPr>
            <w:r w:rsidRPr="00A232EE">
              <w:rPr>
                <w:rFonts w:ascii="標楷體" w:eastAsia="標楷體" w:hAnsi="標楷體" w:hint="eastAsia"/>
              </w:rPr>
              <w:t>限</w:t>
            </w:r>
            <w:r>
              <w:rPr>
                <w:rFonts w:ascii="標楷體" w:eastAsia="標楷體" w:hAnsi="標楷體" w:hint="eastAsia"/>
              </w:rPr>
              <w:t>[</w:t>
            </w:r>
            <w:r w:rsidRPr="00A232EE"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 w:hint="eastAsia"/>
              </w:rPr>
              <w:t>記號(</w:t>
            </w:r>
            <w:r>
              <w:rPr>
                <w:rFonts w:ascii="標楷體" w:eastAsia="標楷體" w:hAnsi="標楷體"/>
              </w:rPr>
              <w:t>Enable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>=[Y.</w:t>
            </w:r>
            <w:r>
              <w:rPr>
                <w:rFonts w:ascii="標楷體" w:eastAsia="標楷體" w:hAnsi="標楷體" w:hint="eastAsia"/>
              </w:rPr>
              <w:lastRenderedPageBreak/>
              <w:t>啟用]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 xml:space="preserve"> </w:t>
            </w:r>
            <w:r w:rsidR="00964E82">
              <w:rPr>
                <w:rFonts w:ascii="標楷體" w:eastAsia="標楷體" w:hAnsi="標楷體" w:cs="細明體" w:hint="eastAsia"/>
                <w:spacing w:val="15"/>
                <w:kern w:val="0"/>
              </w:rPr>
              <w:t>[</w:t>
            </w:r>
            <w:r w:rsidR="00964E82">
              <w:rPr>
                <w:rFonts w:ascii="標楷體" w:eastAsia="標楷體" w:hAnsi="標楷體" w:cs="細明體" w:hint="eastAsia"/>
                <w:spacing w:val="15"/>
                <w:kern w:val="0"/>
                <w:lang w:eastAsia="zh-HK"/>
              </w:rPr>
              <w:t>選單</w:t>
            </w:r>
            <w:r w:rsidR="00964E82">
              <w:rPr>
                <w:rFonts w:ascii="標楷體" w:eastAsia="標楷體" w:hAnsi="標楷體" w:cs="細明體"/>
                <w:spacing w:val="15"/>
                <w:kern w:val="0"/>
              </w:rPr>
              <w:t>1</w:t>
            </w:r>
            <w:r w:rsidR="00964E82">
              <w:rPr>
                <w:rFonts w:ascii="標楷體" w:eastAsia="標楷體" w:hAnsi="標楷體" w:cs="細明體" w:hint="eastAsia"/>
                <w:spacing w:val="15"/>
                <w:kern w:val="0"/>
              </w:rPr>
              <w:t>/L60</w:t>
            </w:r>
            <w:r w:rsidR="00964E82">
              <w:rPr>
                <w:rFonts w:ascii="標楷體" w:eastAsia="標楷體" w:hAnsi="標楷體" w:cs="細明體"/>
                <w:spacing w:val="15"/>
                <w:kern w:val="0"/>
              </w:rPr>
              <w:t>64</w:t>
            </w:r>
            <w:r w:rsidR="00964E82">
              <w:rPr>
                <w:rFonts w:ascii="標楷體" w:eastAsia="標楷體" w:hAnsi="標楷體" w:cs="細明體" w:hint="eastAsia"/>
                <w:spacing w:val="15"/>
                <w:kern w:val="0"/>
              </w:rPr>
              <w:t>]</w:t>
            </w:r>
          </w:p>
        </w:tc>
        <w:tc>
          <w:tcPr>
            <w:tcW w:w="811" w:type="dxa"/>
          </w:tcPr>
          <w:p w14:paraId="68929F52" w14:textId="601A0D0F" w:rsidR="00891952" w:rsidRPr="00456B60" w:rsidRDefault="00964E82" w:rsidP="0089195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V</w:t>
            </w:r>
          </w:p>
        </w:tc>
        <w:tc>
          <w:tcPr>
            <w:tcW w:w="664" w:type="dxa"/>
          </w:tcPr>
          <w:p w14:paraId="5BF701E7" w14:textId="77777777" w:rsidR="00891952" w:rsidRPr="00456B60" w:rsidRDefault="00891952" w:rsidP="00891952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2E10D116" w14:textId="2A87692A" w:rsidR="00891952" w:rsidRPr="007B7D37" w:rsidRDefault="00891952" w:rsidP="00891952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，可以修改</w:t>
            </w:r>
          </w:p>
          <w:p w14:paraId="35039974" w14:textId="10436B92" w:rsidR="00891952" w:rsidRDefault="00891952" w:rsidP="00891952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2</w:t>
            </w:r>
            <w:r w:rsidRPr="00741EB9">
              <w:rPr>
                <w:rFonts w:ascii="標楷體" w:eastAsia="標楷體" w:hAnsi="標楷體" w:hint="eastAsia"/>
                <w:color w:val="000000"/>
              </w:rPr>
              <w:t>.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必須輸入</w:t>
            </w:r>
            <w:r>
              <w:rPr>
                <w:rFonts w:ascii="標楷體" w:eastAsia="標楷體" w:hAnsi="標楷體" w:hint="eastAsia"/>
                <w:color w:val="000000"/>
              </w:rPr>
              <w:t>代碼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091624">
              <w:rPr>
                <w:rFonts w:ascii="標楷體" w:eastAsia="標楷體" w:hAnsi="標楷體"/>
                <w:color w:val="000000"/>
              </w:rPr>
              <w:t>V(H</w:t>
            </w:r>
            <w:r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6622D5FF" w14:textId="2C2167FE" w:rsidR="00891952" w:rsidRPr="007B7D37" w:rsidRDefault="00964E82" w:rsidP="00891952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3</w:t>
            </w:r>
            <w:r w:rsidR="00891952">
              <w:rPr>
                <w:rFonts w:ascii="標楷體" w:eastAsia="標楷體" w:hAnsi="標楷體" w:hint="eastAsia"/>
                <w:color w:val="000000"/>
              </w:rPr>
              <w:t>.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FacProd.IfrsStepProdCode</w:t>
            </w:r>
          </w:p>
        </w:tc>
      </w:tr>
      <w:tr w:rsidR="00DA41B2" w:rsidRPr="00456B60" w14:paraId="11C18E46" w14:textId="77777777" w:rsidTr="00FC5DA8">
        <w:trPr>
          <w:trHeight w:val="244"/>
          <w:jc w:val="center"/>
        </w:trPr>
        <w:tc>
          <w:tcPr>
            <w:tcW w:w="530" w:type="dxa"/>
          </w:tcPr>
          <w:p w14:paraId="6A26A79F" w14:textId="77777777" w:rsidR="00DA41B2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67F96616" w14:textId="3F8D2348" w:rsidR="00DA41B2" w:rsidRPr="00B12444" w:rsidRDefault="00964E82" w:rsidP="00FC5DA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IFRS產品別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</w:p>
        </w:tc>
        <w:tc>
          <w:tcPr>
            <w:tcW w:w="783" w:type="dxa"/>
          </w:tcPr>
          <w:p w14:paraId="65CE4656" w14:textId="55320133" w:rsidR="00DA41B2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356D441C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BDAAB1B" w14:textId="77777777" w:rsidR="00DA41B2" w:rsidRPr="00091624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EE308D8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6D71EBB" w14:textId="77777777" w:rsidR="00DA41B2" w:rsidRPr="00456B60" w:rsidRDefault="00DA41B2" w:rsidP="00FC5D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35C2EB16" w14:textId="0406ECDF" w:rsidR="00DA41B2" w:rsidRPr="00741EB9" w:rsidRDefault="00560DAD" w:rsidP="00FC5DA8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DA41B2" w:rsidRPr="00847BB7">
              <w:rPr>
                <w:rFonts w:ascii="標楷體" w:eastAsia="標楷體" w:hAnsi="標楷體" w:hint="eastAsia"/>
              </w:rPr>
              <w:t>自動顯示</w:t>
            </w:r>
            <w:r w:rsidR="004D316B">
              <w:rPr>
                <w:rFonts w:ascii="標楷體" w:eastAsia="標楷體" w:hAnsi="標楷體" w:hint="eastAsia"/>
              </w:rPr>
              <w:t>[</w:t>
            </w:r>
            <w:r w:rsidR="005D6B4B"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IFRS產品別</w:t>
            </w:r>
            <w:r w:rsidR="004D316B">
              <w:rPr>
                <w:rFonts w:ascii="標楷體" w:eastAsia="標楷體" w:hAnsi="標楷體" w:hint="eastAsia"/>
                <w:color w:val="000000"/>
                <w:lang w:val="x-none"/>
              </w:rPr>
              <w:t>]</w:t>
            </w:r>
            <w:r w:rsidR="005D6B4B"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  <w:r w:rsidR="00862F13"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="00862F13" w:rsidRPr="00BF167F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 w:rsidR="00862F13"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</w:tbl>
    <w:p w14:paraId="3C0D7416" w14:textId="77777777" w:rsidR="00DA41B2" w:rsidRDefault="00DA41B2" w:rsidP="00DA41B2">
      <w:pPr>
        <w:ind w:left="1440"/>
      </w:pPr>
    </w:p>
    <w:p w14:paraId="4BC31A73" w14:textId="5609A63B" w:rsidR="00D33E89" w:rsidRPr="00D33E89" w:rsidRDefault="00D33E89" w:rsidP="0081699E">
      <w:pPr>
        <w:pStyle w:val="a"/>
      </w:pPr>
      <w:r w:rsidRPr="00D33E89">
        <w:rPr>
          <w:rFonts w:hint="eastAsia"/>
        </w:rPr>
        <w:t>選單</w:t>
      </w:r>
      <w:r>
        <w:rPr>
          <w:rFonts w:hint="eastAsia"/>
        </w:rPr>
        <w:t>1</w:t>
      </w:r>
      <w:r w:rsidRPr="00D33E89">
        <w:rPr>
          <w:rFonts w:hint="eastAsia"/>
        </w:rPr>
        <w:t>/L6064</w:t>
      </w:r>
    </w:p>
    <w:p w14:paraId="7CD500BD" w14:textId="6357DC01" w:rsidR="00D33E89" w:rsidRDefault="006C2D5C" w:rsidP="006C2D5C">
      <w:r>
        <w:rPr>
          <w:noProof/>
        </w:rPr>
        <w:drawing>
          <wp:inline distT="0" distB="0" distL="0" distR="0" wp14:anchorId="3C9FF20C" wp14:editId="2EB1E55F">
            <wp:extent cx="6479540" cy="3446780"/>
            <wp:effectExtent l="0" t="0" r="0" b="127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EDD8" w14:textId="77777777" w:rsidR="00A16240" w:rsidRPr="00B56858" w:rsidRDefault="00A16240" w:rsidP="00A16240">
      <w:pPr>
        <w:ind w:left="1440"/>
      </w:pPr>
    </w:p>
    <w:p w14:paraId="5412337C" w14:textId="54542909" w:rsidR="00A16240" w:rsidRDefault="00EC6484" w:rsidP="00A16240">
      <w:pPr>
        <w:pStyle w:val="a"/>
      </w:pPr>
      <w:r>
        <w:rPr>
          <w:rFonts w:hint="eastAsia"/>
        </w:rPr>
        <w:t>輸出畫面</w:t>
      </w:r>
    </w:p>
    <w:p w14:paraId="21B6166B" w14:textId="672469A8" w:rsidR="00A16240" w:rsidRDefault="009D73DB" w:rsidP="00A16240">
      <w:pPr>
        <w:ind w:left="142"/>
      </w:pPr>
      <w:r>
        <w:rPr>
          <w:noProof/>
        </w:rPr>
        <w:lastRenderedPageBreak/>
        <w:drawing>
          <wp:inline distT="0" distB="0" distL="0" distR="0" wp14:anchorId="7AF645A4" wp14:editId="218164E5">
            <wp:extent cx="6479540" cy="364426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C800" w14:textId="77777777" w:rsidR="00D33E89" w:rsidRDefault="00D33E89" w:rsidP="00D33E89">
      <w:pPr>
        <w:ind w:left="1440"/>
      </w:pPr>
    </w:p>
    <w:p w14:paraId="34BB9F5F" w14:textId="77777777" w:rsidR="008D4D0B" w:rsidRDefault="008D4D0B" w:rsidP="008D4D0B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6FB8CE26" w14:textId="77777777" w:rsidR="00751866" w:rsidRPr="006F4148" w:rsidRDefault="00751866" w:rsidP="00751866">
      <w:pPr>
        <w:rPr>
          <w:rFonts w:ascii="標楷體" w:eastAsia="標楷體" w:hAnsi="標楷體"/>
        </w:rPr>
      </w:pPr>
    </w:p>
    <w:p w14:paraId="0DD3C265" w14:textId="09BE3E6A" w:rsidR="00870D3F" w:rsidRPr="00751866" w:rsidRDefault="00870D3F" w:rsidP="00FF20A6">
      <w:pPr>
        <w:pStyle w:val="3"/>
        <w:numPr>
          <w:ilvl w:val="2"/>
          <w:numId w:val="69"/>
        </w:numPr>
        <w:spacing w:before="0"/>
        <w:rPr>
          <w:rFonts w:ascii="標楷體" w:hAnsi="標楷體"/>
          <w:b/>
          <w:szCs w:val="32"/>
        </w:rPr>
      </w:pPr>
      <w:r w:rsidRPr="00751866">
        <w:rPr>
          <w:rFonts w:ascii="標楷體" w:hAnsi="標楷體"/>
          <w:b/>
          <w:szCs w:val="32"/>
        </w:rPr>
        <w:t>L7</w:t>
      </w:r>
      <w:r>
        <w:rPr>
          <w:rFonts w:ascii="標楷體" w:hAnsi="標楷體"/>
          <w:b/>
          <w:szCs w:val="32"/>
        </w:rPr>
        <w:t>904</w:t>
      </w:r>
      <w:r w:rsidR="005179EE" w:rsidRPr="005179EE">
        <w:rPr>
          <w:rFonts w:ascii="標楷體" w:hAnsi="標楷體" w:hint="eastAsia"/>
          <w:b/>
          <w:szCs w:val="32"/>
        </w:rPr>
        <w:t>特殊客觀減損狀況</w:t>
      </w:r>
      <w:r w:rsidRPr="004D7A88">
        <w:rPr>
          <w:rFonts w:ascii="標楷體" w:hAnsi="標楷體" w:hint="eastAsia"/>
          <w:b/>
          <w:szCs w:val="32"/>
        </w:rPr>
        <w:t>查詢</w:t>
      </w:r>
      <w:r w:rsidR="005763C4">
        <w:rPr>
          <w:rFonts w:ascii="標楷體" w:hAnsi="標楷體" w:hint="eastAsia"/>
          <w:b/>
          <w:szCs w:val="32"/>
        </w:rPr>
        <w:t xml:space="preserve"> ***</w:t>
      </w:r>
    </w:p>
    <w:p w14:paraId="0FD555B7" w14:textId="77777777" w:rsidR="00870D3F" w:rsidRPr="004A1C2C" w:rsidRDefault="00870D3F" w:rsidP="0081699E">
      <w:pPr>
        <w:pStyle w:val="a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870D3F" w:rsidRPr="008F20B5" w14:paraId="57799372" w14:textId="77777777" w:rsidTr="00511317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64609BA" w14:textId="77777777" w:rsidR="00870D3F" w:rsidRPr="004A1C2C" w:rsidRDefault="00870D3F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7EFD98B" w14:textId="21384CFF" w:rsidR="00870D3F" w:rsidRPr="008F20B5" w:rsidRDefault="005179EE" w:rsidP="00511317">
            <w:pPr>
              <w:rPr>
                <w:rFonts w:ascii="標楷體" w:eastAsia="標楷體" w:hAnsi="標楷體"/>
              </w:rPr>
            </w:pPr>
            <w:r w:rsidRPr="005179EE">
              <w:rPr>
                <w:rFonts w:ascii="標楷體" w:eastAsia="標楷體" w:hAnsi="標楷體" w:hint="eastAsia"/>
              </w:rPr>
              <w:t>特殊客觀減損狀況</w:t>
            </w:r>
            <w:r w:rsidR="00870D3F" w:rsidRPr="004D7A88">
              <w:rPr>
                <w:rFonts w:ascii="標楷體" w:eastAsia="標楷體" w:hAnsi="標楷體" w:hint="eastAsia"/>
              </w:rPr>
              <w:t>查詢</w:t>
            </w:r>
          </w:p>
        </w:tc>
      </w:tr>
      <w:tr w:rsidR="00870D3F" w:rsidRPr="008F20B5" w14:paraId="072157E1" w14:textId="77777777" w:rsidTr="00511317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E1A501B" w14:textId="77777777" w:rsidR="00870D3F" w:rsidRPr="004A1C2C" w:rsidRDefault="00870D3F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28017E5" w14:textId="070F094E" w:rsidR="00870D3F" w:rsidRPr="004A1C2C" w:rsidRDefault="00870D3F" w:rsidP="005113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查詢或異動</w:t>
            </w:r>
            <w:r w:rsidR="00985C13">
              <w:rPr>
                <w:rFonts w:ascii="標楷體" w:eastAsia="標楷體" w:hAnsi="標楷體" w:hint="eastAsia"/>
              </w:rPr>
              <w:t>[</w:t>
            </w:r>
            <w:r w:rsidR="005179EE" w:rsidRPr="005179EE">
              <w:rPr>
                <w:rFonts w:ascii="標楷體" w:eastAsia="標楷體" w:hAnsi="標楷體" w:hint="eastAsia"/>
                <w:lang w:eastAsia="zh-HK"/>
              </w:rPr>
              <w:t>特殊客觀減損狀況</w:t>
            </w:r>
            <w:r w:rsidR="00985C13">
              <w:rPr>
                <w:rFonts w:ascii="標楷體" w:eastAsia="標楷體" w:hAnsi="標楷體" w:hint="eastAsia"/>
              </w:rPr>
              <w:t>(</w:t>
            </w:r>
            <w:r w:rsidR="00985C13" w:rsidRPr="00AD3237">
              <w:rPr>
                <w:rFonts w:ascii="標楷體" w:eastAsia="標楷體" w:hAnsi="標楷體"/>
              </w:rPr>
              <w:t>Ias39Loss</w:t>
            </w:r>
            <w:r w:rsidR="00985C13">
              <w:rPr>
                <w:rFonts w:ascii="標楷體" w:eastAsia="標楷體" w:hAnsi="標楷體" w:hint="eastAsia"/>
              </w:rPr>
              <w:t>)]</w:t>
            </w:r>
            <w:r w:rsidR="005179EE" w:rsidRPr="005179EE">
              <w:rPr>
                <w:rFonts w:ascii="標楷體" w:eastAsia="標楷體" w:hAnsi="標楷體" w:hint="eastAsia"/>
                <w:lang w:eastAsia="zh-HK"/>
              </w:rPr>
              <w:t>資料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</w:p>
        </w:tc>
      </w:tr>
      <w:tr w:rsidR="00870D3F" w:rsidRPr="008F20B5" w14:paraId="4264425E" w14:textId="77777777" w:rsidTr="00511317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535023F" w14:textId="77777777" w:rsidR="00870D3F" w:rsidRPr="004A1C2C" w:rsidRDefault="00870D3F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B3908C3" w14:textId="7835054F" w:rsidR="002C6D89" w:rsidRPr="004037BD" w:rsidRDefault="002C6D89" w:rsidP="002C6D89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="00BC48BD"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7DA3FB7F" w14:textId="47B73F1C" w:rsidR="00870D3F" w:rsidRDefault="002C6D89" w:rsidP="00511317">
            <w:pPr>
              <w:ind w:left="254" w:hangingChars="106" w:hanging="25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="00870D3F">
              <w:rPr>
                <w:rFonts w:ascii="標楷體" w:eastAsia="標楷體" w:hAnsi="標楷體" w:hint="eastAsia"/>
              </w:rPr>
              <w:t>.</w:t>
            </w:r>
            <w:r w:rsidR="00AD3237">
              <w:rPr>
                <w:rFonts w:ascii="標楷體" w:eastAsia="標楷體" w:hAnsi="標楷體" w:hint="eastAsia"/>
                <w:lang w:eastAsia="zh-HK"/>
              </w:rPr>
              <w:t>查詢</w:t>
            </w:r>
            <w:r w:rsidR="00931506">
              <w:rPr>
                <w:rFonts w:ascii="標楷體" w:eastAsia="標楷體" w:hAnsi="標楷體" w:hint="eastAsia"/>
              </w:rPr>
              <w:t>[</w:t>
            </w:r>
            <w:r w:rsidR="00AD3237" w:rsidRPr="00AD3237">
              <w:rPr>
                <w:rFonts w:ascii="標楷體" w:eastAsia="標楷體" w:hAnsi="標楷體" w:hint="eastAsia"/>
                <w:lang w:eastAsia="zh-HK"/>
              </w:rPr>
              <w:t>特殊客觀減損狀況檔</w:t>
            </w:r>
            <w:r w:rsidR="00AD3237">
              <w:rPr>
                <w:rFonts w:ascii="標楷體" w:eastAsia="標楷體" w:hAnsi="標楷體" w:hint="eastAsia"/>
              </w:rPr>
              <w:t>(</w:t>
            </w:r>
            <w:r w:rsidR="00AD3237" w:rsidRPr="00AD3237">
              <w:rPr>
                <w:rFonts w:ascii="標楷體" w:eastAsia="標楷體" w:hAnsi="標楷體"/>
              </w:rPr>
              <w:t>Ias39Loss</w:t>
            </w:r>
            <w:r w:rsidR="00AD3237">
              <w:rPr>
                <w:rFonts w:ascii="標楷體" w:eastAsia="標楷體" w:hAnsi="標楷體" w:hint="eastAsia"/>
              </w:rPr>
              <w:t>)</w:t>
            </w:r>
            <w:r w:rsidR="00931506">
              <w:rPr>
                <w:rFonts w:ascii="標楷體" w:eastAsia="標楷體" w:hAnsi="標楷體" w:hint="eastAsia"/>
              </w:rPr>
              <w:t>]</w:t>
            </w:r>
          </w:p>
          <w:p w14:paraId="16F4392D" w14:textId="48C087FE" w:rsidR="00870D3F" w:rsidRDefault="002C6D89" w:rsidP="0051131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 w:rsidR="00870D3F">
              <w:rPr>
                <w:rFonts w:ascii="標楷體" w:eastAsia="標楷體" w:hAnsi="標楷體" w:hint="eastAsia"/>
              </w:rPr>
              <w:t>.</w:t>
            </w:r>
            <w:r w:rsidR="00870D3F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="00870D3F">
              <w:rPr>
                <w:rFonts w:ascii="標楷體" w:eastAsia="標楷體" w:hAnsi="標楷體" w:hint="eastAsia"/>
              </w:rPr>
              <w:t>,</w:t>
            </w:r>
            <w:r w:rsidR="00870D3F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1D2DF796" w14:textId="7638084D" w:rsidR="00A84BCA" w:rsidRPr="00A84BCA" w:rsidRDefault="00A84BCA" w:rsidP="00A84BCA">
            <w:pPr>
              <w:ind w:leftChars="106" w:left="254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依據</w:t>
            </w:r>
            <w:r>
              <w:rPr>
                <w:rFonts w:ascii="標楷體" w:eastAsia="標楷體" w:hAnsi="標楷體"/>
              </w:rPr>
              <w:t>[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戶號(</w:t>
            </w:r>
            <w:r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CustNo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、</w:t>
            </w:r>
            <w:r>
              <w:rPr>
                <w:rFonts w:ascii="標楷體" w:eastAsia="標楷體" w:hAnsi="標楷體"/>
              </w:rPr>
              <w:t>[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額度編號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(</w:t>
            </w:r>
            <w:r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FacmNo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查詢，並依下列條件篩選：</w:t>
            </w:r>
          </w:p>
          <w:p w14:paraId="32424326" w14:textId="785E2F54" w:rsidR="00870D3F" w:rsidRPr="00190D69" w:rsidRDefault="00870D3F" w:rsidP="00511317">
            <w:pPr>
              <w:ind w:leftChars="100" w:left="749" w:hangingChars="212" w:hanging="509"/>
              <w:rPr>
                <w:rFonts w:ascii="標楷體" w:eastAsia="標楷體" w:hAnsi="標楷體"/>
                <w:color w:val="000000"/>
                <w:szCs w:val="20"/>
                <w:lang w:val="x-none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).若</w:t>
            </w:r>
            <w:r w:rsidR="00931506">
              <w:rPr>
                <w:rFonts w:ascii="標楷體" w:eastAsia="標楷體" w:hAnsi="標楷體" w:hint="eastAsia"/>
              </w:rPr>
              <w:t>[</w:t>
            </w:r>
            <w:r w:rsidR="00190D69" w:rsidRPr="00CF3D3D">
              <w:rPr>
                <w:rFonts w:eastAsia="標楷體" w:hint="eastAsia"/>
                <w:color w:val="000000"/>
                <w:szCs w:val="20"/>
                <w:lang w:val="x-none"/>
              </w:rPr>
              <w:t>戶號</w:t>
            </w:r>
            <w:r w:rsidR="00931506">
              <w:rPr>
                <w:rFonts w:ascii="標楷體" w:eastAsia="標楷體" w:hAnsi="標楷體" w:hint="eastAsia"/>
              </w:rPr>
              <w:t>]</w:t>
            </w:r>
            <w:r w:rsidRPr="00190D69">
              <w:rPr>
                <w:rFonts w:ascii="標楷體" w:eastAsia="標楷體" w:hAnsi="標楷體" w:hint="eastAsia"/>
              </w:rPr>
              <w:t>為空白時</w:t>
            </w:r>
            <w:r w:rsidR="00190D69" w:rsidRPr="00190D69">
              <w:rPr>
                <w:rFonts w:ascii="標楷體" w:eastAsia="標楷體" w:hAnsi="標楷體" w:hint="eastAsia"/>
              </w:rPr>
              <w:t>，</w:t>
            </w:r>
            <w:r w:rsidRPr="00190D69">
              <w:rPr>
                <w:rFonts w:ascii="標楷體" w:eastAsia="標楷體" w:hAnsi="標楷體" w:hint="eastAsia"/>
                <w:lang w:eastAsia="zh-HK"/>
              </w:rPr>
              <w:t>查詢</w:t>
            </w:r>
            <w:r w:rsidR="00ED060B">
              <w:rPr>
                <w:rFonts w:ascii="標楷體" w:eastAsia="標楷體" w:hAnsi="標楷體" w:hint="eastAsia"/>
              </w:rPr>
              <w:t>所有</w:t>
            </w:r>
            <w:r w:rsidR="00931506">
              <w:rPr>
                <w:rFonts w:ascii="標楷體" w:eastAsia="標楷體" w:hAnsi="標楷體" w:hint="eastAsia"/>
              </w:rPr>
              <w:t>[</w:t>
            </w:r>
            <w:r w:rsidR="00931506" w:rsidRPr="00AD3237">
              <w:rPr>
                <w:rFonts w:ascii="標楷體" w:eastAsia="標楷體" w:hAnsi="標楷體" w:hint="eastAsia"/>
                <w:lang w:eastAsia="zh-HK"/>
              </w:rPr>
              <w:t>特殊客觀減損狀況檔</w:t>
            </w:r>
            <w:r w:rsidR="00931506">
              <w:rPr>
                <w:rFonts w:ascii="標楷體" w:eastAsia="標楷體" w:hAnsi="標楷體" w:hint="eastAsia"/>
              </w:rPr>
              <w:t>(</w:t>
            </w:r>
            <w:r w:rsidR="00931506" w:rsidRPr="00AD3237">
              <w:rPr>
                <w:rFonts w:ascii="標楷體" w:eastAsia="標楷體" w:hAnsi="標楷體"/>
              </w:rPr>
              <w:t>Ias39Loss</w:t>
            </w:r>
            <w:r w:rsidR="00931506">
              <w:rPr>
                <w:rFonts w:ascii="標楷體" w:eastAsia="標楷體" w:hAnsi="標楷體" w:hint="eastAsia"/>
              </w:rPr>
              <w:t>)]</w:t>
            </w:r>
            <w:r w:rsidR="00ED060B" w:rsidRPr="00190D69">
              <w:rPr>
                <w:rFonts w:ascii="標楷體" w:eastAsia="標楷體" w:hAnsi="標楷體" w:hint="eastAsia"/>
                <w:lang w:eastAsia="zh-HK"/>
              </w:rPr>
              <w:t>資</w:t>
            </w:r>
            <w:r w:rsidR="00ED060B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料</w:t>
            </w:r>
            <w:r w:rsidR="00190D69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，否則</w:t>
            </w:r>
            <w:r w:rsidR="00931506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r w:rsidR="00190D69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戶號(</w:t>
            </w:r>
            <w:r w:rsidR="00190D69"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CustNo</w:t>
            </w:r>
            <w:r w:rsidR="00190D69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 w:rsidR="00931506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  <w:r w:rsidR="00190D69" w:rsidRPr="00190D69">
              <w:rPr>
                <w:rFonts w:ascii="標楷體" w:eastAsia="標楷體" w:hAnsi="標楷體" w:hint="eastAsia"/>
              </w:rPr>
              <w:t xml:space="preserve"> </w:t>
            </w:r>
            <w:r w:rsidR="00190D69" w:rsidRPr="00190D69">
              <w:rPr>
                <w:rFonts w:ascii="標楷體" w:eastAsia="標楷體" w:hAnsi="標楷體"/>
              </w:rPr>
              <w:t>=</w:t>
            </w:r>
            <w:r w:rsidR="00931506">
              <w:rPr>
                <w:rFonts w:ascii="標楷體" w:eastAsia="標楷體" w:hAnsi="標楷體" w:hint="eastAsia"/>
              </w:rPr>
              <w:t xml:space="preserve"> </w:t>
            </w:r>
            <w:r w:rsidR="00931506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r w:rsidR="00190D69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</w:t>
            </w:r>
            <w:r w:rsidR="00931506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</w:p>
          <w:p w14:paraId="3316CD71" w14:textId="2A213266" w:rsidR="00870D3F" w:rsidRPr="00190D69" w:rsidRDefault="00870D3F" w:rsidP="00511317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 w:rsidRPr="00190D69">
              <w:rPr>
                <w:rFonts w:ascii="標楷體" w:eastAsia="標楷體" w:hAnsi="標楷體"/>
              </w:rPr>
              <w:t xml:space="preserve">(2) </w:t>
            </w:r>
            <w:r w:rsidR="00190D69">
              <w:rPr>
                <w:rFonts w:ascii="標楷體" w:eastAsia="標楷體" w:hAnsi="標楷體" w:hint="eastAsia"/>
              </w:rPr>
              <w:t>若</w:t>
            </w:r>
            <w:r w:rsidR="00931506">
              <w:rPr>
                <w:rFonts w:ascii="標楷體" w:eastAsia="標楷體" w:hAnsi="標楷體" w:hint="eastAsia"/>
              </w:rPr>
              <w:t>[</w:t>
            </w:r>
            <w:r w:rsidR="00190D69">
              <w:rPr>
                <w:rFonts w:eastAsia="標楷體" w:hint="eastAsia"/>
                <w:color w:val="000000"/>
                <w:szCs w:val="20"/>
                <w:lang w:val="x-none"/>
              </w:rPr>
              <w:t>額度</w:t>
            </w:r>
            <w:r w:rsidR="00931506">
              <w:rPr>
                <w:rFonts w:ascii="標楷體" w:eastAsia="標楷體" w:hAnsi="標楷體" w:hint="eastAsia"/>
              </w:rPr>
              <w:t>]</w:t>
            </w:r>
            <w:r w:rsidR="00190D69" w:rsidRPr="00190D69">
              <w:rPr>
                <w:rFonts w:ascii="標楷體" w:eastAsia="標楷體" w:hAnsi="標楷體" w:hint="eastAsia"/>
              </w:rPr>
              <w:t>為空白時，</w:t>
            </w:r>
            <w:r w:rsidR="00190D69" w:rsidRPr="00190D69">
              <w:rPr>
                <w:rFonts w:ascii="標楷體" w:eastAsia="標楷體" w:hAnsi="標楷體" w:hint="eastAsia"/>
                <w:lang w:eastAsia="zh-HK"/>
              </w:rPr>
              <w:t>查詢</w:t>
            </w:r>
            <w:r w:rsidR="008D2E0D">
              <w:rPr>
                <w:rFonts w:ascii="標楷體" w:eastAsia="標楷體" w:hAnsi="標楷體" w:hint="eastAsia"/>
                <w:lang w:eastAsia="zh-HK"/>
              </w:rPr>
              <w:t>該戶號</w:t>
            </w:r>
            <w:r w:rsidR="00931506">
              <w:rPr>
                <w:rFonts w:ascii="標楷體" w:eastAsia="標楷體" w:hAnsi="標楷體" w:hint="eastAsia"/>
              </w:rPr>
              <w:t>[</w:t>
            </w:r>
            <w:r w:rsidR="00931506" w:rsidRPr="00AD3237">
              <w:rPr>
                <w:rFonts w:ascii="標楷體" w:eastAsia="標楷體" w:hAnsi="標楷體" w:hint="eastAsia"/>
                <w:lang w:eastAsia="zh-HK"/>
              </w:rPr>
              <w:t>特殊客觀減損狀況檔</w:t>
            </w:r>
            <w:r w:rsidR="00931506">
              <w:rPr>
                <w:rFonts w:ascii="標楷體" w:eastAsia="標楷體" w:hAnsi="標楷體" w:hint="eastAsia"/>
              </w:rPr>
              <w:t>(</w:t>
            </w:r>
            <w:r w:rsidR="00931506" w:rsidRPr="00AD3237">
              <w:rPr>
                <w:rFonts w:ascii="標楷體" w:eastAsia="標楷體" w:hAnsi="標楷體"/>
              </w:rPr>
              <w:t>Ias39Loss</w:t>
            </w:r>
            <w:r w:rsidR="00931506">
              <w:rPr>
                <w:rFonts w:ascii="標楷體" w:eastAsia="標楷體" w:hAnsi="標楷體" w:hint="eastAsia"/>
              </w:rPr>
              <w:t>)]</w:t>
            </w:r>
            <w:r w:rsidR="00190D69" w:rsidRPr="00190D69">
              <w:rPr>
                <w:rFonts w:ascii="標楷體" w:eastAsia="標楷體" w:hAnsi="標楷體" w:hint="eastAsia"/>
                <w:lang w:eastAsia="zh-HK"/>
              </w:rPr>
              <w:t>所有資</w:t>
            </w:r>
            <w:r w:rsidR="00190D69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料，否則</w:t>
            </w:r>
            <w:r w:rsidR="00931506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r w:rsidR="00AC0CAE" w:rsidRPr="00006BB2">
              <w:rPr>
                <w:rFonts w:ascii="標楷體" w:eastAsia="標楷體" w:hAnsi="標楷體" w:hint="eastAsia"/>
                <w:color w:val="000000"/>
              </w:rPr>
              <w:t>額度編號</w:t>
            </w:r>
            <w:r w:rsidR="00190D69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(</w:t>
            </w:r>
            <w:r w:rsidR="00190D69"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FacmNo</w:t>
            </w:r>
            <w:r w:rsidR="00190D69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 w:rsidR="00931506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  <w:r w:rsidR="00190D69" w:rsidRPr="00190D69">
              <w:rPr>
                <w:rFonts w:ascii="標楷體" w:eastAsia="標楷體" w:hAnsi="標楷體" w:hint="eastAsia"/>
              </w:rPr>
              <w:t xml:space="preserve"> </w:t>
            </w:r>
            <w:r w:rsidR="00190D69" w:rsidRPr="00190D69">
              <w:rPr>
                <w:rFonts w:ascii="標楷體" w:eastAsia="標楷體" w:hAnsi="標楷體"/>
              </w:rPr>
              <w:t xml:space="preserve">= </w:t>
            </w:r>
            <w:r w:rsidR="00931506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r w:rsidR="00190D69">
              <w:rPr>
                <w:rFonts w:eastAsia="標楷體" w:hint="eastAsia"/>
                <w:color w:val="000000"/>
                <w:szCs w:val="20"/>
                <w:lang w:val="x-none"/>
              </w:rPr>
              <w:t>額度</w:t>
            </w:r>
            <w:r w:rsidR="00931506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</w:p>
          <w:p w14:paraId="1B630DD4" w14:textId="77777777" w:rsidR="00A636DD" w:rsidRDefault="00A636DD" w:rsidP="00A636D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.排序方式:</w:t>
            </w:r>
          </w:p>
          <w:p w14:paraId="06F2581D" w14:textId="23F9AC5A" w:rsidR="00A636DD" w:rsidRDefault="00A636DD" w:rsidP="00A636DD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(1).</w:t>
            </w:r>
            <w:r w:rsidR="00E444C2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r w:rsidR="00E444C2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戶號(</w:t>
            </w:r>
            <w:r w:rsidR="00E444C2"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CustNo</w:t>
            </w:r>
            <w:r w:rsidR="00E444C2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 w:rsidR="00E444C2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  <w:r w:rsidR="00E444C2">
              <w:rPr>
                <w:rFonts w:ascii="標楷體" w:eastAsia="標楷體" w:hAnsi="標楷體" w:hint="eastAsia"/>
              </w:rPr>
              <w:t>(由小至大)</w:t>
            </w:r>
          </w:p>
          <w:p w14:paraId="44C9A3C8" w14:textId="1BA3A313" w:rsidR="00A636DD" w:rsidRDefault="00A636DD" w:rsidP="00A636DD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2).</w:t>
            </w:r>
            <w:r w:rsidR="00E444C2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r w:rsidR="00E444C2" w:rsidRPr="00006BB2">
              <w:rPr>
                <w:rFonts w:ascii="標楷體" w:eastAsia="標楷體" w:hAnsi="標楷體" w:hint="eastAsia"/>
                <w:color w:val="000000"/>
              </w:rPr>
              <w:t>額度編號</w:t>
            </w:r>
            <w:r w:rsidR="00E444C2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(</w:t>
            </w:r>
            <w:r w:rsidR="00E444C2"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FacmNo</w:t>
            </w:r>
            <w:r w:rsidR="00E444C2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 w:rsidR="00E444C2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  <w:r w:rsidR="00E444C2">
              <w:rPr>
                <w:rFonts w:ascii="標楷體" w:eastAsia="標楷體" w:hAnsi="標楷體" w:hint="eastAsia"/>
              </w:rPr>
              <w:t>(由小至大)</w:t>
            </w:r>
          </w:p>
          <w:p w14:paraId="0CD42A37" w14:textId="26064FBA" w:rsidR="00870D3F" w:rsidRPr="0058227F" w:rsidRDefault="00A636DD" w:rsidP="00A636DD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(3).</w:t>
            </w:r>
            <w:r w:rsidR="00E444C2" w:rsidRPr="00B734AB">
              <w:rPr>
                <w:rFonts w:ascii="標楷體" w:eastAsia="標楷體" w:hAnsi="標楷體" w:hint="eastAsia"/>
                <w:color w:val="000000"/>
              </w:rPr>
              <w:t>[</w:t>
            </w:r>
            <w:r w:rsidRPr="00B734AB">
              <w:rPr>
                <w:rFonts w:ascii="標楷體" w:eastAsia="標楷體" w:hAnsi="標楷體" w:hint="eastAsia"/>
                <w:color w:val="000000"/>
              </w:rPr>
              <w:t>發生日期</w:t>
            </w:r>
            <w:r w:rsidR="00E444C2" w:rsidRPr="00B734AB">
              <w:rPr>
                <w:rFonts w:ascii="標楷體" w:eastAsia="標楷體" w:hAnsi="標楷體" w:hint="eastAsia"/>
                <w:color w:val="000000"/>
              </w:rPr>
              <w:t>(</w:t>
            </w:r>
            <w:r w:rsidR="00E444C2" w:rsidRPr="00B734AB">
              <w:rPr>
                <w:rFonts w:ascii="標楷體" w:eastAsia="標楷體" w:hAnsi="標楷體"/>
                <w:color w:val="000000"/>
              </w:rPr>
              <w:t>MarkDate</w:t>
            </w:r>
            <w:r w:rsidR="00E444C2" w:rsidRPr="00B734AB">
              <w:rPr>
                <w:rFonts w:ascii="標楷體" w:eastAsia="標楷體" w:hAnsi="標楷體" w:hint="eastAsia"/>
                <w:color w:val="000000"/>
              </w:rPr>
              <w:t>)]</w:t>
            </w:r>
            <w:r w:rsidRPr="00B734AB">
              <w:rPr>
                <w:rFonts w:ascii="標楷體" w:eastAsia="標楷體" w:hAnsi="標楷體" w:hint="eastAsia"/>
                <w:color w:val="000000"/>
              </w:rPr>
              <w:t>(</w:t>
            </w:r>
            <w:r w:rsidR="00E444C2" w:rsidRPr="00B734AB">
              <w:rPr>
                <w:rFonts w:ascii="標楷體" w:eastAsia="標楷體" w:hAnsi="標楷體" w:hint="eastAsia"/>
                <w:color w:val="000000"/>
              </w:rPr>
              <w:t>由小至大</w:t>
            </w:r>
            <w:r w:rsidRPr="00B734AB">
              <w:rPr>
                <w:rFonts w:ascii="標楷體" w:eastAsia="標楷體" w:hAnsi="標楷體" w:hint="eastAsia"/>
                <w:color w:val="000000"/>
              </w:rPr>
              <w:t>)</w:t>
            </w:r>
          </w:p>
        </w:tc>
      </w:tr>
      <w:tr w:rsidR="00870D3F" w:rsidRPr="008F20B5" w14:paraId="6016FD3C" w14:textId="77777777" w:rsidTr="00511317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B52E771" w14:textId="77777777" w:rsidR="00870D3F" w:rsidRPr="004A1C2C" w:rsidRDefault="00870D3F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685A4FA" w14:textId="77777777" w:rsidR="00870D3F" w:rsidRPr="004A1C2C" w:rsidRDefault="00870D3F" w:rsidP="00511317">
            <w:pPr>
              <w:rPr>
                <w:rFonts w:ascii="標楷體" w:eastAsia="標楷體" w:hAnsi="標楷體"/>
              </w:rPr>
            </w:pPr>
          </w:p>
        </w:tc>
      </w:tr>
      <w:tr w:rsidR="00870D3F" w:rsidRPr="008F20B5" w14:paraId="36557D7C" w14:textId="77777777" w:rsidTr="00511317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CFDCEA5" w14:textId="77777777" w:rsidR="00870D3F" w:rsidRPr="004A1C2C" w:rsidRDefault="00870D3F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FED86B3" w14:textId="77777777" w:rsidR="00870D3F" w:rsidRPr="004A1C2C" w:rsidRDefault="00870D3F" w:rsidP="00511317">
            <w:pPr>
              <w:rPr>
                <w:rFonts w:ascii="標楷體" w:eastAsia="標楷體" w:hAnsi="標楷體"/>
              </w:rPr>
            </w:pPr>
          </w:p>
        </w:tc>
      </w:tr>
      <w:tr w:rsidR="00870D3F" w:rsidRPr="008F20B5" w14:paraId="55882F9D" w14:textId="77777777" w:rsidTr="00511317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8BBCC93" w14:textId="77777777" w:rsidR="00870D3F" w:rsidRPr="004A1C2C" w:rsidRDefault="00870D3F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7A3E4AB" w14:textId="72EA7568" w:rsidR="00870D3F" w:rsidRPr="004A1C2C" w:rsidRDefault="00870D3F" w:rsidP="005113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提供資料查詢輸出</w:t>
            </w:r>
          </w:p>
        </w:tc>
      </w:tr>
      <w:tr w:rsidR="00870D3F" w:rsidRPr="008F20B5" w14:paraId="10C60F4A" w14:textId="77777777" w:rsidTr="00511317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4977C6A" w14:textId="77777777" w:rsidR="00870D3F" w:rsidRPr="004A1C2C" w:rsidRDefault="00870D3F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28CDB4E" w14:textId="77777777" w:rsidR="00870D3F" w:rsidRPr="004A1C2C" w:rsidRDefault="00870D3F" w:rsidP="00511317">
            <w:pPr>
              <w:rPr>
                <w:rFonts w:ascii="標楷體" w:eastAsia="標楷體" w:hAnsi="標楷體"/>
              </w:rPr>
            </w:pPr>
          </w:p>
        </w:tc>
      </w:tr>
      <w:tr w:rsidR="00870D3F" w:rsidRPr="008F20B5" w14:paraId="167486B7" w14:textId="77777777" w:rsidTr="00511317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9453618" w14:textId="6DE0C57E" w:rsidR="00870D3F" w:rsidRPr="004A1C2C" w:rsidRDefault="00FB46EE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F38F0A4" w14:textId="63F5D3E6" w:rsidR="00870D3F" w:rsidRPr="004A1C2C" w:rsidRDefault="00AC426A" w:rsidP="00511317">
            <w:pPr>
              <w:rPr>
                <w:rFonts w:ascii="標楷體" w:eastAsia="標楷體" w:hAnsi="標楷體"/>
              </w:rPr>
            </w:pPr>
            <w:r w:rsidRPr="00AC426A">
              <w:rPr>
                <w:rFonts w:ascii="標楷體" w:eastAsia="標楷體" w:hAnsi="標楷體" w:hint="eastAsia"/>
              </w:rPr>
              <w:t>客戶資料主檔</w:t>
            </w:r>
            <w:r>
              <w:rPr>
                <w:rFonts w:ascii="標楷體" w:eastAsia="標楷體" w:hAnsi="標楷體" w:hint="eastAsia"/>
              </w:rPr>
              <w:t>(</w:t>
            </w:r>
            <w:r w:rsidRPr="00FB46EE">
              <w:rPr>
                <w:rFonts w:ascii="標楷體" w:eastAsia="標楷體" w:hAnsi="標楷體"/>
              </w:rPr>
              <w:t>CustMain</w:t>
            </w:r>
            <w:r>
              <w:rPr>
                <w:rFonts w:ascii="標楷體" w:eastAsia="標楷體" w:hAnsi="標楷體"/>
              </w:rPr>
              <w:t>)</w:t>
            </w:r>
          </w:p>
        </w:tc>
      </w:tr>
    </w:tbl>
    <w:p w14:paraId="0F60EABB" w14:textId="77777777" w:rsidR="00870D3F" w:rsidRPr="0068704E" w:rsidRDefault="00870D3F" w:rsidP="00870D3F">
      <w:pPr>
        <w:ind w:left="1440"/>
      </w:pPr>
    </w:p>
    <w:p w14:paraId="1419D005" w14:textId="77777777" w:rsidR="00870D3F" w:rsidRPr="00AB764C" w:rsidRDefault="00870D3F" w:rsidP="0081699E">
      <w:pPr>
        <w:pStyle w:val="a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870D3F" w:rsidRPr="0022279A" w14:paraId="7C24E8F7" w14:textId="77777777" w:rsidTr="00511317">
        <w:tc>
          <w:tcPr>
            <w:tcW w:w="851" w:type="dxa"/>
            <w:shd w:val="clear" w:color="auto" w:fill="D9D9D9" w:themeFill="background1" w:themeFillShade="D9"/>
          </w:tcPr>
          <w:p w14:paraId="3D4DF941" w14:textId="77777777" w:rsidR="00870D3F" w:rsidRPr="0022279A" w:rsidRDefault="00870D3F" w:rsidP="0051131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735FF73F" w14:textId="77777777" w:rsidR="00870D3F" w:rsidRPr="0022279A" w:rsidRDefault="00870D3F" w:rsidP="0051131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439D1469" w14:textId="77777777" w:rsidR="00870D3F" w:rsidRPr="0022279A" w:rsidRDefault="00870D3F" w:rsidP="0051131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870D3F" w:rsidRPr="0022279A" w14:paraId="35D3BF03" w14:textId="77777777" w:rsidTr="00511317">
        <w:tc>
          <w:tcPr>
            <w:tcW w:w="851" w:type="dxa"/>
          </w:tcPr>
          <w:p w14:paraId="2F0A505B" w14:textId="77777777" w:rsidR="00870D3F" w:rsidRPr="0022279A" w:rsidRDefault="00870D3F" w:rsidP="0051131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39B97A04" w14:textId="73A98F77" w:rsidR="00870D3F" w:rsidRPr="0022279A" w:rsidRDefault="00F92C37" w:rsidP="00511317">
            <w:pPr>
              <w:rPr>
                <w:rFonts w:ascii="標楷體" w:eastAsia="標楷體" w:hAnsi="標楷體"/>
              </w:rPr>
            </w:pPr>
            <w:r w:rsidRPr="00F92C37">
              <w:rPr>
                <w:rFonts w:ascii="標楷體" w:eastAsia="標楷體" w:hAnsi="標楷體"/>
              </w:rPr>
              <w:t>Ias39Loss</w:t>
            </w:r>
          </w:p>
        </w:tc>
        <w:tc>
          <w:tcPr>
            <w:tcW w:w="4110" w:type="dxa"/>
          </w:tcPr>
          <w:p w14:paraId="1B8AC5D2" w14:textId="07B8699B" w:rsidR="00870D3F" w:rsidRPr="0022279A" w:rsidRDefault="00F92C37" w:rsidP="00511317">
            <w:pPr>
              <w:rPr>
                <w:rFonts w:ascii="標楷體" w:eastAsia="標楷體" w:hAnsi="標楷體"/>
              </w:rPr>
            </w:pPr>
            <w:r w:rsidRPr="00F92C37">
              <w:rPr>
                <w:rFonts w:ascii="標楷體" w:eastAsia="標楷體" w:hAnsi="標楷體" w:hint="eastAsia"/>
              </w:rPr>
              <w:t>特殊客觀減損狀況檔</w:t>
            </w:r>
          </w:p>
        </w:tc>
      </w:tr>
      <w:tr w:rsidR="00016849" w:rsidRPr="0022279A" w14:paraId="5AF008DB" w14:textId="77777777" w:rsidTr="00511317">
        <w:tc>
          <w:tcPr>
            <w:tcW w:w="851" w:type="dxa"/>
          </w:tcPr>
          <w:p w14:paraId="206BB3EE" w14:textId="682DFC28" w:rsidR="00016849" w:rsidRPr="0022279A" w:rsidRDefault="00016849" w:rsidP="0051131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5EE280A9" w14:textId="796BF758" w:rsidR="00016849" w:rsidRPr="00F92C37" w:rsidRDefault="00016849" w:rsidP="00511317">
            <w:pPr>
              <w:rPr>
                <w:rFonts w:ascii="標楷體" w:eastAsia="標楷體" w:hAnsi="標楷體"/>
              </w:rPr>
            </w:pPr>
            <w:r w:rsidRPr="00FB46EE">
              <w:rPr>
                <w:rFonts w:ascii="標楷體" w:eastAsia="標楷體" w:hAnsi="標楷體"/>
              </w:rPr>
              <w:t>CustMain</w:t>
            </w:r>
          </w:p>
        </w:tc>
        <w:tc>
          <w:tcPr>
            <w:tcW w:w="4110" w:type="dxa"/>
          </w:tcPr>
          <w:p w14:paraId="326EAD03" w14:textId="27DC9800" w:rsidR="00016849" w:rsidRPr="00F92C37" w:rsidRDefault="00016849" w:rsidP="00511317">
            <w:pPr>
              <w:rPr>
                <w:rFonts w:ascii="標楷體" w:eastAsia="標楷體" w:hAnsi="標楷體"/>
              </w:rPr>
            </w:pPr>
            <w:r w:rsidRPr="00AC426A">
              <w:rPr>
                <w:rFonts w:ascii="標楷體" w:eastAsia="標楷體" w:hAnsi="標楷體" w:hint="eastAsia"/>
              </w:rPr>
              <w:t>客戶資料主檔</w:t>
            </w:r>
          </w:p>
        </w:tc>
      </w:tr>
    </w:tbl>
    <w:p w14:paraId="3C616288" w14:textId="77777777" w:rsidR="00F763D9" w:rsidRDefault="00F763D9" w:rsidP="00F763D9">
      <w:pPr>
        <w:ind w:left="1440"/>
      </w:pPr>
    </w:p>
    <w:p w14:paraId="7F0DDEC2" w14:textId="77777777" w:rsidR="00F763D9" w:rsidRPr="004A1C2C" w:rsidRDefault="00F763D9" w:rsidP="0081699E">
      <w:pPr>
        <w:pStyle w:val="a"/>
      </w:pPr>
      <w:r w:rsidRPr="004A1C2C">
        <w:t>UI</w:t>
      </w:r>
      <w:r w:rsidRPr="004A1C2C">
        <w:rPr>
          <w:rFonts w:hint="eastAsia"/>
        </w:rPr>
        <w:t>畫面</w:t>
      </w:r>
    </w:p>
    <w:p w14:paraId="5227B322" w14:textId="23B3301A" w:rsidR="00F763D9" w:rsidRDefault="00E8120C" w:rsidP="00F763D9">
      <w:pPr>
        <w:rPr>
          <w:noProof/>
        </w:rPr>
      </w:pPr>
      <w:r>
        <w:rPr>
          <w:noProof/>
        </w:rPr>
        <w:drawing>
          <wp:inline distT="0" distB="0" distL="0" distR="0" wp14:anchorId="2C490F37" wp14:editId="6B9FB444">
            <wp:extent cx="6479540" cy="99885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0687" w14:textId="77777777" w:rsidR="00F763D9" w:rsidRDefault="00F763D9" w:rsidP="00F763D9">
      <w:pPr>
        <w:ind w:left="1440"/>
      </w:pPr>
    </w:p>
    <w:p w14:paraId="5F738678" w14:textId="77777777" w:rsidR="00F763D9" w:rsidRPr="009C6A42" w:rsidRDefault="00F763D9" w:rsidP="0081699E">
      <w:pPr>
        <w:pStyle w:val="a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</w:p>
    <w:p w14:paraId="6DFA890D" w14:textId="77777777" w:rsidR="00F763D9" w:rsidRDefault="00F763D9" w:rsidP="00F763D9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F763D9" w:rsidRPr="00F5236F" w14:paraId="2180C7E3" w14:textId="77777777" w:rsidTr="00511317">
        <w:tc>
          <w:tcPr>
            <w:tcW w:w="848" w:type="dxa"/>
            <w:shd w:val="clear" w:color="auto" w:fill="D9D9D9" w:themeFill="background1" w:themeFillShade="D9"/>
          </w:tcPr>
          <w:p w14:paraId="3F68A14C" w14:textId="77777777" w:rsidR="00F763D9" w:rsidRPr="00F5236F" w:rsidRDefault="00F763D9" w:rsidP="00511317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2C00B7E7" w14:textId="77777777" w:rsidR="00F763D9" w:rsidRPr="00F5236F" w:rsidRDefault="00F763D9" w:rsidP="0051131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329BE3D9" w14:textId="77777777" w:rsidR="00F763D9" w:rsidRPr="00F5236F" w:rsidRDefault="00F763D9" w:rsidP="0051131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06BB2" w:rsidRPr="00F5236F" w14:paraId="3860283A" w14:textId="77777777" w:rsidTr="00511317">
        <w:tc>
          <w:tcPr>
            <w:tcW w:w="848" w:type="dxa"/>
          </w:tcPr>
          <w:p w14:paraId="648110F3" w14:textId="77777777" w:rsidR="00006BB2" w:rsidRPr="00F5236F" w:rsidRDefault="00006BB2" w:rsidP="00006BB2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4674310A" w14:textId="77777777" w:rsidR="00006BB2" w:rsidRDefault="00006BB2" w:rsidP="00006BB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7246" w:type="dxa"/>
          </w:tcPr>
          <w:p w14:paraId="4DAD6271" w14:textId="77777777" w:rsidR="00006BB2" w:rsidRDefault="00006BB2" w:rsidP="00006BB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依據輸入條件查詢資料</w:t>
            </w:r>
          </w:p>
          <w:p w14:paraId="0FA66391" w14:textId="77777777" w:rsidR="00006BB2" w:rsidRPr="00651325" w:rsidRDefault="00006BB2" w:rsidP="00006BB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D467555" w14:textId="4823436C" w:rsidR="00006BB2" w:rsidRPr="00293C02" w:rsidRDefault="00006BB2" w:rsidP="00006BB2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[特殊客觀減損狀況</w:t>
            </w:r>
            <w:r>
              <w:rPr>
                <w:rFonts w:ascii="標楷體" w:eastAsia="標楷體" w:hAnsi="標楷體" w:hint="eastAsia"/>
                <w:color w:val="000000"/>
              </w:rPr>
              <w:t>檔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(Ias39Loss)]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查詢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指定[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戶號(CustNo)]</w:t>
            </w:r>
            <w:r>
              <w:rPr>
                <w:rFonts w:ascii="標楷體" w:eastAsia="標楷體" w:hAnsi="標楷體" w:hint="eastAsia"/>
                <w:color w:val="000000"/>
              </w:rPr>
              <w:t>、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[額度編號(FacmNo)]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是否存在，若不存在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Pr="00293C02">
              <w:rPr>
                <w:rFonts w:ascii="標楷體" w:eastAsia="標楷體" w:hAnsi="標楷體"/>
                <w:color w:val="000000"/>
              </w:rPr>
              <w:t>E0001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：查詢資料不存在</w:t>
            </w:r>
            <w:r>
              <w:rPr>
                <w:rFonts w:ascii="標楷體" w:eastAsia="標楷體" w:hAnsi="標楷體" w:hint="eastAsia"/>
                <w:color w:val="000000"/>
              </w:rPr>
              <w:t>(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特殊客觀減損狀況</w:t>
            </w:r>
            <w:r>
              <w:rPr>
                <w:rFonts w:ascii="標楷體" w:eastAsia="標楷體" w:hAnsi="標楷體" w:hint="eastAsia"/>
                <w:color w:val="000000"/>
              </w:rPr>
              <w:t>檔)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13103EE9" w14:textId="77777777" w:rsidR="00006BB2" w:rsidRPr="00293C02" w:rsidRDefault="00006BB2" w:rsidP="00006BB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28A22A6" w14:textId="714A1C06" w:rsidR="00006BB2" w:rsidRDefault="00006BB2" w:rsidP="00006BB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顯示查詢資料</w:t>
            </w:r>
          </w:p>
        </w:tc>
      </w:tr>
      <w:tr w:rsidR="00006BB2" w:rsidRPr="00F5236F" w14:paraId="51AD6AFF" w14:textId="77777777" w:rsidTr="00511317">
        <w:tc>
          <w:tcPr>
            <w:tcW w:w="848" w:type="dxa"/>
          </w:tcPr>
          <w:p w14:paraId="5BF3FE87" w14:textId="77777777" w:rsidR="00006BB2" w:rsidRDefault="00006BB2" w:rsidP="00006BB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3A78697E" w14:textId="77777777" w:rsidR="00006BB2" w:rsidRDefault="00006BB2" w:rsidP="00006BB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3873E88E" w14:textId="77777777" w:rsidR="00006BB2" w:rsidRDefault="00006BB2" w:rsidP="00006BB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006BB2" w:rsidRPr="00F5236F" w14:paraId="3BA3E670" w14:textId="77777777" w:rsidTr="00511317">
        <w:tc>
          <w:tcPr>
            <w:tcW w:w="848" w:type="dxa"/>
          </w:tcPr>
          <w:p w14:paraId="04EEA98F" w14:textId="77777777" w:rsidR="00006BB2" w:rsidRDefault="00006BB2" w:rsidP="00006BB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52EB7C29" w14:textId="77777777" w:rsidR="00006BB2" w:rsidRDefault="00006BB2" w:rsidP="00006BB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隱</w:t>
            </w:r>
            <w:r>
              <w:rPr>
                <w:rFonts w:ascii="標楷體" w:eastAsia="標楷體" w:hAnsi="標楷體" w:hint="eastAsia"/>
              </w:rPr>
              <w:t>藏/</w:t>
            </w:r>
            <w:r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</w:tcPr>
          <w:p w14:paraId="2F0706FD" w14:textId="77777777" w:rsidR="00006BB2" w:rsidRDefault="00006BB2" w:rsidP="00006BB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>
              <w:rPr>
                <w:rFonts w:ascii="標楷體" w:eastAsia="標楷體" w:hAnsi="標楷體" w:hint="eastAsia"/>
              </w:rPr>
              <w:t>藏</w:t>
            </w:r>
            <w:r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  <w:tr w:rsidR="00006BB2" w:rsidRPr="00F5236F" w14:paraId="7691E3BA" w14:textId="77777777" w:rsidTr="00511317">
        <w:tc>
          <w:tcPr>
            <w:tcW w:w="848" w:type="dxa"/>
          </w:tcPr>
          <w:p w14:paraId="19CC17F4" w14:textId="77777777" w:rsidR="00006BB2" w:rsidRDefault="00006BB2" w:rsidP="00006BB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2112" w:type="dxa"/>
          </w:tcPr>
          <w:p w14:paraId="45BFA722" w14:textId="07B2DEC0" w:rsidR="00006BB2" w:rsidRDefault="00006BB2" w:rsidP="00006BB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246" w:type="dxa"/>
          </w:tcPr>
          <w:p w14:paraId="647BA5BB" w14:textId="1737EDE4" w:rsidR="00006BB2" w:rsidRDefault="00006BB2" w:rsidP="00006BB2">
            <w:pPr>
              <w:rPr>
                <w:rFonts w:ascii="標楷體" w:eastAsia="標楷體" w:hAnsi="標楷體"/>
                <w:lang w:eastAsia="zh-HK"/>
              </w:rPr>
            </w:pPr>
            <w:r w:rsidRPr="00C73533">
              <w:rPr>
                <w:rFonts w:ascii="標楷體" w:eastAsia="標楷體" w:hAnsi="標楷體" w:hint="eastAsia"/>
              </w:rPr>
              <w:t>連結至</w:t>
            </w:r>
            <w:r w:rsidRPr="00C73533">
              <w:rPr>
                <w:rFonts w:ascii="標楷體" w:eastAsia="標楷體" w:hAnsi="標楷體"/>
              </w:rPr>
              <w:t>【L</w:t>
            </w:r>
            <w:r w:rsidRPr="00C73533">
              <w:rPr>
                <w:rFonts w:ascii="標楷體" w:eastAsia="標楷體" w:hAnsi="標楷體" w:hint="eastAsia"/>
              </w:rPr>
              <w:t>72</w:t>
            </w:r>
            <w:r>
              <w:rPr>
                <w:rFonts w:ascii="標楷體" w:eastAsia="標楷體" w:hAnsi="標楷體"/>
              </w:rPr>
              <w:t>04</w:t>
            </w:r>
            <w:r w:rsidRPr="00F763D9">
              <w:rPr>
                <w:rFonts w:ascii="標楷體" w:eastAsia="標楷體" w:hAnsi="標楷體" w:hint="eastAsia"/>
                <w:lang w:eastAsia="zh-HK"/>
              </w:rPr>
              <w:t>特殊客觀減損狀況</w:t>
            </w:r>
            <w:r w:rsidRPr="00C73533">
              <w:rPr>
                <w:rFonts w:ascii="標楷體" w:eastAsia="標楷體" w:hAnsi="標楷體" w:hint="eastAsia"/>
              </w:rPr>
              <w:t>登錄</w:t>
            </w:r>
            <w:r w:rsidRPr="00C73533">
              <w:rPr>
                <w:rFonts w:ascii="標楷體" w:eastAsia="標楷體" w:hAnsi="標楷體"/>
              </w:rPr>
              <w:t>】</w:t>
            </w:r>
            <w:r w:rsidRPr="00C73533">
              <w:rPr>
                <w:rFonts w:ascii="標楷體" w:eastAsia="標楷體" w:hAnsi="標楷體" w:hint="eastAsia"/>
              </w:rPr>
              <w:t>，</w:t>
            </w:r>
            <w:r w:rsidRPr="00C73533">
              <w:rPr>
                <w:rFonts w:ascii="標楷體" w:eastAsia="標楷體" w:hAnsi="標楷體" w:hint="eastAsia"/>
                <w:lang w:eastAsia="zh-HK"/>
              </w:rPr>
              <w:t>供新</w:t>
            </w:r>
            <w:r>
              <w:rPr>
                <w:rFonts w:ascii="標楷體" w:eastAsia="標楷體" w:hAnsi="標楷體" w:hint="eastAsia"/>
                <w:lang w:eastAsia="zh-HK"/>
              </w:rPr>
              <w:t>增</w:t>
            </w:r>
            <w:r w:rsidRPr="00006BB2">
              <w:rPr>
                <w:rFonts w:ascii="標楷體" w:eastAsia="標楷體" w:hAnsi="標楷體" w:hint="eastAsia"/>
                <w:lang w:eastAsia="zh-HK"/>
              </w:rPr>
              <w:t>[特殊客觀減損狀況</w:t>
            </w:r>
            <w:r>
              <w:rPr>
                <w:rFonts w:ascii="標楷體" w:eastAsia="標楷體" w:hAnsi="標楷體" w:hint="eastAsia"/>
                <w:color w:val="000000"/>
              </w:rPr>
              <w:t>檔</w:t>
            </w:r>
            <w:r w:rsidRPr="00006BB2">
              <w:rPr>
                <w:rFonts w:ascii="標楷體" w:eastAsia="標楷體" w:hAnsi="標楷體" w:hint="eastAsia"/>
                <w:lang w:eastAsia="zh-HK"/>
              </w:rPr>
              <w:t>(Ias39Loss)]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</w:tbl>
    <w:p w14:paraId="55DA4CE2" w14:textId="77777777" w:rsidR="00F763D9" w:rsidRDefault="00F763D9" w:rsidP="00F763D9">
      <w:pPr>
        <w:ind w:left="1440"/>
      </w:pPr>
    </w:p>
    <w:p w14:paraId="32C44CC0" w14:textId="77777777" w:rsidR="00F763D9" w:rsidRPr="007C1268" w:rsidRDefault="00F763D9" w:rsidP="0081699E">
      <w:pPr>
        <w:pStyle w:val="a"/>
      </w:pPr>
      <w:r w:rsidRPr="007C1268">
        <w:t>輸入畫面資料說明</w:t>
      </w:r>
    </w:p>
    <w:p w14:paraId="0E4C16B2" w14:textId="77777777" w:rsidR="003F1F10" w:rsidRDefault="003F1F10" w:rsidP="003F1F10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3F1F10" w:rsidRPr="00456B60" w14:paraId="7FFACA7B" w14:textId="77777777" w:rsidTr="00C533CF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180F5AC5" w14:textId="77777777" w:rsidR="003F1F10" w:rsidRPr="00456B60" w:rsidRDefault="003F1F1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201A0292" w14:textId="77777777" w:rsidR="003F1F10" w:rsidRPr="00456B60" w:rsidRDefault="003F1F1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20E16E10" w14:textId="77777777" w:rsidR="003F1F10" w:rsidRPr="00456B60" w:rsidRDefault="003F1F10" w:rsidP="00C533CF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0348192F" w14:textId="77777777" w:rsidR="003F1F10" w:rsidRPr="00456B60" w:rsidRDefault="003F1F1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3F1F10" w:rsidRPr="00456B60" w14:paraId="60B79847" w14:textId="77777777" w:rsidTr="00C533CF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5336C98B" w14:textId="77777777" w:rsidR="003F1F10" w:rsidRPr="00456B60" w:rsidRDefault="003F1F1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77DEC9CF" w14:textId="77777777" w:rsidR="003F1F10" w:rsidRPr="00456B60" w:rsidRDefault="003F1F1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38F1151E" w14:textId="77777777" w:rsidR="003F1F10" w:rsidRPr="00456B60" w:rsidRDefault="003F1F10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13C3F0C0" w14:textId="77777777" w:rsidR="003F1F10" w:rsidRPr="00456B60" w:rsidRDefault="003F1F1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5EF7A8D9" w14:textId="77777777" w:rsidR="003F1F10" w:rsidRPr="00456B60" w:rsidRDefault="003F1F1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5E158863" w14:textId="77777777" w:rsidR="003F1F10" w:rsidRPr="00456B60" w:rsidRDefault="003F1F1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7B1E2BF5" w14:textId="77777777" w:rsidR="003F1F10" w:rsidRPr="00456B60" w:rsidRDefault="003F1F1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4F8948B8" w14:textId="77777777" w:rsidR="003F1F10" w:rsidRPr="00456B60" w:rsidRDefault="003F1F10" w:rsidP="00C533CF">
            <w:pPr>
              <w:rPr>
                <w:rFonts w:ascii="標楷體" w:eastAsia="標楷體" w:hAnsi="標楷體"/>
              </w:rPr>
            </w:pPr>
          </w:p>
        </w:tc>
      </w:tr>
      <w:tr w:rsidR="003F1F10" w:rsidRPr="00456B60" w14:paraId="3D1DD0FC" w14:textId="77777777" w:rsidTr="00C533CF">
        <w:trPr>
          <w:trHeight w:val="244"/>
          <w:jc w:val="center"/>
        </w:trPr>
        <w:tc>
          <w:tcPr>
            <w:tcW w:w="530" w:type="dxa"/>
          </w:tcPr>
          <w:p w14:paraId="62660837" w14:textId="28612A49" w:rsidR="003F1F10" w:rsidRPr="00456B60" w:rsidRDefault="003F1F10" w:rsidP="003F1F10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308" w:type="dxa"/>
          </w:tcPr>
          <w:p w14:paraId="7F561638" w14:textId="08598FD4" w:rsidR="003F1F10" w:rsidRPr="00456B60" w:rsidRDefault="003F1F10" w:rsidP="003F1F10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783" w:type="dxa"/>
          </w:tcPr>
          <w:p w14:paraId="249F664B" w14:textId="743167F5" w:rsidR="003F1F10" w:rsidRPr="00456B60" w:rsidRDefault="003F1F10" w:rsidP="003F1F1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12242025" w14:textId="77777777" w:rsidR="003F1F10" w:rsidRPr="00456B60" w:rsidRDefault="003F1F10" w:rsidP="003F1F10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EF1D734" w14:textId="77777777" w:rsidR="003F1F10" w:rsidRPr="00456B60" w:rsidRDefault="003F1F10" w:rsidP="003F1F10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6ED99C5C" w14:textId="5CFE1E9F" w:rsidR="003F1F10" w:rsidRPr="00456B60" w:rsidRDefault="003F1F10" w:rsidP="003F1F10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2D5077A6" w14:textId="77777777" w:rsidR="003F1F10" w:rsidRPr="00456B60" w:rsidRDefault="003F1F10" w:rsidP="003F1F10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030AE975" w14:textId="6F1F6D08" w:rsidR="003F1F10" w:rsidRPr="001B4EDF" w:rsidRDefault="003F1F10" w:rsidP="003F1F1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1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="00C72FF4">
              <w:rPr>
                <w:rFonts w:ascii="標楷體" w:eastAsia="標楷體" w:hAnsi="標楷體" w:hint="eastAsia"/>
                <w:color w:val="000000"/>
              </w:rPr>
              <w:t>自行</w:t>
            </w:r>
            <w:r w:rsidR="00181DFC">
              <w:rPr>
                <w:rFonts w:ascii="標楷體" w:eastAsia="標楷體" w:hAnsi="標楷體" w:hint="eastAsia"/>
                <w:color w:val="000000"/>
              </w:rPr>
              <w:t>輸入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數字</w:t>
            </w:r>
            <w:r w:rsidR="00181DFC">
              <w:rPr>
                <w:rFonts w:ascii="標楷體" w:eastAsia="標楷體" w:hAnsi="標楷體" w:hint="eastAsia"/>
                <w:color w:val="000000"/>
              </w:rPr>
              <w:t>或空白不輸入</w:t>
            </w:r>
          </w:p>
          <w:p w14:paraId="2DA481C3" w14:textId="13CF3B3E" w:rsidR="003F1F10" w:rsidRDefault="003F1F10" w:rsidP="003F1F1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szCs w:val="20"/>
                <w:lang w:val="x-none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2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="00181DFC">
              <w:rPr>
                <w:rFonts w:ascii="標楷體" w:eastAsia="標楷體" w:hAnsi="標楷體" w:hint="eastAsia"/>
                <w:color w:val="000000"/>
              </w:rPr>
              <w:t>若未輸入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表示查詢</w:t>
            </w:r>
            <w:r>
              <w:rPr>
                <w:rFonts w:ascii="標楷體" w:eastAsia="標楷體" w:hAnsi="標楷體" w:hint="eastAsia"/>
              </w:rPr>
              <w:t>所有</w:t>
            </w:r>
            <w:r w:rsidR="00861055" w:rsidRPr="00861055">
              <w:rPr>
                <w:rFonts w:ascii="標楷體" w:eastAsia="標楷體" w:hAnsi="標楷體" w:hint="eastAsia"/>
                <w:lang w:eastAsia="zh-HK"/>
              </w:rPr>
              <w:t>[特殊客觀減損狀況檔(Ias39Loss)]</w:t>
            </w:r>
            <w:r w:rsidRPr="00190D69">
              <w:rPr>
                <w:rFonts w:ascii="標楷體" w:eastAsia="標楷體" w:hAnsi="標楷體" w:hint="eastAsia"/>
                <w:lang w:eastAsia="zh-HK"/>
              </w:rPr>
              <w:t>資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料</w:t>
            </w:r>
          </w:p>
          <w:p w14:paraId="7F74E9E6" w14:textId="7A2BC564" w:rsidR="00387CA7" w:rsidRDefault="00387CA7" w:rsidP="003F1F1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  <w:szCs w:val="20"/>
                <w:lang w:val="x-none"/>
              </w:rPr>
              <w:t>3.</w:t>
            </w:r>
            <w:r>
              <w:rPr>
                <w:rFonts w:ascii="標楷體" w:eastAsia="標楷體" w:hAnsi="標楷體" w:hint="eastAsia"/>
                <w:color w:val="000000"/>
              </w:rPr>
              <w:t>若有輸入值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</w:p>
          <w:p w14:paraId="52FE461E" w14:textId="5F5EBFC5" w:rsidR="00387CA7" w:rsidRDefault="00387CA7" w:rsidP="00387CA7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限</w:t>
            </w:r>
            <w:r w:rsidR="00FE2BEE">
              <w:rPr>
                <w:rFonts w:ascii="標楷體" w:eastAsia="標楷體" w:hAnsi="標楷體" w:hint="eastAsia"/>
                <w:color w:val="000000"/>
              </w:rPr>
              <w:t>輸入</w:t>
            </w:r>
            <w:r>
              <w:rPr>
                <w:rFonts w:ascii="標楷體" w:eastAsia="標楷體" w:hAnsi="標楷體" w:hint="eastAsia"/>
                <w:color w:val="000000"/>
              </w:rPr>
              <w:t>數字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/</w:t>
            </w:r>
            <w:r w:rsidRPr="00387CA7">
              <w:rPr>
                <w:rFonts w:ascii="標楷體" w:eastAsia="標楷體" w:hAnsi="標楷體"/>
                <w:color w:val="000000"/>
              </w:rPr>
              <w:t>V(9)</w:t>
            </w:r>
          </w:p>
          <w:p w14:paraId="54AAF24A" w14:textId="1A24C1F1" w:rsidR="00C72FF4" w:rsidRPr="00456B60" w:rsidRDefault="00387CA7" w:rsidP="00BE5220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不可輸入0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/</w:t>
            </w:r>
            <w:r w:rsidR="009A6A4F">
              <w:rPr>
                <w:rFonts w:ascii="標楷體" w:eastAsia="標楷體" w:hAnsi="標楷體"/>
                <w:color w:val="000000"/>
              </w:rPr>
              <w:t>V(2)</w:t>
            </w:r>
          </w:p>
        </w:tc>
      </w:tr>
      <w:tr w:rsidR="003F1F10" w:rsidRPr="00181DFC" w14:paraId="530D8CBB" w14:textId="77777777" w:rsidTr="00C533CF">
        <w:trPr>
          <w:trHeight w:val="244"/>
          <w:jc w:val="center"/>
        </w:trPr>
        <w:tc>
          <w:tcPr>
            <w:tcW w:w="530" w:type="dxa"/>
          </w:tcPr>
          <w:p w14:paraId="3BE724B2" w14:textId="33E9CF06" w:rsidR="003F1F10" w:rsidRPr="00181DFC" w:rsidRDefault="003F1F10" w:rsidP="003F1F10">
            <w:pPr>
              <w:rPr>
                <w:rFonts w:ascii="標楷體" w:eastAsia="標楷體" w:hAnsi="標楷體"/>
              </w:rPr>
            </w:pPr>
            <w:r w:rsidRPr="00181DFC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2D778FA4" w14:textId="74FB0FEA" w:rsidR="003F1F10" w:rsidRPr="00181DFC" w:rsidRDefault="003F1F10" w:rsidP="003F1F10">
            <w:pPr>
              <w:rPr>
                <w:rFonts w:ascii="標楷體" w:eastAsia="標楷體" w:hAnsi="標楷體"/>
              </w:rPr>
            </w:pPr>
            <w:r w:rsidRPr="00181DFC">
              <w:rPr>
                <w:rFonts w:ascii="標楷體" w:eastAsia="標楷體" w:hAnsi="標楷體" w:hint="eastAsia"/>
              </w:rPr>
              <w:t>額度</w:t>
            </w:r>
          </w:p>
        </w:tc>
        <w:tc>
          <w:tcPr>
            <w:tcW w:w="783" w:type="dxa"/>
          </w:tcPr>
          <w:p w14:paraId="5ECE4B49" w14:textId="12637AED" w:rsidR="003F1F10" w:rsidRPr="00181DFC" w:rsidRDefault="003F1F10" w:rsidP="003F1F10">
            <w:pPr>
              <w:rPr>
                <w:rFonts w:ascii="標楷體" w:eastAsia="標楷體" w:hAnsi="標楷體"/>
              </w:rPr>
            </w:pPr>
            <w:r w:rsidRPr="00181DFC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904" w:type="dxa"/>
          </w:tcPr>
          <w:p w14:paraId="2B2B1F04" w14:textId="35123487" w:rsidR="003F1F10" w:rsidRPr="00181DFC" w:rsidRDefault="003F1F10" w:rsidP="003F1F10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5A95C83" w14:textId="1F9F15C0" w:rsidR="003F1F10" w:rsidRPr="00181DFC" w:rsidRDefault="003F1F10" w:rsidP="003F1F10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D4ED500" w14:textId="1BE99CE5" w:rsidR="003F1F10" w:rsidRPr="00181DFC" w:rsidRDefault="003F1F10" w:rsidP="003F1F10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44E1873" w14:textId="77777777" w:rsidR="003F1F10" w:rsidRPr="00181DFC" w:rsidRDefault="003F1F10" w:rsidP="003F1F10">
            <w:pPr>
              <w:jc w:val="center"/>
              <w:rPr>
                <w:rFonts w:ascii="標楷體" w:eastAsia="標楷體" w:hAnsi="標楷體"/>
              </w:rPr>
            </w:pPr>
            <w:r w:rsidRPr="00181DFC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21182448" w14:textId="1D3789D2" w:rsidR="00181DFC" w:rsidRPr="00181DFC" w:rsidRDefault="00181DFC" w:rsidP="00181DFC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81DFC">
              <w:rPr>
                <w:rFonts w:ascii="標楷體" w:eastAsia="標楷體" w:hAnsi="標楷體" w:hint="eastAsia"/>
                <w:color w:val="000000"/>
              </w:rPr>
              <w:t>1</w:t>
            </w:r>
            <w:r w:rsidRPr="00181DFC">
              <w:rPr>
                <w:rFonts w:ascii="標楷體" w:eastAsia="標楷體" w:hAnsi="標楷體"/>
                <w:color w:val="000000"/>
              </w:rPr>
              <w:t>.</w:t>
            </w:r>
            <w:r w:rsidR="00C72FF4">
              <w:rPr>
                <w:rFonts w:ascii="標楷體" w:eastAsia="標楷體" w:hAnsi="標楷體" w:hint="eastAsia"/>
                <w:color w:val="000000"/>
              </w:rPr>
              <w:t>自行</w:t>
            </w:r>
            <w:r w:rsidRPr="00181DFC">
              <w:rPr>
                <w:rFonts w:ascii="標楷體" w:eastAsia="標楷體" w:hAnsi="標楷體" w:hint="eastAsia"/>
                <w:color w:val="000000"/>
              </w:rPr>
              <w:t>輸入數字或空白不輸入</w:t>
            </w:r>
          </w:p>
          <w:p w14:paraId="5EACC9E2" w14:textId="58DF4D32" w:rsidR="003F1F10" w:rsidRPr="00181DFC" w:rsidRDefault="003F1F10" w:rsidP="003F1F10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  <w:szCs w:val="20"/>
                <w:lang w:val="x-none"/>
              </w:rPr>
            </w:pPr>
            <w:r w:rsidRPr="00181DFC">
              <w:rPr>
                <w:rFonts w:ascii="標楷體" w:eastAsia="標楷體" w:hAnsi="標楷體" w:hint="eastAsia"/>
                <w:color w:val="000000"/>
              </w:rPr>
              <w:t>2</w:t>
            </w:r>
            <w:r w:rsidRPr="00181DFC">
              <w:rPr>
                <w:rFonts w:ascii="標楷體" w:eastAsia="標楷體" w:hAnsi="標楷體"/>
                <w:color w:val="000000"/>
              </w:rPr>
              <w:t>.</w:t>
            </w:r>
            <w:r w:rsidR="00181DFC" w:rsidRPr="00181DFC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若</w:t>
            </w:r>
            <w:r w:rsidR="00861055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r w:rsidR="00181DFC" w:rsidRPr="00181DFC">
              <w:rPr>
                <w:rFonts w:ascii="標楷體" w:eastAsia="標楷體" w:hAnsi="標楷體" w:hint="eastAsia"/>
              </w:rPr>
              <w:t>戶號</w:t>
            </w:r>
            <w:r w:rsidR="00861055">
              <w:rPr>
                <w:rFonts w:ascii="標楷體" w:eastAsia="標楷體" w:hAnsi="標楷體" w:hint="eastAsia"/>
              </w:rPr>
              <w:t>]</w:t>
            </w:r>
            <w:r w:rsidR="00181DFC" w:rsidRPr="00181DFC">
              <w:rPr>
                <w:rFonts w:ascii="標楷體" w:eastAsia="標楷體" w:hAnsi="標楷體" w:hint="eastAsia"/>
              </w:rPr>
              <w:t>未輸入,則本欄自動顯示空白,不可修改</w:t>
            </w:r>
          </w:p>
          <w:p w14:paraId="47B3149F" w14:textId="4D8934AE" w:rsidR="00181DFC" w:rsidRDefault="00181DFC" w:rsidP="003F1F10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  <w:szCs w:val="20"/>
                <w:lang w:val="x-none"/>
              </w:rPr>
            </w:pPr>
            <w:r w:rsidRPr="00181DFC">
              <w:rPr>
                <w:rFonts w:ascii="標楷體" w:eastAsia="標楷體" w:hAnsi="標楷體"/>
                <w:color w:val="000000"/>
                <w:szCs w:val="20"/>
                <w:lang w:val="x-none"/>
              </w:rPr>
              <w:t>3.</w:t>
            </w:r>
            <w:r w:rsidRPr="00181DFC">
              <w:rPr>
                <w:rFonts w:ascii="標楷體" w:eastAsia="標楷體" w:hAnsi="標楷體" w:hint="eastAsia"/>
                <w:color w:val="000000"/>
              </w:rPr>
              <w:t>若未輸入表示查詢</w:t>
            </w:r>
            <w:r w:rsidRPr="00181DFC">
              <w:rPr>
                <w:rFonts w:ascii="標楷體" w:eastAsia="標楷體" w:hAnsi="標楷體" w:hint="eastAsia"/>
                <w:lang w:eastAsia="zh-HK"/>
              </w:rPr>
              <w:t>該戶號</w:t>
            </w:r>
            <w:r w:rsidR="00861055" w:rsidRPr="00861055">
              <w:rPr>
                <w:rFonts w:ascii="標楷體" w:eastAsia="標楷體" w:hAnsi="標楷體" w:hint="eastAsia"/>
                <w:lang w:eastAsia="zh-HK"/>
              </w:rPr>
              <w:t>[特殊客觀減損狀況檔(Ias39Loss)]</w:t>
            </w:r>
            <w:r w:rsidRPr="00181DFC">
              <w:rPr>
                <w:rFonts w:ascii="標楷體" w:eastAsia="標楷體" w:hAnsi="標楷體" w:hint="eastAsia"/>
                <w:lang w:eastAsia="zh-HK"/>
              </w:rPr>
              <w:t>所有資</w:t>
            </w:r>
            <w:r w:rsidRPr="00181DFC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料</w:t>
            </w:r>
          </w:p>
          <w:p w14:paraId="4512583C" w14:textId="513DC647" w:rsidR="00387CA7" w:rsidRDefault="00387CA7" w:rsidP="00387CA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4</w:t>
            </w:r>
            <w:r>
              <w:rPr>
                <w:rFonts w:ascii="標楷體" w:eastAsia="標楷體" w:hAnsi="標楷體"/>
                <w:color w:val="000000"/>
                <w:szCs w:val="20"/>
                <w:lang w:val="x-none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若有輸入值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</w:p>
          <w:p w14:paraId="6BCFD21B" w14:textId="457EC02C" w:rsidR="00387CA7" w:rsidRDefault="00387CA7" w:rsidP="00387CA7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限</w:t>
            </w:r>
            <w:r w:rsidR="00CC1DDF">
              <w:rPr>
                <w:rFonts w:ascii="標楷體" w:eastAsia="標楷體" w:hAnsi="標楷體" w:hint="eastAsia"/>
                <w:color w:val="000000"/>
              </w:rPr>
              <w:t>輸入</w:t>
            </w:r>
            <w:r>
              <w:rPr>
                <w:rFonts w:ascii="標楷體" w:eastAsia="標楷體" w:hAnsi="標楷體" w:hint="eastAsia"/>
                <w:color w:val="000000"/>
              </w:rPr>
              <w:t>數字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/</w:t>
            </w:r>
            <w:r w:rsidRPr="00387CA7">
              <w:rPr>
                <w:rFonts w:ascii="標楷體" w:eastAsia="標楷體" w:hAnsi="標楷體"/>
                <w:color w:val="000000"/>
              </w:rPr>
              <w:t>V(9)</w:t>
            </w:r>
          </w:p>
          <w:p w14:paraId="79DA9EDD" w14:textId="2A62180C" w:rsidR="00C72FF4" w:rsidRPr="00181DFC" w:rsidRDefault="00387CA7" w:rsidP="00BE5220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不可輸入0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/</w:t>
            </w:r>
            <w:r w:rsidR="009A6A4F">
              <w:rPr>
                <w:rFonts w:ascii="標楷體" w:eastAsia="標楷體" w:hAnsi="標楷體"/>
                <w:color w:val="000000"/>
              </w:rPr>
              <w:t>V(2)</w:t>
            </w:r>
          </w:p>
        </w:tc>
      </w:tr>
    </w:tbl>
    <w:p w14:paraId="53E1DA12" w14:textId="77777777" w:rsidR="003F1F10" w:rsidRPr="00181DFC" w:rsidRDefault="003F1F10" w:rsidP="003F1F10">
      <w:pPr>
        <w:ind w:left="1440"/>
      </w:pPr>
    </w:p>
    <w:p w14:paraId="1D0B7A40" w14:textId="393240EB" w:rsidR="00F763D9" w:rsidRDefault="00EC6484" w:rsidP="0081699E">
      <w:pPr>
        <w:pStyle w:val="a"/>
      </w:pPr>
      <w:r>
        <w:rPr>
          <w:rFonts w:hint="eastAsia"/>
        </w:rPr>
        <w:t>輸出畫面</w:t>
      </w:r>
    </w:p>
    <w:p w14:paraId="5C5DA591" w14:textId="77777777" w:rsidR="00F763D9" w:rsidRPr="00EB0B36" w:rsidRDefault="00F763D9" w:rsidP="00F763D9">
      <w:pPr>
        <w:ind w:left="1440"/>
      </w:pPr>
    </w:p>
    <w:p w14:paraId="0FA58DFC" w14:textId="52C090F9" w:rsidR="00F763D9" w:rsidRPr="007C1268" w:rsidRDefault="00077219" w:rsidP="00F763D9">
      <w:r>
        <w:rPr>
          <w:noProof/>
        </w:rPr>
        <w:lastRenderedPageBreak/>
        <w:drawing>
          <wp:inline distT="0" distB="0" distL="0" distR="0" wp14:anchorId="4086780C" wp14:editId="27D13178">
            <wp:extent cx="6479540" cy="204216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BC02" w14:textId="77777777" w:rsidR="00F763D9" w:rsidRDefault="00F763D9" w:rsidP="00F763D9">
      <w:pPr>
        <w:ind w:left="1440"/>
      </w:pPr>
    </w:p>
    <w:p w14:paraId="30ED9329" w14:textId="77777777" w:rsidR="00F763D9" w:rsidRDefault="00F763D9" w:rsidP="0081699E">
      <w:pPr>
        <w:pStyle w:val="a"/>
        <w:numPr>
          <w:ilvl w:val="0"/>
          <w:numId w:val="65"/>
        </w:numPr>
      </w:pPr>
      <w:r>
        <w:rPr>
          <w:rFonts w:hint="eastAsia"/>
        </w:rPr>
        <w:t>輸出畫面資料說明</w:t>
      </w:r>
    </w:p>
    <w:p w14:paraId="25335E18" w14:textId="77777777" w:rsidR="00F763D9" w:rsidRPr="00AE7A9E" w:rsidRDefault="00F763D9" w:rsidP="00F763D9">
      <w:pPr>
        <w:ind w:left="1440"/>
      </w:pP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84"/>
        <w:gridCol w:w="1201"/>
        <w:gridCol w:w="1554"/>
        <w:gridCol w:w="3119"/>
        <w:gridCol w:w="3402"/>
      </w:tblGrid>
      <w:tr w:rsidR="00F763D9" w14:paraId="30E827DA" w14:textId="77777777" w:rsidTr="008035FE">
        <w:trPr>
          <w:tblHeader/>
        </w:trPr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EAD7C29" w14:textId="77777777" w:rsidR="00F763D9" w:rsidRDefault="00F763D9" w:rsidP="00511317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序號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08108A3" w14:textId="77777777" w:rsidR="00F763D9" w:rsidRDefault="00F763D9" w:rsidP="00511317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欄位型態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1352398" w14:textId="77777777" w:rsidR="00F763D9" w:rsidRDefault="00F763D9" w:rsidP="00511317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EA3318C" w14:textId="77777777" w:rsidR="00F763D9" w:rsidRDefault="00F763D9" w:rsidP="00511317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資料來源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5B08B99" w14:textId="77777777" w:rsidR="00F763D9" w:rsidRDefault="00F763D9" w:rsidP="00511317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輸出/功能說明</w:t>
            </w:r>
          </w:p>
        </w:tc>
      </w:tr>
      <w:tr w:rsidR="00F763D9" w14:paraId="28C369C7" w14:textId="77777777" w:rsidTr="008035FE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DA3AC" w14:textId="77777777" w:rsidR="00F763D9" w:rsidRDefault="00F763D9" w:rsidP="0051131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1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CD048" w14:textId="77777777" w:rsidR="00F763D9" w:rsidRDefault="00F763D9" w:rsidP="0051131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按鈕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F28FC" w14:textId="77777777" w:rsidR="00F763D9" w:rsidRDefault="00F763D9" w:rsidP="0051131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修改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40253" w14:textId="77777777" w:rsidR="00F763D9" w:rsidRDefault="00F763D9" w:rsidP="0051131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9D52A" w14:textId="0D7DCF33" w:rsidR="00F763D9" w:rsidRPr="00A96919" w:rsidRDefault="00040F91" w:rsidP="00040F9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="00F763D9" w:rsidRPr="00A96919">
              <w:rPr>
                <w:rFonts w:ascii="標楷體" w:eastAsia="標楷體" w:hAnsi="標楷體" w:hint="eastAsia"/>
              </w:rPr>
              <w:t>連結至【</w:t>
            </w:r>
            <w:r w:rsidR="006F207B" w:rsidRPr="00C73533">
              <w:rPr>
                <w:rFonts w:ascii="標楷體" w:eastAsia="標楷體" w:hAnsi="標楷體"/>
              </w:rPr>
              <w:t>L</w:t>
            </w:r>
            <w:r w:rsidR="006F207B" w:rsidRPr="00C73533">
              <w:rPr>
                <w:rFonts w:ascii="標楷體" w:eastAsia="標楷體" w:hAnsi="標楷體" w:hint="eastAsia"/>
              </w:rPr>
              <w:t>72</w:t>
            </w:r>
            <w:r w:rsidR="006F207B">
              <w:rPr>
                <w:rFonts w:ascii="標楷體" w:eastAsia="標楷體" w:hAnsi="標楷體"/>
              </w:rPr>
              <w:t>04</w:t>
            </w:r>
            <w:r w:rsidR="006F207B" w:rsidRPr="00F763D9">
              <w:rPr>
                <w:rFonts w:ascii="標楷體" w:eastAsia="標楷體" w:hAnsi="標楷體" w:hint="eastAsia"/>
              </w:rPr>
              <w:t>特殊客觀減損狀況</w:t>
            </w:r>
            <w:r w:rsidR="006F207B" w:rsidRPr="00C73533">
              <w:rPr>
                <w:rFonts w:ascii="標楷體" w:eastAsia="標楷體" w:hAnsi="標楷體" w:hint="eastAsia"/>
              </w:rPr>
              <w:t>登錄</w:t>
            </w:r>
            <w:r w:rsidR="00F763D9" w:rsidRPr="00A96919">
              <w:rPr>
                <w:rFonts w:ascii="標楷體" w:eastAsia="標楷體" w:hAnsi="標楷體" w:hint="eastAsia"/>
              </w:rPr>
              <w:t>】，供修改</w:t>
            </w:r>
            <w:r w:rsidR="00861055" w:rsidRPr="00861055">
              <w:rPr>
                <w:rFonts w:ascii="標楷體" w:eastAsia="標楷體" w:hAnsi="標楷體" w:hint="eastAsia"/>
              </w:rPr>
              <w:t>[特殊客觀減損狀況檔(Ias39Loss)]</w:t>
            </w:r>
            <w:r w:rsidR="00F763D9" w:rsidRPr="00A96919">
              <w:rPr>
                <w:rFonts w:ascii="標楷體" w:eastAsia="標楷體" w:hAnsi="標楷體" w:hint="eastAsia"/>
              </w:rPr>
              <w:t>資料</w:t>
            </w:r>
          </w:p>
        </w:tc>
      </w:tr>
      <w:tr w:rsidR="00F763D9" w14:paraId="61850694" w14:textId="77777777" w:rsidTr="008035FE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DAFA3" w14:textId="77777777" w:rsidR="00F763D9" w:rsidRDefault="00F763D9" w:rsidP="0051131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2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7F0D4" w14:textId="77777777" w:rsidR="00F763D9" w:rsidRDefault="00F763D9" w:rsidP="0051131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按鈕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EF585" w14:textId="77777777" w:rsidR="00F763D9" w:rsidRDefault="00F763D9" w:rsidP="0051131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刪除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DB67F" w14:textId="77777777" w:rsidR="00F763D9" w:rsidRDefault="00F763D9" w:rsidP="0051131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F1568" w14:textId="461C8C61" w:rsidR="00F763D9" w:rsidRPr="00A96919" w:rsidRDefault="0026518B" w:rsidP="00040F9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val="x-none"/>
              </w:rPr>
              <w:t>1</w:t>
            </w:r>
            <w:r w:rsidR="00040F91">
              <w:rPr>
                <w:rFonts w:ascii="標楷體" w:eastAsia="標楷體" w:hAnsi="標楷體"/>
              </w:rPr>
              <w:t>.</w:t>
            </w:r>
            <w:r w:rsidR="00F763D9" w:rsidRPr="00A96919">
              <w:rPr>
                <w:rFonts w:ascii="標楷體" w:eastAsia="標楷體" w:hAnsi="標楷體" w:hint="eastAsia"/>
              </w:rPr>
              <w:t>連結至【</w:t>
            </w:r>
            <w:r w:rsidR="006F207B" w:rsidRPr="00C73533">
              <w:rPr>
                <w:rFonts w:ascii="標楷體" w:eastAsia="標楷體" w:hAnsi="標楷體"/>
              </w:rPr>
              <w:t>L</w:t>
            </w:r>
            <w:r w:rsidR="006F207B" w:rsidRPr="00C73533">
              <w:rPr>
                <w:rFonts w:ascii="標楷體" w:eastAsia="標楷體" w:hAnsi="標楷體" w:hint="eastAsia"/>
              </w:rPr>
              <w:t>72</w:t>
            </w:r>
            <w:r w:rsidR="006F207B">
              <w:rPr>
                <w:rFonts w:ascii="標楷體" w:eastAsia="標楷體" w:hAnsi="標楷體"/>
              </w:rPr>
              <w:t>04</w:t>
            </w:r>
            <w:r w:rsidR="006F207B" w:rsidRPr="00F763D9">
              <w:rPr>
                <w:rFonts w:ascii="標楷體" w:eastAsia="標楷體" w:hAnsi="標楷體" w:hint="eastAsia"/>
              </w:rPr>
              <w:t>特殊客觀減損狀況</w:t>
            </w:r>
            <w:r w:rsidR="006F207B" w:rsidRPr="00C73533">
              <w:rPr>
                <w:rFonts w:ascii="標楷體" w:eastAsia="標楷體" w:hAnsi="標楷體" w:hint="eastAsia"/>
              </w:rPr>
              <w:t>登錄</w:t>
            </w:r>
            <w:r w:rsidR="00F763D9" w:rsidRPr="00A96919">
              <w:rPr>
                <w:rFonts w:ascii="標楷體" w:eastAsia="標楷體" w:hAnsi="標楷體" w:hint="eastAsia"/>
              </w:rPr>
              <w:t>】，供</w:t>
            </w:r>
            <w:r w:rsidR="00F763D9">
              <w:rPr>
                <w:rFonts w:ascii="標楷體" w:eastAsia="標楷體" w:hAnsi="標楷體" w:hint="eastAsia"/>
              </w:rPr>
              <w:t>刪除</w:t>
            </w:r>
            <w:r w:rsidR="00861055" w:rsidRPr="00861055">
              <w:rPr>
                <w:rFonts w:ascii="標楷體" w:eastAsia="標楷體" w:hAnsi="標楷體" w:hint="eastAsia"/>
              </w:rPr>
              <w:t>[特殊客觀減損狀況檔(Ias39Loss)]</w:t>
            </w:r>
            <w:r w:rsidR="00F763D9" w:rsidRPr="00A96919">
              <w:rPr>
                <w:rFonts w:ascii="標楷體" w:eastAsia="標楷體" w:hAnsi="標楷體" w:hint="eastAsia"/>
              </w:rPr>
              <w:t>資料</w:t>
            </w:r>
          </w:p>
        </w:tc>
      </w:tr>
      <w:tr w:rsidR="00210CAC" w14:paraId="159E16DC" w14:textId="77777777" w:rsidTr="009B2BBF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A46C3" w14:textId="77777777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3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98F5D" w14:textId="77777777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DCB8A" w14:textId="76CE4783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61E37" w14:textId="08F8558C" w:rsidR="00210CAC" w:rsidRDefault="008035FE" w:rsidP="00210CAC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="00210CAC"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CustNo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1D67C" w14:textId="1266FF13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</w:tr>
      <w:tr w:rsidR="00210CAC" w14:paraId="0EE42902" w14:textId="77777777" w:rsidTr="009B2BBF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FB828" w14:textId="77777777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4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8C63F" w14:textId="77777777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A587F" w14:textId="013503A0" w:rsidR="00210CAC" w:rsidRDefault="00210CAC" w:rsidP="00210CAC">
            <w:pPr>
              <w:tabs>
                <w:tab w:val="left" w:pos="1044"/>
              </w:tabs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額度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1CA8D" w14:textId="147EAEDA" w:rsidR="00210CAC" w:rsidRDefault="008035FE" w:rsidP="008035FE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="00210CAC"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FacmNo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47D35" w14:textId="14544602" w:rsidR="00210CAC" w:rsidRPr="00040F91" w:rsidRDefault="00210CAC" w:rsidP="00040F91">
            <w:pPr>
              <w:ind w:left="235" w:hangingChars="98" w:hanging="235"/>
              <w:rPr>
                <w:rFonts w:ascii="標楷體" w:eastAsia="標楷體" w:hAnsi="標楷體"/>
              </w:rPr>
            </w:pPr>
          </w:p>
        </w:tc>
      </w:tr>
      <w:tr w:rsidR="00210CAC" w14:paraId="12E887BC" w14:textId="77777777" w:rsidTr="008035FE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5E187" w14:textId="77777777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5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9F3E7" w14:textId="77777777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EA210" w14:textId="397EE0DE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中文姓名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BFBAF" w14:textId="3E8926EA" w:rsidR="00210CAC" w:rsidRDefault="008035FE" w:rsidP="00210CAC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CustMain.CustName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32112" w14:textId="77E73F1C" w:rsidR="00040F91" w:rsidRPr="00040F91" w:rsidRDefault="00040F91" w:rsidP="00040F9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Pr="00040F91">
              <w:rPr>
                <w:rFonts w:ascii="標楷體" w:eastAsia="標楷體" w:hAnsi="標楷體" w:hint="eastAsia"/>
              </w:rPr>
              <w:t>依據</w:t>
            </w:r>
            <w:r w:rsidR="007F68C0">
              <w:rPr>
                <w:rFonts w:ascii="標楷體" w:eastAsia="標楷體" w:hAnsi="標楷體" w:hint="eastAsia"/>
              </w:rPr>
              <w:t>[</w:t>
            </w:r>
            <w:r w:rsidRPr="00040F91">
              <w:rPr>
                <w:rFonts w:ascii="標楷體" w:eastAsia="標楷體" w:hAnsi="標楷體" w:hint="eastAsia"/>
              </w:rPr>
              <w:t>戶號</w:t>
            </w:r>
            <w:r w:rsidRPr="004037BD">
              <w:rPr>
                <w:rFonts w:ascii="標楷體" w:eastAsia="標楷體" w:hAnsi="標楷體" w:hint="eastAsia"/>
              </w:rPr>
              <w:t>(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CustNo</w:t>
            </w:r>
            <w:r w:rsidRPr="004037BD">
              <w:rPr>
                <w:rFonts w:ascii="標楷體" w:eastAsia="標楷體" w:hAnsi="標楷體" w:hint="eastAsia"/>
              </w:rPr>
              <w:t>)</w:t>
            </w:r>
            <w:r w:rsidR="007F68C0">
              <w:rPr>
                <w:rFonts w:ascii="標楷體" w:eastAsia="標楷體" w:hAnsi="標楷體"/>
              </w:rPr>
              <w:t>]</w:t>
            </w:r>
            <w:r w:rsidR="00EF5D5D">
              <w:rPr>
                <w:rFonts w:ascii="標楷體" w:eastAsia="標楷體" w:hAnsi="標楷體" w:hint="eastAsia"/>
              </w:rPr>
              <w:t>查詢</w:t>
            </w:r>
            <w:r w:rsidR="007F68C0">
              <w:rPr>
                <w:rFonts w:ascii="標楷體" w:eastAsia="標楷體" w:hAnsi="標楷體" w:hint="eastAsia"/>
              </w:rPr>
              <w:t>[</w:t>
            </w:r>
            <w:r w:rsidRPr="004037BD">
              <w:rPr>
                <w:rFonts w:ascii="標楷體" w:eastAsia="標楷體" w:hAnsi="標楷體" w:hint="eastAsia"/>
              </w:rPr>
              <w:t>顧客主檔(C</w:t>
            </w:r>
            <w:r w:rsidRPr="004037BD">
              <w:rPr>
                <w:rFonts w:ascii="標楷體" w:eastAsia="標楷體" w:hAnsi="標楷體"/>
              </w:rPr>
              <w:t>ustMain</w:t>
            </w:r>
            <w:r w:rsidRPr="004037BD">
              <w:rPr>
                <w:rFonts w:ascii="標楷體" w:eastAsia="標楷體" w:hAnsi="標楷體" w:hint="eastAsia"/>
              </w:rPr>
              <w:t>)</w:t>
            </w:r>
            <w:r w:rsidR="007F68C0">
              <w:rPr>
                <w:rFonts w:ascii="標楷體" w:eastAsia="標楷體" w:hAnsi="標楷體"/>
              </w:rPr>
              <w:t>]</w:t>
            </w:r>
            <w:r w:rsidRPr="004037BD">
              <w:rPr>
                <w:rFonts w:ascii="標楷體" w:eastAsia="標楷體" w:hAnsi="標楷體" w:hint="eastAsia"/>
              </w:rPr>
              <w:t>顯示</w:t>
            </w:r>
            <w:r w:rsidR="007F68C0">
              <w:rPr>
                <w:rFonts w:ascii="標楷體" w:eastAsia="標楷體" w:hAnsi="標楷體" w:hint="eastAsia"/>
              </w:rPr>
              <w:t>[</w:t>
            </w:r>
            <w:r w:rsidR="007F68C0" w:rsidRPr="007F68C0">
              <w:rPr>
                <w:rFonts w:ascii="標楷體" w:eastAsia="標楷體" w:hAnsi="標楷體" w:hint="eastAsia"/>
                <w:color w:val="000000"/>
                <w:lang w:val="x-none"/>
              </w:rPr>
              <w:t>戶名/公司名稱</w:t>
            </w:r>
            <w:r w:rsidRPr="004037BD">
              <w:rPr>
                <w:rFonts w:ascii="標楷體" w:eastAsia="標楷體" w:hAnsi="標楷體" w:hint="eastAsia"/>
              </w:rPr>
              <w:t>(C</w:t>
            </w:r>
            <w:r w:rsidRPr="004037BD">
              <w:rPr>
                <w:rFonts w:ascii="標楷體" w:eastAsia="標楷體" w:hAnsi="標楷體"/>
              </w:rPr>
              <w:t>ustMain.</w:t>
            </w:r>
            <w:r w:rsidRPr="00040F91">
              <w:rPr>
                <w:rFonts w:ascii="標楷體" w:eastAsia="標楷體" w:hAnsi="標楷體"/>
              </w:rPr>
              <w:t>CustName</w:t>
            </w:r>
            <w:r w:rsidRPr="004037BD">
              <w:rPr>
                <w:rFonts w:ascii="標楷體" w:eastAsia="標楷體" w:hAnsi="標楷體" w:hint="eastAsia"/>
              </w:rPr>
              <w:t>)</w:t>
            </w:r>
            <w:r w:rsidR="007F68C0">
              <w:rPr>
                <w:rFonts w:ascii="標楷體" w:eastAsia="標楷體" w:hAnsi="標楷體"/>
              </w:rPr>
              <w:t>]</w:t>
            </w:r>
          </w:p>
        </w:tc>
      </w:tr>
      <w:tr w:rsidR="00210CAC" w14:paraId="0F100F87" w14:textId="77777777" w:rsidTr="009B2BBF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BE2C0" w14:textId="77777777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6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6ED70" w14:textId="77777777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FCE1B" w14:textId="10D0F3B8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發生日期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2DBA5" w14:textId="7B23F1D4" w:rsidR="00210CAC" w:rsidRDefault="008035FE" w:rsidP="00210CAC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="00210CAC"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MarkDate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109C1" w14:textId="3B3D2601" w:rsidR="00210CAC" w:rsidRDefault="008A7F96" w:rsidP="00210CAC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Y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YY/MM/DD</w:t>
            </w:r>
          </w:p>
        </w:tc>
      </w:tr>
      <w:tr w:rsidR="005F3933" w14:paraId="73E55735" w14:textId="77777777" w:rsidTr="009B2BBF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2A65C" w14:textId="213B63CC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7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512C1" w14:textId="2BC292C0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D4F35" w14:textId="156B030A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B548B" w14:textId="36E10C71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MarkCode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74957" w14:textId="33EA04DC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</w:tr>
      <w:tr w:rsidR="005F3933" w14:paraId="18FA9BDF" w14:textId="77777777" w:rsidTr="008035FE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561CD" w14:textId="77777777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5D4B6" w14:textId="5F37B262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DF86D" w14:textId="0995129A" w:rsidR="005F3933" w:rsidRPr="00E86426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  <w:r w:rsidRPr="00210C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說明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02AD1" w14:textId="0299375F" w:rsidR="005F3933" w:rsidRPr="008035FE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MarkCode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Desc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76DC2" w14:textId="33C94490" w:rsidR="005F3933" w:rsidRPr="00E86426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</w:tr>
      <w:tr w:rsidR="005F3933" w14:paraId="68AC37DA" w14:textId="77777777" w:rsidTr="009B2BBF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F8CD5" w14:textId="65B397AF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8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A9587" w14:textId="77777777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74731" w14:textId="00DD64AE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起始日期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2F2E7" w14:textId="6FEAB516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StartDate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D4211" w14:textId="19426529" w:rsidR="005F3933" w:rsidRDefault="008A7F96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Y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YY/MM/DD</w:t>
            </w:r>
          </w:p>
        </w:tc>
      </w:tr>
      <w:tr w:rsidR="005F3933" w14:paraId="515035CB" w14:textId="77777777" w:rsidTr="009B2BBF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79072" w14:textId="68A5246F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9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D2E9F" w14:textId="77777777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24EFE" w14:textId="0874EACF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終止日期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D602E" w14:textId="6DF9C1BA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EndDate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FB2EF" w14:textId="159B8A81" w:rsidR="005F3933" w:rsidRDefault="008A7F96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Y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YY/MM/DD</w:t>
            </w:r>
          </w:p>
        </w:tc>
      </w:tr>
    </w:tbl>
    <w:p w14:paraId="3DE28C53" w14:textId="77777777" w:rsidR="00F763D9" w:rsidRDefault="00F763D9" w:rsidP="00870D3F">
      <w:pPr>
        <w:ind w:left="1440"/>
      </w:pPr>
    </w:p>
    <w:p w14:paraId="6B83102C" w14:textId="2EAE6D00" w:rsidR="00870D3F" w:rsidRDefault="00870D3F">
      <w:pPr>
        <w:widowControl/>
      </w:pPr>
      <w:r>
        <w:br w:type="page"/>
      </w:r>
    </w:p>
    <w:p w14:paraId="74985CA8" w14:textId="77777777" w:rsidR="00870D3F" w:rsidRDefault="00870D3F" w:rsidP="00870D3F">
      <w:pPr>
        <w:ind w:left="1440"/>
      </w:pPr>
    </w:p>
    <w:p w14:paraId="273D1DBB" w14:textId="5B47EC43" w:rsidR="009D163C" w:rsidRPr="00751866" w:rsidRDefault="009D163C" w:rsidP="00FF20A6">
      <w:pPr>
        <w:pStyle w:val="3"/>
        <w:numPr>
          <w:ilvl w:val="2"/>
          <w:numId w:val="69"/>
        </w:numPr>
        <w:spacing w:before="0"/>
        <w:rPr>
          <w:rFonts w:ascii="標楷體" w:hAnsi="標楷體"/>
          <w:b/>
          <w:szCs w:val="32"/>
        </w:rPr>
      </w:pPr>
      <w:r w:rsidRPr="00751866">
        <w:rPr>
          <w:rFonts w:ascii="標楷體" w:hAnsi="標楷體"/>
          <w:b/>
          <w:szCs w:val="32"/>
        </w:rPr>
        <w:t>L7</w:t>
      </w:r>
      <w:r>
        <w:rPr>
          <w:rFonts w:ascii="標楷體" w:hAnsi="標楷體" w:hint="eastAsia"/>
          <w:b/>
          <w:szCs w:val="32"/>
        </w:rPr>
        <w:t>20</w:t>
      </w:r>
      <w:r w:rsidR="0045709C">
        <w:rPr>
          <w:rFonts w:ascii="標楷體" w:hAnsi="標楷體" w:hint="eastAsia"/>
          <w:b/>
          <w:szCs w:val="32"/>
        </w:rPr>
        <w:t>4</w:t>
      </w:r>
      <w:r w:rsidR="0045709C" w:rsidRPr="005179EE">
        <w:rPr>
          <w:rFonts w:ascii="標楷體" w:hAnsi="標楷體" w:hint="eastAsia"/>
          <w:b/>
          <w:szCs w:val="32"/>
        </w:rPr>
        <w:t>特殊客觀減損狀況</w:t>
      </w:r>
      <w:r w:rsidR="0045709C">
        <w:rPr>
          <w:rFonts w:ascii="標楷體" w:hAnsi="標楷體" w:hint="eastAsia"/>
          <w:b/>
          <w:szCs w:val="32"/>
        </w:rPr>
        <w:t>維護</w:t>
      </w:r>
      <w:r w:rsidR="005763C4">
        <w:rPr>
          <w:rFonts w:ascii="標楷體" w:hAnsi="標楷體" w:hint="eastAsia"/>
          <w:b/>
          <w:szCs w:val="32"/>
        </w:rPr>
        <w:t xml:space="preserve"> ***</w:t>
      </w:r>
    </w:p>
    <w:p w14:paraId="6EAA5597" w14:textId="77777777" w:rsidR="009D163C" w:rsidRPr="004A1C2C" w:rsidRDefault="009D163C" w:rsidP="0081699E">
      <w:pPr>
        <w:pStyle w:val="a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9D163C" w:rsidRPr="008F20B5" w14:paraId="7843834C" w14:textId="77777777" w:rsidTr="00511317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7A266B6" w14:textId="77777777" w:rsidR="009D163C" w:rsidRPr="004A1C2C" w:rsidRDefault="009D163C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C4B1A79" w14:textId="7C7F110F" w:rsidR="009D163C" w:rsidRPr="008F20B5" w:rsidRDefault="00991A3A" w:rsidP="00511317">
            <w:pPr>
              <w:rPr>
                <w:rFonts w:ascii="標楷體" w:eastAsia="標楷體" w:hAnsi="標楷體"/>
              </w:rPr>
            </w:pPr>
            <w:r w:rsidRPr="00991A3A">
              <w:rPr>
                <w:rFonts w:ascii="標楷體" w:eastAsia="標楷體" w:hAnsi="標楷體" w:hint="eastAsia"/>
              </w:rPr>
              <w:t>特殊客觀減損狀況維護</w:t>
            </w:r>
          </w:p>
        </w:tc>
      </w:tr>
      <w:tr w:rsidR="009D163C" w:rsidRPr="008F20B5" w14:paraId="0CA5E30A" w14:textId="77777777" w:rsidTr="00511317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110F7AA" w14:textId="77777777" w:rsidR="009D163C" w:rsidRPr="004A1C2C" w:rsidRDefault="009D163C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2FA14BE" w14:textId="20F26B0E" w:rsidR="009D163C" w:rsidRDefault="009D163C" w:rsidP="005113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維謢</w:t>
            </w:r>
            <w:r w:rsidR="00AF3EC4" w:rsidRPr="00991A3A">
              <w:rPr>
                <w:rFonts w:ascii="標楷體" w:eastAsia="標楷體" w:hAnsi="標楷體" w:hint="eastAsia"/>
              </w:rPr>
              <w:t>特殊客觀減損狀況</w:t>
            </w:r>
            <w:r>
              <w:rPr>
                <w:rFonts w:ascii="標楷體" w:eastAsia="標楷體" w:hAnsi="標楷體" w:hint="eastAsia"/>
              </w:rPr>
              <w:t>資料。</w:t>
            </w:r>
          </w:p>
          <w:p w14:paraId="1EFA8AA7" w14:textId="6A547BD2" w:rsidR="009D163C" w:rsidRPr="004A1C2C" w:rsidRDefault="009D163C" w:rsidP="005113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需由入口</w:t>
            </w:r>
            <w:r w:rsidRPr="007B73FE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B73FE">
              <w:rPr>
                <w:rFonts w:ascii="標楷體" w:eastAsia="標楷體" w:hAnsi="標楷體" w:hint="eastAsia"/>
              </w:rPr>
              <w:t>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 w:rsidRPr="007B73FE">
              <w:rPr>
                <w:rFonts w:ascii="標楷體" w:eastAsia="標楷體" w:hAnsi="標楷體"/>
              </w:rPr>
              <w:t>7</w:t>
            </w:r>
            <w:r w:rsidR="00AF3EC4">
              <w:rPr>
                <w:rFonts w:ascii="標楷體" w:eastAsia="標楷體" w:hAnsi="標楷體"/>
              </w:rPr>
              <w:t>904</w:t>
            </w:r>
            <w:r w:rsidR="00AF3EC4" w:rsidRPr="00AF3EC4">
              <w:rPr>
                <w:rFonts w:ascii="標楷體" w:eastAsia="標楷體" w:hAnsi="標楷體" w:hint="eastAsia"/>
              </w:rPr>
              <w:t>特殊客觀減損狀況</w:t>
            </w:r>
            <w:r w:rsidRPr="007B73FE">
              <w:rPr>
                <w:rFonts w:ascii="標楷體" w:eastAsia="標楷體" w:hAnsi="標楷體" w:hint="eastAsia"/>
              </w:rPr>
              <w:t>查詢】</w:t>
            </w:r>
            <w:r w:rsidRPr="007B73FE"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9D163C" w:rsidRPr="008F20B5" w14:paraId="0B9CCC72" w14:textId="77777777" w:rsidTr="00511317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303BD37" w14:textId="77777777" w:rsidR="009D163C" w:rsidRPr="004A1C2C" w:rsidRDefault="009D163C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5AF5EBB" w14:textId="552E1B3A" w:rsidR="008C13FF" w:rsidRPr="004037BD" w:rsidRDefault="008C13FF" w:rsidP="008C13FF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="00BC48BD"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517EC4DD" w14:textId="3841F029" w:rsidR="009D163C" w:rsidRDefault="008C13FF" w:rsidP="005113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 w:rsidR="009D163C">
              <w:rPr>
                <w:rFonts w:ascii="標楷體" w:eastAsia="標楷體" w:hAnsi="標楷體" w:hint="eastAsia"/>
              </w:rPr>
              <w:t>.</w:t>
            </w:r>
            <w:r w:rsidR="009D163C">
              <w:rPr>
                <w:rFonts w:ascii="標楷體" w:eastAsia="標楷體" w:hAnsi="標楷體" w:hint="eastAsia"/>
                <w:lang w:eastAsia="zh-HK"/>
              </w:rPr>
              <w:t>維護</w:t>
            </w:r>
            <w:r w:rsidR="006D00E6" w:rsidRPr="006D00E6">
              <w:rPr>
                <w:rFonts w:ascii="標楷體" w:eastAsia="標楷體" w:hAnsi="標楷體" w:hint="eastAsia"/>
              </w:rPr>
              <w:t>[特殊客觀減損狀況檔(Ias39Loss)]</w:t>
            </w:r>
          </w:p>
          <w:p w14:paraId="075342FB" w14:textId="071490CB" w:rsidR="009D163C" w:rsidRDefault="008C13FF" w:rsidP="0051131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 w:rsidR="009D163C">
              <w:rPr>
                <w:rFonts w:ascii="標楷體" w:eastAsia="標楷體" w:hAnsi="標楷體" w:hint="eastAsia"/>
              </w:rPr>
              <w:t>.</w:t>
            </w:r>
            <w:r w:rsidR="009D163C">
              <w:rPr>
                <w:rFonts w:ascii="標楷體" w:eastAsia="標楷體" w:hAnsi="標楷體" w:hint="eastAsia"/>
                <w:lang w:eastAsia="zh-HK"/>
              </w:rPr>
              <w:t>依據功能選項處理</w:t>
            </w:r>
            <w:r w:rsidR="009D163C">
              <w:rPr>
                <w:rFonts w:ascii="標楷體" w:eastAsia="標楷體" w:hAnsi="標楷體" w:hint="eastAsia"/>
              </w:rPr>
              <w:t>:</w:t>
            </w:r>
          </w:p>
          <w:p w14:paraId="203D51DB" w14:textId="539197D7" w:rsidR="009D163C" w:rsidRDefault="009D163C" w:rsidP="0051131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  <w:r w:rsidR="00A012B6">
              <w:rPr>
                <w:rFonts w:ascii="標楷體" w:eastAsia="標楷體" w:hAnsi="標楷體" w:hint="eastAsia"/>
                <w:lang w:eastAsia="zh-HK"/>
              </w:rPr>
              <w:t>：</w:t>
            </w: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  <w:r w:rsidR="006D00E6" w:rsidRPr="006D00E6">
              <w:rPr>
                <w:rFonts w:ascii="標楷體" w:eastAsia="標楷體" w:hAnsi="標楷體" w:hint="eastAsia"/>
              </w:rPr>
              <w:t>[特殊客觀減損狀況檔(Ias39Loss)]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  <w:p w14:paraId="6B79FAA6" w14:textId="01932F54" w:rsidR="009D163C" w:rsidRDefault="009D163C" w:rsidP="0051131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(2).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 w:rsidR="00A012B6">
              <w:rPr>
                <w:rFonts w:ascii="標楷體" w:eastAsia="標楷體" w:hAnsi="標楷體" w:hint="eastAsia"/>
                <w:lang w:eastAsia="zh-HK"/>
              </w:rPr>
              <w:t>：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 w:rsidR="006D00E6" w:rsidRPr="006D00E6">
              <w:rPr>
                <w:rFonts w:ascii="標楷體" w:eastAsia="標楷體" w:hAnsi="標楷體" w:hint="eastAsia"/>
              </w:rPr>
              <w:t>[特殊客觀減損狀況檔(Ias39Loss)]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  <w:p w14:paraId="4191A612" w14:textId="57DE7ED0" w:rsidR="009D163C" w:rsidRPr="0058227F" w:rsidRDefault="009D163C" w:rsidP="005113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(3).</w:t>
            </w:r>
            <w:r>
              <w:rPr>
                <w:rFonts w:ascii="標楷體" w:eastAsia="標楷體" w:hAnsi="標楷體" w:hint="eastAsia"/>
                <w:lang w:eastAsia="zh-HK"/>
              </w:rPr>
              <w:t>刪除</w:t>
            </w:r>
            <w:r w:rsidR="00A012B6">
              <w:rPr>
                <w:rFonts w:ascii="標楷體" w:eastAsia="標楷體" w:hAnsi="標楷體" w:hint="eastAsia"/>
                <w:lang w:eastAsia="zh-HK"/>
              </w:rPr>
              <w:t>：</w:t>
            </w:r>
            <w:r>
              <w:rPr>
                <w:rFonts w:ascii="標楷體" w:eastAsia="標楷體" w:hAnsi="標楷體" w:hint="eastAsia"/>
                <w:lang w:eastAsia="zh-HK"/>
              </w:rPr>
              <w:t>刪除</w:t>
            </w:r>
            <w:r w:rsidR="006D00E6" w:rsidRPr="006D00E6">
              <w:rPr>
                <w:rFonts w:ascii="標楷體" w:eastAsia="標楷體" w:hAnsi="標楷體" w:hint="eastAsia"/>
              </w:rPr>
              <w:t>[特殊客觀減損狀況檔(Ias39Loss)]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9D163C" w:rsidRPr="008F20B5" w14:paraId="3F5A01C8" w14:textId="77777777" w:rsidTr="00511317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95BE4F8" w14:textId="77777777" w:rsidR="009D163C" w:rsidRPr="004A1C2C" w:rsidRDefault="009D163C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56BB05E" w14:textId="77777777" w:rsidR="009D163C" w:rsidRPr="004A1C2C" w:rsidRDefault="009D163C" w:rsidP="00511317">
            <w:pPr>
              <w:rPr>
                <w:rFonts w:ascii="標楷體" w:eastAsia="標楷體" w:hAnsi="標楷體"/>
              </w:rPr>
            </w:pPr>
          </w:p>
        </w:tc>
      </w:tr>
      <w:tr w:rsidR="009D163C" w:rsidRPr="008F20B5" w14:paraId="6F7162EB" w14:textId="77777777" w:rsidTr="00511317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B032467" w14:textId="77777777" w:rsidR="009D163C" w:rsidRPr="004A1C2C" w:rsidRDefault="009D163C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2987FF3" w14:textId="03C7A22D" w:rsidR="009D163C" w:rsidRPr="004A1C2C" w:rsidRDefault="005E0982" w:rsidP="005E0982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1.資料輸入錯誤：若是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欲</w:t>
            </w:r>
            <w:r w:rsidRPr="00456B60">
              <w:rPr>
                <w:rFonts w:ascii="標楷體" w:eastAsia="標楷體" w:hAnsi="標楷體" w:hint="eastAsia"/>
              </w:rPr>
              <w:t>修改之欄位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為鍵值</w:t>
            </w:r>
            <w:r w:rsidRPr="00456B60">
              <w:rPr>
                <w:rFonts w:ascii="標楷體" w:eastAsia="標楷體" w:hAnsi="標楷體" w:hint="eastAsia"/>
              </w:rPr>
              <w:t>，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系統控制不可修改</w:t>
            </w:r>
            <w:r w:rsidRPr="00456B60">
              <w:rPr>
                <w:rFonts w:ascii="標楷體" w:eastAsia="標楷體" w:hAnsi="標楷體" w:hint="eastAsia"/>
              </w:rPr>
              <w:t>，應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以</w:t>
            </w:r>
            <w:r w:rsidRPr="00456B60">
              <w:rPr>
                <w:rFonts w:ascii="標楷體" w:eastAsia="標楷體" w:hAnsi="標楷體" w:hint="eastAsia"/>
              </w:rPr>
              <w:t>刪除該筆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，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再重新</w:t>
            </w:r>
            <w:r w:rsidRPr="00456B60">
              <w:rPr>
                <w:rFonts w:ascii="標楷體" w:eastAsia="標楷體" w:hAnsi="標楷體" w:hint="eastAsia"/>
              </w:rPr>
              <w:t>新增建立正確資料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處理</w:t>
            </w:r>
          </w:p>
        </w:tc>
      </w:tr>
      <w:tr w:rsidR="009D163C" w:rsidRPr="008F20B5" w14:paraId="4901E3A6" w14:textId="77777777" w:rsidTr="00511317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BECC2CF" w14:textId="77777777" w:rsidR="009D163C" w:rsidRPr="004A1C2C" w:rsidRDefault="009D163C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4FA7FB3" w14:textId="77777777" w:rsidR="009D163C" w:rsidRPr="004A1C2C" w:rsidRDefault="009D163C" w:rsidP="005113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列印登錄單</w:t>
            </w:r>
          </w:p>
        </w:tc>
      </w:tr>
      <w:tr w:rsidR="009D163C" w:rsidRPr="008F20B5" w14:paraId="3E8EDA5C" w14:textId="77777777" w:rsidTr="00511317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8872740" w14:textId="77777777" w:rsidR="009D163C" w:rsidRPr="004A1C2C" w:rsidRDefault="009D163C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3F9BB30" w14:textId="304E9C2F" w:rsidR="009D163C" w:rsidRPr="004A1C2C" w:rsidRDefault="009D163C" w:rsidP="005E0982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1.修改時，異動內容會記錄於</w:t>
            </w:r>
            <w:r w:rsidR="006D00E6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</w:rPr>
              <w:t>資料變更紀錄檔(TxDataLog)</w:t>
            </w:r>
            <w:r w:rsidR="006D00E6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，可至「L6932 資料變更交易查詢」查詢異動內容</w:t>
            </w:r>
          </w:p>
        </w:tc>
      </w:tr>
      <w:tr w:rsidR="009D163C" w:rsidRPr="008F20B5" w14:paraId="6207209B" w14:textId="77777777" w:rsidTr="00511317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95BBE90" w14:textId="77777777" w:rsidR="009D163C" w:rsidRPr="004A1C2C" w:rsidRDefault="009D163C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4993923" w14:textId="77777777" w:rsidR="009D163C" w:rsidRDefault="00103E31" w:rsidP="00511317">
            <w:pPr>
              <w:rPr>
                <w:rFonts w:ascii="標楷體" w:eastAsia="標楷體" w:hAnsi="標楷體"/>
              </w:rPr>
            </w:pPr>
            <w:r w:rsidRPr="00AC426A">
              <w:rPr>
                <w:rFonts w:ascii="標楷體" w:eastAsia="標楷體" w:hAnsi="標楷體" w:hint="eastAsia"/>
              </w:rPr>
              <w:t>客戶資料主檔</w:t>
            </w:r>
            <w:r>
              <w:rPr>
                <w:rFonts w:ascii="標楷體" w:eastAsia="標楷體" w:hAnsi="標楷體" w:hint="eastAsia"/>
              </w:rPr>
              <w:t>(</w:t>
            </w:r>
            <w:r w:rsidRPr="00FB46EE">
              <w:rPr>
                <w:rFonts w:ascii="標楷體" w:eastAsia="標楷體" w:hAnsi="標楷體"/>
              </w:rPr>
              <w:t>CustMain</w:t>
            </w:r>
            <w:r>
              <w:rPr>
                <w:rFonts w:ascii="標楷體" w:eastAsia="標楷體" w:hAnsi="標楷體"/>
              </w:rPr>
              <w:t>)</w:t>
            </w:r>
          </w:p>
          <w:p w14:paraId="1FAA4433" w14:textId="24A0FA38" w:rsidR="00A012B6" w:rsidRPr="004A1C2C" w:rsidRDefault="00A012B6" w:rsidP="00511317">
            <w:pPr>
              <w:rPr>
                <w:rFonts w:ascii="標楷體" w:eastAsia="標楷體" w:hAnsi="標楷體"/>
              </w:rPr>
            </w:pPr>
            <w:r w:rsidRPr="00FF380A">
              <w:rPr>
                <w:rFonts w:ascii="標楷體" w:eastAsia="標楷體" w:hAnsi="標楷體" w:hint="eastAsia"/>
              </w:rPr>
              <w:t>額度主檔</w:t>
            </w:r>
            <w:r>
              <w:rPr>
                <w:rFonts w:ascii="標楷體" w:eastAsia="標楷體" w:hAnsi="標楷體" w:hint="eastAsia"/>
              </w:rPr>
              <w:t>(</w:t>
            </w:r>
            <w:r w:rsidRPr="00FF380A">
              <w:rPr>
                <w:rFonts w:ascii="標楷體" w:eastAsia="標楷體" w:hAnsi="標楷體"/>
              </w:rPr>
              <w:t>FacMain</w:t>
            </w:r>
            <w:r>
              <w:rPr>
                <w:rFonts w:ascii="標楷體" w:eastAsia="標楷體" w:hAnsi="標楷體" w:hint="eastAsia"/>
              </w:rPr>
              <w:t>)</w:t>
            </w:r>
          </w:p>
        </w:tc>
      </w:tr>
    </w:tbl>
    <w:p w14:paraId="467AD078" w14:textId="77777777" w:rsidR="009D163C" w:rsidRPr="0068704E" w:rsidRDefault="009D163C" w:rsidP="009D163C">
      <w:pPr>
        <w:ind w:left="1440"/>
      </w:pPr>
    </w:p>
    <w:p w14:paraId="709C7697" w14:textId="77777777" w:rsidR="009D163C" w:rsidRPr="00AB764C" w:rsidRDefault="009D163C" w:rsidP="0081699E">
      <w:pPr>
        <w:pStyle w:val="a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9D163C" w:rsidRPr="0022279A" w14:paraId="2659D8B6" w14:textId="77777777" w:rsidTr="00511317">
        <w:tc>
          <w:tcPr>
            <w:tcW w:w="851" w:type="dxa"/>
            <w:shd w:val="clear" w:color="auto" w:fill="D9D9D9" w:themeFill="background1" w:themeFillShade="D9"/>
          </w:tcPr>
          <w:p w14:paraId="3D7E6762" w14:textId="77777777" w:rsidR="009D163C" w:rsidRPr="0022279A" w:rsidRDefault="009D163C" w:rsidP="0051131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3550DD10" w14:textId="77777777" w:rsidR="009D163C" w:rsidRPr="0022279A" w:rsidRDefault="009D163C" w:rsidP="0051131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7A3D8D12" w14:textId="77777777" w:rsidR="009D163C" w:rsidRPr="0022279A" w:rsidRDefault="009D163C" w:rsidP="0051131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9D163C" w:rsidRPr="0022279A" w14:paraId="340DD74B" w14:textId="77777777" w:rsidTr="00511317">
        <w:tc>
          <w:tcPr>
            <w:tcW w:w="851" w:type="dxa"/>
          </w:tcPr>
          <w:p w14:paraId="5FDB8A9E" w14:textId="77777777" w:rsidR="009D163C" w:rsidRPr="0022279A" w:rsidRDefault="009D163C" w:rsidP="0051131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0461BAB3" w14:textId="3948A143" w:rsidR="009D163C" w:rsidRPr="0022279A" w:rsidRDefault="00320823" w:rsidP="00511317">
            <w:pPr>
              <w:rPr>
                <w:rFonts w:ascii="標楷體" w:eastAsia="標楷體" w:hAnsi="標楷體"/>
              </w:rPr>
            </w:pPr>
            <w:r w:rsidRPr="00357A81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</w:p>
        </w:tc>
        <w:tc>
          <w:tcPr>
            <w:tcW w:w="4110" w:type="dxa"/>
          </w:tcPr>
          <w:p w14:paraId="34441CB3" w14:textId="3E86283D" w:rsidR="009D163C" w:rsidRPr="0022279A" w:rsidRDefault="00320823" w:rsidP="00511317">
            <w:pPr>
              <w:rPr>
                <w:rFonts w:ascii="標楷體" w:eastAsia="標楷體" w:hAnsi="標楷體"/>
              </w:rPr>
            </w:pPr>
            <w:r w:rsidRPr="00AF3EC4">
              <w:rPr>
                <w:rFonts w:ascii="標楷體" w:eastAsia="標楷體" w:hAnsi="標楷體" w:hint="eastAsia"/>
              </w:rPr>
              <w:t>特殊客觀減損狀況</w:t>
            </w:r>
            <w:r w:rsidR="009D163C" w:rsidRPr="00B36869">
              <w:rPr>
                <w:rFonts w:ascii="標楷體" w:eastAsia="標楷體" w:hAnsi="標楷體" w:hint="eastAsia"/>
              </w:rPr>
              <w:t>檔</w:t>
            </w:r>
          </w:p>
        </w:tc>
      </w:tr>
      <w:tr w:rsidR="00400D8B" w:rsidRPr="0022279A" w14:paraId="47A007F4" w14:textId="77777777" w:rsidTr="00511317">
        <w:tc>
          <w:tcPr>
            <w:tcW w:w="851" w:type="dxa"/>
          </w:tcPr>
          <w:p w14:paraId="60CFE375" w14:textId="0D7968CD" w:rsidR="00400D8B" w:rsidRPr="0022279A" w:rsidRDefault="00400D8B" w:rsidP="0051131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2255F990" w14:textId="7ABC8D24" w:rsidR="00400D8B" w:rsidRPr="00357A81" w:rsidRDefault="00400D8B" w:rsidP="0051131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B46EE">
              <w:rPr>
                <w:rFonts w:ascii="標楷體" w:eastAsia="標楷體" w:hAnsi="標楷體"/>
              </w:rPr>
              <w:t>CustMain</w:t>
            </w:r>
          </w:p>
        </w:tc>
        <w:tc>
          <w:tcPr>
            <w:tcW w:w="4110" w:type="dxa"/>
          </w:tcPr>
          <w:p w14:paraId="5753DF08" w14:textId="4A9F789A" w:rsidR="00400D8B" w:rsidRPr="00AF3EC4" w:rsidRDefault="00400D8B" w:rsidP="00511317">
            <w:pPr>
              <w:rPr>
                <w:rFonts w:ascii="標楷體" w:eastAsia="標楷體" w:hAnsi="標楷體"/>
              </w:rPr>
            </w:pPr>
            <w:r w:rsidRPr="00AC426A">
              <w:rPr>
                <w:rFonts w:ascii="標楷體" w:eastAsia="標楷體" w:hAnsi="標楷體" w:hint="eastAsia"/>
              </w:rPr>
              <w:t>客戶資料主檔</w:t>
            </w:r>
          </w:p>
        </w:tc>
      </w:tr>
      <w:tr w:rsidR="001667D7" w:rsidRPr="0022279A" w14:paraId="795D54C2" w14:textId="77777777" w:rsidTr="00511317">
        <w:tc>
          <w:tcPr>
            <w:tcW w:w="851" w:type="dxa"/>
          </w:tcPr>
          <w:p w14:paraId="12752A77" w14:textId="000BBD0C" w:rsidR="001667D7" w:rsidRDefault="001667D7" w:rsidP="0051131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</w:tcPr>
          <w:p w14:paraId="33EADD5D" w14:textId="76778DDC" w:rsidR="001667D7" w:rsidRPr="00FB46EE" w:rsidRDefault="00A012B6" w:rsidP="00511317">
            <w:pPr>
              <w:rPr>
                <w:rFonts w:ascii="標楷體" w:eastAsia="標楷體" w:hAnsi="標楷體"/>
              </w:rPr>
            </w:pPr>
            <w:r w:rsidRPr="00FF380A">
              <w:rPr>
                <w:rFonts w:ascii="標楷體" w:eastAsia="標楷體" w:hAnsi="標楷體"/>
              </w:rPr>
              <w:t>FacMain</w:t>
            </w:r>
          </w:p>
        </w:tc>
        <w:tc>
          <w:tcPr>
            <w:tcW w:w="4110" w:type="dxa"/>
          </w:tcPr>
          <w:p w14:paraId="543B1339" w14:textId="721443B5" w:rsidR="001667D7" w:rsidRPr="00AC426A" w:rsidRDefault="00A012B6" w:rsidP="00511317">
            <w:pPr>
              <w:rPr>
                <w:rFonts w:ascii="標楷體" w:eastAsia="標楷體" w:hAnsi="標楷體"/>
              </w:rPr>
            </w:pPr>
            <w:r w:rsidRPr="00FF380A">
              <w:rPr>
                <w:rFonts w:ascii="標楷體" w:eastAsia="標楷體" w:hAnsi="標楷體" w:hint="eastAsia"/>
              </w:rPr>
              <w:t>額度主檔</w:t>
            </w:r>
          </w:p>
        </w:tc>
      </w:tr>
    </w:tbl>
    <w:p w14:paraId="1209310A" w14:textId="4936AC1A" w:rsidR="009D163C" w:rsidRDefault="009D163C" w:rsidP="009D163C">
      <w:pPr>
        <w:ind w:left="1440"/>
      </w:pPr>
    </w:p>
    <w:p w14:paraId="05AB097A" w14:textId="37523827" w:rsidR="009D163C" w:rsidRDefault="00356A46" w:rsidP="0081699E">
      <w:pPr>
        <w:pStyle w:val="a"/>
      </w:pPr>
      <w:r>
        <w:t>UI畫面-</w:t>
      </w:r>
      <w:r w:rsidR="00DA010A" w:rsidRPr="0081699E">
        <w:rPr>
          <w:rFonts w:hint="eastAsia"/>
        </w:rPr>
        <w:t>新增</w:t>
      </w:r>
    </w:p>
    <w:p w14:paraId="430A6E1B" w14:textId="3A259EDF" w:rsidR="009A3B0E" w:rsidRDefault="00DF3FB1" w:rsidP="009A3B0E">
      <w:r>
        <w:rPr>
          <w:noProof/>
        </w:rPr>
        <w:drawing>
          <wp:inline distT="0" distB="0" distL="0" distR="0" wp14:anchorId="504CB50A" wp14:editId="2C68EC8B">
            <wp:extent cx="6479540" cy="118237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0332" w14:textId="77777777" w:rsidR="009D163C" w:rsidRDefault="009D163C" w:rsidP="009D163C">
      <w:pPr>
        <w:ind w:left="1440"/>
      </w:pPr>
    </w:p>
    <w:p w14:paraId="0DF1457F" w14:textId="3D08AC57" w:rsidR="009D163C" w:rsidRPr="009C6A42" w:rsidRDefault="009D163C" w:rsidP="0081699E">
      <w:pPr>
        <w:pStyle w:val="a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 w:rsidR="00375F06">
        <w:rPr>
          <w:rFonts w:hint="eastAsia"/>
        </w:rPr>
        <w:t>-新增</w:t>
      </w:r>
    </w:p>
    <w:p w14:paraId="7C03D2AE" w14:textId="77777777" w:rsidR="009D163C" w:rsidRDefault="009D163C" w:rsidP="009D163C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9D163C" w:rsidRPr="00F5236F" w14:paraId="797160B8" w14:textId="77777777" w:rsidTr="00511317">
        <w:tc>
          <w:tcPr>
            <w:tcW w:w="848" w:type="dxa"/>
            <w:shd w:val="clear" w:color="auto" w:fill="D9D9D9" w:themeFill="background1" w:themeFillShade="D9"/>
          </w:tcPr>
          <w:p w14:paraId="39B655BC" w14:textId="77777777" w:rsidR="009D163C" w:rsidRPr="00F5236F" w:rsidRDefault="009D163C" w:rsidP="00511317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2303DA8D" w14:textId="77777777" w:rsidR="009D163C" w:rsidRPr="00F5236F" w:rsidRDefault="009D163C" w:rsidP="0051131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65E4111D" w14:textId="77777777" w:rsidR="009D163C" w:rsidRPr="00F5236F" w:rsidRDefault="009D163C" w:rsidP="0051131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9D163C" w:rsidRPr="00F5236F" w14:paraId="57CC7532" w14:textId="77777777" w:rsidTr="00511317">
        <w:tc>
          <w:tcPr>
            <w:tcW w:w="848" w:type="dxa"/>
          </w:tcPr>
          <w:p w14:paraId="0D987539" w14:textId="77777777" w:rsidR="009D163C" w:rsidRPr="00F5236F" w:rsidRDefault="009D163C" w:rsidP="0051131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2CD5C148" w14:textId="77777777" w:rsidR="009D163C" w:rsidRDefault="009D163C" w:rsidP="00511317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229" w:type="dxa"/>
          </w:tcPr>
          <w:p w14:paraId="1F64BC21" w14:textId="2E103D5E" w:rsidR="009D163C" w:rsidRPr="00D67AF4" w:rsidRDefault="009D163C" w:rsidP="00511317">
            <w:pPr>
              <w:rPr>
                <w:rFonts w:ascii="標楷體" w:eastAsia="標楷體" w:hAnsi="標楷體"/>
                <w:lang w:eastAsia="zh-HK"/>
              </w:rPr>
            </w:pPr>
            <w:r w:rsidRPr="00D67AF4">
              <w:rPr>
                <w:rFonts w:ascii="標楷體" w:eastAsia="標楷體" w:hAnsi="標楷體" w:hint="eastAsia"/>
                <w:lang w:eastAsia="zh-HK"/>
              </w:rPr>
              <w:t>1.【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 w:rsidR="004C44F3">
              <w:rPr>
                <w:rFonts w:ascii="標楷體" w:eastAsia="標楷體" w:hAnsi="標楷體" w:hint="eastAsia"/>
              </w:rPr>
              <w:t>7904</w:t>
            </w:r>
            <w:r w:rsidR="004C44F3" w:rsidRPr="005179EE">
              <w:rPr>
                <w:rFonts w:ascii="標楷體" w:eastAsia="標楷體" w:hAnsi="標楷體" w:hint="eastAsia"/>
              </w:rPr>
              <w:t>特殊客觀減損狀況</w:t>
            </w:r>
            <w:r w:rsidR="004C44F3" w:rsidRPr="004D7A88">
              <w:rPr>
                <w:rFonts w:ascii="標楷體" w:eastAsia="標楷體" w:hAnsi="標楷體" w:hint="eastAsia"/>
              </w:rPr>
              <w:t>查詢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】</w:t>
            </w:r>
            <w:r w:rsidRPr="00D67AF4">
              <w:rPr>
                <w:rFonts w:ascii="標楷體" w:eastAsia="標楷體" w:hAnsi="標楷體"/>
                <w:lang w:eastAsia="zh-HK"/>
              </w:rPr>
              <w:t>功能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點「</w:t>
            </w:r>
            <w:r w:rsidRPr="00D67AF4">
              <w:rPr>
                <w:rFonts w:ascii="標楷體" w:eastAsia="標楷體" w:hAnsi="標楷體"/>
                <w:lang w:eastAsia="zh-HK"/>
              </w:rPr>
              <w:t>新增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D67AF4">
              <w:rPr>
                <w:rFonts w:ascii="標楷體" w:eastAsia="標楷體" w:hAnsi="標楷體"/>
                <w:lang w:eastAsia="zh-HK"/>
              </w:rPr>
              <w:t>時顯示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。</w:t>
            </w:r>
          </w:p>
          <w:p w14:paraId="203ECF10" w14:textId="77777777" w:rsidR="00A55B20" w:rsidRPr="00651325" w:rsidRDefault="00A55B20" w:rsidP="00A55B2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12DEBD7B" w14:textId="29376099" w:rsidR="00E43D2D" w:rsidRDefault="00E43D2D" w:rsidP="00A55B2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</w:t>
            </w:r>
            <w:r w:rsidRPr="00083017">
              <w:rPr>
                <w:rFonts w:ascii="標楷體" w:eastAsia="標楷體" w:hAnsi="標楷體" w:hint="eastAsia"/>
              </w:rPr>
              <w:t>[</w:t>
            </w:r>
            <w:r w:rsidRPr="00FF380A">
              <w:rPr>
                <w:rFonts w:ascii="標楷體" w:eastAsia="標楷體" w:hAnsi="標楷體" w:hint="eastAsia"/>
              </w:rPr>
              <w:t>額度主檔</w:t>
            </w:r>
            <w:r w:rsidRPr="00083017">
              <w:rPr>
                <w:rFonts w:ascii="標楷體" w:eastAsia="標楷體" w:hAnsi="標楷體" w:hint="eastAsia"/>
              </w:rPr>
              <w:t>(</w:t>
            </w:r>
            <w:r w:rsidRPr="00FF380A">
              <w:rPr>
                <w:rFonts w:ascii="標楷體" w:eastAsia="標楷體" w:hAnsi="標楷體"/>
              </w:rPr>
              <w:t>FacMain</w:t>
            </w:r>
            <w:r w:rsidRPr="00083017">
              <w:rPr>
                <w:rFonts w:ascii="標楷體" w:eastAsia="標楷體" w:hAnsi="標楷體" w:hint="eastAsia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該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[戶號(CustNo)]</w:t>
            </w:r>
            <w:r>
              <w:rPr>
                <w:rFonts w:ascii="標楷體" w:eastAsia="標楷體" w:hAnsi="標楷體" w:hint="eastAsia"/>
                <w:color w:val="000000"/>
              </w:rPr>
              <w:t>、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[額度編號(FacmNo)]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不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Pr="00DF5CD8">
              <w:rPr>
                <w:rFonts w:ascii="標楷體" w:eastAsia="標楷體" w:hAnsi="標楷體"/>
                <w:color w:val="000000"/>
              </w:rPr>
              <w:t xml:space="preserve"> E0001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查詢資料不存在(</w:t>
            </w:r>
            <w:r w:rsidRPr="00FF380A">
              <w:rPr>
                <w:rFonts w:ascii="標楷體" w:eastAsia="標楷體" w:hAnsi="標楷體" w:hint="eastAsia"/>
              </w:rPr>
              <w:t>額度主檔</w:t>
            </w:r>
            <w:r>
              <w:rPr>
                <w:rFonts w:ascii="標楷體" w:eastAsia="標楷體" w:hAnsi="標楷體" w:hint="eastAsia"/>
              </w:rPr>
              <w:t>(XXX)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249A5163" w14:textId="659626EB" w:rsidR="00A55B20" w:rsidRPr="00293C02" w:rsidRDefault="00E43D2D" w:rsidP="00A55B2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3</w:t>
            </w:r>
            <w:r w:rsidR="00A55B20" w:rsidRPr="00293C02">
              <w:rPr>
                <w:rFonts w:ascii="標楷體" w:eastAsia="標楷體" w:hAnsi="標楷體" w:hint="eastAsia"/>
                <w:color w:val="000000"/>
              </w:rPr>
              <w:t>.檢核</w:t>
            </w:r>
            <w:r w:rsidR="00A55B20" w:rsidRPr="00A55B20">
              <w:rPr>
                <w:rFonts w:ascii="標楷體" w:eastAsia="標楷體" w:hAnsi="標楷體" w:hint="eastAsia"/>
              </w:rPr>
              <w:t>[特殊客觀減損狀況檔(Ias39Loss)]</w:t>
            </w:r>
            <w:r w:rsidR="00A55B20"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 w:rsidR="00A55B20">
              <w:rPr>
                <w:rFonts w:ascii="標楷體" w:eastAsia="標楷體" w:hAnsi="標楷體" w:hint="eastAsia"/>
                <w:color w:val="000000"/>
              </w:rPr>
              <w:t>該</w:t>
            </w:r>
            <w:r w:rsidR="004E3D96" w:rsidRPr="004E3D96">
              <w:rPr>
                <w:rFonts w:ascii="標楷體" w:eastAsia="標楷體" w:hAnsi="標楷體" w:hint="eastAsia"/>
                <w:color w:val="000000"/>
              </w:rPr>
              <w:t>[戶號(CustNo)]</w:t>
            </w:r>
            <w:r w:rsidR="00A55B20">
              <w:rPr>
                <w:rFonts w:ascii="標楷體" w:eastAsia="標楷體" w:hAnsi="標楷體" w:hint="eastAsia"/>
                <w:color w:val="000000"/>
              </w:rPr>
              <w:t>、</w:t>
            </w:r>
            <w:r w:rsidR="004E3D96" w:rsidRPr="004E3D96">
              <w:rPr>
                <w:rFonts w:ascii="標楷體" w:eastAsia="標楷體" w:hAnsi="標楷體" w:hint="eastAsia"/>
                <w:color w:val="000000"/>
              </w:rPr>
              <w:t>[額度編號(FacmNo)]</w:t>
            </w:r>
            <w:r w:rsidR="004E3D96">
              <w:rPr>
                <w:rFonts w:ascii="標楷體" w:eastAsia="標楷體" w:hAnsi="標楷體" w:hint="eastAsia"/>
                <w:color w:val="000000"/>
              </w:rPr>
              <w:t>、</w:t>
            </w:r>
            <w:r w:rsidR="004E3D96" w:rsidRPr="004E3D96">
              <w:rPr>
                <w:rFonts w:ascii="標楷體" w:eastAsia="標楷體" w:hAnsi="標楷體" w:hint="eastAsia"/>
                <w:color w:val="000000"/>
              </w:rPr>
              <w:t>[發生日期(MarkDate)]</w:t>
            </w:r>
            <w:r w:rsidR="00A55B20"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 w:rsidR="00A55B20">
              <w:rPr>
                <w:rFonts w:ascii="標楷體" w:eastAsia="標楷體" w:hAnsi="標楷體" w:hint="eastAsia"/>
                <w:color w:val="000000"/>
              </w:rPr>
              <w:t>已</w:t>
            </w:r>
            <w:r w:rsidR="00A55B20"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 w:rsidR="00A55B20">
              <w:rPr>
                <w:rFonts w:ascii="標楷體" w:eastAsia="標楷體" w:hAnsi="標楷體" w:hint="eastAsia"/>
                <w:color w:val="000000"/>
              </w:rPr>
              <w:t>則</w:t>
            </w:r>
            <w:r w:rsidR="00A55B20"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="00A55B20" w:rsidRPr="00293C02">
              <w:rPr>
                <w:rFonts w:ascii="標楷體" w:eastAsia="標楷體" w:hAnsi="標楷體"/>
                <w:color w:val="000000"/>
              </w:rPr>
              <w:t>E000</w:t>
            </w:r>
            <w:r w:rsidR="00A55B20">
              <w:rPr>
                <w:rFonts w:ascii="標楷體" w:eastAsia="標楷體" w:hAnsi="標楷體" w:hint="eastAsia"/>
                <w:color w:val="000000"/>
              </w:rPr>
              <w:t>2</w:t>
            </w:r>
            <w:r w:rsidR="00A55B20"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 w:rsidR="00A55B20">
              <w:rPr>
                <w:rFonts w:ascii="標楷體" w:eastAsia="標楷體" w:hAnsi="標楷體" w:hint="eastAsia"/>
                <w:color w:val="000000"/>
              </w:rPr>
              <w:t>新增</w:t>
            </w:r>
            <w:r w:rsidR="00A55B20" w:rsidRPr="00293C02">
              <w:rPr>
                <w:rFonts w:ascii="標楷體" w:eastAsia="標楷體" w:hAnsi="標楷體" w:hint="eastAsia"/>
                <w:color w:val="000000"/>
              </w:rPr>
              <w:t>資料</w:t>
            </w:r>
            <w:r w:rsidR="00A55B20">
              <w:rPr>
                <w:rFonts w:ascii="標楷體" w:eastAsia="標楷體" w:hAnsi="標楷體" w:hint="eastAsia"/>
                <w:color w:val="000000"/>
              </w:rPr>
              <w:t>已</w:t>
            </w:r>
            <w:r w:rsidR="00A55B20"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 w:rsidR="00A55B20">
              <w:rPr>
                <w:rFonts w:ascii="標楷體" w:eastAsia="標楷體" w:hAnsi="標楷體" w:hint="eastAsia"/>
                <w:color w:val="000000"/>
              </w:rPr>
              <w:t>(</w:t>
            </w:r>
            <w:r w:rsidR="00C34479">
              <w:rPr>
                <w:rFonts w:ascii="標楷體" w:eastAsia="標楷體" w:hAnsi="標楷體" w:hint="eastAsia"/>
              </w:rPr>
              <w:t>XXX</w:t>
            </w:r>
            <w:r w:rsidR="00A55B20">
              <w:rPr>
                <w:rFonts w:ascii="標楷體" w:eastAsia="標楷體" w:hAnsi="標楷體" w:hint="eastAsia"/>
                <w:color w:val="000000"/>
              </w:rPr>
              <w:t>)</w:t>
            </w:r>
            <w:r w:rsidR="00A55B20"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4F30FBC3" w14:textId="77777777" w:rsidR="00A55B20" w:rsidRPr="00293C02" w:rsidRDefault="00A55B20" w:rsidP="00A55B2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691F0B6" w14:textId="6B4534F6" w:rsidR="009D163C" w:rsidRDefault="00E43D2D" w:rsidP="00A55B2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lang w:eastAsia="zh-HK"/>
              </w:rPr>
              <w:t>4</w:t>
            </w:r>
            <w:r w:rsidR="00A55B20"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 w:rsidR="00A55B20" w:rsidRPr="00651325">
              <w:rPr>
                <w:rFonts w:ascii="標楷體" w:eastAsia="標楷體" w:hAnsi="標楷體" w:hint="eastAsia"/>
              </w:rPr>
              <w:t>新增</w:t>
            </w:r>
            <w:r w:rsidR="00A55B20" w:rsidRPr="00A55B20">
              <w:rPr>
                <w:rFonts w:ascii="標楷體" w:eastAsia="標楷體" w:hAnsi="標楷體" w:hint="eastAsia"/>
              </w:rPr>
              <w:t>[特殊客觀減損狀況檔(Ias39Loss)]</w:t>
            </w:r>
            <w:r w:rsidR="00A55B20"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9D163C" w:rsidRPr="00F5236F" w14:paraId="51F3F939" w14:textId="77777777" w:rsidTr="00511317">
        <w:tc>
          <w:tcPr>
            <w:tcW w:w="848" w:type="dxa"/>
          </w:tcPr>
          <w:p w14:paraId="18BFAFB9" w14:textId="2B36161C" w:rsidR="009D163C" w:rsidRDefault="008912C0" w:rsidP="0051131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0CC514F7" w14:textId="77777777" w:rsidR="009D163C" w:rsidRDefault="009D163C" w:rsidP="00511317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7FC20984" w14:textId="18E45338" w:rsidR="009D163C" w:rsidRDefault="009D163C" w:rsidP="00511317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6F49E2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9D163C" w:rsidRPr="00F5236F" w14:paraId="530AAC67" w14:textId="77777777" w:rsidTr="00511317">
        <w:tc>
          <w:tcPr>
            <w:tcW w:w="848" w:type="dxa"/>
          </w:tcPr>
          <w:p w14:paraId="17ACEBAE" w14:textId="4013FE53" w:rsidR="009D163C" w:rsidRDefault="008912C0" w:rsidP="0051131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29" w:type="dxa"/>
          </w:tcPr>
          <w:p w14:paraId="5FDA423C" w14:textId="77777777" w:rsidR="009D163C" w:rsidRPr="00F533E6" w:rsidRDefault="009D163C" w:rsidP="00511317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229" w:type="dxa"/>
          </w:tcPr>
          <w:p w14:paraId="532BD156" w14:textId="6C6E66CF" w:rsidR="009D163C" w:rsidRPr="00C73533" w:rsidRDefault="009D163C" w:rsidP="00511317">
            <w:pPr>
              <w:rPr>
                <w:rFonts w:ascii="標楷體" w:eastAsia="標楷體" w:hAnsi="標楷體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功能新增且交易成功時顯示</w:t>
            </w:r>
            <w:r w:rsidRPr="00F533E6">
              <w:rPr>
                <w:rFonts w:ascii="標楷體" w:eastAsia="標楷體" w:hAnsi="標楷體" w:hint="eastAsia"/>
              </w:rPr>
              <w:t>,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重新輸入另一筆新增</w:t>
            </w:r>
            <w:r w:rsidR="00B84A2B" w:rsidRPr="00B84A2B">
              <w:rPr>
                <w:rFonts w:ascii="標楷體" w:eastAsia="標楷體" w:hAnsi="標楷體" w:hint="eastAsia"/>
              </w:rPr>
              <w:t>[特殊客觀減損狀況檔(Ias39Loss)]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</w:tbl>
    <w:p w14:paraId="5B84D54A" w14:textId="77777777" w:rsidR="009D163C" w:rsidRDefault="009D163C" w:rsidP="009D163C">
      <w:pPr>
        <w:ind w:left="1440"/>
      </w:pPr>
    </w:p>
    <w:p w14:paraId="11F76AFA" w14:textId="24BC302A" w:rsidR="009D163C" w:rsidRPr="007C1268" w:rsidRDefault="009D163C" w:rsidP="0081699E">
      <w:pPr>
        <w:pStyle w:val="a"/>
      </w:pPr>
      <w:r w:rsidRPr="007C1268">
        <w:t>輸入畫面資料說明</w:t>
      </w:r>
      <w:r w:rsidR="00375F06">
        <w:rPr>
          <w:rFonts w:hint="eastAsia"/>
        </w:rPr>
        <w:t>-新增</w:t>
      </w:r>
    </w:p>
    <w:p w14:paraId="5BCFAC4B" w14:textId="108BDD9D" w:rsidR="009D163C" w:rsidRDefault="009D163C" w:rsidP="009D163C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873DA7" w:rsidRPr="00456B60" w14:paraId="69833FBB" w14:textId="77777777" w:rsidTr="00C533CF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250F02F0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4BF07539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62CDE2D9" w14:textId="77777777" w:rsidR="00873DA7" w:rsidRPr="00456B60" w:rsidRDefault="00873DA7" w:rsidP="00C533CF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0F848231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873DA7" w:rsidRPr="00456B60" w14:paraId="0D73A40F" w14:textId="77777777" w:rsidTr="00C533CF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6B30D008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4AA9C0B6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6D52DF0E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1F440D3B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10BC4EB4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232400B2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373B7412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7EE0B459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</w:p>
        </w:tc>
      </w:tr>
      <w:tr w:rsidR="00873DA7" w:rsidRPr="00456B60" w14:paraId="3D344BA7" w14:textId="77777777" w:rsidTr="00C533CF">
        <w:trPr>
          <w:trHeight w:val="244"/>
          <w:jc w:val="center"/>
        </w:trPr>
        <w:tc>
          <w:tcPr>
            <w:tcW w:w="530" w:type="dxa"/>
          </w:tcPr>
          <w:p w14:paraId="28699251" w14:textId="77777777" w:rsidR="00873DA7" w:rsidRPr="001343EE" w:rsidRDefault="00873DA7" w:rsidP="00C533CF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751EF01C" w14:textId="77777777" w:rsidR="00873DA7" w:rsidRPr="001343EE" w:rsidRDefault="00873DA7" w:rsidP="00C533CF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3EEE5556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584CA520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1896" w:type="dxa"/>
          </w:tcPr>
          <w:p w14:paraId="0F679126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3380E16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8812D11" w14:textId="77777777" w:rsidR="00873DA7" w:rsidRPr="00456B60" w:rsidRDefault="00873DA7" w:rsidP="00C533C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3EAAE587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873DA7" w:rsidRPr="00456B60" w14:paraId="3C33CEA4" w14:textId="77777777" w:rsidTr="00C533CF">
        <w:trPr>
          <w:trHeight w:val="244"/>
          <w:jc w:val="center"/>
        </w:trPr>
        <w:tc>
          <w:tcPr>
            <w:tcW w:w="530" w:type="dxa"/>
          </w:tcPr>
          <w:p w14:paraId="1A4716D1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34431EE7" w14:textId="1E534B9B" w:rsidR="00873DA7" w:rsidRPr="00456B60" w:rsidRDefault="00873DA7" w:rsidP="00873DA7"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</w:t>
            </w:r>
          </w:p>
        </w:tc>
        <w:tc>
          <w:tcPr>
            <w:tcW w:w="783" w:type="dxa"/>
          </w:tcPr>
          <w:p w14:paraId="0E0548A1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7BC0119D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1270BF08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A5D474A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378489E5" w14:textId="77777777" w:rsidR="00873DA7" w:rsidRPr="00456B60" w:rsidRDefault="00873DA7" w:rsidP="00873DA7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72AAEFE1" w14:textId="1D6B57DD" w:rsidR="00873DA7" w:rsidRDefault="00873DA7" w:rsidP="00873DA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必須輸入</w:t>
            </w:r>
            <w:r w:rsidR="00253356">
              <w:rPr>
                <w:rFonts w:ascii="標楷體" w:eastAsia="標楷體" w:hAnsi="標楷體" w:hint="eastAsia"/>
                <w:color w:val="000000"/>
              </w:rPr>
              <w:t>數字</w:t>
            </w:r>
            <w:r w:rsidR="007F5957"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22C174D7" w14:textId="5D17089A" w:rsidR="00873DA7" w:rsidRDefault="00873DA7" w:rsidP="00873DA7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不可為空白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72AC175F" w14:textId="6607F93A" w:rsidR="00873DA7" w:rsidRDefault="00873DA7" w:rsidP="00873DA7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不可輸入0</w:t>
            </w:r>
            <w:r w:rsidR="00253356" w:rsidRPr="007B7D37">
              <w:rPr>
                <w:rFonts w:ascii="標楷體" w:eastAsia="標楷體" w:hAnsi="標楷體" w:hint="eastAsia"/>
              </w:rPr>
              <w:t>/</w:t>
            </w:r>
            <w:r w:rsidR="009A6A4F">
              <w:rPr>
                <w:rFonts w:ascii="標楷體" w:eastAsia="標楷體" w:hAnsi="標楷體"/>
              </w:rPr>
              <w:t>V(2)</w:t>
            </w:r>
          </w:p>
          <w:p w14:paraId="4F098B5A" w14:textId="0E130DA0" w:rsidR="00873DA7" w:rsidRPr="00A60BC3" w:rsidRDefault="00873DA7" w:rsidP="00873DA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5757AF">
              <w:rPr>
                <w:rFonts w:ascii="標楷體" w:eastAsia="標楷體" w:hAnsi="標楷體"/>
                <w:color w:val="000000"/>
              </w:rPr>
              <w:t>2.</w:t>
            </w:r>
            <w:r w:rsidR="00253356" w:rsidRPr="0064350B">
              <w:rPr>
                <w:rFonts w:ascii="標楷體" w:eastAsia="標楷體" w:hAnsi="標楷體"/>
              </w:rPr>
              <w:t>Ias39Loss.CustNo</w:t>
            </w:r>
          </w:p>
        </w:tc>
      </w:tr>
      <w:tr w:rsidR="00DF5CD8" w:rsidRPr="00456B60" w14:paraId="6F94C366" w14:textId="77777777" w:rsidTr="007D07B8">
        <w:trPr>
          <w:trHeight w:val="244"/>
          <w:jc w:val="center"/>
        </w:trPr>
        <w:tc>
          <w:tcPr>
            <w:tcW w:w="530" w:type="dxa"/>
          </w:tcPr>
          <w:p w14:paraId="108B57B5" w14:textId="77777777" w:rsidR="00DF5CD8" w:rsidRDefault="00DF5CD8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9792" w:type="dxa"/>
            <w:gridSpan w:val="7"/>
          </w:tcPr>
          <w:p w14:paraId="48D78993" w14:textId="40864559" w:rsidR="00DF5CD8" w:rsidRPr="00DF5CD8" w:rsidRDefault="00DF5CD8" w:rsidP="00873DA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DF5CD8">
              <w:rPr>
                <w:rFonts w:ascii="標楷體" w:eastAsia="標楷體" w:hAnsi="標楷體" w:hint="eastAsia"/>
                <w:color w:val="000000"/>
              </w:rPr>
              <w:t>檢</w:t>
            </w:r>
            <w:r w:rsidR="00B30C86">
              <w:rPr>
                <w:rFonts w:ascii="標楷體" w:eastAsia="標楷體" w:hAnsi="標楷體" w:hint="eastAsia"/>
                <w:color w:val="000000"/>
              </w:rPr>
              <w:t>核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戶號,是否存在於</w:t>
            </w:r>
            <w:r w:rsidR="00173F3D" w:rsidRPr="00173F3D">
              <w:rPr>
                <w:rFonts w:ascii="標楷體" w:eastAsia="標楷體" w:hAnsi="標楷體" w:hint="eastAsia"/>
                <w:color w:val="000000"/>
              </w:rPr>
              <w:t>[客戶資料主檔(CustMain)]</w:t>
            </w:r>
          </w:p>
          <w:p w14:paraId="6CF99011" w14:textId="7C1517FB" w:rsidR="00DF5CD8" w:rsidRPr="00DF5CD8" w:rsidRDefault="00DF5CD8" w:rsidP="00DF5CD8">
            <w:pPr>
              <w:snapToGrid w:val="0"/>
              <w:ind w:leftChars="103" w:left="485" w:hangingChars="99" w:hanging="238"/>
              <w:rPr>
                <w:rFonts w:ascii="標楷體" w:eastAsia="標楷體" w:hAnsi="標楷體"/>
                <w:color w:val="000000"/>
              </w:rPr>
            </w:pPr>
            <w:r w:rsidRPr="00DF5CD8">
              <w:rPr>
                <w:rFonts w:ascii="標楷體" w:eastAsia="標楷體" w:hAnsi="標楷體" w:hint="eastAsia"/>
                <w:color w:val="000000"/>
              </w:rPr>
              <w:t>(</w:t>
            </w:r>
            <w:r w:rsidRPr="00DF5CD8">
              <w:rPr>
                <w:rFonts w:ascii="標楷體" w:eastAsia="標楷體" w:hAnsi="標楷體"/>
                <w:color w:val="000000"/>
              </w:rPr>
              <w:t>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).不存在時顯示 "</w:t>
            </w:r>
            <w:r w:rsidRPr="00DF5CD8">
              <w:rPr>
                <w:rFonts w:ascii="標楷體" w:eastAsia="標楷體" w:hAnsi="標楷體"/>
                <w:color w:val="000000"/>
              </w:rPr>
              <w:t>E0001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查詢資料不存在(客戶主檔)"</w:t>
            </w:r>
          </w:p>
          <w:p w14:paraId="556DC7BF" w14:textId="7CD72561" w:rsidR="00DF5CD8" w:rsidRPr="00DF5CD8" w:rsidRDefault="00DF5CD8" w:rsidP="00DF5CD8">
            <w:pPr>
              <w:snapToGrid w:val="0"/>
              <w:ind w:leftChars="103" w:left="485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調出該戶號</w:t>
            </w:r>
            <w:r w:rsidR="00173F3D" w:rsidRPr="00173F3D">
              <w:rPr>
                <w:rFonts w:ascii="標楷體" w:eastAsia="標楷體" w:hAnsi="標楷體" w:hint="eastAsia"/>
                <w:color w:val="000000"/>
              </w:rPr>
              <w:t>[戶名/公司名稱(</w:t>
            </w:r>
            <w:r w:rsidR="00787761" w:rsidRPr="00173F3D">
              <w:rPr>
                <w:rFonts w:ascii="標楷體" w:eastAsia="標楷體" w:hAnsi="標楷體" w:hint="eastAsia"/>
                <w:color w:val="000000"/>
              </w:rPr>
              <w:t>CustMain</w:t>
            </w:r>
            <w:r w:rsidR="00787761">
              <w:rPr>
                <w:rFonts w:ascii="標楷體" w:eastAsia="標楷體" w:hAnsi="標楷體"/>
                <w:color w:val="000000"/>
              </w:rPr>
              <w:t>.</w:t>
            </w:r>
            <w:r w:rsidR="00173F3D" w:rsidRPr="00173F3D">
              <w:rPr>
                <w:rFonts w:ascii="標楷體" w:eastAsia="標楷體" w:hAnsi="標楷體" w:hint="eastAsia"/>
                <w:color w:val="000000"/>
              </w:rPr>
              <w:t>CustName)]</w:t>
            </w:r>
          </w:p>
        </w:tc>
      </w:tr>
      <w:tr w:rsidR="00873DA7" w:rsidRPr="00456B60" w14:paraId="637AEE76" w14:textId="77777777" w:rsidTr="00C533CF">
        <w:trPr>
          <w:trHeight w:val="244"/>
          <w:jc w:val="center"/>
        </w:trPr>
        <w:tc>
          <w:tcPr>
            <w:tcW w:w="530" w:type="dxa"/>
          </w:tcPr>
          <w:p w14:paraId="2A8B4657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3C164C80" w14:textId="0FC065F8" w:rsidR="00873DA7" w:rsidRPr="00456B60" w:rsidRDefault="00873DA7" w:rsidP="00873DA7"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額度</w:t>
            </w:r>
          </w:p>
        </w:tc>
        <w:tc>
          <w:tcPr>
            <w:tcW w:w="783" w:type="dxa"/>
          </w:tcPr>
          <w:p w14:paraId="3E819C9F" w14:textId="3B441AE0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904" w:type="dxa"/>
          </w:tcPr>
          <w:p w14:paraId="0D625C9A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11873573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B1A246B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04F3D3B9" w14:textId="77777777" w:rsidR="00873DA7" w:rsidRPr="00456B60" w:rsidRDefault="00873DA7" w:rsidP="00873DA7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0770B07A" w14:textId="36DAB481" w:rsidR="00253356" w:rsidRDefault="00253356" w:rsidP="00253356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必須輸入數字</w:t>
            </w:r>
            <w:r w:rsidR="007F5957"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092EE0B6" w14:textId="5CBC6DAE" w:rsidR="00253356" w:rsidRDefault="00253356" w:rsidP="00253356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不可為空白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666F55EB" w14:textId="6EEBED65" w:rsidR="00253356" w:rsidRDefault="00253356" w:rsidP="00253356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不可輸入0</w:t>
            </w:r>
            <w:r w:rsidRPr="007B7D37">
              <w:rPr>
                <w:rFonts w:ascii="標楷體" w:eastAsia="標楷體" w:hAnsi="標楷體" w:hint="eastAsia"/>
              </w:rPr>
              <w:t>/</w:t>
            </w:r>
            <w:r w:rsidR="009A6A4F">
              <w:rPr>
                <w:rFonts w:ascii="標楷體" w:eastAsia="標楷體" w:hAnsi="標楷體"/>
              </w:rPr>
              <w:t>V(2)</w:t>
            </w:r>
          </w:p>
          <w:p w14:paraId="4BDC74D5" w14:textId="2B746208" w:rsidR="00873DA7" w:rsidRPr="007B7D37" w:rsidRDefault="00253356" w:rsidP="00253356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64350B">
              <w:rPr>
                <w:rFonts w:ascii="標楷體" w:eastAsia="標楷體" w:hAnsi="標楷體" w:hint="eastAsia"/>
              </w:rPr>
              <w:t>2</w:t>
            </w:r>
            <w:r w:rsidRPr="0064350B">
              <w:rPr>
                <w:rFonts w:ascii="標楷體" w:eastAsia="標楷體" w:hAnsi="標楷體"/>
              </w:rPr>
              <w:t>.Ias39Loss.FacmNo</w:t>
            </w:r>
          </w:p>
        </w:tc>
      </w:tr>
      <w:tr w:rsidR="00873DA7" w:rsidRPr="00456B60" w14:paraId="54DBDE50" w14:textId="77777777" w:rsidTr="00C533CF">
        <w:trPr>
          <w:trHeight w:val="244"/>
          <w:jc w:val="center"/>
        </w:trPr>
        <w:tc>
          <w:tcPr>
            <w:tcW w:w="530" w:type="dxa"/>
          </w:tcPr>
          <w:p w14:paraId="7E1B11F6" w14:textId="77777777" w:rsidR="00873DA7" w:rsidRPr="00456B60" w:rsidRDefault="00873DA7" w:rsidP="00873DA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308" w:type="dxa"/>
          </w:tcPr>
          <w:p w14:paraId="6F8CF630" w14:textId="29042DD0" w:rsidR="00873DA7" w:rsidRPr="00456B60" w:rsidRDefault="00873DA7" w:rsidP="00873DA7">
            <w:pPr>
              <w:rPr>
                <w:rFonts w:ascii="標楷體" w:eastAsia="標楷體" w:hAnsi="標楷體"/>
                <w:color w:val="000000"/>
              </w:rPr>
            </w:pPr>
            <w:r w:rsidRPr="004B4285">
              <w:rPr>
                <w:rFonts w:ascii="標楷體" w:eastAsia="標楷體" w:hAnsi="標楷體" w:hint="eastAsia"/>
                <w:color w:val="000000"/>
                <w:lang w:val="x-none"/>
              </w:rPr>
              <w:t>中文姓名</w:t>
            </w:r>
          </w:p>
        </w:tc>
        <w:tc>
          <w:tcPr>
            <w:tcW w:w="783" w:type="dxa"/>
          </w:tcPr>
          <w:p w14:paraId="0DCD77F7" w14:textId="2D5AFA52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1E800132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FBA9310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23A8939F" w14:textId="0C52A328" w:rsidR="00873DA7" w:rsidRPr="00456B60" w:rsidRDefault="00873DA7" w:rsidP="00873DA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15340731" w14:textId="0769418F" w:rsidR="00873DA7" w:rsidRPr="00456B60" w:rsidRDefault="007463D4" w:rsidP="00873DA7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3498615C" w14:textId="0E6A2AD2" w:rsidR="00092FCB" w:rsidRPr="00456B60" w:rsidRDefault="00092FCB" w:rsidP="00873DA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30F1C">
              <w:rPr>
                <w:rFonts w:ascii="標楷體" w:eastAsia="標楷體" w:hAnsi="標楷體"/>
                <w:color w:val="000000"/>
              </w:rPr>
              <w:t>CustMain.CustName</w:t>
            </w:r>
          </w:p>
        </w:tc>
      </w:tr>
      <w:tr w:rsidR="00873DA7" w:rsidRPr="00456B60" w14:paraId="3E1B905C" w14:textId="77777777" w:rsidTr="00C533CF">
        <w:trPr>
          <w:trHeight w:val="244"/>
          <w:jc w:val="center"/>
        </w:trPr>
        <w:tc>
          <w:tcPr>
            <w:tcW w:w="530" w:type="dxa"/>
          </w:tcPr>
          <w:p w14:paraId="11EC7F61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308" w:type="dxa"/>
          </w:tcPr>
          <w:p w14:paraId="38DF5753" w14:textId="5D4D3EA0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發生日期</w:t>
            </w:r>
          </w:p>
        </w:tc>
        <w:tc>
          <w:tcPr>
            <w:tcW w:w="783" w:type="dxa"/>
          </w:tcPr>
          <w:p w14:paraId="6B25CFA2" w14:textId="10D34B07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904" w:type="dxa"/>
          </w:tcPr>
          <w:p w14:paraId="249B7ACE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BC2FB89" w14:textId="2195862A" w:rsidR="00873DA7" w:rsidRPr="00456B60" w:rsidRDefault="00F63CB8" w:rsidP="00873DA7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0238BAA6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555D19CA" w14:textId="77777777" w:rsidR="00873DA7" w:rsidRPr="00456B60" w:rsidRDefault="00873DA7" w:rsidP="00873DA7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4E02F526" w14:textId="28BC828E" w:rsidR="007463D4" w:rsidRDefault="007463D4" w:rsidP="007463D4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必須輸入日期</w:t>
            </w:r>
            <w:r w:rsidR="007F5957"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62839C27" w14:textId="029426D1" w:rsidR="007463D4" w:rsidRDefault="007463D4" w:rsidP="007463D4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不可為空白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6E0A6CD7" w14:textId="057BB16B" w:rsidR="007463D4" w:rsidRDefault="007463D4" w:rsidP="007463D4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4D11C767" w14:textId="1B0A8B24" w:rsidR="00873DA7" w:rsidRPr="001B4EDF" w:rsidRDefault="007463D4" w:rsidP="007463D4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 w:rsidRPr="0064350B">
              <w:rPr>
                <w:rFonts w:ascii="標楷體" w:eastAsia="標楷體" w:hAnsi="標楷體" w:hint="eastAsia"/>
              </w:rPr>
              <w:t>2</w:t>
            </w:r>
            <w:r w:rsidRPr="0064350B">
              <w:rPr>
                <w:rFonts w:ascii="標楷體" w:eastAsia="標楷體" w:hAnsi="標楷體"/>
              </w:rPr>
              <w:t>.Ias39Loss.MarkDate</w:t>
            </w:r>
          </w:p>
        </w:tc>
      </w:tr>
      <w:tr w:rsidR="007463D4" w:rsidRPr="00456B60" w14:paraId="540B8D99" w14:textId="77777777" w:rsidTr="00C533CF">
        <w:trPr>
          <w:trHeight w:val="244"/>
          <w:jc w:val="center"/>
        </w:trPr>
        <w:tc>
          <w:tcPr>
            <w:tcW w:w="530" w:type="dxa"/>
          </w:tcPr>
          <w:p w14:paraId="517643D5" w14:textId="77777777" w:rsidR="007463D4" w:rsidRDefault="007463D4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792" w:type="dxa"/>
            <w:gridSpan w:val="7"/>
          </w:tcPr>
          <w:p w14:paraId="68CBA330" w14:textId="581825AA" w:rsidR="00FF380A" w:rsidRDefault="0031616F" w:rsidP="0031616F">
            <w:pPr>
              <w:snapToGrid w:val="0"/>
              <w:ind w:leftChars="-15" w:left="456" w:hangingChars="205" w:hanging="492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 w:rsidR="00FF380A"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 w:hint="eastAsia"/>
              </w:rPr>
              <w:t>)</w:t>
            </w:r>
            <w:r w:rsidR="00FF380A">
              <w:rPr>
                <w:rFonts w:ascii="標楷體" w:eastAsia="標楷體" w:hAnsi="標楷體" w:hint="eastAsia"/>
              </w:rPr>
              <w:t>.</w:t>
            </w:r>
            <w:r w:rsidR="00FF380A" w:rsidRPr="00040F91">
              <w:rPr>
                <w:rFonts w:ascii="標楷體" w:eastAsia="標楷體" w:hAnsi="標楷體" w:hint="eastAsia"/>
              </w:rPr>
              <w:t>依據</w:t>
            </w:r>
            <w:r w:rsidR="00FF380A" w:rsidRPr="00083017">
              <w:rPr>
                <w:rFonts w:ascii="標楷體" w:eastAsia="標楷體" w:hAnsi="標楷體" w:hint="eastAsia"/>
              </w:rPr>
              <w:t>[戶號(CustNo)]</w:t>
            </w:r>
            <w:r w:rsidR="00FF380A">
              <w:rPr>
                <w:rFonts w:ascii="標楷體" w:eastAsia="標楷體" w:hAnsi="標楷體" w:hint="eastAsia"/>
              </w:rPr>
              <w:t>、</w:t>
            </w:r>
            <w:r w:rsidR="00FF380A" w:rsidRPr="00083017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[額度編號(FacmNo)]</w:t>
            </w:r>
            <w:r w:rsidR="00FF380A">
              <w:rPr>
                <w:rFonts w:ascii="標楷體" w:eastAsia="標楷體" w:hAnsi="標楷體" w:hint="eastAsia"/>
              </w:rPr>
              <w:t>檢核</w:t>
            </w:r>
            <w:r w:rsidR="00FF380A" w:rsidRPr="00DF5CD8">
              <w:rPr>
                <w:rFonts w:ascii="標楷體" w:eastAsia="標楷體" w:hAnsi="標楷體" w:hint="eastAsia"/>
                <w:color w:val="000000"/>
              </w:rPr>
              <w:t>是否存在於</w:t>
            </w:r>
            <w:r w:rsidR="00FF380A" w:rsidRPr="00083017">
              <w:rPr>
                <w:rFonts w:ascii="標楷體" w:eastAsia="標楷體" w:hAnsi="標楷體" w:hint="eastAsia"/>
              </w:rPr>
              <w:t>[</w:t>
            </w:r>
            <w:r w:rsidR="00FF380A" w:rsidRPr="00FF380A">
              <w:rPr>
                <w:rFonts w:ascii="標楷體" w:eastAsia="標楷體" w:hAnsi="標楷體" w:hint="eastAsia"/>
              </w:rPr>
              <w:t>額度主檔</w:t>
            </w:r>
            <w:r w:rsidR="00FF380A" w:rsidRPr="00083017">
              <w:rPr>
                <w:rFonts w:ascii="標楷體" w:eastAsia="標楷體" w:hAnsi="標楷體" w:hint="eastAsia"/>
              </w:rPr>
              <w:t>(</w:t>
            </w:r>
            <w:r w:rsidR="00FF380A" w:rsidRPr="00FF380A">
              <w:rPr>
                <w:rFonts w:ascii="標楷體" w:eastAsia="標楷體" w:hAnsi="標楷體"/>
              </w:rPr>
              <w:t>FacMain</w:t>
            </w:r>
            <w:r w:rsidR="00FF380A" w:rsidRPr="00083017">
              <w:rPr>
                <w:rFonts w:ascii="標楷體" w:eastAsia="標楷體" w:hAnsi="標楷體" w:hint="eastAsia"/>
              </w:rPr>
              <w:t>)]</w:t>
            </w:r>
            <w:r w:rsidR="00FF380A">
              <w:rPr>
                <w:rFonts w:ascii="標楷體" w:eastAsia="標楷體" w:hAnsi="標楷體" w:hint="eastAsia"/>
                <w:color w:val="000000"/>
              </w:rPr>
              <w:t xml:space="preserve">中，若不存在則顯示錯誤訊息 </w:t>
            </w:r>
            <w:r w:rsidR="00FF380A" w:rsidRPr="00DF5CD8">
              <w:rPr>
                <w:rFonts w:ascii="標楷體" w:eastAsia="標楷體" w:hAnsi="標楷體" w:hint="eastAsia"/>
                <w:color w:val="000000"/>
              </w:rPr>
              <w:t>"</w:t>
            </w:r>
            <w:r w:rsidR="00FF380A" w:rsidRPr="00DF5CD8">
              <w:rPr>
                <w:rFonts w:ascii="標楷體" w:eastAsia="標楷體" w:hAnsi="標楷體"/>
                <w:color w:val="000000"/>
              </w:rPr>
              <w:t>E0001</w:t>
            </w:r>
            <w:r w:rsidR="00FF380A" w:rsidRPr="00DF5CD8">
              <w:rPr>
                <w:rFonts w:ascii="標楷體" w:eastAsia="標楷體" w:hAnsi="標楷體" w:hint="eastAsia"/>
                <w:color w:val="000000"/>
              </w:rPr>
              <w:t>查詢資料不存在(</w:t>
            </w:r>
            <w:r w:rsidR="00FF380A" w:rsidRPr="00FF380A">
              <w:rPr>
                <w:rFonts w:ascii="標楷體" w:eastAsia="標楷體" w:hAnsi="標楷體" w:hint="eastAsia"/>
              </w:rPr>
              <w:t>額度主檔</w:t>
            </w:r>
            <w:r w:rsidR="00FF380A" w:rsidRPr="00DF5CD8">
              <w:rPr>
                <w:rFonts w:ascii="標楷體" w:eastAsia="標楷體" w:hAnsi="標楷體" w:hint="eastAsia"/>
                <w:color w:val="000000"/>
              </w:rPr>
              <w:t>)"</w:t>
            </w:r>
          </w:p>
          <w:p w14:paraId="111454F2" w14:textId="3C669D61" w:rsidR="007463D4" w:rsidRPr="00DF5CD8" w:rsidRDefault="0031616F" w:rsidP="0031616F">
            <w:pPr>
              <w:snapToGrid w:val="0"/>
              <w:ind w:leftChars="-15" w:left="456" w:hangingChars="205" w:hanging="492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 w:rsidR="00FF380A"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 w:hint="eastAsia"/>
              </w:rPr>
              <w:t>)</w:t>
            </w:r>
            <w:r w:rsidR="00FF380A">
              <w:rPr>
                <w:rFonts w:ascii="標楷體" w:eastAsia="標楷體" w:hAnsi="標楷體" w:hint="eastAsia"/>
              </w:rPr>
              <w:t>.</w:t>
            </w:r>
            <w:r w:rsidR="00B30C86" w:rsidRPr="00040F91">
              <w:rPr>
                <w:rFonts w:ascii="標楷體" w:eastAsia="標楷體" w:hAnsi="標楷體" w:hint="eastAsia"/>
              </w:rPr>
              <w:t>依據</w:t>
            </w:r>
            <w:r w:rsidR="00083017" w:rsidRPr="00083017">
              <w:rPr>
                <w:rFonts w:ascii="標楷體" w:eastAsia="標楷體" w:hAnsi="標楷體" w:hint="eastAsia"/>
              </w:rPr>
              <w:t>[戶號(CustNo)]</w:t>
            </w:r>
            <w:r w:rsidR="00B30C86">
              <w:rPr>
                <w:rFonts w:ascii="標楷體" w:eastAsia="標楷體" w:hAnsi="標楷體" w:hint="eastAsia"/>
              </w:rPr>
              <w:t>、</w:t>
            </w:r>
            <w:r w:rsidR="00083017" w:rsidRPr="0031616F">
              <w:rPr>
                <w:rFonts w:ascii="標楷體" w:eastAsia="標楷體" w:hAnsi="標楷體" w:hint="eastAsia"/>
              </w:rPr>
              <w:t>[額度編號(FacmNo)]</w:t>
            </w:r>
            <w:r w:rsidR="00B30C86">
              <w:rPr>
                <w:rFonts w:ascii="標楷體" w:eastAsia="標楷體" w:hAnsi="標楷體" w:hint="eastAsia"/>
              </w:rPr>
              <w:t>、</w:t>
            </w:r>
            <w:r w:rsidR="00083017" w:rsidRPr="0031616F">
              <w:rPr>
                <w:rFonts w:ascii="標楷體" w:eastAsia="標楷體" w:hAnsi="標楷體" w:hint="eastAsia"/>
              </w:rPr>
              <w:t>[發生日期(MarkDate)]</w:t>
            </w:r>
            <w:r w:rsidR="00B30C86">
              <w:rPr>
                <w:rFonts w:ascii="標楷體" w:eastAsia="標楷體" w:hAnsi="標楷體" w:hint="eastAsia"/>
              </w:rPr>
              <w:t>檢核</w:t>
            </w:r>
            <w:r w:rsidR="007463D4" w:rsidRPr="0031616F">
              <w:rPr>
                <w:rFonts w:ascii="標楷體" w:eastAsia="標楷體" w:hAnsi="標楷體" w:hint="eastAsia"/>
              </w:rPr>
              <w:t>是否存在於</w:t>
            </w:r>
            <w:r w:rsidR="00083017" w:rsidRPr="00083017">
              <w:rPr>
                <w:rFonts w:ascii="標楷體" w:eastAsia="標楷體" w:hAnsi="標楷體" w:hint="eastAsia"/>
              </w:rPr>
              <w:t>[特殊客觀減損狀況檔(Ias39Loss)]</w:t>
            </w:r>
            <w:r w:rsidR="00B30C86" w:rsidRPr="0031616F">
              <w:rPr>
                <w:rFonts w:ascii="標楷體" w:eastAsia="標楷體" w:hAnsi="標楷體" w:hint="eastAsia"/>
              </w:rPr>
              <w:t>中</w:t>
            </w:r>
            <w:r w:rsidR="00FF380A" w:rsidRPr="0031616F">
              <w:rPr>
                <w:rFonts w:ascii="標楷體" w:eastAsia="標楷體" w:hAnsi="標楷體" w:hint="eastAsia"/>
              </w:rPr>
              <w:t>，</w:t>
            </w:r>
            <w:r w:rsidR="00B30C86" w:rsidRPr="0031616F">
              <w:rPr>
                <w:rFonts w:ascii="標楷體" w:eastAsia="標楷體" w:hAnsi="標楷體" w:hint="eastAsia"/>
              </w:rPr>
              <w:t>若存在則顯示錯誤訊息 "</w:t>
            </w:r>
            <w:r w:rsidR="00B30C86" w:rsidRPr="0031616F">
              <w:rPr>
                <w:rFonts w:ascii="標楷體" w:eastAsia="標楷體" w:hAnsi="標楷體"/>
              </w:rPr>
              <w:t>E000</w:t>
            </w:r>
            <w:r w:rsidR="006B268E" w:rsidRPr="0031616F">
              <w:rPr>
                <w:rFonts w:ascii="標楷體" w:eastAsia="標楷體" w:hAnsi="標楷體" w:hint="eastAsia"/>
              </w:rPr>
              <w:t>2新增資料已</w:t>
            </w:r>
            <w:r w:rsidR="00B30C86" w:rsidRPr="0031616F">
              <w:rPr>
                <w:rFonts w:ascii="標楷體" w:eastAsia="標楷體" w:hAnsi="標楷體" w:hint="eastAsia"/>
              </w:rPr>
              <w:t>存</w:t>
            </w:r>
            <w:r w:rsidR="00B30C86" w:rsidRPr="0031616F">
              <w:rPr>
                <w:rFonts w:ascii="標楷體" w:eastAsia="標楷體" w:hAnsi="標楷體" w:hint="eastAsia"/>
              </w:rPr>
              <w:lastRenderedPageBreak/>
              <w:t>在(</w:t>
            </w:r>
            <w:r w:rsidR="006B268E" w:rsidRPr="0031616F">
              <w:rPr>
                <w:rFonts w:ascii="標楷體" w:eastAsia="標楷體" w:hAnsi="標楷體" w:hint="eastAsia"/>
              </w:rPr>
              <w:t>特殊客觀減損狀況檔</w:t>
            </w:r>
            <w:r w:rsidR="00B30C86" w:rsidRPr="0031616F">
              <w:rPr>
                <w:rFonts w:ascii="標楷體" w:eastAsia="標楷體" w:hAnsi="標楷體" w:hint="eastAsia"/>
              </w:rPr>
              <w:t>)"</w:t>
            </w:r>
          </w:p>
        </w:tc>
      </w:tr>
      <w:tr w:rsidR="00873DA7" w:rsidRPr="00456B60" w14:paraId="6F8319A2" w14:textId="77777777" w:rsidTr="00C533CF">
        <w:trPr>
          <w:trHeight w:val="244"/>
          <w:jc w:val="center"/>
        </w:trPr>
        <w:tc>
          <w:tcPr>
            <w:tcW w:w="530" w:type="dxa"/>
          </w:tcPr>
          <w:p w14:paraId="427E0060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6</w:t>
            </w:r>
          </w:p>
        </w:tc>
        <w:tc>
          <w:tcPr>
            <w:tcW w:w="1308" w:type="dxa"/>
          </w:tcPr>
          <w:p w14:paraId="76E12C60" w14:textId="7C6986B4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</w:p>
        </w:tc>
        <w:tc>
          <w:tcPr>
            <w:tcW w:w="783" w:type="dxa"/>
          </w:tcPr>
          <w:p w14:paraId="37706659" w14:textId="36A4345B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904" w:type="dxa"/>
          </w:tcPr>
          <w:p w14:paraId="6E132764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C8B61C7" w14:textId="77777777" w:rsidR="00204DCD" w:rsidRDefault="00204DCD" w:rsidP="00204DCD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/>
                <w:color w:val="000000"/>
                <w:lang w:val="x-none" w:eastAsia="x-none"/>
              </w:rPr>
              <w:t>01</w:t>
            </w:r>
            <w:r w:rsidRPr="003F1A53">
              <w:rPr>
                <w:rFonts w:ascii="標楷體" w:eastAsia="標楷體" w:hAnsi="標楷體" w:hint="eastAsia"/>
                <w:color w:val="000000"/>
                <w:lang w:val="x-none" w:eastAsia="x-none"/>
              </w:rPr>
              <w:t>:</w:t>
            </w:r>
            <w:r w:rsidRPr="00AF3E1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個別評估</w:t>
            </w:r>
          </w:p>
          <w:p w14:paraId="430D1ACF" w14:textId="0A331A83" w:rsidR="00873DA7" w:rsidRPr="00456B60" w:rsidRDefault="00204DCD" w:rsidP="00204DC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color w:val="000000"/>
                <w:lang w:val="x-none" w:eastAsia="x-none"/>
              </w:rPr>
              <w:t>99</w:t>
            </w:r>
            <w:r w:rsidRPr="003F1A53">
              <w:rPr>
                <w:rFonts w:ascii="標楷體" w:eastAsia="標楷體" w:hAnsi="標楷體" w:hint="eastAsia"/>
                <w:color w:val="000000"/>
                <w:lang w:val="x-none" w:eastAsia="x-none"/>
              </w:rPr>
              <w:t>:</w:t>
            </w:r>
            <w:r w:rsidRPr="00AF3E1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其他</w:t>
            </w:r>
          </w:p>
        </w:tc>
        <w:tc>
          <w:tcPr>
            <w:tcW w:w="811" w:type="dxa"/>
          </w:tcPr>
          <w:p w14:paraId="68CA54A2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351DB819" w14:textId="77777777" w:rsidR="00873DA7" w:rsidRPr="00456B60" w:rsidRDefault="00873DA7" w:rsidP="00873DA7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6883DF92" w14:textId="2316BF1E" w:rsidR="00873DA7" w:rsidRDefault="00873DA7" w:rsidP="00873DA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741EB9">
              <w:rPr>
                <w:rFonts w:ascii="標楷體" w:eastAsia="標楷體" w:hAnsi="標楷體" w:hint="eastAsia"/>
                <w:color w:val="000000"/>
              </w:rPr>
              <w:t>1.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必須輸入</w:t>
            </w:r>
            <w:r>
              <w:rPr>
                <w:rFonts w:ascii="標楷體" w:eastAsia="標楷體" w:hAnsi="標楷體" w:hint="eastAsia"/>
                <w:color w:val="000000"/>
              </w:rPr>
              <w:t>代碼</w:t>
            </w:r>
            <w:r w:rsidR="009114D1">
              <w:rPr>
                <w:rFonts w:ascii="標楷體" w:eastAsia="標楷體" w:hAnsi="標楷體" w:hint="eastAsia"/>
                <w:color w:val="000000"/>
              </w:rPr>
              <w:t>，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檢核條件：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091624">
              <w:rPr>
                <w:rFonts w:ascii="標楷體" w:eastAsia="標楷體" w:hAnsi="標楷體"/>
                <w:color w:val="000000"/>
              </w:rPr>
              <w:t>V(H</w:t>
            </w:r>
            <w:r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2624DEC6" w14:textId="442768E1" w:rsidR="00873DA7" w:rsidRPr="007B7D37" w:rsidRDefault="00873DA7" w:rsidP="00873DA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3.</w:t>
            </w:r>
            <w:r w:rsidR="00204DCD" w:rsidRPr="0064350B">
              <w:rPr>
                <w:rFonts w:ascii="標楷體" w:eastAsia="標楷體" w:hAnsi="標楷體"/>
              </w:rPr>
              <w:t>Ias39Loss.MarkCode</w:t>
            </w:r>
          </w:p>
        </w:tc>
      </w:tr>
      <w:tr w:rsidR="00873DA7" w:rsidRPr="00456B60" w14:paraId="4D4BBF67" w14:textId="77777777" w:rsidTr="00C533CF">
        <w:trPr>
          <w:trHeight w:val="244"/>
          <w:jc w:val="center"/>
        </w:trPr>
        <w:tc>
          <w:tcPr>
            <w:tcW w:w="530" w:type="dxa"/>
          </w:tcPr>
          <w:p w14:paraId="032D3BF5" w14:textId="77777777" w:rsidR="00873DA7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7961C7B8" w14:textId="3E5262C8" w:rsidR="00873DA7" w:rsidRPr="00E86426" w:rsidRDefault="00873DA7" w:rsidP="00873DA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64350B">
              <w:rPr>
                <w:rFonts w:ascii="標楷體" w:eastAsia="標楷體" w:hAnsi="標楷體" w:hint="eastAsia"/>
              </w:rPr>
              <w:t>註記碼說明</w:t>
            </w:r>
          </w:p>
        </w:tc>
        <w:tc>
          <w:tcPr>
            <w:tcW w:w="783" w:type="dxa"/>
          </w:tcPr>
          <w:p w14:paraId="3737D402" w14:textId="446EBDFC" w:rsidR="00873DA7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73CD2C5C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12BCB3F" w14:textId="77777777" w:rsidR="00873DA7" w:rsidRPr="00091624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2820F340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3209D0B" w14:textId="73066D52" w:rsidR="00873DA7" w:rsidRPr="00456B60" w:rsidRDefault="001A1733" w:rsidP="00873DA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71C91E8E" w14:textId="56396504" w:rsidR="00873DA7" w:rsidRDefault="001A1733" w:rsidP="00873DA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47BB7">
              <w:rPr>
                <w:rFonts w:ascii="標楷體" w:eastAsia="標楷體" w:hAnsi="標楷體" w:hint="eastAsia"/>
              </w:rPr>
              <w:t>自動顯示</w:t>
            </w:r>
            <w:r>
              <w:rPr>
                <w:rFonts w:ascii="標楷體" w:eastAsia="標楷體" w:hAnsi="標楷體" w:hint="eastAsia"/>
              </w:rPr>
              <w:t>「</w:t>
            </w: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」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說明</w:t>
            </w:r>
            <w:r w:rsidR="00703871"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="00703871" w:rsidRPr="008E6404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 w:rsidR="00703871"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  <w:p w14:paraId="65356AB6" w14:textId="51354C7A" w:rsidR="005704F4" w:rsidRPr="005704F4" w:rsidRDefault="005704F4" w:rsidP="00873DA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/>
                <w:color w:val="000000"/>
              </w:rPr>
              <w:t>2</w:t>
            </w:r>
            <w:r>
              <w:rPr>
                <w:rFonts w:ascii="標楷體" w:eastAsia="標楷體" w:hAnsi="標楷體" w:hint="eastAsia"/>
                <w:color w:val="000000"/>
              </w:rPr>
              <w:t>.</w:t>
            </w:r>
            <w:r w:rsidRPr="0064350B">
              <w:rPr>
                <w:rFonts w:ascii="標楷體" w:eastAsia="標楷體" w:hAnsi="標楷體"/>
              </w:rPr>
              <w:t>Ias39Loss.MarkCode</w:t>
            </w:r>
            <w:r>
              <w:rPr>
                <w:rFonts w:ascii="標楷體" w:eastAsia="標楷體" w:hAnsi="標楷體"/>
              </w:rPr>
              <w:t>Desc</w:t>
            </w:r>
          </w:p>
        </w:tc>
      </w:tr>
      <w:tr w:rsidR="00873DA7" w:rsidRPr="00456B60" w14:paraId="753351B6" w14:textId="77777777" w:rsidTr="00C533CF">
        <w:trPr>
          <w:trHeight w:val="244"/>
          <w:jc w:val="center"/>
        </w:trPr>
        <w:tc>
          <w:tcPr>
            <w:tcW w:w="530" w:type="dxa"/>
          </w:tcPr>
          <w:p w14:paraId="137B558A" w14:textId="40AD9705" w:rsidR="00873DA7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1308" w:type="dxa"/>
          </w:tcPr>
          <w:p w14:paraId="7D8D4201" w14:textId="7A612D33" w:rsidR="00873DA7" w:rsidRPr="00B12444" w:rsidRDefault="00873DA7" w:rsidP="00873DA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起始日期</w:t>
            </w:r>
          </w:p>
        </w:tc>
        <w:tc>
          <w:tcPr>
            <w:tcW w:w="783" w:type="dxa"/>
          </w:tcPr>
          <w:p w14:paraId="2F2A2D61" w14:textId="4972B9AF" w:rsidR="00873DA7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904" w:type="dxa"/>
          </w:tcPr>
          <w:p w14:paraId="001BB663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230A6C4" w14:textId="4940D144" w:rsidR="00873DA7" w:rsidRPr="00091624" w:rsidRDefault="00F63CB8" w:rsidP="00873DA7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5F7A8CE3" w14:textId="73C66428" w:rsidR="00873DA7" w:rsidRPr="00456B60" w:rsidRDefault="00D0161E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7B7BC6F7" w14:textId="7FD27272" w:rsidR="00873DA7" w:rsidRPr="00456B60" w:rsidRDefault="00D0161E" w:rsidP="00873DA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087EB2BD" w14:textId="2C81849C" w:rsidR="00D0161E" w:rsidRDefault="00D0161E" w:rsidP="00D0161E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必須輸入日期</w:t>
            </w:r>
            <w:r w:rsidR="007F5957"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7F9BAF3C" w14:textId="41FE9630" w:rsidR="00D0161E" w:rsidRDefault="00D0161E" w:rsidP="00D0161E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不可為空白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49F14329" w14:textId="2B625880" w:rsidR="00D0161E" w:rsidRPr="00D0161E" w:rsidRDefault="00D0161E" w:rsidP="00D0161E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568CDE27" w14:textId="47AA5C54" w:rsidR="00873DA7" w:rsidRPr="00741EB9" w:rsidRDefault="00D0161E" w:rsidP="00D0161E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64350B">
              <w:rPr>
                <w:rFonts w:ascii="標楷體" w:eastAsia="標楷體" w:hAnsi="標楷體"/>
              </w:rPr>
              <w:t>2.Ias39Loss.StartDate</w:t>
            </w:r>
          </w:p>
        </w:tc>
      </w:tr>
      <w:tr w:rsidR="00873DA7" w:rsidRPr="00456B60" w14:paraId="3DEF88F4" w14:textId="77777777" w:rsidTr="00C533CF">
        <w:trPr>
          <w:trHeight w:val="244"/>
          <w:jc w:val="center"/>
        </w:trPr>
        <w:tc>
          <w:tcPr>
            <w:tcW w:w="530" w:type="dxa"/>
          </w:tcPr>
          <w:p w14:paraId="5FEA14AC" w14:textId="6CB84AF6" w:rsidR="00873DA7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308" w:type="dxa"/>
          </w:tcPr>
          <w:p w14:paraId="3227EC44" w14:textId="7D1007EB" w:rsidR="00873DA7" w:rsidRPr="00B12444" w:rsidRDefault="00873DA7" w:rsidP="00873DA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終止日期</w:t>
            </w:r>
          </w:p>
        </w:tc>
        <w:tc>
          <w:tcPr>
            <w:tcW w:w="783" w:type="dxa"/>
          </w:tcPr>
          <w:p w14:paraId="409FC81E" w14:textId="2B839B58" w:rsidR="00873DA7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4CCCF174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D57BEB6" w14:textId="0A8167C1" w:rsidR="00873DA7" w:rsidRPr="00091624" w:rsidRDefault="00F63CB8" w:rsidP="00873DA7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5A3C4892" w14:textId="13602E31" w:rsidR="00873DA7" w:rsidRPr="00456B60" w:rsidRDefault="00D0161E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55B8FE00" w14:textId="49437CE0" w:rsidR="00873DA7" w:rsidRDefault="00D0161E" w:rsidP="00873DA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5041EA99" w14:textId="1BC4590C" w:rsidR="00D0161E" w:rsidRDefault="00D0161E" w:rsidP="00D0161E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必須輸入日期</w:t>
            </w:r>
            <w:r w:rsidR="007F5957"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0BD1C8FA" w14:textId="1C57CACC" w:rsidR="00D0161E" w:rsidRDefault="00D0161E" w:rsidP="00D0161E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不可為空白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0A17D226" w14:textId="38FCA2C1" w:rsidR="00D0161E" w:rsidRDefault="00D0161E" w:rsidP="00D0161E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4EFC9431" w14:textId="15028D84" w:rsidR="00737E2C" w:rsidRPr="00D0161E" w:rsidRDefault="00B046EC" w:rsidP="00B046EC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檢核</w:t>
            </w:r>
            <w:r w:rsidR="00C07C31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若[</w:t>
            </w:r>
            <w:r w:rsidRPr="00B046EC">
              <w:rPr>
                <w:rFonts w:ascii="標楷體" w:eastAsia="標楷體" w:hAnsi="標楷體" w:hint="eastAsia"/>
                <w:color w:val="000000"/>
              </w:rPr>
              <w:t>終止日期] &lt; [起始日期]</w:t>
            </w:r>
            <w:r>
              <w:rPr>
                <w:rFonts w:ascii="標楷體" w:eastAsia="標楷體" w:hAnsi="標楷體" w:hint="eastAsia"/>
                <w:color w:val="000000"/>
              </w:rPr>
              <w:t>，顯示錯誤訊息</w:t>
            </w:r>
            <w:r w:rsidR="004E21CF"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 w:rsidR="004E21CF" w:rsidRPr="00DF5CD8">
              <w:rPr>
                <w:rFonts w:ascii="標楷體" w:eastAsia="標楷體" w:hAnsi="標楷體" w:hint="eastAsia"/>
                <w:color w:val="000000"/>
              </w:rPr>
              <w:t>"</w:t>
            </w:r>
            <w:r w:rsidR="004E21CF" w:rsidRPr="00737E2C">
              <w:rPr>
                <w:rFonts w:ascii="標楷體" w:eastAsia="標楷體" w:hAnsi="標楷體" w:hint="eastAsia"/>
                <w:color w:val="000000"/>
              </w:rPr>
              <w:t>終止日期不可小於起始日期</w:t>
            </w:r>
            <w:r w:rsidR="004E21CF" w:rsidRPr="00DF5CD8">
              <w:rPr>
                <w:rFonts w:ascii="標楷體" w:eastAsia="標楷體" w:hAnsi="標楷體" w:hint="eastAsia"/>
                <w:color w:val="000000"/>
              </w:rPr>
              <w:t>"</w:t>
            </w:r>
            <w:r w:rsidR="00737E2C">
              <w:rPr>
                <w:rFonts w:ascii="標楷體" w:eastAsia="標楷體" w:hAnsi="標楷體" w:hint="eastAsia"/>
                <w:color w:val="000000"/>
              </w:rPr>
              <w:t>/</w:t>
            </w:r>
            <w:r w:rsidR="00737E2C" w:rsidRPr="00737E2C">
              <w:rPr>
                <w:rFonts w:ascii="標楷體" w:eastAsia="標楷體" w:hAnsi="標楷體" w:hint="eastAsia"/>
                <w:color w:val="000000"/>
              </w:rPr>
              <w:t>V(P)</w:t>
            </w:r>
          </w:p>
          <w:p w14:paraId="34F53498" w14:textId="6D0CAC58" w:rsidR="00873DA7" w:rsidRDefault="00D0161E" w:rsidP="00D0161E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/>
              </w:rPr>
              <w:t>2.Ias39Loss.</w:t>
            </w:r>
            <w:r>
              <w:rPr>
                <w:rFonts w:ascii="標楷體" w:eastAsia="標楷體" w:hAnsi="標楷體"/>
              </w:rPr>
              <w:t>End</w:t>
            </w:r>
            <w:r w:rsidRPr="0064350B">
              <w:rPr>
                <w:rFonts w:ascii="標楷體" w:eastAsia="標楷體" w:hAnsi="標楷體"/>
              </w:rPr>
              <w:t>Date</w:t>
            </w:r>
          </w:p>
        </w:tc>
      </w:tr>
    </w:tbl>
    <w:p w14:paraId="58AE1F1D" w14:textId="77777777" w:rsidR="00873DA7" w:rsidRDefault="00873DA7" w:rsidP="00873DA7">
      <w:pPr>
        <w:ind w:left="1440"/>
      </w:pPr>
    </w:p>
    <w:p w14:paraId="40253A13" w14:textId="5C0B9BEA" w:rsidR="005D3193" w:rsidRPr="007C1268" w:rsidRDefault="005D3193" w:rsidP="005D3193">
      <w:pPr>
        <w:pStyle w:val="a"/>
      </w:pPr>
      <w:r w:rsidRPr="007C1268">
        <w:t>輸</w:t>
      </w:r>
      <w:r>
        <w:rPr>
          <w:rFonts w:hint="eastAsia"/>
        </w:rPr>
        <w:t>出</w:t>
      </w:r>
      <w:r w:rsidRPr="007C1268">
        <w:t>畫面</w:t>
      </w:r>
      <w:r w:rsidR="00375F06">
        <w:rPr>
          <w:rFonts w:hint="eastAsia"/>
        </w:rPr>
        <w:t>-新增</w:t>
      </w:r>
    </w:p>
    <w:p w14:paraId="0E1251BD" w14:textId="2D75CC2A" w:rsidR="006C4653" w:rsidRPr="005D3193" w:rsidRDefault="00D87BB1" w:rsidP="005D3193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B262A3F" wp14:editId="01B7C495">
            <wp:extent cx="6479540" cy="1655445"/>
            <wp:effectExtent l="0" t="0" r="0" b="190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5210" w14:textId="77777777" w:rsidR="005D3193" w:rsidRDefault="005D3193" w:rsidP="006C4653">
      <w:pPr>
        <w:ind w:left="1440"/>
      </w:pPr>
    </w:p>
    <w:p w14:paraId="271378B2" w14:textId="1EF96521" w:rsidR="00903DF8" w:rsidRDefault="00356A46" w:rsidP="00903DF8">
      <w:pPr>
        <w:pStyle w:val="a"/>
      </w:pPr>
      <w:r>
        <w:t>UI畫面-</w:t>
      </w:r>
      <w:r w:rsidR="00903DF8">
        <w:rPr>
          <w:rFonts w:hint="eastAsia"/>
        </w:rPr>
        <w:t>修改</w:t>
      </w:r>
    </w:p>
    <w:p w14:paraId="310A0FBE" w14:textId="7FB4E1C8" w:rsidR="00903DF8" w:rsidRDefault="00636345" w:rsidP="00903DF8">
      <w:r>
        <w:rPr>
          <w:noProof/>
        </w:rPr>
        <w:drawing>
          <wp:inline distT="0" distB="0" distL="0" distR="0" wp14:anchorId="5946AEE4" wp14:editId="7D0C422D">
            <wp:extent cx="6479540" cy="1250315"/>
            <wp:effectExtent l="0" t="0" r="0" b="698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C603" w14:textId="77777777" w:rsidR="00903DF8" w:rsidRDefault="00903DF8" w:rsidP="00903DF8">
      <w:pPr>
        <w:ind w:left="1440"/>
      </w:pPr>
    </w:p>
    <w:p w14:paraId="3A5B40B3" w14:textId="3E34ACF5" w:rsidR="00903DF8" w:rsidRPr="009C6A42" w:rsidRDefault="00903DF8" w:rsidP="00903DF8">
      <w:pPr>
        <w:pStyle w:val="a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 w:rsidR="00356A46">
        <w:rPr>
          <w:rFonts w:hint="eastAsia"/>
        </w:rPr>
        <w:t>-修改</w:t>
      </w:r>
    </w:p>
    <w:p w14:paraId="59CDE42C" w14:textId="77777777" w:rsidR="00903DF8" w:rsidRDefault="00903DF8" w:rsidP="00903DF8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903DF8" w:rsidRPr="00F5236F" w14:paraId="259E6B23" w14:textId="77777777" w:rsidTr="003646EA">
        <w:tc>
          <w:tcPr>
            <w:tcW w:w="848" w:type="dxa"/>
            <w:shd w:val="clear" w:color="auto" w:fill="D9D9D9" w:themeFill="background1" w:themeFillShade="D9"/>
          </w:tcPr>
          <w:p w14:paraId="4AB76152" w14:textId="77777777" w:rsidR="00903DF8" w:rsidRPr="00F5236F" w:rsidRDefault="00903DF8" w:rsidP="003646EA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781D71DC" w14:textId="77777777" w:rsidR="00903DF8" w:rsidRPr="00F5236F" w:rsidRDefault="00903DF8" w:rsidP="003646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1CA5F46B" w14:textId="77777777" w:rsidR="00903DF8" w:rsidRPr="00F5236F" w:rsidRDefault="00903DF8" w:rsidP="003646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903DF8" w:rsidRPr="00F5236F" w14:paraId="4EC025ED" w14:textId="77777777" w:rsidTr="003646EA">
        <w:tc>
          <w:tcPr>
            <w:tcW w:w="848" w:type="dxa"/>
          </w:tcPr>
          <w:p w14:paraId="4980F561" w14:textId="77777777" w:rsidR="00903DF8" w:rsidRPr="00F5236F" w:rsidRDefault="00903DF8" w:rsidP="003646E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73527801" w14:textId="31A2E708" w:rsidR="00903DF8" w:rsidRDefault="002B1803" w:rsidP="003646E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7229" w:type="dxa"/>
          </w:tcPr>
          <w:p w14:paraId="3DD2C28A" w14:textId="4BDD22AD" w:rsidR="00903DF8" w:rsidRPr="00D67AF4" w:rsidRDefault="00903DF8" w:rsidP="003646EA">
            <w:pPr>
              <w:rPr>
                <w:rFonts w:ascii="標楷體" w:eastAsia="標楷體" w:hAnsi="標楷體"/>
                <w:lang w:eastAsia="zh-HK"/>
              </w:rPr>
            </w:pPr>
            <w:r w:rsidRPr="00D67AF4">
              <w:rPr>
                <w:rFonts w:ascii="標楷體" w:eastAsia="標楷體" w:hAnsi="標楷體" w:hint="eastAsia"/>
                <w:lang w:eastAsia="zh-HK"/>
              </w:rPr>
              <w:t>1.【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>
              <w:rPr>
                <w:rFonts w:ascii="標楷體" w:eastAsia="標楷體" w:hAnsi="標楷體" w:hint="eastAsia"/>
              </w:rPr>
              <w:t>7904</w:t>
            </w:r>
            <w:r w:rsidRPr="005179EE">
              <w:rPr>
                <w:rFonts w:ascii="標楷體" w:eastAsia="標楷體" w:hAnsi="標楷體" w:hint="eastAsia"/>
              </w:rPr>
              <w:t>特殊客觀減損狀況</w:t>
            </w:r>
            <w:r w:rsidRPr="004D7A88">
              <w:rPr>
                <w:rFonts w:ascii="標楷體" w:eastAsia="標楷體" w:hAnsi="標楷體" w:hint="eastAsia"/>
              </w:rPr>
              <w:t>查詢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】</w:t>
            </w:r>
            <w:r w:rsidRPr="00D67AF4">
              <w:rPr>
                <w:rFonts w:ascii="標楷體" w:eastAsia="標楷體" w:hAnsi="標楷體"/>
                <w:lang w:eastAsia="zh-HK"/>
              </w:rPr>
              <w:t>功能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點「</w:t>
            </w:r>
            <w:r w:rsidR="002B1803">
              <w:rPr>
                <w:rFonts w:ascii="標楷體" w:eastAsia="標楷體" w:hAnsi="標楷體" w:hint="eastAsia"/>
                <w:lang w:eastAsia="zh-HK"/>
              </w:rPr>
              <w:t>修改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D67AF4">
              <w:rPr>
                <w:rFonts w:ascii="標楷體" w:eastAsia="標楷體" w:hAnsi="標楷體"/>
                <w:lang w:eastAsia="zh-HK"/>
              </w:rPr>
              <w:t>時顯示</w:t>
            </w:r>
          </w:p>
          <w:p w14:paraId="2973D9D5" w14:textId="77777777" w:rsidR="00C41B77" w:rsidRPr="00651325" w:rsidRDefault="00C41B77" w:rsidP="00C41B7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F232A72" w14:textId="0B5AF3BD" w:rsidR="00A92CDF" w:rsidRDefault="00C41B77" w:rsidP="00A92CD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</w:t>
            </w:r>
            <w:r w:rsidR="00A92CDF" w:rsidRPr="00293C02">
              <w:rPr>
                <w:rFonts w:ascii="標楷體" w:eastAsia="標楷體" w:hAnsi="標楷體" w:hint="eastAsia"/>
                <w:color w:val="000000"/>
              </w:rPr>
              <w:t xml:space="preserve"> 檢核</w:t>
            </w:r>
            <w:r w:rsidR="00A92CDF" w:rsidRPr="00083017">
              <w:rPr>
                <w:rFonts w:ascii="標楷體" w:eastAsia="標楷體" w:hAnsi="標楷體" w:hint="eastAsia"/>
              </w:rPr>
              <w:t>[</w:t>
            </w:r>
            <w:r w:rsidR="00A92CDF" w:rsidRPr="00FF380A">
              <w:rPr>
                <w:rFonts w:ascii="標楷體" w:eastAsia="標楷體" w:hAnsi="標楷體" w:hint="eastAsia"/>
              </w:rPr>
              <w:t>額度主檔</w:t>
            </w:r>
            <w:r w:rsidR="00A92CDF" w:rsidRPr="00083017">
              <w:rPr>
                <w:rFonts w:ascii="標楷體" w:eastAsia="標楷體" w:hAnsi="標楷體" w:hint="eastAsia"/>
              </w:rPr>
              <w:t>(</w:t>
            </w:r>
            <w:r w:rsidR="00A92CDF" w:rsidRPr="00FF380A">
              <w:rPr>
                <w:rFonts w:ascii="標楷體" w:eastAsia="標楷體" w:hAnsi="標楷體"/>
              </w:rPr>
              <w:t>FacMain</w:t>
            </w:r>
            <w:r w:rsidR="00A92CDF" w:rsidRPr="00083017">
              <w:rPr>
                <w:rFonts w:ascii="標楷體" w:eastAsia="標楷體" w:hAnsi="標楷體" w:hint="eastAsia"/>
              </w:rPr>
              <w:t>)]</w:t>
            </w:r>
            <w:r w:rsidR="00A92CDF"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 w:rsidR="00A92CDF">
              <w:rPr>
                <w:rFonts w:ascii="標楷體" w:eastAsia="標楷體" w:hAnsi="標楷體" w:hint="eastAsia"/>
                <w:color w:val="000000"/>
              </w:rPr>
              <w:t>該</w:t>
            </w:r>
            <w:r w:rsidR="00A92CDF" w:rsidRPr="004E3D96">
              <w:rPr>
                <w:rFonts w:ascii="標楷體" w:eastAsia="標楷體" w:hAnsi="標楷體" w:hint="eastAsia"/>
                <w:color w:val="000000"/>
              </w:rPr>
              <w:t>[戶號(CustNo)]</w:t>
            </w:r>
            <w:r w:rsidR="00A92CDF">
              <w:rPr>
                <w:rFonts w:ascii="標楷體" w:eastAsia="標楷體" w:hAnsi="標楷體" w:hint="eastAsia"/>
                <w:color w:val="000000"/>
              </w:rPr>
              <w:t>、</w:t>
            </w:r>
            <w:r w:rsidR="00A92CDF" w:rsidRPr="004E3D96">
              <w:rPr>
                <w:rFonts w:ascii="標楷體" w:eastAsia="標楷體" w:hAnsi="標楷體" w:hint="eastAsia"/>
                <w:color w:val="000000"/>
              </w:rPr>
              <w:t>[額度編號(FacmNo)]</w:t>
            </w:r>
            <w:r w:rsidR="00A92CDF"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 w:rsidR="00A92CDF">
              <w:rPr>
                <w:rFonts w:ascii="標楷體" w:eastAsia="標楷體" w:hAnsi="標楷體" w:hint="eastAsia"/>
                <w:color w:val="000000"/>
              </w:rPr>
              <w:t>不</w:t>
            </w:r>
            <w:r w:rsidR="00A92CDF"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 w:rsidR="00A92CDF">
              <w:rPr>
                <w:rFonts w:ascii="標楷體" w:eastAsia="標楷體" w:hAnsi="標楷體" w:hint="eastAsia"/>
                <w:color w:val="000000"/>
              </w:rPr>
              <w:t>則</w:t>
            </w:r>
            <w:r w:rsidR="00A92CDF"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="00A92CDF" w:rsidRPr="00DF5CD8">
              <w:rPr>
                <w:rFonts w:ascii="標楷體" w:eastAsia="標楷體" w:hAnsi="標楷體"/>
                <w:color w:val="000000"/>
              </w:rPr>
              <w:t xml:space="preserve"> E0001</w:t>
            </w:r>
            <w:r w:rsidR="00A92CDF" w:rsidRPr="00DF5CD8">
              <w:rPr>
                <w:rFonts w:ascii="標楷體" w:eastAsia="標楷體" w:hAnsi="標楷體" w:hint="eastAsia"/>
                <w:color w:val="000000"/>
              </w:rPr>
              <w:t>查詢資料不存在(</w:t>
            </w:r>
            <w:r w:rsidR="00A92CDF" w:rsidRPr="00FF380A">
              <w:rPr>
                <w:rFonts w:ascii="標楷體" w:eastAsia="標楷體" w:hAnsi="標楷體" w:hint="eastAsia"/>
              </w:rPr>
              <w:t>額度主檔</w:t>
            </w:r>
            <w:r w:rsidR="00A92CDF">
              <w:rPr>
                <w:rFonts w:ascii="標楷體" w:eastAsia="標楷體" w:hAnsi="標楷體" w:hint="eastAsia"/>
              </w:rPr>
              <w:t>(XXX)</w:t>
            </w:r>
            <w:r w:rsidR="00A92CDF" w:rsidRPr="00DF5CD8">
              <w:rPr>
                <w:rFonts w:ascii="標楷體" w:eastAsia="標楷體" w:hAnsi="標楷體" w:hint="eastAsia"/>
                <w:color w:val="000000"/>
              </w:rPr>
              <w:t>)</w:t>
            </w:r>
            <w:r w:rsidR="00A92CDF"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5C787E91" w14:textId="3C6EA722" w:rsidR="00C41B77" w:rsidRPr="00293C02" w:rsidRDefault="00A92CDF" w:rsidP="00A92CD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3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.</w:t>
            </w:r>
            <w:r w:rsidR="00C41B77" w:rsidRPr="00293C02">
              <w:rPr>
                <w:rFonts w:ascii="標楷體" w:eastAsia="標楷體" w:hAnsi="標楷體" w:hint="eastAsia"/>
                <w:color w:val="000000"/>
              </w:rPr>
              <w:t>檢核</w:t>
            </w:r>
            <w:r w:rsidR="00C41B77" w:rsidRPr="00C41B77">
              <w:rPr>
                <w:rFonts w:ascii="標楷體" w:eastAsia="標楷體" w:hAnsi="標楷體" w:hint="eastAsia"/>
                <w:color w:val="000000"/>
              </w:rPr>
              <w:t>[特殊客觀減損狀況檔(Ias39Loss)]</w:t>
            </w:r>
            <w:r w:rsidR="00C41B77"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 w:rsidR="00C41B77">
              <w:rPr>
                <w:rFonts w:ascii="標楷體" w:eastAsia="標楷體" w:hAnsi="標楷體" w:hint="eastAsia"/>
                <w:color w:val="000000"/>
              </w:rPr>
              <w:t>該</w:t>
            </w:r>
            <w:r w:rsidR="00C41B77" w:rsidRPr="004E3D96">
              <w:rPr>
                <w:rFonts w:ascii="標楷體" w:eastAsia="標楷體" w:hAnsi="標楷體" w:hint="eastAsia"/>
                <w:color w:val="000000"/>
              </w:rPr>
              <w:t>[戶號(CustNo)]</w:t>
            </w:r>
            <w:r w:rsidR="00C41B77">
              <w:rPr>
                <w:rFonts w:ascii="標楷體" w:eastAsia="標楷體" w:hAnsi="標楷體" w:hint="eastAsia"/>
                <w:color w:val="000000"/>
              </w:rPr>
              <w:t>、</w:t>
            </w:r>
            <w:r w:rsidR="00C41B77" w:rsidRPr="004E3D96">
              <w:rPr>
                <w:rFonts w:ascii="標楷體" w:eastAsia="標楷體" w:hAnsi="標楷體" w:hint="eastAsia"/>
                <w:color w:val="000000"/>
              </w:rPr>
              <w:t>[額度編號(FacmNo)]</w:t>
            </w:r>
            <w:r w:rsidR="00C41B77">
              <w:rPr>
                <w:rFonts w:ascii="標楷體" w:eastAsia="標楷體" w:hAnsi="標楷體" w:hint="eastAsia"/>
                <w:color w:val="000000"/>
              </w:rPr>
              <w:t>、</w:t>
            </w:r>
            <w:r w:rsidR="00C41B77" w:rsidRPr="004E3D96">
              <w:rPr>
                <w:rFonts w:ascii="標楷體" w:eastAsia="標楷體" w:hAnsi="標楷體" w:hint="eastAsia"/>
                <w:color w:val="000000"/>
              </w:rPr>
              <w:t>[發生日期(MarkDate)]</w:t>
            </w:r>
            <w:r w:rsidR="00C41B77"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 w:rsidR="00C41B77">
              <w:rPr>
                <w:rFonts w:ascii="標楷體" w:eastAsia="標楷體" w:hAnsi="標楷體" w:hint="eastAsia"/>
                <w:color w:val="000000"/>
              </w:rPr>
              <w:t>不</w:t>
            </w:r>
            <w:r w:rsidR="00C41B77"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 w:rsidR="00C41B77">
              <w:rPr>
                <w:rFonts w:ascii="標楷體" w:eastAsia="標楷體" w:hAnsi="標楷體" w:hint="eastAsia"/>
                <w:color w:val="000000"/>
              </w:rPr>
              <w:t>則</w:t>
            </w:r>
            <w:r w:rsidR="00C41B77"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="00C41B77" w:rsidRPr="00293C02">
              <w:rPr>
                <w:rFonts w:ascii="標楷體" w:eastAsia="標楷體" w:hAnsi="標楷體"/>
                <w:color w:val="000000"/>
              </w:rPr>
              <w:t>E000</w:t>
            </w:r>
            <w:r w:rsidR="00C41B77">
              <w:rPr>
                <w:rFonts w:ascii="標楷體" w:eastAsia="標楷體" w:hAnsi="標楷體" w:hint="eastAsia"/>
                <w:color w:val="000000"/>
              </w:rPr>
              <w:t>3</w:t>
            </w:r>
            <w:r w:rsidR="00C41B77"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 w:rsidR="00C41B77">
              <w:rPr>
                <w:rFonts w:ascii="標楷體" w:eastAsia="標楷體" w:hAnsi="標楷體" w:hint="eastAsia"/>
                <w:lang w:eastAsia="zh-HK"/>
              </w:rPr>
              <w:t>修改資料不存在</w:t>
            </w:r>
            <w:r w:rsidR="00C41B77">
              <w:rPr>
                <w:rFonts w:ascii="標楷體" w:eastAsia="標楷體" w:hAnsi="標楷體" w:hint="eastAsia"/>
                <w:color w:val="000000"/>
              </w:rPr>
              <w:t>(</w:t>
            </w:r>
            <w:r w:rsidR="00C34479">
              <w:rPr>
                <w:rFonts w:ascii="標楷體" w:eastAsia="標楷體" w:hAnsi="標楷體" w:hint="eastAsia"/>
              </w:rPr>
              <w:t>XXX</w:t>
            </w:r>
            <w:r w:rsidR="00C41B77">
              <w:rPr>
                <w:rFonts w:ascii="標楷體" w:eastAsia="標楷體" w:hAnsi="標楷體" w:hint="eastAsia"/>
                <w:color w:val="000000"/>
              </w:rPr>
              <w:t>)</w:t>
            </w:r>
            <w:r w:rsidR="00C41B77"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159C77BD" w14:textId="77777777" w:rsidR="00C41B77" w:rsidRPr="00293C02" w:rsidRDefault="00C41B77" w:rsidP="00C41B7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597DEB7E" w14:textId="331FAAF5" w:rsidR="00903DF8" w:rsidRDefault="00A92CDF" w:rsidP="00C41B7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 w:rsidR="00C41B77"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 w:rsidR="00C41B77">
              <w:rPr>
                <w:rFonts w:ascii="標楷體" w:eastAsia="標楷體" w:hAnsi="標楷體" w:hint="eastAsia"/>
              </w:rPr>
              <w:t>更新</w:t>
            </w:r>
            <w:r w:rsidR="00C41B77">
              <w:rPr>
                <w:rFonts w:ascii="標楷體" w:eastAsia="標楷體" w:hAnsi="標楷體" w:hint="eastAsia"/>
                <w:lang w:eastAsia="zh-HK"/>
              </w:rPr>
              <w:t>該筆</w:t>
            </w:r>
            <w:r w:rsidR="00C41B77" w:rsidRPr="00A55B20">
              <w:rPr>
                <w:rFonts w:ascii="標楷體" w:eastAsia="標楷體" w:hAnsi="標楷體" w:hint="eastAsia"/>
              </w:rPr>
              <w:t>[特殊客觀減損狀況檔(Ias39Loss)]</w:t>
            </w:r>
            <w:r w:rsidR="00C41B77"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903DF8" w:rsidRPr="00F5236F" w14:paraId="78DE3CAA" w14:textId="77777777" w:rsidTr="003646EA">
        <w:tc>
          <w:tcPr>
            <w:tcW w:w="848" w:type="dxa"/>
          </w:tcPr>
          <w:p w14:paraId="3C7BD72E" w14:textId="77777777" w:rsidR="00903DF8" w:rsidRDefault="00903DF8" w:rsidP="003646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75FAD0A1" w14:textId="77777777" w:rsidR="00903DF8" w:rsidRDefault="00903DF8" w:rsidP="003646EA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3222B749" w14:textId="6B9D6318" w:rsidR="00903DF8" w:rsidRDefault="00903DF8" w:rsidP="003646EA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C41B77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3893D6A6" w14:textId="77777777" w:rsidR="00903DF8" w:rsidRDefault="00903DF8" w:rsidP="00903DF8">
      <w:pPr>
        <w:ind w:left="1440"/>
      </w:pPr>
    </w:p>
    <w:p w14:paraId="1A9E7453" w14:textId="640B417A" w:rsidR="00903DF8" w:rsidRPr="007C1268" w:rsidRDefault="00903DF8" w:rsidP="00903DF8">
      <w:pPr>
        <w:pStyle w:val="a"/>
      </w:pPr>
      <w:r w:rsidRPr="007C1268">
        <w:t>輸入畫面資料說明</w:t>
      </w:r>
      <w:r w:rsidR="00356A46">
        <w:rPr>
          <w:rFonts w:hint="eastAsia"/>
        </w:rPr>
        <w:t>-修改</w:t>
      </w:r>
    </w:p>
    <w:p w14:paraId="4BE15BB5" w14:textId="6074EB04" w:rsidR="00903DF8" w:rsidRDefault="00903DF8" w:rsidP="00903DF8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8456FD" w:rsidRPr="00456B60" w14:paraId="188D01D5" w14:textId="77777777" w:rsidTr="00C533CF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2AC99417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12430C3A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3138C6B1" w14:textId="77777777" w:rsidR="008456FD" w:rsidRPr="00456B60" w:rsidRDefault="008456FD" w:rsidP="00C533CF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6A2B41ED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8456FD" w:rsidRPr="00456B60" w14:paraId="2A5877A1" w14:textId="77777777" w:rsidTr="00C533CF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748C0EF5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3C26D141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38367505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1C340275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124EFA7A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7AEBE818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4733CF63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29A7EDBF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</w:tr>
      <w:tr w:rsidR="008456FD" w:rsidRPr="00456B60" w14:paraId="19ADEE81" w14:textId="77777777" w:rsidTr="00C533CF">
        <w:trPr>
          <w:trHeight w:val="244"/>
          <w:jc w:val="center"/>
        </w:trPr>
        <w:tc>
          <w:tcPr>
            <w:tcW w:w="530" w:type="dxa"/>
          </w:tcPr>
          <w:p w14:paraId="1EF21AA8" w14:textId="77777777" w:rsidR="008456FD" w:rsidRPr="001343EE" w:rsidRDefault="008456FD" w:rsidP="00C533CF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48F5573A" w14:textId="77777777" w:rsidR="008456FD" w:rsidRPr="001343EE" w:rsidRDefault="008456FD" w:rsidP="00C533CF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07202EC1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78AE5E0E" w14:textId="1BF20724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修改</w:t>
            </w:r>
          </w:p>
        </w:tc>
        <w:tc>
          <w:tcPr>
            <w:tcW w:w="1896" w:type="dxa"/>
          </w:tcPr>
          <w:p w14:paraId="545B24EA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7A3F927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89A2654" w14:textId="77777777" w:rsidR="008456FD" w:rsidRPr="00456B60" w:rsidRDefault="008456FD" w:rsidP="00C533C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4CBD6A90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8456FD" w:rsidRPr="00456B60" w14:paraId="04F7B396" w14:textId="77777777" w:rsidTr="00C533CF">
        <w:trPr>
          <w:trHeight w:val="244"/>
          <w:jc w:val="center"/>
        </w:trPr>
        <w:tc>
          <w:tcPr>
            <w:tcW w:w="530" w:type="dxa"/>
          </w:tcPr>
          <w:p w14:paraId="40A39CAF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5FBECCE6" w14:textId="77777777" w:rsidR="008456FD" w:rsidRPr="00456B60" w:rsidRDefault="008456FD" w:rsidP="00C533CF"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</w:t>
            </w:r>
          </w:p>
        </w:tc>
        <w:tc>
          <w:tcPr>
            <w:tcW w:w="783" w:type="dxa"/>
          </w:tcPr>
          <w:p w14:paraId="35C77FE7" w14:textId="4FF2C51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41828D6C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8782D2B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569A8A8" w14:textId="45549EFB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01780D4D" w14:textId="15E79562" w:rsidR="008456FD" w:rsidRPr="00456B60" w:rsidRDefault="000C477D" w:rsidP="000C477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4B3D2D17" w14:textId="69361711" w:rsidR="008456FD" w:rsidRPr="00A60BC3" w:rsidRDefault="008456FD" w:rsidP="000C477D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0C477D">
              <w:rPr>
                <w:rFonts w:ascii="標楷體" w:eastAsia="標楷體" w:hAnsi="標楷體"/>
                <w:color w:val="000000"/>
              </w:rPr>
              <w:t>Ias39Loss.CustNo</w:t>
            </w:r>
          </w:p>
        </w:tc>
      </w:tr>
      <w:tr w:rsidR="008456FD" w:rsidRPr="00456B60" w14:paraId="1A9ED8B8" w14:textId="77777777" w:rsidTr="00C533CF">
        <w:trPr>
          <w:trHeight w:val="244"/>
          <w:jc w:val="center"/>
        </w:trPr>
        <w:tc>
          <w:tcPr>
            <w:tcW w:w="530" w:type="dxa"/>
          </w:tcPr>
          <w:p w14:paraId="2DB12802" w14:textId="77777777" w:rsidR="008456FD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792" w:type="dxa"/>
            <w:gridSpan w:val="7"/>
          </w:tcPr>
          <w:p w14:paraId="1BED977C" w14:textId="77777777" w:rsidR="0006095B" w:rsidRPr="00DF5CD8" w:rsidRDefault="0006095B" w:rsidP="0006095B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DF5CD8">
              <w:rPr>
                <w:rFonts w:ascii="標楷體" w:eastAsia="標楷體" w:hAnsi="標楷體" w:hint="eastAsia"/>
                <w:color w:val="000000"/>
              </w:rPr>
              <w:t>檢</w:t>
            </w:r>
            <w:r>
              <w:rPr>
                <w:rFonts w:ascii="標楷體" w:eastAsia="標楷體" w:hAnsi="標楷體" w:hint="eastAsia"/>
                <w:color w:val="000000"/>
              </w:rPr>
              <w:t>核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戶號,是否存在於</w:t>
            </w:r>
            <w:r w:rsidRPr="00173F3D">
              <w:rPr>
                <w:rFonts w:ascii="標楷體" w:eastAsia="標楷體" w:hAnsi="標楷體" w:hint="eastAsia"/>
                <w:color w:val="000000"/>
              </w:rPr>
              <w:t>[客戶資料主檔(CustMain)]</w:t>
            </w:r>
          </w:p>
          <w:p w14:paraId="04D91E95" w14:textId="77777777" w:rsidR="0006095B" w:rsidRPr="00DF5CD8" w:rsidRDefault="0006095B" w:rsidP="0006095B">
            <w:pPr>
              <w:snapToGrid w:val="0"/>
              <w:ind w:leftChars="103" w:left="485" w:hangingChars="99" w:hanging="238"/>
              <w:rPr>
                <w:rFonts w:ascii="標楷體" w:eastAsia="標楷體" w:hAnsi="標楷體"/>
                <w:color w:val="000000"/>
              </w:rPr>
            </w:pPr>
            <w:r w:rsidRPr="00DF5CD8">
              <w:rPr>
                <w:rFonts w:ascii="標楷體" w:eastAsia="標楷體" w:hAnsi="標楷體" w:hint="eastAsia"/>
                <w:color w:val="000000"/>
              </w:rPr>
              <w:t>(</w:t>
            </w:r>
            <w:r w:rsidRPr="00DF5CD8">
              <w:rPr>
                <w:rFonts w:ascii="標楷體" w:eastAsia="標楷體" w:hAnsi="標楷體"/>
                <w:color w:val="000000"/>
              </w:rPr>
              <w:t>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).不存在時顯示 "</w:t>
            </w:r>
            <w:r w:rsidRPr="00DF5CD8">
              <w:rPr>
                <w:rFonts w:ascii="標楷體" w:eastAsia="標楷體" w:hAnsi="標楷體"/>
                <w:color w:val="000000"/>
              </w:rPr>
              <w:t>E0001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查詢資料不存在(客戶主檔)"</w:t>
            </w:r>
          </w:p>
          <w:p w14:paraId="39DAD15E" w14:textId="1876E5E4" w:rsidR="008456FD" w:rsidRPr="00DF5CD8" w:rsidRDefault="0006095B" w:rsidP="0006095B">
            <w:pPr>
              <w:snapToGrid w:val="0"/>
              <w:ind w:leftChars="103" w:left="485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調出該戶號</w:t>
            </w:r>
            <w:r w:rsidRPr="00173F3D">
              <w:rPr>
                <w:rFonts w:ascii="標楷體" w:eastAsia="標楷體" w:hAnsi="標楷體" w:hint="eastAsia"/>
                <w:color w:val="000000"/>
              </w:rPr>
              <w:t>[戶名/公司名稱(CustMain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Pr="00173F3D">
              <w:rPr>
                <w:rFonts w:ascii="標楷體" w:eastAsia="標楷體" w:hAnsi="標楷體" w:hint="eastAsia"/>
                <w:color w:val="000000"/>
              </w:rPr>
              <w:t>CustName)]</w:t>
            </w:r>
          </w:p>
        </w:tc>
      </w:tr>
      <w:tr w:rsidR="000C477D" w:rsidRPr="00456B60" w14:paraId="73154FA2" w14:textId="77777777" w:rsidTr="00C533CF">
        <w:trPr>
          <w:trHeight w:val="244"/>
          <w:jc w:val="center"/>
        </w:trPr>
        <w:tc>
          <w:tcPr>
            <w:tcW w:w="530" w:type="dxa"/>
          </w:tcPr>
          <w:p w14:paraId="5AECCEF4" w14:textId="77777777" w:rsidR="000C477D" w:rsidRPr="00456B60" w:rsidRDefault="000C477D" w:rsidP="000C477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49CC44C0" w14:textId="77777777" w:rsidR="000C477D" w:rsidRPr="00456B60" w:rsidRDefault="000C477D" w:rsidP="000C477D"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額度</w:t>
            </w:r>
          </w:p>
        </w:tc>
        <w:tc>
          <w:tcPr>
            <w:tcW w:w="783" w:type="dxa"/>
          </w:tcPr>
          <w:p w14:paraId="3C7658FC" w14:textId="7A5005E9" w:rsidR="000C477D" w:rsidRPr="00456B60" w:rsidRDefault="000C477D" w:rsidP="000C477D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23409038" w14:textId="77777777" w:rsidR="000C477D" w:rsidRPr="00456B60" w:rsidRDefault="000C477D" w:rsidP="000C477D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EE9718F" w14:textId="77777777" w:rsidR="000C477D" w:rsidRPr="00456B60" w:rsidRDefault="000C477D" w:rsidP="000C477D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5CB66426" w14:textId="40B80D8C" w:rsidR="000C477D" w:rsidRPr="00456B60" w:rsidRDefault="000C477D" w:rsidP="000C477D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5C2CE08B" w14:textId="603BA6C0" w:rsidR="000C477D" w:rsidRPr="00456B60" w:rsidRDefault="000C477D" w:rsidP="000C477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7D9C5FD4" w14:textId="32FC1D41" w:rsidR="000C477D" w:rsidRPr="007B7D37" w:rsidRDefault="000C477D" w:rsidP="00A86060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64350B">
              <w:rPr>
                <w:rFonts w:ascii="標楷體" w:eastAsia="標楷體" w:hAnsi="標楷體"/>
              </w:rPr>
              <w:t>Ias39Loss.FacmNo</w:t>
            </w:r>
          </w:p>
        </w:tc>
      </w:tr>
      <w:tr w:rsidR="008456FD" w:rsidRPr="00456B60" w14:paraId="7E813F11" w14:textId="77777777" w:rsidTr="00C533CF">
        <w:trPr>
          <w:trHeight w:val="244"/>
          <w:jc w:val="center"/>
        </w:trPr>
        <w:tc>
          <w:tcPr>
            <w:tcW w:w="530" w:type="dxa"/>
          </w:tcPr>
          <w:p w14:paraId="139CF15D" w14:textId="77777777" w:rsidR="008456FD" w:rsidRPr="00456B60" w:rsidRDefault="008456FD" w:rsidP="00C533CF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308" w:type="dxa"/>
          </w:tcPr>
          <w:p w14:paraId="06E44BD7" w14:textId="77777777" w:rsidR="008456FD" w:rsidRPr="00456B60" w:rsidRDefault="008456FD" w:rsidP="00C533CF">
            <w:pPr>
              <w:rPr>
                <w:rFonts w:ascii="標楷體" w:eastAsia="標楷體" w:hAnsi="標楷體"/>
                <w:color w:val="000000"/>
              </w:rPr>
            </w:pPr>
            <w:r w:rsidRPr="004B4285">
              <w:rPr>
                <w:rFonts w:ascii="標楷體" w:eastAsia="標楷體" w:hAnsi="標楷體" w:hint="eastAsia"/>
                <w:color w:val="000000"/>
                <w:lang w:val="x-none"/>
              </w:rPr>
              <w:t>中文姓名</w:t>
            </w:r>
          </w:p>
        </w:tc>
        <w:tc>
          <w:tcPr>
            <w:tcW w:w="783" w:type="dxa"/>
          </w:tcPr>
          <w:p w14:paraId="7F3E1C6B" w14:textId="6AFFAA63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CD5203F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742CF9A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9232210" w14:textId="77777777" w:rsidR="008456FD" w:rsidRPr="00456B60" w:rsidRDefault="008456FD" w:rsidP="00C533CF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23DE6E7F" w14:textId="77777777" w:rsidR="008456FD" w:rsidRPr="00456B60" w:rsidRDefault="008456FD" w:rsidP="00C533C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1F363AFA" w14:textId="623D152C" w:rsidR="008456FD" w:rsidRPr="00456B60" w:rsidRDefault="008456FD" w:rsidP="00C533C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30F1C">
              <w:rPr>
                <w:rFonts w:ascii="標楷體" w:eastAsia="標楷體" w:hAnsi="標楷體"/>
                <w:color w:val="000000"/>
              </w:rPr>
              <w:t>CustMain.CustName</w:t>
            </w:r>
          </w:p>
        </w:tc>
      </w:tr>
      <w:tr w:rsidR="000C477D" w:rsidRPr="00456B60" w14:paraId="4DB70154" w14:textId="77777777" w:rsidTr="00C533CF">
        <w:trPr>
          <w:trHeight w:val="244"/>
          <w:jc w:val="center"/>
        </w:trPr>
        <w:tc>
          <w:tcPr>
            <w:tcW w:w="530" w:type="dxa"/>
          </w:tcPr>
          <w:p w14:paraId="3F5D5C7F" w14:textId="77777777" w:rsidR="000C477D" w:rsidRPr="00456B60" w:rsidRDefault="000C477D" w:rsidP="000C477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308" w:type="dxa"/>
          </w:tcPr>
          <w:p w14:paraId="7BB24E92" w14:textId="77777777" w:rsidR="000C477D" w:rsidRPr="00456B60" w:rsidRDefault="000C477D" w:rsidP="000C477D">
            <w:pPr>
              <w:rPr>
                <w:rFonts w:ascii="標楷體" w:eastAsia="標楷體" w:hAnsi="標楷體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發生日期</w:t>
            </w:r>
          </w:p>
        </w:tc>
        <w:tc>
          <w:tcPr>
            <w:tcW w:w="783" w:type="dxa"/>
          </w:tcPr>
          <w:p w14:paraId="027D4076" w14:textId="6D3883C9" w:rsidR="000C477D" w:rsidRPr="00456B60" w:rsidRDefault="000C477D" w:rsidP="000C477D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1A1EA771" w14:textId="77777777" w:rsidR="000C477D" w:rsidRPr="00456B60" w:rsidRDefault="000C477D" w:rsidP="000C477D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50A52DA" w14:textId="77777777" w:rsidR="000C477D" w:rsidRPr="00456B60" w:rsidRDefault="000C477D" w:rsidP="000C477D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819338A" w14:textId="0123E982" w:rsidR="000C477D" w:rsidRPr="00456B60" w:rsidRDefault="000C477D" w:rsidP="000C477D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9DAED68" w14:textId="7C1CEF79" w:rsidR="000C477D" w:rsidRPr="00456B60" w:rsidRDefault="000C477D" w:rsidP="000C477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795BB18A" w14:textId="4632D409" w:rsidR="000C477D" w:rsidRPr="001B4EDF" w:rsidRDefault="000C477D" w:rsidP="00A86060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 w:rsidRPr="0064350B">
              <w:rPr>
                <w:rFonts w:ascii="標楷體" w:eastAsia="標楷體" w:hAnsi="標楷體"/>
              </w:rPr>
              <w:t>Ias39Loss.MarkDate</w:t>
            </w:r>
          </w:p>
        </w:tc>
      </w:tr>
      <w:tr w:rsidR="008456FD" w:rsidRPr="00456B60" w14:paraId="6D26C321" w14:textId="77777777" w:rsidTr="00C533CF">
        <w:trPr>
          <w:trHeight w:val="244"/>
          <w:jc w:val="center"/>
        </w:trPr>
        <w:tc>
          <w:tcPr>
            <w:tcW w:w="530" w:type="dxa"/>
          </w:tcPr>
          <w:p w14:paraId="00BAD9A6" w14:textId="77777777" w:rsidR="008456FD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792" w:type="dxa"/>
            <w:gridSpan w:val="7"/>
          </w:tcPr>
          <w:p w14:paraId="308ADF68" w14:textId="3C7CBA9B" w:rsidR="007011B0" w:rsidRPr="007011B0" w:rsidRDefault="007011B0" w:rsidP="007011B0">
            <w:pPr>
              <w:snapToGrid w:val="0"/>
              <w:ind w:leftChars="-15" w:left="456" w:hangingChars="205" w:hanging="492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(1).</w:t>
            </w:r>
            <w:r w:rsidRPr="00040F91">
              <w:rPr>
                <w:rFonts w:ascii="標楷體" w:eastAsia="標楷體" w:hAnsi="標楷體" w:hint="eastAsia"/>
              </w:rPr>
              <w:t>依據</w:t>
            </w:r>
            <w:r w:rsidRPr="00083017">
              <w:rPr>
                <w:rFonts w:ascii="標楷體" w:eastAsia="標楷體" w:hAnsi="標楷體" w:hint="eastAsia"/>
              </w:rPr>
              <w:t>[戶號(CustNo)]</w:t>
            </w:r>
            <w:r>
              <w:rPr>
                <w:rFonts w:ascii="標楷體" w:eastAsia="標楷體" w:hAnsi="標楷體" w:hint="eastAsia"/>
              </w:rPr>
              <w:t>、</w:t>
            </w:r>
            <w:r w:rsidRPr="007011B0">
              <w:rPr>
                <w:rFonts w:ascii="標楷體" w:eastAsia="標楷體" w:hAnsi="標楷體" w:hint="eastAsia"/>
              </w:rPr>
              <w:t>[額度編號(FacmNo)]</w:t>
            </w:r>
            <w:r>
              <w:rPr>
                <w:rFonts w:ascii="標楷體" w:eastAsia="標楷體" w:hAnsi="標楷體" w:hint="eastAsia"/>
              </w:rPr>
              <w:t>檢核</w:t>
            </w:r>
            <w:r w:rsidRPr="007011B0">
              <w:rPr>
                <w:rFonts w:ascii="標楷體" w:eastAsia="標楷體" w:hAnsi="標楷體" w:hint="eastAsia"/>
              </w:rPr>
              <w:t>是否存在於</w:t>
            </w:r>
            <w:r w:rsidRPr="00083017">
              <w:rPr>
                <w:rFonts w:ascii="標楷體" w:eastAsia="標楷體" w:hAnsi="標楷體" w:hint="eastAsia"/>
              </w:rPr>
              <w:t>[</w:t>
            </w:r>
            <w:r w:rsidRPr="00FF380A">
              <w:rPr>
                <w:rFonts w:ascii="標楷體" w:eastAsia="標楷體" w:hAnsi="標楷體" w:hint="eastAsia"/>
              </w:rPr>
              <w:t>額度主檔</w:t>
            </w:r>
            <w:r w:rsidRPr="00083017">
              <w:rPr>
                <w:rFonts w:ascii="標楷體" w:eastAsia="標楷體" w:hAnsi="標楷體" w:hint="eastAsia"/>
              </w:rPr>
              <w:t>(</w:t>
            </w:r>
            <w:r w:rsidRPr="00FF380A">
              <w:rPr>
                <w:rFonts w:ascii="標楷體" w:eastAsia="標楷體" w:hAnsi="標楷體"/>
              </w:rPr>
              <w:t>FacMain</w:t>
            </w:r>
            <w:r w:rsidRPr="00083017">
              <w:rPr>
                <w:rFonts w:ascii="標楷體" w:eastAsia="標楷體" w:hAnsi="標楷體" w:hint="eastAsia"/>
              </w:rPr>
              <w:t>)]</w:t>
            </w:r>
            <w:r w:rsidRPr="007011B0">
              <w:rPr>
                <w:rFonts w:ascii="標楷體" w:eastAsia="標楷體" w:hAnsi="標楷體" w:hint="eastAsia"/>
              </w:rPr>
              <w:t>中，若不存在則顯示錯誤訊息 "</w:t>
            </w:r>
            <w:r w:rsidRPr="007011B0">
              <w:rPr>
                <w:rFonts w:ascii="標楷體" w:eastAsia="標楷體" w:hAnsi="標楷體"/>
              </w:rPr>
              <w:t>E0001</w:t>
            </w:r>
            <w:r w:rsidRPr="007011B0">
              <w:rPr>
                <w:rFonts w:ascii="標楷體" w:eastAsia="標楷體" w:hAnsi="標楷體" w:hint="eastAsia"/>
              </w:rPr>
              <w:t>查詢資料不存在(</w:t>
            </w:r>
            <w:r w:rsidRPr="00FF380A">
              <w:rPr>
                <w:rFonts w:ascii="標楷體" w:eastAsia="標楷體" w:hAnsi="標楷體" w:hint="eastAsia"/>
              </w:rPr>
              <w:t>額度主檔</w:t>
            </w:r>
            <w:r w:rsidRPr="007011B0">
              <w:rPr>
                <w:rFonts w:ascii="標楷體" w:eastAsia="標楷體" w:hAnsi="標楷體" w:hint="eastAsia"/>
              </w:rPr>
              <w:t>)"</w:t>
            </w:r>
          </w:p>
          <w:p w14:paraId="0ED1E47C" w14:textId="195B5090" w:rsidR="0006095B" w:rsidRPr="007011B0" w:rsidRDefault="007011B0" w:rsidP="007011B0">
            <w:pPr>
              <w:snapToGrid w:val="0"/>
              <w:ind w:leftChars="-15" w:left="456" w:hangingChars="205" w:hanging="492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2).</w:t>
            </w:r>
            <w:r w:rsidR="0006095B" w:rsidRPr="00040F91">
              <w:rPr>
                <w:rFonts w:ascii="標楷體" w:eastAsia="標楷體" w:hAnsi="標楷體" w:hint="eastAsia"/>
              </w:rPr>
              <w:t>依據</w:t>
            </w:r>
            <w:r w:rsidR="0006095B" w:rsidRPr="00083017">
              <w:rPr>
                <w:rFonts w:ascii="標楷體" w:eastAsia="標楷體" w:hAnsi="標楷體" w:hint="eastAsia"/>
              </w:rPr>
              <w:t>[戶號(CustNo)]</w:t>
            </w:r>
            <w:r w:rsidR="0006095B">
              <w:rPr>
                <w:rFonts w:ascii="標楷體" w:eastAsia="標楷體" w:hAnsi="標楷體" w:hint="eastAsia"/>
              </w:rPr>
              <w:t>、</w:t>
            </w:r>
            <w:r w:rsidR="0006095B" w:rsidRPr="007011B0">
              <w:rPr>
                <w:rFonts w:ascii="標楷體" w:eastAsia="標楷體" w:hAnsi="標楷體" w:hint="eastAsia"/>
              </w:rPr>
              <w:t>[額度編號(FacmNo)]</w:t>
            </w:r>
            <w:r w:rsidR="0006095B">
              <w:rPr>
                <w:rFonts w:ascii="標楷體" w:eastAsia="標楷體" w:hAnsi="標楷體" w:hint="eastAsia"/>
              </w:rPr>
              <w:t>、</w:t>
            </w:r>
            <w:r w:rsidR="0006095B" w:rsidRPr="007011B0">
              <w:rPr>
                <w:rFonts w:ascii="標楷體" w:eastAsia="標楷體" w:hAnsi="標楷體" w:hint="eastAsia"/>
              </w:rPr>
              <w:t>[發生日期(MarkDate)]</w:t>
            </w:r>
            <w:r w:rsidR="0006095B">
              <w:rPr>
                <w:rFonts w:ascii="標楷體" w:eastAsia="標楷體" w:hAnsi="標楷體" w:hint="eastAsia"/>
              </w:rPr>
              <w:t>檢核</w:t>
            </w:r>
            <w:r w:rsidR="0006095B" w:rsidRPr="007011B0">
              <w:rPr>
                <w:rFonts w:ascii="標楷體" w:eastAsia="標楷體" w:hAnsi="標楷體" w:hint="eastAsia"/>
              </w:rPr>
              <w:t>是否存在於</w:t>
            </w:r>
            <w:r w:rsidR="0006095B" w:rsidRPr="00083017">
              <w:rPr>
                <w:rFonts w:ascii="標楷體" w:eastAsia="標楷體" w:hAnsi="標楷體" w:hint="eastAsia"/>
              </w:rPr>
              <w:t>[特殊客觀減損狀況檔(Ias39Loss)]</w:t>
            </w:r>
            <w:r w:rsidR="0006095B" w:rsidRPr="007011B0">
              <w:rPr>
                <w:rFonts w:ascii="標楷體" w:eastAsia="標楷體" w:hAnsi="標楷體" w:hint="eastAsia"/>
              </w:rPr>
              <w:t>中</w:t>
            </w:r>
          </w:p>
          <w:p w14:paraId="0BE3BE9B" w14:textId="1B722ED1" w:rsidR="008456FD" w:rsidRPr="007011B0" w:rsidRDefault="008456FD" w:rsidP="007011B0">
            <w:pPr>
              <w:snapToGrid w:val="0"/>
              <w:ind w:leftChars="190" w:left="694" w:hangingChars="99" w:hanging="238"/>
              <w:rPr>
                <w:rFonts w:ascii="標楷體" w:eastAsia="標楷體" w:hAnsi="標楷體"/>
              </w:rPr>
            </w:pPr>
            <w:r w:rsidRPr="007011B0">
              <w:rPr>
                <w:rFonts w:ascii="標楷體" w:eastAsia="標楷體" w:hAnsi="標楷體" w:hint="eastAsia"/>
              </w:rPr>
              <w:t>(</w:t>
            </w:r>
            <w:r w:rsidR="007011B0">
              <w:rPr>
                <w:rFonts w:ascii="標楷體" w:eastAsia="標楷體" w:hAnsi="標楷體"/>
              </w:rPr>
              <w:t>a</w:t>
            </w:r>
            <w:r w:rsidRPr="007011B0">
              <w:rPr>
                <w:rFonts w:ascii="標楷體" w:eastAsia="標楷體" w:hAnsi="標楷體" w:hint="eastAsia"/>
              </w:rPr>
              <w:t>).若</w:t>
            </w:r>
            <w:r w:rsidR="00450B3D" w:rsidRPr="007011B0">
              <w:rPr>
                <w:rFonts w:ascii="標楷體" w:eastAsia="標楷體" w:hAnsi="標楷體" w:hint="eastAsia"/>
              </w:rPr>
              <w:t>不存</w:t>
            </w:r>
            <w:r w:rsidRPr="007011B0">
              <w:rPr>
                <w:rFonts w:ascii="標楷體" w:eastAsia="標楷體" w:hAnsi="標楷體" w:hint="eastAsia"/>
              </w:rPr>
              <w:t>在則顯示錯誤訊息 "</w:t>
            </w:r>
            <w:r w:rsidRPr="007011B0">
              <w:rPr>
                <w:rFonts w:ascii="標楷體" w:eastAsia="標楷體" w:hAnsi="標楷體"/>
              </w:rPr>
              <w:t>E000</w:t>
            </w:r>
            <w:r w:rsidR="00CB3F37" w:rsidRPr="007011B0">
              <w:rPr>
                <w:rFonts w:ascii="標楷體" w:eastAsia="標楷體" w:hAnsi="標楷體" w:hint="eastAsia"/>
              </w:rPr>
              <w:t>3修改</w:t>
            </w:r>
            <w:r w:rsidRPr="007011B0">
              <w:rPr>
                <w:rFonts w:ascii="標楷體" w:eastAsia="標楷體" w:hAnsi="標楷體" w:hint="eastAsia"/>
              </w:rPr>
              <w:t>資料</w:t>
            </w:r>
            <w:r w:rsidR="00CB3F37" w:rsidRPr="007011B0">
              <w:rPr>
                <w:rFonts w:ascii="標楷體" w:eastAsia="標楷體" w:hAnsi="標楷體" w:hint="eastAsia"/>
              </w:rPr>
              <w:t>不</w:t>
            </w:r>
            <w:r w:rsidRPr="007011B0">
              <w:rPr>
                <w:rFonts w:ascii="標楷體" w:eastAsia="標楷體" w:hAnsi="標楷體" w:hint="eastAsia"/>
              </w:rPr>
              <w:t>存在(特殊客觀減損狀況檔)"</w:t>
            </w:r>
          </w:p>
          <w:p w14:paraId="751CCE64" w14:textId="052537A9" w:rsidR="00CB3F37" w:rsidRPr="007011B0" w:rsidRDefault="00CB3F37" w:rsidP="007011B0">
            <w:pPr>
              <w:snapToGrid w:val="0"/>
              <w:ind w:leftChars="190" w:left="694" w:hangingChars="99" w:hanging="238"/>
              <w:rPr>
                <w:rFonts w:ascii="標楷體" w:eastAsia="標楷體" w:hAnsi="標楷體"/>
              </w:rPr>
            </w:pPr>
            <w:r w:rsidRPr="007011B0">
              <w:rPr>
                <w:rFonts w:ascii="標楷體" w:eastAsia="標楷體" w:hAnsi="標楷體" w:hint="eastAsia"/>
              </w:rPr>
              <w:t>(</w:t>
            </w:r>
            <w:r w:rsidR="007011B0">
              <w:rPr>
                <w:rFonts w:ascii="標楷體" w:eastAsia="標楷體" w:hAnsi="標楷體"/>
              </w:rPr>
              <w:t>b</w:t>
            </w:r>
            <w:r w:rsidRPr="007011B0">
              <w:rPr>
                <w:rFonts w:ascii="標楷體" w:eastAsia="標楷體" w:hAnsi="標楷體" w:hint="eastAsia"/>
              </w:rPr>
              <w:t>)</w:t>
            </w:r>
            <w:r w:rsidRPr="007011B0">
              <w:rPr>
                <w:rFonts w:ascii="標楷體" w:eastAsia="標楷體" w:hAnsi="標楷體"/>
              </w:rPr>
              <w:t>.</w:t>
            </w:r>
            <w:r w:rsidRPr="007011B0">
              <w:rPr>
                <w:rFonts w:ascii="標楷體" w:eastAsia="標楷體" w:hAnsi="標楷體" w:hint="eastAsia"/>
              </w:rPr>
              <w:t>調出該筆</w:t>
            </w:r>
            <w:r w:rsidR="0006095B" w:rsidRPr="00083017">
              <w:rPr>
                <w:rFonts w:ascii="標楷體" w:eastAsia="標楷體" w:hAnsi="標楷體" w:hint="eastAsia"/>
              </w:rPr>
              <w:t>[特殊客觀減損狀況檔(Ias39Loss)]</w:t>
            </w:r>
            <w:r w:rsidRPr="007011B0">
              <w:rPr>
                <w:rFonts w:ascii="標楷體" w:eastAsia="標楷體" w:hAnsi="標楷體" w:hint="eastAsia"/>
              </w:rPr>
              <w:t>資料</w:t>
            </w:r>
          </w:p>
        </w:tc>
      </w:tr>
      <w:tr w:rsidR="008456FD" w:rsidRPr="00456B60" w14:paraId="092F1B33" w14:textId="77777777" w:rsidTr="00C533CF">
        <w:trPr>
          <w:trHeight w:val="244"/>
          <w:jc w:val="center"/>
        </w:trPr>
        <w:tc>
          <w:tcPr>
            <w:tcW w:w="530" w:type="dxa"/>
          </w:tcPr>
          <w:p w14:paraId="0318C7B2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308" w:type="dxa"/>
          </w:tcPr>
          <w:p w14:paraId="68B1B122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</w:p>
        </w:tc>
        <w:tc>
          <w:tcPr>
            <w:tcW w:w="783" w:type="dxa"/>
          </w:tcPr>
          <w:p w14:paraId="03E54B69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904" w:type="dxa"/>
          </w:tcPr>
          <w:p w14:paraId="0E8AAE66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9513BD2" w14:textId="77777777" w:rsidR="008456FD" w:rsidRDefault="008456FD" w:rsidP="00C533C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/>
                <w:color w:val="000000"/>
                <w:lang w:val="x-none" w:eastAsia="x-none"/>
              </w:rPr>
              <w:t>01</w:t>
            </w:r>
            <w:r w:rsidRPr="003F1A53">
              <w:rPr>
                <w:rFonts w:ascii="標楷體" w:eastAsia="標楷體" w:hAnsi="標楷體" w:hint="eastAsia"/>
                <w:color w:val="000000"/>
                <w:lang w:val="x-none" w:eastAsia="x-none"/>
              </w:rPr>
              <w:t>:</w:t>
            </w:r>
            <w:r w:rsidRPr="00AF3E1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個別評估</w:t>
            </w:r>
          </w:p>
          <w:p w14:paraId="3C70CD0B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color w:val="000000"/>
                <w:lang w:val="x-none" w:eastAsia="x-none"/>
              </w:rPr>
              <w:t>99</w:t>
            </w:r>
            <w:r w:rsidRPr="003F1A53">
              <w:rPr>
                <w:rFonts w:ascii="標楷體" w:eastAsia="標楷體" w:hAnsi="標楷體" w:hint="eastAsia"/>
                <w:color w:val="000000"/>
                <w:lang w:val="x-none" w:eastAsia="x-none"/>
              </w:rPr>
              <w:t>:</w:t>
            </w:r>
            <w:r w:rsidRPr="00AF3E1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其他</w:t>
            </w:r>
          </w:p>
        </w:tc>
        <w:tc>
          <w:tcPr>
            <w:tcW w:w="811" w:type="dxa"/>
          </w:tcPr>
          <w:p w14:paraId="4E76EC3F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43521124" w14:textId="77777777" w:rsidR="008456FD" w:rsidRPr="00456B60" w:rsidRDefault="008456FD" w:rsidP="00C533CF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68E421E9" w14:textId="7AB8A581" w:rsidR="00833A39" w:rsidRPr="007B7D37" w:rsidRDefault="00833A39" w:rsidP="00833A3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，可以修改</w:t>
            </w:r>
          </w:p>
          <w:p w14:paraId="49C6396B" w14:textId="23A3F2C7" w:rsidR="008456FD" w:rsidRDefault="00833A39" w:rsidP="00C533C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  <w:r w:rsidR="008456FD" w:rsidRPr="00741EB9">
              <w:rPr>
                <w:rFonts w:ascii="標楷體" w:eastAsia="標楷體" w:hAnsi="標楷體" w:hint="eastAsia"/>
                <w:color w:val="000000"/>
              </w:rPr>
              <w:t>.</w:t>
            </w:r>
            <w:r w:rsidR="008456FD" w:rsidRPr="00456B60">
              <w:rPr>
                <w:rFonts w:ascii="標楷體" w:eastAsia="標楷體" w:hAnsi="標楷體" w:hint="eastAsia"/>
                <w:color w:val="000000"/>
              </w:rPr>
              <w:t>必須輸入</w:t>
            </w:r>
            <w:r w:rsidR="008456FD">
              <w:rPr>
                <w:rFonts w:ascii="標楷體" w:eastAsia="標楷體" w:hAnsi="標楷體" w:hint="eastAsia"/>
                <w:color w:val="000000"/>
              </w:rPr>
              <w:t>代碼</w:t>
            </w:r>
            <w:r w:rsidR="009114D1">
              <w:rPr>
                <w:rFonts w:ascii="標楷體" w:eastAsia="標楷體" w:hAnsi="標楷體" w:hint="eastAsia"/>
                <w:color w:val="000000"/>
              </w:rPr>
              <w:t>，</w:t>
            </w:r>
            <w:r w:rsidR="008456FD" w:rsidRPr="00456B60">
              <w:rPr>
                <w:rFonts w:ascii="標楷體" w:eastAsia="標楷體" w:hAnsi="標楷體" w:hint="eastAsia"/>
                <w:color w:val="000000"/>
              </w:rPr>
              <w:t>檢核條件：</w:t>
            </w:r>
            <w:r w:rsidR="008456FD"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 w:rsidR="008456FD">
              <w:rPr>
                <w:rFonts w:ascii="標楷體" w:eastAsia="標楷體" w:hAnsi="標楷體" w:hint="eastAsia"/>
                <w:color w:val="000000"/>
              </w:rPr>
              <w:t>/</w:t>
            </w:r>
            <w:r w:rsidR="008456FD" w:rsidRPr="00091624">
              <w:rPr>
                <w:rFonts w:ascii="標楷體" w:eastAsia="標楷體" w:hAnsi="標楷體"/>
                <w:color w:val="000000"/>
              </w:rPr>
              <w:t>V(H</w:t>
            </w:r>
            <w:r w:rsidR="008456FD"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549592D7" w14:textId="088D0851" w:rsidR="008456FD" w:rsidRPr="007B7D37" w:rsidRDefault="009114D1" w:rsidP="00C533C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3</w:t>
            </w:r>
            <w:r w:rsidR="008456FD">
              <w:rPr>
                <w:rFonts w:ascii="標楷體" w:eastAsia="標楷體" w:hAnsi="標楷體" w:hint="eastAsia"/>
                <w:color w:val="000000"/>
              </w:rPr>
              <w:t>.</w:t>
            </w:r>
            <w:r w:rsidR="008456FD" w:rsidRPr="0064350B">
              <w:rPr>
                <w:rFonts w:ascii="標楷體" w:eastAsia="標楷體" w:hAnsi="標楷體"/>
              </w:rPr>
              <w:t>Ias39Loss.MarkCode</w:t>
            </w:r>
          </w:p>
        </w:tc>
      </w:tr>
      <w:tr w:rsidR="008456FD" w:rsidRPr="00456B60" w14:paraId="1FF0CA99" w14:textId="77777777" w:rsidTr="00C533CF">
        <w:trPr>
          <w:trHeight w:val="244"/>
          <w:jc w:val="center"/>
        </w:trPr>
        <w:tc>
          <w:tcPr>
            <w:tcW w:w="530" w:type="dxa"/>
          </w:tcPr>
          <w:p w14:paraId="6F3325E0" w14:textId="77777777" w:rsidR="008456FD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184104FA" w14:textId="77777777" w:rsidR="008456FD" w:rsidRPr="00E86426" w:rsidRDefault="008456FD" w:rsidP="00C533C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64350B">
              <w:rPr>
                <w:rFonts w:ascii="標楷體" w:eastAsia="標楷體" w:hAnsi="標楷體" w:hint="eastAsia"/>
              </w:rPr>
              <w:t>註記碼說明</w:t>
            </w:r>
          </w:p>
        </w:tc>
        <w:tc>
          <w:tcPr>
            <w:tcW w:w="783" w:type="dxa"/>
          </w:tcPr>
          <w:p w14:paraId="1168B561" w14:textId="2B730183" w:rsidR="008456FD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7902F372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14258E0" w14:textId="77777777" w:rsidR="008456FD" w:rsidRPr="00091624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6958319C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7741C44" w14:textId="77777777" w:rsidR="008456FD" w:rsidRPr="00456B60" w:rsidRDefault="008456FD" w:rsidP="00C533C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0FD04A3B" w14:textId="77777777" w:rsidR="0006095B" w:rsidRDefault="0006095B" w:rsidP="0006095B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47BB7">
              <w:rPr>
                <w:rFonts w:ascii="標楷體" w:eastAsia="標楷體" w:hAnsi="標楷體" w:hint="eastAsia"/>
              </w:rPr>
              <w:t>自動顯示</w:t>
            </w:r>
            <w:r>
              <w:rPr>
                <w:rFonts w:ascii="標楷體" w:eastAsia="標楷體" w:hAnsi="標楷體" w:hint="eastAsia"/>
              </w:rPr>
              <w:t>「</w:t>
            </w: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」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說明/</w:t>
            </w:r>
            <w:r w:rsidRPr="008E6404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  <w:p w14:paraId="471F89A8" w14:textId="44BC711B" w:rsidR="008456FD" w:rsidRPr="005704F4" w:rsidRDefault="0006095B" w:rsidP="0006095B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/>
                <w:color w:val="000000"/>
              </w:rPr>
              <w:t>2</w:t>
            </w:r>
            <w:r>
              <w:rPr>
                <w:rFonts w:ascii="標楷體" w:eastAsia="標楷體" w:hAnsi="標楷體" w:hint="eastAsia"/>
                <w:color w:val="000000"/>
              </w:rPr>
              <w:t>.</w:t>
            </w:r>
            <w:r w:rsidRPr="0064350B">
              <w:rPr>
                <w:rFonts w:ascii="標楷體" w:eastAsia="標楷體" w:hAnsi="標楷體"/>
              </w:rPr>
              <w:t>Ias39Loss.MarkCode</w:t>
            </w:r>
            <w:r>
              <w:rPr>
                <w:rFonts w:ascii="標楷體" w:eastAsia="標楷體" w:hAnsi="標楷體"/>
              </w:rPr>
              <w:t>Desc</w:t>
            </w:r>
          </w:p>
        </w:tc>
      </w:tr>
      <w:tr w:rsidR="008456FD" w:rsidRPr="00456B60" w14:paraId="7649B974" w14:textId="77777777" w:rsidTr="00C533CF">
        <w:trPr>
          <w:trHeight w:val="244"/>
          <w:jc w:val="center"/>
        </w:trPr>
        <w:tc>
          <w:tcPr>
            <w:tcW w:w="530" w:type="dxa"/>
          </w:tcPr>
          <w:p w14:paraId="73991DE1" w14:textId="77777777" w:rsidR="008456FD" w:rsidRDefault="008456FD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1308" w:type="dxa"/>
          </w:tcPr>
          <w:p w14:paraId="541C39D2" w14:textId="77777777" w:rsidR="008456FD" w:rsidRPr="00B12444" w:rsidRDefault="008456FD" w:rsidP="00C533C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起始日期</w:t>
            </w:r>
          </w:p>
        </w:tc>
        <w:tc>
          <w:tcPr>
            <w:tcW w:w="783" w:type="dxa"/>
          </w:tcPr>
          <w:p w14:paraId="59E31B82" w14:textId="77777777" w:rsidR="008456FD" w:rsidRDefault="008456FD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904" w:type="dxa"/>
          </w:tcPr>
          <w:p w14:paraId="78A32B7B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6C8050C" w14:textId="3090CD2F" w:rsidR="008456FD" w:rsidRPr="00091624" w:rsidRDefault="00F63CB8" w:rsidP="00C533CF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62765E78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72131BE0" w14:textId="77777777" w:rsidR="008456FD" w:rsidRPr="00456B60" w:rsidRDefault="008456FD" w:rsidP="00C533C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00625759" w14:textId="07B5C8B1" w:rsidR="00833A39" w:rsidRPr="007B7D37" w:rsidRDefault="00833A39" w:rsidP="00833A3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，可以修改</w:t>
            </w:r>
          </w:p>
          <w:p w14:paraId="62214AFF" w14:textId="0D2C4010" w:rsidR="008456FD" w:rsidRDefault="00833A39" w:rsidP="00833A3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  <w:r w:rsidRPr="00741EB9">
              <w:rPr>
                <w:rFonts w:ascii="標楷體" w:eastAsia="標楷體" w:hAnsi="標楷體" w:hint="eastAsia"/>
                <w:color w:val="000000"/>
              </w:rPr>
              <w:t>.</w:t>
            </w:r>
            <w:r w:rsidR="008456FD">
              <w:rPr>
                <w:rFonts w:ascii="標楷體" w:eastAsia="標楷體" w:hAnsi="標楷體" w:hint="eastAsia"/>
                <w:color w:val="000000"/>
              </w:rPr>
              <w:t>必須輸入日期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="008456FD" w:rsidRPr="00A60BC3">
              <w:rPr>
                <w:rFonts w:ascii="標楷體" w:eastAsia="標楷體" w:hAnsi="標楷體" w:hint="eastAsia"/>
                <w:color w:val="000000"/>
              </w:rPr>
              <w:t>：</w:t>
            </w:r>
          </w:p>
          <w:p w14:paraId="324704C2" w14:textId="30A40F13" w:rsidR="008456FD" w:rsidRDefault="008456FD" w:rsidP="00C533CF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lastRenderedPageBreak/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不可為空白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698E646F" w14:textId="77777777" w:rsidR="008456FD" w:rsidRPr="00D0161E" w:rsidRDefault="008456FD" w:rsidP="00C533CF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16AFEDFD" w14:textId="586A4FED" w:rsidR="008456FD" w:rsidRPr="00741EB9" w:rsidRDefault="00833A39" w:rsidP="00C533C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</w:rPr>
              <w:t>3</w:t>
            </w:r>
            <w:r w:rsidR="008456FD" w:rsidRPr="0064350B">
              <w:rPr>
                <w:rFonts w:ascii="標楷體" w:eastAsia="標楷體" w:hAnsi="標楷體"/>
              </w:rPr>
              <w:t>.Ias39Loss.StartDate</w:t>
            </w:r>
          </w:p>
        </w:tc>
      </w:tr>
      <w:tr w:rsidR="008456FD" w:rsidRPr="00456B60" w14:paraId="727734EF" w14:textId="77777777" w:rsidTr="00C533CF">
        <w:trPr>
          <w:trHeight w:val="244"/>
          <w:jc w:val="center"/>
        </w:trPr>
        <w:tc>
          <w:tcPr>
            <w:tcW w:w="530" w:type="dxa"/>
          </w:tcPr>
          <w:p w14:paraId="055CA057" w14:textId="77777777" w:rsidR="008456FD" w:rsidRDefault="008456FD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8</w:t>
            </w:r>
          </w:p>
        </w:tc>
        <w:tc>
          <w:tcPr>
            <w:tcW w:w="1308" w:type="dxa"/>
          </w:tcPr>
          <w:p w14:paraId="4D7FCD32" w14:textId="77777777" w:rsidR="008456FD" w:rsidRPr="00B12444" w:rsidRDefault="008456FD" w:rsidP="00C533C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終止日期</w:t>
            </w:r>
          </w:p>
        </w:tc>
        <w:tc>
          <w:tcPr>
            <w:tcW w:w="783" w:type="dxa"/>
          </w:tcPr>
          <w:p w14:paraId="3AEFDBB8" w14:textId="77777777" w:rsidR="008456FD" w:rsidRDefault="008456FD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1ECCF28B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7818A06" w14:textId="0E764DD1" w:rsidR="008456FD" w:rsidRPr="00091624" w:rsidRDefault="00F63CB8" w:rsidP="00C533CF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7F98E59D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27ADA548" w14:textId="77777777" w:rsidR="008456FD" w:rsidRDefault="008456FD" w:rsidP="00C533C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72D3933D" w14:textId="44EF04B7" w:rsidR="00833A39" w:rsidRPr="007B7D37" w:rsidRDefault="00833A39" w:rsidP="00833A3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，可以修改</w:t>
            </w:r>
          </w:p>
          <w:p w14:paraId="0961834C" w14:textId="290DF17E" w:rsidR="00A70467" w:rsidRDefault="00A70467" w:rsidP="00A7046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2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必須輸入日期，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7CF6A577" w14:textId="77777777" w:rsidR="00A70467" w:rsidRDefault="00A70467" w:rsidP="00A70467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不可為空白/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1D36C28A" w14:textId="77777777" w:rsidR="00A70467" w:rsidRDefault="00A70467" w:rsidP="00A70467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58D1E8CB" w14:textId="41839467" w:rsidR="00A70467" w:rsidRPr="00D0161E" w:rsidRDefault="00A70467" w:rsidP="00A7046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3.</w:t>
            </w:r>
            <w:r>
              <w:rPr>
                <w:rFonts w:ascii="標楷體" w:eastAsia="標楷體" w:hAnsi="標楷體" w:hint="eastAsia"/>
                <w:color w:val="000000"/>
              </w:rPr>
              <w:t>檢核：若[</w:t>
            </w:r>
            <w:r w:rsidRPr="00B046EC">
              <w:rPr>
                <w:rFonts w:ascii="標楷體" w:eastAsia="標楷體" w:hAnsi="標楷體" w:hint="eastAsia"/>
                <w:color w:val="000000"/>
              </w:rPr>
              <w:t>終止日期] &lt; [起始日期]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，顯示錯誤訊息 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"</w:t>
            </w:r>
            <w:r w:rsidRPr="00737E2C">
              <w:rPr>
                <w:rFonts w:ascii="標楷體" w:eastAsia="標楷體" w:hAnsi="標楷體" w:hint="eastAsia"/>
                <w:color w:val="000000"/>
              </w:rPr>
              <w:t>終止日期不可小於起始日期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"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737E2C">
              <w:rPr>
                <w:rFonts w:ascii="標楷體" w:eastAsia="標楷體" w:hAnsi="標楷體" w:hint="eastAsia"/>
                <w:color w:val="000000"/>
              </w:rPr>
              <w:t>V(P)</w:t>
            </w:r>
          </w:p>
          <w:p w14:paraId="6323E0E2" w14:textId="36F97816" w:rsidR="008456FD" w:rsidRDefault="00A70467" w:rsidP="00C533CF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  <w:r w:rsidR="008456FD" w:rsidRPr="0064350B">
              <w:rPr>
                <w:rFonts w:ascii="標楷體" w:eastAsia="標楷體" w:hAnsi="標楷體"/>
              </w:rPr>
              <w:t>.Ias39Loss.</w:t>
            </w:r>
            <w:r w:rsidR="008456FD">
              <w:rPr>
                <w:rFonts w:ascii="標楷體" w:eastAsia="標楷體" w:hAnsi="標楷體"/>
              </w:rPr>
              <w:t>End</w:t>
            </w:r>
            <w:r w:rsidR="008456FD" w:rsidRPr="0064350B">
              <w:rPr>
                <w:rFonts w:ascii="標楷體" w:eastAsia="標楷體" w:hAnsi="標楷體"/>
              </w:rPr>
              <w:t>Date</w:t>
            </w:r>
          </w:p>
        </w:tc>
      </w:tr>
    </w:tbl>
    <w:p w14:paraId="1A7F370A" w14:textId="77777777" w:rsidR="00903DF8" w:rsidRDefault="00903DF8" w:rsidP="00903DF8">
      <w:pPr>
        <w:ind w:left="1440"/>
      </w:pPr>
    </w:p>
    <w:p w14:paraId="1D6F4903" w14:textId="735A8A5C" w:rsidR="00903DF8" w:rsidRPr="007C1268" w:rsidRDefault="00903DF8" w:rsidP="00903DF8">
      <w:pPr>
        <w:pStyle w:val="a"/>
      </w:pPr>
      <w:r w:rsidRPr="007C1268">
        <w:t>輸</w:t>
      </w:r>
      <w:r>
        <w:rPr>
          <w:rFonts w:hint="eastAsia"/>
        </w:rPr>
        <w:t>出</w:t>
      </w:r>
      <w:r w:rsidRPr="007C1268">
        <w:t>畫面</w:t>
      </w:r>
      <w:r w:rsidR="00356A46">
        <w:rPr>
          <w:rFonts w:hint="eastAsia"/>
        </w:rPr>
        <w:t>-修改</w:t>
      </w:r>
    </w:p>
    <w:p w14:paraId="1ECCEB9C" w14:textId="275C1E5A" w:rsidR="00903DF8" w:rsidRPr="005D3193" w:rsidRDefault="003902C3" w:rsidP="00903DF8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405393E" wp14:editId="59213AD4">
            <wp:extent cx="6479540" cy="1616075"/>
            <wp:effectExtent l="0" t="0" r="0" b="317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1AEB" w14:textId="77777777" w:rsidR="00C467BE" w:rsidRDefault="00C467BE" w:rsidP="00C467BE">
      <w:pPr>
        <w:pStyle w:val="a"/>
        <w:numPr>
          <w:ilvl w:val="0"/>
          <w:numId w:val="0"/>
        </w:numPr>
        <w:ind w:left="1614"/>
      </w:pPr>
    </w:p>
    <w:p w14:paraId="45DCD6A7" w14:textId="5E41040D" w:rsidR="00C467BE" w:rsidRDefault="00356A46" w:rsidP="00C467BE">
      <w:pPr>
        <w:pStyle w:val="a"/>
      </w:pPr>
      <w:r>
        <w:t>UI畫面-</w:t>
      </w:r>
      <w:r w:rsidR="00C467BE">
        <w:rPr>
          <w:rFonts w:hint="eastAsia"/>
        </w:rPr>
        <w:t>刪除</w:t>
      </w:r>
    </w:p>
    <w:p w14:paraId="44239C56" w14:textId="3F588AC5" w:rsidR="00C467BE" w:rsidRDefault="00341009" w:rsidP="00C467BE">
      <w:r>
        <w:rPr>
          <w:noProof/>
        </w:rPr>
        <w:drawing>
          <wp:inline distT="0" distB="0" distL="0" distR="0" wp14:anchorId="42D08A06" wp14:editId="00AE7D2B">
            <wp:extent cx="6479540" cy="1192530"/>
            <wp:effectExtent l="0" t="0" r="0" b="762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56A7" w14:textId="77777777" w:rsidR="00C467BE" w:rsidRDefault="00C467BE" w:rsidP="00C467BE">
      <w:pPr>
        <w:ind w:left="1440"/>
      </w:pPr>
    </w:p>
    <w:p w14:paraId="70D5FC1D" w14:textId="62B66932" w:rsidR="00C467BE" w:rsidRPr="009C6A42" w:rsidRDefault="00C467BE" w:rsidP="00C467BE">
      <w:pPr>
        <w:pStyle w:val="a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 w:rsidR="00FF1A80">
        <w:rPr>
          <w:rFonts w:hint="eastAsia"/>
        </w:rPr>
        <w:t>-刪除</w:t>
      </w:r>
    </w:p>
    <w:p w14:paraId="5C35CE42" w14:textId="77777777" w:rsidR="00C467BE" w:rsidRDefault="00C467BE" w:rsidP="00C467BE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C467BE" w:rsidRPr="00F5236F" w14:paraId="044C0582" w14:textId="77777777" w:rsidTr="003646EA">
        <w:tc>
          <w:tcPr>
            <w:tcW w:w="848" w:type="dxa"/>
            <w:shd w:val="clear" w:color="auto" w:fill="D9D9D9" w:themeFill="background1" w:themeFillShade="D9"/>
          </w:tcPr>
          <w:p w14:paraId="17369F35" w14:textId="77777777" w:rsidR="00C467BE" w:rsidRPr="00F5236F" w:rsidRDefault="00C467BE" w:rsidP="003646EA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258676F1" w14:textId="77777777" w:rsidR="00C467BE" w:rsidRPr="00F5236F" w:rsidRDefault="00C467BE" w:rsidP="003646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328DC85A" w14:textId="77777777" w:rsidR="00C467BE" w:rsidRPr="00F5236F" w:rsidRDefault="00C467BE" w:rsidP="003646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C467BE" w:rsidRPr="00F5236F" w14:paraId="1A7737CA" w14:textId="77777777" w:rsidTr="003646EA">
        <w:tc>
          <w:tcPr>
            <w:tcW w:w="848" w:type="dxa"/>
          </w:tcPr>
          <w:p w14:paraId="737BF369" w14:textId="77777777" w:rsidR="00C467BE" w:rsidRPr="00F5236F" w:rsidRDefault="00C467BE" w:rsidP="003646E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75360345" w14:textId="4719603B" w:rsidR="00C467BE" w:rsidRDefault="000B4513" w:rsidP="003646E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刪除</w:t>
            </w:r>
          </w:p>
        </w:tc>
        <w:tc>
          <w:tcPr>
            <w:tcW w:w="7229" w:type="dxa"/>
          </w:tcPr>
          <w:p w14:paraId="34285F49" w14:textId="42A3EBAD" w:rsidR="00C467BE" w:rsidRPr="00D67AF4" w:rsidRDefault="00C467BE" w:rsidP="003646EA">
            <w:pPr>
              <w:rPr>
                <w:rFonts w:ascii="標楷體" w:eastAsia="標楷體" w:hAnsi="標楷體"/>
                <w:lang w:eastAsia="zh-HK"/>
              </w:rPr>
            </w:pPr>
            <w:r w:rsidRPr="00D67AF4">
              <w:rPr>
                <w:rFonts w:ascii="標楷體" w:eastAsia="標楷體" w:hAnsi="標楷體" w:hint="eastAsia"/>
                <w:lang w:eastAsia="zh-HK"/>
              </w:rPr>
              <w:t>1.【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>
              <w:rPr>
                <w:rFonts w:ascii="標楷體" w:eastAsia="標楷體" w:hAnsi="標楷體" w:hint="eastAsia"/>
              </w:rPr>
              <w:t>7904</w:t>
            </w:r>
            <w:r w:rsidRPr="005179EE">
              <w:rPr>
                <w:rFonts w:ascii="標楷體" w:eastAsia="標楷體" w:hAnsi="標楷體" w:hint="eastAsia"/>
              </w:rPr>
              <w:t>特殊客觀減損狀況</w:t>
            </w:r>
            <w:r w:rsidRPr="004D7A88">
              <w:rPr>
                <w:rFonts w:ascii="標楷體" w:eastAsia="標楷體" w:hAnsi="標楷體" w:hint="eastAsia"/>
              </w:rPr>
              <w:t>查詢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】</w:t>
            </w:r>
            <w:r w:rsidRPr="00D67AF4">
              <w:rPr>
                <w:rFonts w:ascii="標楷體" w:eastAsia="標楷體" w:hAnsi="標楷體"/>
                <w:lang w:eastAsia="zh-HK"/>
              </w:rPr>
              <w:t>功能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點「</w:t>
            </w:r>
            <w:r w:rsidR="000B4513">
              <w:rPr>
                <w:rFonts w:ascii="標楷體" w:eastAsia="標楷體" w:hAnsi="標楷體" w:hint="eastAsia"/>
                <w:lang w:eastAsia="zh-HK"/>
              </w:rPr>
              <w:t>刪除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D67AF4">
              <w:rPr>
                <w:rFonts w:ascii="標楷體" w:eastAsia="標楷體" w:hAnsi="標楷體"/>
                <w:lang w:eastAsia="zh-HK"/>
              </w:rPr>
              <w:t>時顯示</w:t>
            </w:r>
          </w:p>
          <w:p w14:paraId="72408A1F" w14:textId="77777777" w:rsidR="002F5482" w:rsidRPr="00651325" w:rsidRDefault="002F5482" w:rsidP="002F548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0FFAD3E" w14:textId="7DE7237D" w:rsidR="002F5482" w:rsidRPr="00293C02" w:rsidRDefault="002F5482" w:rsidP="002F5482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</w:t>
            </w:r>
            <w:r w:rsidRPr="002F5482">
              <w:rPr>
                <w:rFonts w:ascii="標楷體" w:eastAsia="標楷體" w:hAnsi="標楷體" w:hint="eastAsia"/>
                <w:color w:val="000000"/>
              </w:rPr>
              <w:t>[特殊客觀減損狀況檔(Ias39Loss)]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 w:rsidR="002016E9">
              <w:rPr>
                <w:rFonts w:ascii="標楷體" w:eastAsia="標楷體" w:hAnsi="標楷體" w:hint="eastAsia"/>
                <w:color w:val="000000"/>
              </w:rPr>
              <w:t>該</w:t>
            </w:r>
            <w:r w:rsidR="002016E9" w:rsidRPr="004E3D96">
              <w:rPr>
                <w:rFonts w:ascii="標楷體" w:eastAsia="標楷體" w:hAnsi="標楷體" w:hint="eastAsia"/>
                <w:color w:val="000000"/>
              </w:rPr>
              <w:t>[戶號(CustNo)]</w:t>
            </w:r>
            <w:r w:rsidR="002016E9">
              <w:rPr>
                <w:rFonts w:ascii="標楷體" w:eastAsia="標楷體" w:hAnsi="標楷體" w:hint="eastAsia"/>
                <w:color w:val="000000"/>
              </w:rPr>
              <w:t>、</w:t>
            </w:r>
            <w:r w:rsidR="002016E9" w:rsidRPr="004E3D96">
              <w:rPr>
                <w:rFonts w:ascii="標楷體" w:eastAsia="標楷體" w:hAnsi="標楷體" w:hint="eastAsia"/>
                <w:color w:val="000000"/>
              </w:rPr>
              <w:t>[額度編號(FacmNo)]</w:t>
            </w:r>
            <w:r w:rsidR="002016E9">
              <w:rPr>
                <w:rFonts w:ascii="標楷體" w:eastAsia="標楷體" w:hAnsi="標楷體" w:hint="eastAsia"/>
                <w:color w:val="000000"/>
              </w:rPr>
              <w:t>、</w:t>
            </w:r>
            <w:r w:rsidR="002016E9" w:rsidRPr="004E3D96">
              <w:rPr>
                <w:rFonts w:ascii="標楷體" w:eastAsia="標楷體" w:hAnsi="標楷體" w:hint="eastAsia"/>
                <w:color w:val="000000"/>
              </w:rPr>
              <w:t>[發生日期(MarkDate)]</w:t>
            </w:r>
            <w:r w:rsidR="002016E9" w:rsidRPr="00293C02">
              <w:rPr>
                <w:rFonts w:ascii="標楷體" w:eastAsia="標楷體" w:hAnsi="標楷體" w:hint="eastAsia"/>
                <w:color w:val="000000"/>
              </w:rPr>
              <w:t>是否存在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，若</w:t>
            </w:r>
            <w:r>
              <w:rPr>
                <w:rFonts w:ascii="標楷體" w:eastAsia="標楷體" w:hAnsi="標楷體" w:hint="eastAsia"/>
                <w:color w:val="000000"/>
              </w:rPr>
              <w:t>不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</w:t>
            </w:r>
            <w:r w:rsidRPr="00293C02">
              <w:rPr>
                <w:rFonts w:ascii="標楷體" w:eastAsia="標楷體" w:hAnsi="標楷體" w:hint="eastAsia"/>
                <w:color w:val="000000"/>
              </w:rPr>
              <w:lastRenderedPageBreak/>
              <w:t>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Pr="00293C02">
              <w:rPr>
                <w:rFonts w:ascii="標楷體" w:eastAsia="標楷體" w:hAnsi="標楷體"/>
                <w:color w:val="000000"/>
              </w:rPr>
              <w:t>E000</w:t>
            </w:r>
            <w:r>
              <w:rPr>
                <w:rFonts w:ascii="標楷體" w:eastAsia="標楷體" w:hAnsi="標楷體" w:hint="eastAsia"/>
                <w:color w:val="000000"/>
              </w:rPr>
              <w:t>4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lang w:eastAsia="zh-HK"/>
              </w:rPr>
              <w:t>刪除資料不存在</w:t>
            </w:r>
            <w:r>
              <w:rPr>
                <w:rFonts w:ascii="標楷體" w:eastAsia="標楷體" w:hAnsi="標楷體" w:hint="eastAsia"/>
                <w:color w:val="000000"/>
              </w:rPr>
              <w:t>(</w:t>
            </w:r>
            <w:r w:rsidR="000D1522" w:rsidRPr="0031616F">
              <w:rPr>
                <w:rFonts w:ascii="標楷體" w:eastAsia="標楷體" w:hAnsi="標楷體" w:hint="eastAsia"/>
              </w:rPr>
              <w:t>特殊客觀減損狀況檔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5BA5DF3D" w14:textId="77777777" w:rsidR="002F5482" w:rsidRPr="00293C02" w:rsidRDefault="002F5482" w:rsidP="002F548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0BDC38AF" w14:textId="7557ECAD" w:rsidR="00C467BE" w:rsidRDefault="002F5482" w:rsidP="002F548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3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刪除該筆</w:t>
            </w:r>
            <w:r w:rsidRPr="002F5482">
              <w:rPr>
                <w:rFonts w:ascii="標楷體" w:eastAsia="標楷體" w:hAnsi="標楷體" w:hint="eastAsia"/>
                <w:lang w:eastAsia="zh-HK"/>
              </w:rPr>
              <w:t>[特殊客觀減損狀況檔(Ias39Loss)]</w:t>
            </w:r>
            <w:r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C467BE" w:rsidRPr="00F5236F" w14:paraId="03670101" w14:textId="77777777" w:rsidTr="003646EA">
        <w:tc>
          <w:tcPr>
            <w:tcW w:w="848" w:type="dxa"/>
          </w:tcPr>
          <w:p w14:paraId="6AA40C48" w14:textId="77777777" w:rsidR="00C467BE" w:rsidRDefault="00C467BE" w:rsidP="003646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2129" w:type="dxa"/>
          </w:tcPr>
          <w:p w14:paraId="3278266F" w14:textId="77777777" w:rsidR="00C467BE" w:rsidRDefault="00C467BE" w:rsidP="003646EA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466748F7" w14:textId="77777777" w:rsidR="00C467BE" w:rsidRDefault="00C467BE" w:rsidP="003646EA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</w:tbl>
    <w:p w14:paraId="219E2B9A" w14:textId="77777777" w:rsidR="00C467BE" w:rsidRDefault="00C467BE" w:rsidP="00C467BE">
      <w:pPr>
        <w:ind w:left="1440"/>
      </w:pPr>
    </w:p>
    <w:p w14:paraId="4BFB7B2D" w14:textId="7E7A1047" w:rsidR="00C467BE" w:rsidRPr="007C1268" w:rsidRDefault="00C467BE" w:rsidP="00C467BE">
      <w:pPr>
        <w:pStyle w:val="a"/>
      </w:pPr>
      <w:r w:rsidRPr="007C1268">
        <w:t>輸入畫面資料說明</w:t>
      </w:r>
      <w:r w:rsidR="00FF1A80">
        <w:rPr>
          <w:rFonts w:hint="eastAsia"/>
        </w:rPr>
        <w:t>-刪除</w:t>
      </w:r>
    </w:p>
    <w:p w14:paraId="325F2B26" w14:textId="77777777" w:rsidR="00A86060" w:rsidRDefault="00A86060" w:rsidP="00A86060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A86060" w:rsidRPr="00456B60" w14:paraId="0C8F1FF5" w14:textId="77777777" w:rsidTr="00C533CF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080718E4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13528C44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60DBD156" w14:textId="77777777" w:rsidR="00A86060" w:rsidRPr="00456B60" w:rsidRDefault="00A86060" w:rsidP="00C533CF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6BFAB8C4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A86060" w:rsidRPr="00456B60" w14:paraId="11D2EFE6" w14:textId="77777777" w:rsidTr="00C533CF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69C9AB14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78B51D7E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573954F2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4D7CB097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438F612E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6E8FF0C2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23143485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592F9779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</w:tr>
      <w:tr w:rsidR="00A86060" w:rsidRPr="00456B60" w14:paraId="3E01C96B" w14:textId="77777777" w:rsidTr="00C533CF">
        <w:trPr>
          <w:trHeight w:val="244"/>
          <w:jc w:val="center"/>
        </w:trPr>
        <w:tc>
          <w:tcPr>
            <w:tcW w:w="530" w:type="dxa"/>
          </w:tcPr>
          <w:p w14:paraId="644A1675" w14:textId="77777777" w:rsidR="00A86060" w:rsidRPr="001343EE" w:rsidRDefault="00A86060" w:rsidP="00C533CF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094C606C" w14:textId="77777777" w:rsidR="00A86060" w:rsidRPr="001343EE" w:rsidRDefault="00A86060" w:rsidP="00C533CF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521BC183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DDB93DD" w14:textId="2F10F611" w:rsidR="00A86060" w:rsidRPr="00456B60" w:rsidRDefault="00A86060" w:rsidP="00C533CF">
            <w:pPr>
              <w:rPr>
                <w:rFonts w:ascii="標楷體" w:eastAsia="標楷體" w:hAnsi="標楷體"/>
              </w:rPr>
            </w:pPr>
            <w:r w:rsidRPr="00A86060">
              <w:rPr>
                <w:rFonts w:ascii="標楷體" w:eastAsia="標楷體" w:hAnsi="標楷體" w:hint="eastAsia"/>
              </w:rPr>
              <w:t>刪除</w:t>
            </w:r>
          </w:p>
        </w:tc>
        <w:tc>
          <w:tcPr>
            <w:tcW w:w="1896" w:type="dxa"/>
          </w:tcPr>
          <w:p w14:paraId="3BC42D86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01335E8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C080962" w14:textId="77777777" w:rsidR="00A86060" w:rsidRPr="00456B60" w:rsidRDefault="00A86060" w:rsidP="00C533C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4B5CB111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A86060" w:rsidRPr="00456B60" w14:paraId="6F08D57E" w14:textId="77777777" w:rsidTr="00C533CF">
        <w:trPr>
          <w:trHeight w:val="244"/>
          <w:jc w:val="center"/>
        </w:trPr>
        <w:tc>
          <w:tcPr>
            <w:tcW w:w="530" w:type="dxa"/>
          </w:tcPr>
          <w:p w14:paraId="6598EB74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368DBC53" w14:textId="77777777" w:rsidR="00A86060" w:rsidRPr="00456B60" w:rsidRDefault="00A86060" w:rsidP="00C533CF"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</w:t>
            </w:r>
          </w:p>
        </w:tc>
        <w:tc>
          <w:tcPr>
            <w:tcW w:w="783" w:type="dxa"/>
          </w:tcPr>
          <w:p w14:paraId="767E874D" w14:textId="2D382389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6F199C4A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48DC4E2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DC6F1A3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430C465" w14:textId="77777777" w:rsidR="00A86060" w:rsidRPr="00456B60" w:rsidRDefault="00A86060" w:rsidP="00C533C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41AEEEB8" w14:textId="735585B0" w:rsidR="00A86060" w:rsidRPr="00A60BC3" w:rsidRDefault="00A86060" w:rsidP="00C533C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0C477D">
              <w:rPr>
                <w:rFonts w:ascii="標楷體" w:eastAsia="標楷體" w:hAnsi="標楷體"/>
                <w:color w:val="000000"/>
              </w:rPr>
              <w:t>Ias39Loss.CustNo</w:t>
            </w:r>
          </w:p>
        </w:tc>
      </w:tr>
      <w:tr w:rsidR="000F0432" w:rsidRPr="00456B60" w14:paraId="714AF5E3" w14:textId="77777777" w:rsidTr="00C533CF">
        <w:trPr>
          <w:trHeight w:val="244"/>
          <w:jc w:val="center"/>
        </w:trPr>
        <w:tc>
          <w:tcPr>
            <w:tcW w:w="530" w:type="dxa"/>
          </w:tcPr>
          <w:p w14:paraId="40F33C02" w14:textId="77777777" w:rsidR="000F0432" w:rsidRDefault="000F0432" w:rsidP="000F0432">
            <w:pPr>
              <w:rPr>
                <w:rFonts w:ascii="標楷體" w:eastAsia="標楷體" w:hAnsi="標楷體"/>
              </w:rPr>
            </w:pPr>
          </w:p>
        </w:tc>
        <w:tc>
          <w:tcPr>
            <w:tcW w:w="9792" w:type="dxa"/>
            <w:gridSpan w:val="7"/>
          </w:tcPr>
          <w:p w14:paraId="4ABB15D1" w14:textId="77777777" w:rsidR="000F0432" w:rsidRPr="00DF5CD8" w:rsidRDefault="000F0432" w:rsidP="000F0432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DF5CD8">
              <w:rPr>
                <w:rFonts w:ascii="標楷體" w:eastAsia="標楷體" w:hAnsi="標楷體" w:hint="eastAsia"/>
                <w:color w:val="000000"/>
              </w:rPr>
              <w:t>檢</w:t>
            </w:r>
            <w:r>
              <w:rPr>
                <w:rFonts w:ascii="標楷體" w:eastAsia="標楷體" w:hAnsi="標楷體" w:hint="eastAsia"/>
                <w:color w:val="000000"/>
              </w:rPr>
              <w:t>核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戶號,是否存在於</w:t>
            </w:r>
            <w:r w:rsidRPr="00173F3D">
              <w:rPr>
                <w:rFonts w:ascii="標楷體" w:eastAsia="標楷體" w:hAnsi="標楷體" w:hint="eastAsia"/>
                <w:color w:val="000000"/>
              </w:rPr>
              <w:t>[客戶資料主檔(CustMain)]</w:t>
            </w:r>
          </w:p>
          <w:p w14:paraId="0640CCB2" w14:textId="77777777" w:rsidR="000F0432" w:rsidRPr="00DF5CD8" w:rsidRDefault="000F0432" w:rsidP="000F0432">
            <w:pPr>
              <w:snapToGrid w:val="0"/>
              <w:ind w:leftChars="103" w:left="485" w:hangingChars="99" w:hanging="238"/>
              <w:rPr>
                <w:rFonts w:ascii="標楷體" w:eastAsia="標楷體" w:hAnsi="標楷體"/>
                <w:color w:val="000000"/>
              </w:rPr>
            </w:pPr>
            <w:r w:rsidRPr="00DF5CD8">
              <w:rPr>
                <w:rFonts w:ascii="標楷體" w:eastAsia="標楷體" w:hAnsi="標楷體" w:hint="eastAsia"/>
                <w:color w:val="000000"/>
              </w:rPr>
              <w:t>(</w:t>
            </w:r>
            <w:r w:rsidRPr="00DF5CD8">
              <w:rPr>
                <w:rFonts w:ascii="標楷體" w:eastAsia="標楷體" w:hAnsi="標楷體"/>
                <w:color w:val="000000"/>
              </w:rPr>
              <w:t>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).不存在時顯示 "</w:t>
            </w:r>
            <w:r w:rsidRPr="00DF5CD8">
              <w:rPr>
                <w:rFonts w:ascii="標楷體" w:eastAsia="標楷體" w:hAnsi="標楷體"/>
                <w:color w:val="000000"/>
              </w:rPr>
              <w:t>E0001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查詢資料不存在(客戶主檔)"</w:t>
            </w:r>
          </w:p>
          <w:p w14:paraId="3D228B68" w14:textId="7EF96D00" w:rsidR="000F0432" w:rsidRPr="00DF5CD8" w:rsidRDefault="000F0432" w:rsidP="000F0432">
            <w:pPr>
              <w:snapToGrid w:val="0"/>
              <w:ind w:leftChars="103" w:left="485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調出該戶號</w:t>
            </w:r>
            <w:r w:rsidRPr="00173F3D">
              <w:rPr>
                <w:rFonts w:ascii="標楷體" w:eastAsia="標楷體" w:hAnsi="標楷體" w:hint="eastAsia"/>
                <w:color w:val="000000"/>
              </w:rPr>
              <w:t>[戶名/公司名稱(CustMain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Pr="00173F3D">
              <w:rPr>
                <w:rFonts w:ascii="標楷體" w:eastAsia="標楷體" w:hAnsi="標楷體" w:hint="eastAsia"/>
                <w:color w:val="000000"/>
              </w:rPr>
              <w:t>CustName)]</w:t>
            </w:r>
          </w:p>
        </w:tc>
      </w:tr>
      <w:tr w:rsidR="00A86060" w:rsidRPr="00456B60" w14:paraId="75C6633D" w14:textId="77777777" w:rsidTr="00C533CF">
        <w:trPr>
          <w:trHeight w:val="244"/>
          <w:jc w:val="center"/>
        </w:trPr>
        <w:tc>
          <w:tcPr>
            <w:tcW w:w="530" w:type="dxa"/>
          </w:tcPr>
          <w:p w14:paraId="63C7EEE3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08246A30" w14:textId="77777777" w:rsidR="00A86060" w:rsidRPr="00456B60" w:rsidRDefault="00A86060" w:rsidP="00C533CF"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額度</w:t>
            </w:r>
          </w:p>
        </w:tc>
        <w:tc>
          <w:tcPr>
            <w:tcW w:w="783" w:type="dxa"/>
          </w:tcPr>
          <w:p w14:paraId="780A603E" w14:textId="3C931C43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411B1C31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8154C68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4210BFE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32D603CA" w14:textId="77777777" w:rsidR="00A86060" w:rsidRPr="00456B60" w:rsidRDefault="00A86060" w:rsidP="00C533C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04741E98" w14:textId="449A08BC" w:rsidR="00A86060" w:rsidRPr="007B7D37" w:rsidRDefault="00A86060" w:rsidP="00A86060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64350B">
              <w:rPr>
                <w:rFonts w:ascii="標楷體" w:eastAsia="標楷體" w:hAnsi="標楷體"/>
              </w:rPr>
              <w:t>Ias39Loss.FacmNo</w:t>
            </w:r>
          </w:p>
        </w:tc>
      </w:tr>
      <w:tr w:rsidR="00A86060" w:rsidRPr="00456B60" w14:paraId="554BBC0D" w14:textId="77777777" w:rsidTr="00C533CF">
        <w:trPr>
          <w:trHeight w:val="244"/>
          <w:jc w:val="center"/>
        </w:trPr>
        <w:tc>
          <w:tcPr>
            <w:tcW w:w="530" w:type="dxa"/>
          </w:tcPr>
          <w:p w14:paraId="56DA19F0" w14:textId="77777777" w:rsidR="00A86060" w:rsidRPr="00456B60" w:rsidRDefault="00A86060" w:rsidP="00C533CF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308" w:type="dxa"/>
          </w:tcPr>
          <w:p w14:paraId="0821F2EB" w14:textId="77777777" w:rsidR="00A86060" w:rsidRPr="00456B60" w:rsidRDefault="00A86060" w:rsidP="00C533CF">
            <w:pPr>
              <w:rPr>
                <w:rFonts w:ascii="標楷體" w:eastAsia="標楷體" w:hAnsi="標楷體"/>
                <w:color w:val="000000"/>
              </w:rPr>
            </w:pPr>
            <w:r w:rsidRPr="004B4285">
              <w:rPr>
                <w:rFonts w:ascii="標楷體" w:eastAsia="標楷體" w:hAnsi="標楷體" w:hint="eastAsia"/>
                <w:color w:val="000000"/>
                <w:lang w:val="x-none"/>
              </w:rPr>
              <w:t>中文姓名</w:t>
            </w:r>
          </w:p>
        </w:tc>
        <w:tc>
          <w:tcPr>
            <w:tcW w:w="783" w:type="dxa"/>
          </w:tcPr>
          <w:p w14:paraId="1970D5F9" w14:textId="72B012B9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18CD7891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1D97149D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7FE9EE1" w14:textId="77777777" w:rsidR="00A86060" w:rsidRPr="00456B60" w:rsidRDefault="00A86060" w:rsidP="00C533CF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0E220165" w14:textId="77777777" w:rsidR="00A86060" w:rsidRPr="00456B60" w:rsidRDefault="00A86060" w:rsidP="00C533C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0BBC63C2" w14:textId="7B52031D" w:rsidR="00A86060" w:rsidRPr="00456B60" w:rsidRDefault="00A86060" w:rsidP="00C533C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30F1C">
              <w:rPr>
                <w:rFonts w:ascii="標楷體" w:eastAsia="標楷體" w:hAnsi="標楷體"/>
                <w:color w:val="000000"/>
              </w:rPr>
              <w:t>CustMain.CustName</w:t>
            </w:r>
          </w:p>
        </w:tc>
      </w:tr>
      <w:tr w:rsidR="00A86060" w:rsidRPr="00456B60" w14:paraId="06D38B0C" w14:textId="77777777" w:rsidTr="00C533CF">
        <w:trPr>
          <w:trHeight w:val="244"/>
          <w:jc w:val="center"/>
        </w:trPr>
        <w:tc>
          <w:tcPr>
            <w:tcW w:w="530" w:type="dxa"/>
          </w:tcPr>
          <w:p w14:paraId="557A2FDD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308" w:type="dxa"/>
          </w:tcPr>
          <w:p w14:paraId="4B8B15C3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發生日期</w:t>
            </w:r>
          </w:p>
        </w:tc>
        <w:tc>
          <w:tcPr>
            <w:tcW w:w="783" w:type="dxa"/>
          </w:tcPr>
          <w:p w14:paraId="31CEC9EF" w14:textId="67CB41FC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6525A579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049F004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5F89BA38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41B9DE6B" w14:textId="77777777" w:rsidR="00A86060" w:rsidRPr="00456B60" w:rsidRDefault="00A86060" w:rsidP="00C533C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35BF4C01" w14:textId="67F07F11" w:rsidR="00A86060" w:rsidRPr="001B4EDF" w:rsidRDefault="00A86060" w:rsidP="00A86060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 w:rsidRPr="0064350B">
              <w:rPr>
                <w:rFonts w:ascii="標楷體" w:eastAsia="標楷體" w:hAnsi="標楷體"/>
              </w:rPr>
              <w:t>Ias39Loss.MarkDate</w:t>
            </w:r>
          </w:p>
        </w:tc>
      </w:tr>
      <w:tr w:rsidR="00A86060" w:rsidRPr="00456B60" w14:paraId="31D7E792" w14:textId="77777777" w:rsidTr="00C533CF">
        <w:trPr>
          <w:trHeight w:val="244"/>
          <w:jc w:val="center"/>
        </w:trPr>
        <w:tc>
          <w:tcPr>
            <w:tcW w:w="530" w:type="dxa"/>
          </w:tcPr>
          <w:p w14:paraId="7C8A062D" w14:textId="77777777" w:rsidR="00A860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792" w:type="dxa"/>
            <w:gridSpan w:val="7"/>
          </w:tcPr>
          <w:p w14:paraId="4C2B42DA" w14:textId="77777777" w:rsidR="000F0432" w:rsidRDefault="000F0432" w:rsidP="000F0432">
            <w:pPr>
              <w:snapToGrid w:val="0"/>
              <w:ind w:hanging="1"/>
              <w:rPr>
                <w:rFonts w:ascii="標楷體" w:eastAsia="標楷體" w:hAnsi="標楷體"/>
                <w:color w:val="000000"/>
              </w:rPr>
            </w:pPr>
            <w:r w:rsidRPr="00040F91">
              <w:rPr>
                <w:rFonts w:ascii="標楷體" w:eastAsia="標楷體" w:hAnsi="標楷體" w:hint="eastAsia"/>
              </w:rPr>
              <w:t>依據</w:t>
            </w:r>
            <w:r w:rsidRPr="00083017">
              <w:rPr>
                <w:rFonts w:ascii="標楷體" w:eastAsia="標楷體" w:hAnsi="標楷體" w:hint="eastAsia"/>
              </w:rPr>
              <w:t>[戶號(CustNo)]</w:t>
            </w:r>
            <w:r>
              <w:rPr>
                <w:rFonts w:ascii="標楷體" w:eastAsia="標楷體" w:hAnsi="標楷體" w:hint="eastAsia"/>
              </w:rPr>
              <w:t>、</w:t>
            </w:r>
            <w:r w:rsidRPr="00083017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[額度編號(FacmNo)]</w:t>
            </w:r>
            <w:r>
              <w:rPr>
                <w:rFonts w:ascii="標楷體" w:eastAsia="標楷體" w:hAnsi="標楷體" w:hint="eastAsia"/>
              </w:rPr>
              <w:t>、</w:t>
            </w:r>
            <w:r w:rsidRPr="00083017">
              <w:rPr>
                <w:rFonts w:ascii="標楷體" w:eastAsia="標楷體" w:hAnsi="標楷體" w:hint="eastAsia"/>
                <w:color w:val="000000"/>
                <w:lang w:val="x-none" w:eastAsia="x-none"/>
              </w:rPr>
              <w:t>[發生日期(MarkDate)]</w:t>
            </w:r>
            <w:r>
              <w:rPr>
                <w:rFonts w:ascii="標楷體" w:eastAsia="標楷體" w:hAnsi="標楷體" w:hint="eastAsia"/>
              </w:rPr>
              <w:t>檢核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是否存在於</w:t>
            </w:r>
            <w:r w:rsidRPr="00083017">
              <w:rPr>
                <w:rFonts w:ascii="標楷體" w:eastAsia="標楷體" w:hAnsi="標楷體" w:hint="eastAsia"/>
              </w:rPr>
              <w:t>[特殊客觀減損狀況檔(Ias39Loss)]</w:t>
            </w:r>
            <w:r>
              <w:rPr>
                <w:rFonts w:ascii="標楷體" w:eastAsia="標楷體" w:hAnsi="標楷體" w:hint="eastAsia"/>
                <w:color w:val="000000"/>
              </w:rPr>
              <w:t>中</w:t>
            </w:r>
          </w:p>
          <w:p w14:paraId="32B08EEC" w14:textId="4C6E7C0C" w:rsidR="000F0432" w:rsidRDefault="000F0432" w:rsidP="000F0432">
            <w:pPr>
              <w:snapToGrid w:val="0"/>
              <w:ind w:leftChars="103" w:left="485" w:hangingChars="99" w:hanging="238"/>
              <w:rPr>
                <w:rFonts w:ascii="標楷體" w:eastAsia="標楷體" w:hAnsi="標楷體"/>
                <w:color w:val="000000"/>
              </w:rPr>
            </w:pPr>
            <w:r w:rsidRPr="00DF5CD8">
              <w:rPr>
                <w:rFonts w:ascii="標楷體" w:eastAsia="標楷體" w:hAnsi="標楷體" w:hint="eastAsia"/>
                <w:color w:val="000000"/>
              </w:rPr>
              <w:t>(</w:t>
            </w:r>
            <w:r w:rsidRPr="00DF5CD8">
              <w:rPr>
                <w:rFonts w:ascii="標楷體" w:eastAsia="標楷體" w:hAnsi="標楷體"/>
                <w:color w:val="000000"/>
              </w:rPr>
              <w:t>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).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若不存在則顯示錯誤訊息 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"</w:t>
            </w:r>
            <w:r w:rsidRPr="00DF5CD8">
              <w:rPr>
                <w:rFonts w:ascii="標楷體" w:eastAsia="標楷體" w:hAnsi="標楷體"/>
                <w:color w:val="000000"/>
              </w:rPr>
              <w:t>E000</w:t>
            </w:r>
            <w:r>
              <w:rPr>
                <w:rFonts w:ascii="標楷體" w:eastAsia="標楷體" w:hAnsi="標楷體" w:hint="eastAsia"/>
                <w:color w:val="000000"/>
              </w:rPr>
              <w:t>4刪除資料不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存在(</w:t>
            </w:r>
            <w:r w:rsidRPr="006B268E">
              <w:rPr>
                <w:rFonts w:ascii="標楷體" w:eastAsia="標楷體" w:hAnsi="標楷體" w:hint="eastAsia"/>
                <w:color w:val="000000"/>
              </w:rPr>
              <w:t>特殊客觀減損狀況檔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)"</w:t>
            </w:r>
          </w:p>
          <w:p w14:paraId="698F19A6" w14:textId="4C502F01" w:rsidR="00A86060" w:rsidRPr="00CB3F37" w:rsidRDefault="000F0432" w:rsidP="000F0432">
            <w:pPr>
              <w:snapToGrid w:val="0"/>
              <w:ind w:leftChars="103" w:left="485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調出該</w:t>
            </w:r>
            <w:r>
              <w:rPr>
                <w:rFonts w:ascii="標楷體" w:eastAsia="標楷體" w:hAnsi="標楷體" w:hint="eastAsia"/>
                <w:color w:val="000000"/>
              </w:rPr>
              <w:t>筆</w:t>
            </w:r>
            <w:r w:rsidRPr="000F0432">
              <w:rPr>
                <w:rFonts w:ascii="標楷體" w:eastAsia="標楷體" w:hAnsi="標楷體" w:hint="eastAsia"/>
                <w:color w:val="000000"/>
              </w:rPr>
              <w:t>[特殊客觀減損狀況檔(Ias39Loss)]</w:t>
            </w:r>
            <w:r>
              <w:rPr>
                <w:rFonts w:ascii="標楷體" w:eastAsia="標楷體" w:hAnsi="標楷體" w:hint="eastAsia"/>
                <w:color w:val="000000"/>
              </w:rPr>
              <w:t>資料</w:t>
            </w:r>
          </w:p>
        </w:tc>
      </w:tr>
      <w:tr w:rsidR="00991286" w:rsidRPr="00456B60" w14:paraId="0F7ED263" w14:textId="77777777" w:rsidTr="00C533CF">
        <w:trPr>
          <w:trHeight w:val="244"/>
          <w:jc w:val="center"/>
        </w:trPr>
        <w:tc>
          <w:tcPr>
            <w:tcW w:w="530" w:type="dxa"/>
          </w:tcPr>
          <w:p w14:paraId="42DBA5F4" w14:textId="77777777" w:rsidR="00991286" w:rsidRPr="00456B60" w:rsidRDefault="00991286" w:rsidP="0099128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308" w:type="dxa"/>
          </w:tcPr>
          <w:p w14:paraId="7F7A5A47" w14:textId="77777777" w:rsidR="00991286" w:rsidRPr="00456B60" w:rsidRDefault="00991286" w:rsidP="00991286">
            <w:pPr>
              <w:rPr>
                <w:rFonts w:ascii="標楷體" w:eastAsia="標楷體" w:hAnsi="標楷體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</w:p>
        </w:tc>
        <w:tc>
          <w:tcPr>
            <w:tcW w:w="783" w:type="dxa"/>
          </w:tcPr>
          <w:p w14:paraId="13E6516D" w14:textId="31CB57FF" w:rsidR="00991286" w:rsidRPr="00456B60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5CE915A" w14:textId="77777777" w:rsidR="00991286" w:rsidRPr="00456B60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0AAD97F" w14:textId="77777777" w:rsidR="00991286" w:rsidRDefault="00991286" w:rsidP="00991286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/>
                <w:color w:val="000000"/>
                <w:lang w:val="x-none" w:eastAsia="x-none"/>
              </w:rPr>
              <w:t>01</w:t>
            </w:r>
            <w:r w:rsidRPr="003F1A53">
              <w:rPr>
                <w:rFonts w:ascii="標楷體" w:eastAsia="標楷體" w:hAnsi="標楷體" w:hint="eastAsia"/>
                <w:color w:val="000000"/>
                <w:lang w:val="x-none" w:eastAsia="x-none"/>
              </w:rPr>
              <w:t>:</w:t>
            </w:r>
            <w:r w:rsidRPr="00AF3E1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個別評估</w:t>
            </w:r>
          </w:p>
          <w:p w14:paraId="1566D8FF" w14:textId="77777777" w:rsidR="00991286" w:rsidRPr="00456B60" w:rsidRDefault="00991286" w:rsidP="0099128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color w:val="000000"/>
                <w:lang w:val="x-none" w:eastAsia="x-none"/>
              </w:rPr>
              <w:t>99</w:t>
            </w:r>
            <w:r w:rsidRPr="003F1A53">
              <w:rPr>
                <w:rFonts w:ascii="標楷體" w:eastAsia="標楷體" w:hAnsi="標楷體" w:hint="eastAsia"/>
                <w:color w:val="000000"/>
                <w:lang w:val="x-none" w:eastAsia="x-none"/>
              </w:rPr>
              <w:t>:</w:t>
            </w:r>
            <w:r w:rsidRPr="00AF3E1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其他</w:t>
            </w:r>
          </w:p>
        </w:tc>
        <w:tc>
          <w:tcPr>
            <w:tcW w:w="811" w:type="dxa"/>
          </w:tcPr>
          <w:p w14:paraId="259F6BC8" w14:textId="5B343E6C" w:rsidR="00991286" w:rsidRPr="00456B60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FF69385" w14:textId="345AB676" w:rsidR="00991286" w:rsidRPr="00456B60" w:rsidRDefault="00991286" w:rsidP="0099128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793F6125" w14:textId="6C3E0322" w:rsidR="00991286" w:rsidRPr="007B7D37" w:rsidRDefault="00991286" w:rsidP="00991286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64350B">
              <w:rPr>
                <w:rFonts w:ascii="標楷體" w:eastAsia="標楷體" w:hAnsi="標楷體"/>
              </w:rPr>
              <w:t>Ias39Loss.MarkCode</w:t>
            </w:r>
          </w:p>
        </w:tc>
      </w:tr>
      <w:tr w:rsidR="00991286" w:rsidRPr="00456B60" w14:paraId="30FF34CA" w14:textId="77777777" w:rsidTr="00C533CF">
        <w:trPr>
          <w:trHeight w:val="244"/>
          <w:jc w:val="center"/>
        </w:trPr>
        <w:tc>
          <w:tcPr>
            <w:tcW w:w="530" w:type="dxa"/>
          </w:tcPr>
          <w:p w14:paraId="0F59E2E1" w14:textId="77777777" w:rsidR="00991286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06618D16" w14:textId="77777777" w:rsidR="00991286" w:rsidRPr="00E86426" w:rsidRDefault="00991286" w:rsidP="00991286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64350B">
              <w:rPr>
                <w:rFonts w:ascii="標楷體" w:eastAsia="標楷體" w:hAnsi="標楷體" w:hint="eastAsia"/>
              </w:rPr>
              <w:t>註記碼說明</w:t>
            </w:r>
          </w:p>
        </w:tc>
        <w:tc>
          <w:tcPr>
            <w:tcW w:w="783" w:type="dxa"/>
          </w:tcPr>
          <w:p w14:paraId="676E3312" w14:textId="60FB9E49" w:rsidR="00991286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9AA2E95" w14:textId="77777777" w:rsidR="00991286" w:rsidRPr="00456B60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0C9B2F7" w14:textId="77777777" w:rsidR="00991286" w:rsidRPr="00091624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4E38759" w14:textId="77777777" w:rsidR="00991286" w:rsidRPr="00456B60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7CC1E1A" w14:textId="348CBD07" w:rsidR="00991286" w:rsidRPr="00456B60" w:rsidRDefault="00991286" w:rsidP="0099128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2BFA00D8" w14:textId="1FCC4505" w:rsidR="00991286" w:rsidRPr="005704F4" w:rsidRDefault="00991286" w:rsidP="00991286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 w:rsidRPr="0064350B">
              <w:rPr>
                <w:rFonts w:ascii="標楷體" w:eastAsia="標楷體" w:hAnsi="標楷體"/>
              </w:rPr>
              <w:t>Ias39Loss.MarkCode</w:t>
            </w:r>
            <w:r>
              <w:rPr>
                <w:rFonts w:ascii="標楷體" w:eastAsia="標楷體" w:hAnsi="標楷體"/>
              </w:rPr>
              <w:t>Desc</w:t>
            </w:r>
          </w:p>
        </w:tc>
      </w:tr>
      <w:tr w:rsidR="00991286" w:rsidRPr="00456B60" w14:paraId="37D25F1F" w14:textId="77777777" w:rsidTr="00C533CF">
        <w:trPr>
          <w:trHeight w:val="244"/>
          <w:jc w:val="center"/>
        </w:trPr>
        <w:tc>
          <w:tcPr>
            <w:tcW w:w="530" w:type="dxa"/>
          </w:tcPr>
          <w:p w14:paraId="4998E673" w14:textId="77777777" w:rsidR="00991286" w:rsidRDefault="00991286" w:rsidP="0099128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1308" w:type="dxa"/>
          </w:tcPr>
          <w:p w14:paraId="09CDA50B" w14:textId="77777777" w:rsidR="00991286" w:rsidRPr="00B12444" w:rsidRDefault="00991286" w:rsidP="00991286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起始日期</w:t>
            </w:r>
          </w:p>
        </w:tc>
        <w:tc>
          <w:tcPr>
            <w:tcW w:w="783" w:type="dxa"/>
          </w:tcPr>
          <w:p w14:paraId="3141539D" w14:textId="2FF44FC1" w:rsidR="00991286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323185DA" w14:textId="77777777" w:rsidR="00991286" w:rsidRPr="00456B60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0E8D18A" w14:textId="77777777" w:rsidR="00991286" w:rsidRPr="00091624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6EBB70B3" w14:textId="7B05CCDF" w:rsidR="00991286" w:rsidRPr="00456B60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7DF6D81" w14:textId="6E9621D6" w:rsidR="00991286" w:rsidRPr="00456B60" w:rsidRDefault="00991286" w:rsidP="0099128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1B8AD321" w14:textId="58BD5B49" w:rsidR="00991286" w:rsidRPr="00741EB9" w:rsidRDefault="00991286" w:rsidP="00991286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64350B">
              <w:rPr>
                <w:rFonts w:ascii="標楷體" w:eastAsia="標楷體" w:hAnsi="標楷體"/>
              </w:rPr>
              <w:t>Ias39Loss.StartDate</w:t>
            </w:r>
          </w:p>
        </w:tc>
      </w:tr>
      <w:tr w:rsidR="00991286" w:rsidRPr="00456B60" w14:paraId="629F5865" w14:textId="77777777" w:rsidTr="00C533CF">
        <w:trPr>
          <w:trHeight w:val="244"/>
          <w:jc w:val="center"/>
        </w:trPr>
        <w:tc>
          <w:tcPr>
            <w:tcW w:w="530" w:type="dxa"/>
          </w:tcPr>
          <w:p w14:paraId="1C9802B4" w14:textId="77777777" w:rsidR="00991286" w:rsidRDefault="00991286" w:rsidP="0099128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308" w:type="dxa"/>
          </w:tcPr>
          <w:p w14:paraId="0EAC7016" w14:textId="77777777" w:rsidR="00991286" w:rsidRPr="00B12444" w:rsidRDefault="00991286" w:rsidP="00991286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終止日期</w:t>
            </w:r>
          </w:p>
        </w:tc>
        <w:tc>
          <w:tcPr>
            <w:tcW w:w="783" w:type="dxa"/>
          </w:tcPr>
          <w:p w14:paraId="0854B46B" w14:textId="2FE9BBDC" w:rsidR="00991286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349A17BB" w14:textId="77777777" w:rsidR="00991286" w:rsidRPr="00456B60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168D36E1" w14:textId="77777777" w:rsidR="00991286" w:rsidRPr="00091624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27F1654" w14:textId="6070ABF1" w:rsidR="00991286" w:rsidRPr="00456B60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0885E06" w14:textId="4101D56D" w:rsidR="00991286" w:rsidRDefault="00991286" w:rsidP="0099128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3C6DFD68" w14:textId="154DA0A7" w:rsidR="00991286" w:rsidRDefault="00991286" w:rsidP="00991286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/>
              </w:rPr>
              <w:t>Ias39Loss.</w:t>
            </w:r>
            <w:r>
              <w:rPr>
                <w:rFonts w:ascii="標楷體" w:eastAsia="標楷體" w:hAnsi="標楷體"/>
              </w:rPr>
              <w:t>End</w:t>
            </w:r>
            <w:r w:rsidRPr="0064350B">
              <w:rPr>
                <w:rFonts w:ascii="標楷體" w:eastAsia="標楷體" w:hAnsi="標楷體"/>
              </w:rPr>
              <w:t>Date</w:t>
            </w:r>
          </w:p>
        </w:tc>
      </w:tr>
    </w:tbl>
    <w:p w14:paraId="160EFDD3" w14:textId="77777777" w:rsidR="00A86060" w:rsidRDefault="00A86060" w:rsidP="00A86060">
      <w:pPr>
        <w:ind w:left="1440"/>
      </w:pPr>
    </w:p>
    <w:p w14:paraId="700D091B" w14:textId="4DB39136" w:rsidR="00C467BE" w:rsidRPr="007C1268" w:rsidRDefault="00C467BE" w:rsidP="00C467BE">
      <w:pPr>
        <w:pStyle w:val="a"/>
      </w:pPr>
      <w:r w:rsidRPr="007C1268">
        <w:t>輸</w:t>
      </w:r>
      <w:r>
        <w:rPr>
          <w:rFonts w:hint="eastAsia"/>
        </w:rPr>
        <w:t>出</w:t>
      </w:r>
      <w:r w:rsidRPr="007C1268">
        <w:t>畫面</w:t>
      </w:r>
      <w:r w:rsidR="00FF1A80">
        <w:rPr>
          <w:rFonts w:hint="eastAsia"/>
        </w:rPr>
        <w:t>-刪除</w:t>
      </w:r>
    </w:p>
    <w:p w14:paraId="3F23489F" w14:textId="469D5FAC" w:rsidR="00C467BE" w:rsidRPr="005D3193" w:rsidRDefault="00423B00" w:rsidP="00C467BE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E6C1E88" wp14:editId="3A04E177">
            <wp:extent cx="6479540" cy="1576070"/>
            <wp:effectExtent l="0" t="0" r="0" b="508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D740" w14:textId="77777777" w:rsidR="00C467BE" w:rsidRDefault="00C467BE" w:rsidP="00C467BE">
      <w:pPr>
        <w:ind w:left="1440"/>
      </w:pPr>
    </w:p>
    <w:p w14:paraId="403F83C6" w14:textId="06EFD1C1" w:rsidR="00C467BE" w:rsidRDefault="00C467BE" w:rsidP="00C467BE">
      <w:pPr>
        <w:widowControl/>
      </w:pPr>
      <w:r>
        <w:br w:type="page"/>
      </w:r>
    </w:p>
    <w:p w14:paraId="394E7AC2" w14:textId="77777777" w:rsidR="000A40A2" w:rsidRDefault="000A40A2" w:rsidP="00C467BE">
      <w:pPr>
        <w:widowControl/>
      </w:pPr>
    </w:p>
    <w:p w14:paraId="62AFD7E6" w14:textId="538176FE" w:rsidR="000A40A2" w:rsidRPr="00751866" w:rsidRDefault="000A40A2" w:rsidP="000A40A2">
      <w:pPr>
        <w:pStyle w:val="3"/>
        <w:numPr>
          <w:ilvl w:val="2"/>
          <w:numId w:val="69"/>
        </w:numPr>
        <w:spacing w:before="0"/>
        <w:rPr>
          <w:rFonts w:ascii="標楷體" w:hAnsi="標楷體"/>
          <w:b/>
          <w:szCs w:val="32"/>
        </w:rPr>
      </w:pPr>
      <w:r w:rsidRPr="00751866">
        <w:rPr>
          <w:rFonts w:ascii="標楷體" w:hAnsi="標楷體"/>
          <w:b/>
          <w:szCs w:val="32"/>
        </w:rPr>
        <w:t>L7</w:t>
      </w:r>
      <w:r>
        <w:rPr>
          <w:rFonts w:ascii="標楷體" w:hAnsi="標楷體"/>
          <w:b/>
          <w:szCs w:val="32"/>
        </w:rPr>
        <w:t>203</w:t>
      </w:r>
      <w:r>
        <w:rPr>
          <w:rFonts w:ascii="標楷體" w:hAnsi="標楷體" w:hint="eastAsia"/>
          <w:b/>
          <w:szCs w:val="32"/>
        </w:rPr>
        <w:t>利息</w:t>
      </w:r>
      <w:r w:rsidRPr="0063185C">
        <w:rPr>
          <w:rFonts w:ascii="標楷體" w:hAnsi="標楷體" w:hint="eastAsia"/>
          <w:b/>
          <w:szCs w:val="32"/>
        </w:rPr>
        <w:t>法帳面資料上傳作業</w:t>
      </w:r>
      <w:r w:rsidR="005763C4">
        <w:rPr>
          <w:rFonts w:ascii="標楷體" w:hAnsi="標楷體" w:hint="eastAsia"/>
          <w:b/>
          <w:szCs w:val="32"/>
        </w:rPr>
        <w:t xml:space="preserve"> ***</w:t>
      </w:r>
    </w:p>
    <w:p w14:paraId="0EFA7E4E" w14:textId="77777777" w:rsidR="000A40A2" w:rsidRDefault="000A40A2" w:rsidP="000A40A2">
      <w:pPr>
        <w:pStyle w:val="a"/>
      </w:pPr>
      <w:r w:rsidRPr="004A1C2C">
        <w:rPr>
          <w:rFonts w:hint="eastAsia"/>
        </w:rPr>
        <w:t>功能說明</w:t>
      </w:r>
    </w:p>
    <w:p w14:paraId="3ACC3174" w14:textId="77777777" w:rsidR="000A40A2" w:rsidRPr="00561F94" w:rsidRDefault="000A40A2" w:rsidP="000A40A2"/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0A40A2" w:rsidRPr="008F20B5" w14:paraId="03AC8159" w14:textId="77777777" w:rsidTr="00C533CF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692150B" w14:textId="77777777" w:rsidR="000A40A2" w:rsidRPr="004A1C2C" w:rsidRDefault="000A40A2" w:rsidP="00C533C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D3E2208" w14:textId="77777777" w:rsidR="000A40A2" w:rsidRPr="008F20B5" w:rsidRDefault="000A40A2" w:rsidP="00C533CF">
            <w:pPr>
              <w:rPr>
                <w:rFonts w:ascii="標楷體" w:eastAsia="標楷體" w:hAnsi="標楷體"/>
              </w:rPr>
            </w:pPr>
            <w:r w:rsidRPr="0063185C">
              <w:rPr>
                <w:rFonts w:ascii="標楷體" w:eastAsia="標楷體" w:hAnsi="標楷體" w:hint="eastAsia"/>
              </w:rPr>
              <w:t>利息法帳面資料上傳作業</w:t>
            </w:r>
          </w:p>
        </w:tc>
      </w:tr>
      <w:tr w:rsidR="000A40A2" w:rsidRPr="008F20B5" w14:paraId="2B9D8118" w14:textId="77777777" w:rsidTr="00C533CF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BEAF14D" w14:textId="77777777" w:rsidR="000A40A2" w:rsidRPr="004A1C2C" w:rsidRDefault="000A40A2" w:rsidP="00C533C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F37D2C4" w14:textId="77777777" w:rsidR="000A40A2" w:rsidRPr="004A1C2C" w:rsidRDefault="000A40A2" w:rsidP="00C533CF">
            <w:pPr>
              <w:autoSpaceDE w:val="0"/>
              <w:autoSpaceDN w:val="0"/>
              <w:adjustRightInd w:val="0"/>
              <w:spacing w:line="0" w:lineRule="atLeas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執行</w:t>
            </w:r>
            <w:r w:rsidRPr="0063185C">
              <w:rPr>
                <w:rFonts w:ascii="標楷體" w:eastAsia="標楷體" w:hAnsi="標楷體" w:hint="eastAsia"/>
              </w:rPr>
              <w:t>利息法帳面資料上傳作業</w:t>
            </w:r>
            <w:r>
              <w:rPr>
                <w:rFonts w:ascii="標楷體" w:eastAsia="標楷體" w:hAnsi="標楷體" w:hint="eastAsia"/>
              </w:rPr>
              <w:t>時</w:t>
            </w:r>
          </w:p>
        </w:tc>
      </w:tr>
      <w:tr w:rsidR="000A40A2" w:rsidRPr="008F20B5" w14:paraId="305B6FCE" w14:textId="77777777" w:rsidTr="00C533CF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46E5208" w14:textId="77777777" w:rsidR="000A40A2" w:rsidRPr="004A1C2C" w:rsidRDefault="000A40A2" w:rsidP="00C533C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74DCE5B" w14:textId="092006A8" w:rsidR="000A40A2" w:rsidRPr="004037BD" w:rsidRDefault="000A40A2" w:rsidP="00C533CF">
            <w:pPr>
              <w:ind w:left="269" w:hangingChars="112" w:hanging="269"/>
              <w:rPr>
                <w:rFonts w:ascii="標楷體" w:eastAsia="標楷體" w:hAnsi="標楷體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="00BC48BD" w:rsidRPr="00BC48BD">
              <w:rPr>
                <w:rFonts w:ascii="標楷體" w:eastAsia="標楷體" w:hAnsi="標楷體" w:hint="eastAsia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</w:rPr>
              <w:t>流程</w:t>
            </w:r>
          </w:p>
          <w:p w14:paraId="207B2C33" w14:textId="11F91045" w:rsidR="000A40A2" w:rsidRPr="00A313C0" w:rsidRDefault="000A40A2" w:rsidP="00C533CF">
            <w:pPr>
              <w:ind w:left="269" w:hangingChars="112" w:hanging="269"/>
              <w:rPr>
                <w:rFonts w:ascii="標楷體" w:eastAsia="標楷體" w:hAnsi="標楷體"/>
              </w:rPr>
            </w:pPr>
          </w:p>
        </w:tc>
      </w:tr>
      <w:tr w:rsidR="000A40A2" w:rsidRPr="008F20B5" w14:paraId="3201E2D9" w14:textId="77777777" w:rsidTr="00C533CF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EDCEC0E" w14:textId="77777777" w:rsidR="000A40A2" w:rsidRPr="004A1C2C" w:rsidRDefault="000A40A2" w:rsidP="00C533C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C58B418" w14:textId="77777777" w:rsidR="000A40A2" w:rsidRPr="004A1C2C" w:rsidRDefault="000A40A2" w:rsidP="00C533CF">
            <w:pPr>
              <w:rPr>
                <w:rFonts w:ascii="標楷體" w:eastAsia="標楷體" w:hAnsi="標楷體"/>
              </w:rPr>
            </w:pPr>
          </w:p>
        </w:tc>
      </w:tr>
      <w:tr w:rsidR="000A40A2" w:rsidRPr="008F20B5" w14:paraId="689685A5" w14:textId="77777777" w:rsidTr="00C533CF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D68686A" w14:textId="77777777" w:rsidR="000A40A2" w:rsidRPr="004A1C2C" w:rsidRDefault="000A40A2" w:rsidP="00C533C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97A6C37" w14:textId="77777777" w:rsidR="000A40A2" w:rsidRPr="004A1C2C" w:rsidRDefault="000A40A2" w:rsidP="00C533CF">
            <w:pPr>
              <w:rPr>
                <w:rFonts w:ascii="標楷體" w:eastAsia="標楷體" w:hAnsi="標楷體"/>
              </w:rPr>
            </w:pPr>
          </w:p>
        </w:tc>
      </w:tr>
      <w:tr w:rsidR="000A40A2" w:rsidRPr="008F20B5" w14:paraId="51EB45B1" w14:textId="77777777" w:rsidTr="00C533CF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191FAF5" w14:textId="77777777" w:rsidR="000A40A2" w:rsidRPr="004A1C2C" w:rsidRDefault="000A40A2" w:rsidP="00C533C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855780D" w14:textId="77777777" w:rsidR="000A40A2" w:rsidRPr="004A1C2C" w:rsidRDefault="000A40A2" w:rsidP="00C533CF">
            <w:pPr>
              <w:rPr>
                <w:rFonts w:ascii="標楷體" w:eastAsia="標楷體" w:hAnsi="標楷體"/>
              </w:rPr>
            </w:pPr>
          </w:p>
        </w:tc>
      </w:tr>
      <w:tr w:rsidR="000A40A2" w:rsidRPr="008F20B5" w14:paraId="661CBC3B" w14:textId="77777777" w:rsidTr="00C533CF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9DD6F44" w14:textId="77777777" w:rsidR="000A40A2" w:rsidRPr="004A1C2C" w:rsidRDefault="000A40A2" w:rsidP="00C533C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F0266FC" w14:textId="77777777" w:rsidR="000A40A2" w:rsidRPr="006F0A8F" w:rsidRDefault="000A40A2" w:rsidP="00C533CF">
            <w:pPr>
              <w:ind w:left="269" w:hangingChars="112" w:hanging="269"/>
              <w:rPr>
                <w:rFonts w:ascii="標楷體" w:eastAsia="標楷體" w:hAnsi="標楷體"/>
              </w:rPr>
            </w:pPr>
            <w:r w:rsidRPr="006F0A8F">
              <w:rPr>
                <w:rFonts w:ascii="標楷體" w:eastAsia="標楷體" w:hAnsi="標楷體" w:hint="eastAsia"/>
              </w:rPr>
              <w:t>1</w:t>
            </w:r>
            <w:r w:rsidRPr="006F0A8F">
              <w:rPr>
                <w:rFonts w:ascii="標楷體" w:eastAsia="標楷體" w:hAnsi="標楷體"/>
              </w:rPr>
              <w:t>.</w:t>
            </w:r>
            <w:r w:rsidRPr="006F0A8F">
              <w:rPr>
                <w:rFonts w:ascii="標楷體" w:eastAsia="標楷體" w:hAnsi="標楷體" w:hint="eastAsia"/>
              </w:rPr>
              <w:t>使用共用元件</w:t>
            </w:r>
            <w:r w:rsidRPr="006F0A8F">
              <w:rPr>
                <w:rFonts w:ascii="標楷體" w:eastAsia="標楷體" w:hAnsi="標楷體"/>
              </w:rPr>
              <w:t>FileCom</w:t>
            </w:r>
            <w:r w:rsidRPr="006F0A8F">
              <w:rPr>
                <w:rFonts w:ascii="標楷體" w:eastAsia="標楷體" w:hAnsi="標楷體" w:hint="eastAsia"/>
              </w:rPr>
              <w:t>配合介面</w:t>
            </w:r>
            <w:r w:rsidRPr="001D3B0E">
              <w:rPr>
                <w:rFonts w:ascii="標楷體" w:eastAsia="標楷體" w:hAnsi="標楷體"/>
              </w:rPr>
              <w:t>Ias39IntMethodFileVo</w:t>
            </w:r>
            <w:r w:rsidRPr="006F0A8F">
              <w:rPr>
                <w:rFonts w:ascii="標楷體" w:eastAsia="標楷體" w:hAnsi="標楷體"/>
              </w:rPr>
              <w:t>.java</w:t>
            </w:r>
            <w:r w:rsidRPr="006F0A8F">
              <w:rPr>
                <w:rFonts w:ascii="標楷體" w:eastAsia="標楷體" w:hAnsi="標楷體" w:hint="eastAsia"/>
              </w:rPr>
              <w:t>讀取檔案</w:t>
            </w:r>
          </w:p>
          <w:p w14:paraId="2A359EE0" w14:textId="77777777" w:rsidR="000A40A2" w:rsidRPr="001D3B0E" w:rsidRDefault="000A40A2" w:rsidP="00C533CF">
            <w:pPr>
              <w:rPr>
                <w:rFonts w:ascii="標楷體" w:eastAsia="標楷體" w:hAnsi="標楷體"/>
              </w:rPr>
            </w:pPr>
          </w:p>
        </w:tc>
      </w:tr>
      <w:tr w:rsidR="000A40A2" w:rsidRPr="008F20B5" w14:paraId="410D90FA" w14:textId="77777777" w:rsidTr="00C533CF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76E20DC" w14:textId="77777777" w:rsidR="000A40A2" w:rsidRPr="004A1C2C" w:rsidRDefault="000A40A2" w:rsidP="00C533C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6EF9AAC" w14:textId="77777777" w:rsidR="000A40A2" w:rsidRPr="004A1C2C" w:rsidRDefault="000A40A2" w:rsidP="00C533CF">
            <w:pPr>
              <w:rPr>
                <w:rFonts w:ascii="標楷體" w:eastAsia="標楷體" w:hAnsi="標楷體"/>
              </w:rPr>
            </w:pPr>
          </w:p>
        </w:tc>
      </w:tr>
    </w:tbl>
    <w:p w14:paraId="407F8E27" w14:textId="77777777" w:rsidR="000A40A2" w:rsidRPr="0068704E" w:rsidRDefault="000A40A2" w:rsidP="000A40A2">
      <w:pPr>
        <w:ind w:left="1440"/>
      </w:pPr>
    </w:p>
    <w:p w14:paraId="787D4502" w14:textId="77777777" w:rsidR="000A40A2" w:rsidRPr="00AB764C" w:rsidRDefault="000A40A2" w:rsidP="000A40A2">
      <w:pPr>
        <w:pStyle w:val="a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0A40A2" w:rsidRPr="0022279A" w14:paraId="6B42F34C" w14:textId="77777777" w:rsidTr="00C533CF">
        <w:tc>
          <w:tcPr>
            <w:tcW w:w="851" w:type="dxa"/>
            <w:shd w:val="clear" w:color="auto" w:fill="D9D9D9" w:themeFill="background1" w:themeFillShade="D9"/>
          </w:tcPr>
          <w:p w14:paraId="78CD4B91" w14:textId="77777777" w:rsidR="000A40A2" w:rsidRPr="0022279A" w:rsidRDefault="000A40A2" w:rsidP="00C533CF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76D904F7" w14:textId="77777777" w:rsidR="000A40A2" w:rsidRPr="0022279A" w:rsidRDefault="000A40A2" w:rsidP="00C533CF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7EA06B57" w14:textId="77777777" w:rsidR="000A40A2" w:rsidRPr="0022279A" w:rsidRDefault="000A40A2" w:rsidP="00C533CF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0A40A2" w:rsidRPr="0022279A" w14:paraId="18884187" w14:textId="77777777" w:rsidTr="00C533CF">
        <w:tc>
          <w:tcPr>
            <w:tcW w:w="851" w:type="dxa"/>
          </w:tcPr>
          <w:p w14:paraId="027C8CD8" w14:textId="77777777" w:rsidR="000A40A2" w:rsidRPr="0022279A" w:rsidRDefault="000A40A2" w:rsidP="00C533CF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7F33F309" w14:textId="77777777" w:rsidR="000A40A2" w:rsidRPr="0022279A" w:rsidRDefault="000A40A2" w:rsidP="00C533CF">
            <w:pPr>
              <w:rPr>
                <w:rFonts w:ascii="標楷體" w:eastAsia="標楷體" w:hAnsi="標楷體"/>
              </w:rPr>
            </w:pPr>
            <w:r w:rsidRPr="000D2ABE">
              <w:rPr>
                <w:rFonts w:ascii="標楷體" w:eastAsia="標楷體" w:hAnsi="標楷體"/>
              </w:rPr>
              <w:t>Ias39IntMethod</w:t>
            </w:r>
          </w:p>
        </w:tc>
        <w:tc>
          <w:tcPr>
            <w:tcW w:w="4110" w:type="dxa"/>
          </w:tcPr>
          <w:p w14:paraId="06FFA5CC" w14:textId="77777777" w:rsidR="000A40A2" w:rsidRPr="0022279A" w:rsidRDefault="000A40A2" w:rsidP="00C533CF">
            <w:pPr>
              <w:rPr>
                <w:rFonts w:ascii="標楷體" w:eastAsia="標楷體" w:hAnsi="標楷體"/>
              </w:rPr>
            </w:pPr>
            <w:r w:rsidRPr="000D2ABE">
              <w:rPr>
                <w:rFonts w:ascii="標楷體" w:eastAsia="標楷體" w:hAnsi="標楷體" w:hint="eastAsia"/>
              </w:rPr>
              <w:t>利息法帳面資料檔</w:t>
            </w:r>
          </w:p>
        </w:tc>
      </w:tr>
    </w:tbl>
    <w:p w14:paraId="3E469748" w14:textId="77777777" w:rsidR="000A40A2" w:rsidRDefault="000A40A2" w:rsidP="000A40A2">
      <w:pPr>
        <w:ind w:left="1440"/>
      </w:pPr>
    </w:p>
    <w:p w14:paraId="35268AAF" w14:textId="77777777" w:rsidR="000A40A2" w:rsidRPr="00723606" w:rsidRDefault="000A40A2" w:rsidP="000A40A2">
      <w:pPr>
        <w:pStyle w:val="a"/>
        <w:tabs>
          <w:tab w:val="clear" w:pos="1559"/>
        </w:tabs>
        <w:ind w:left="1614" w:hanging="480"/>
      </w:pPr>
      <w:r w:rsidRPr="00723606">
        <w:t>UI</w:t>
      </w:r>
      <w:r w:rsidRPr="00723606">
        <w:rPr>
          <w:rFonts w:hint="eastAsia"/>
        </w:rPr>
        <w:t>畫面</w:t>
      </w:r>
    </w:p>
    <w:p w14:paraId="22A33A23" w14:textId="77777777" w:rsidR="000A40A2" w:rsidRDefault="000A40A2" w:rsidP="000A40A2">
      <w:r>
        <w:rPr>
          <w:noProof/>
        </w:rPr>
        <w:drawing>
          <wp:inline distT="0" distB="0" distL="0" distR="0" wp14:anchorId="0450E251" wp14:editId="2E06E6CA">
            <wp:extent cx="6479540" cy="1367790"/>
            <wp:effectExtent l="0" t="0" r="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0D08" w14:textId="77777777" w:rsidR="000A40A2" w:rsidRDefault="000A40A2" w:rsidP="000A40A2">
      <w:pPr>
        <w:ind w:left="1440"/>
      </w:pPr>
    </w:p>
    <w:p w14:paraId="15D2CE37" w14:textId="77777777" w:rsidR="000A40A2" w:rsidRPr="00B43742" w:rsidRDefault="000A40A2" w:rsidP="000A40A2">
      <w:pPr>
        <w:pStyle w:val="a"/>
        <w:tabs>
          <w:tab w:val="clear" w:pos="1559"/>
        </w:tabs>
        <w:ind w:left="1614" w:hanging="480"/>
      </w:pPr>
      <w:r w:rsidRPr="00B43742">
        <w:t>輸入畫面</w:t>
      </w:r>
      <w:r w:rsidRPr="00B43742">
        <w:rPr>
          <w:rFonts w:hint="eastAsia"/>
        </w:rPr>
        <w:t>按鈕</w:t>
      </w:r>
      <w:r w:rsidRPr="00B43742">
        <w:t>說明</w:t>
      </w:r>
    </w:p>
    <w:p w14:paraId="533DD372" w14:textId="77777777" w:rsidR="000A40A2" w:rsidRDefault="000A40A2" w:rsidP="000A40A2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0A40A2" w:rsidRPr="00F5236F" w14:paraId="36AAD342" w14:textId="77777777" w:rsidTr="00C533CF">
        <w:tc>
          <w:tcPr>
            <w:tcW w:w="848" w:type="dxa"/>
            <w:shd w:val="clear" w:color="auto" w:fill="D9D9D9" w:themeFill="background1" w:themeFillShade="D9"/>
          </w:tcPr>
          <w:p w14:paraId="05E5907D" w14:textId="77777777" w:rsidR="000A40A2" w:rsidRPr="00F5236F" w:rsidRDefault="000A40A2" w:rsidP="00C533CF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52E4B73E" w14:textId="77777777" w:rsidR="000A40A2" w:rsidRPr="00F5236F" w:rsidRDefault="000A40A2" w:rsidP="00C533C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2B56A954" w14:textId="77777777" w:rsidR="000A40A2" w:rsidRPr="00F5236F" w:rsidRDefault="000A40A2" w:rsidP="00C533C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A40A2" w:rsidRPr="00F5236F" w14:paraId="24EC8CA9" w14:textId="77777777" w:rsidTr="00C533CF">
        <w:tc>
          <w:tcPr>
            <w:tcW w:w="848" w:type="dxa"/>
          </w:tcPr>
          <w:p w14:paraId="5277595A" w14:textId="77777777" w:rsidR="000A40A2" w:rsidRPr="00744DD4" w:rsidRDefault="000A40A2" w:rsidP="00C533CF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47ABAB62" w14:textId="77777777" w:rsidR="000A40A2" w:rsidRPr="00744DD4" w:rsidRDefault="000A40A2" w:rsidP="00C533CF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執行</w:t>
            </w:r>
          </w:p>
        </w:tc>
        <w:tc>
          <w:tcPr>
            <w:tcW w:w="7246" w:type="dxa"/>
          </w:tcPr>
          <w:p w14:paraId="13E8D36B" w14:textId="281E213C" w:rsidR="000A40A2" w:rsidRDefault="00212939" w:rsidP="00C533CF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 w:rsidR="000A40A2">
              <w:rPr>
                <w:rFonts w:ascii="標楷體" w:eastAsia="標楷體" w:hAnsi="標楷體" w:hint="eastAsia"/>
                <w:lang w:eastAsia="zh-HK"/>
              </w:rPr>
              <w:t>開始執行上傳作業</w:t>
            </w:r>
          </w:p>
          <w:p w14:paraId="7D0E3A19" w14:textId="2914B789" w:rsidR="00212939" w:rsidRDefault="00212939" w:rsidP="00212939">
            <w:pPr>
              <w:rPr>
                <w:rFonts w:ascii="標楷體" w:eastAsia="標楷體" w:hAnsi="標楷體"/>
                <w:shd w:val="pct15" w:color="auto" w:fill="FFFFFF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74AE8BF" w14:textId="77777777" w:rsidR="00A01F68" w:rsidRDefault="00A01F68" w:rsidP="00A01F68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r w:rsidRPr="0063185C">
              <w:rPr>
                <w:rFonts w:ascii="標楷體" w:eastAsia="標楷體" w:hAnsi="標楷體" w:hint="eastAsia"/>
              </w:rPr>
              <w:t>上傳</w:t>
            </w:r>
            <w:r>
              <w:rPr>
                <w:rFonts w:ascii="標楷體" w:eastAsia="標楷體" w:hAnsi="標楷體" w:hint="eastAsia"/>
              </w:rPr>
              <w:t>檔案指定位置及檔名：</w:t>
            </w:r>
          </w:p>
          <w:p w14:paraId="3FCFC9B1" w14:textId="3833DCE5" w:rsidR="00A01F68" w:rsidRDefault="00A01F68" w:rsidP="00756E79">
            <w:pPr>
              <w:ind w:leftChars="84" w:left="471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(系統指定上傳資料匣)\</w:t>
            </w:r>
            <w:r w:rsidR="00D04259">
              <w:rPr>
                <w:rFonts w:ascii="標楷體" w:eastAsia="標楷體" w:hAnsi="標楷體" w:hint="eastAsia"/>
              </w:rPr>
              <w:t>日曆日</w:t>
            </w:r>
            <w:r>
              <w:rPr>
                <w:rFonts w:ascii="標楷體" w:eastAsia="標楷體" w:hAnsi="標楷體" w:hint="eastAsia"/>
              </w:rPr>
              <w:t>(西元年月日)</w:t>
            </w:r>
            <w:r>
              <w:rPr>
                <w:rFonts w:ascii="標楷體" w:eastAsia="標楷體" w:hAnsi="標楷體"/>
              </w:rPr>
              <w:t>\</w:t>
            </w:r>
            <w:r>
              <w:rPr>
                <w:rFonts w:ascii="標楷體" w:eastAsia="標楷體" w:hAnsi="標楷體" w:hint="eastAsia"/>
              </w:rPr>
              <w:t>上傳櫃員代號\</w:t>
            </w:r>
            <w:r w:rsidRPr="001B26A0">
              <w:rPr>
                <w:rFonts w:ascii="標楷體" w:eastAsia="標楷體" w:hAnsi="標楷體"/>
              </w:rPr>
              <w:t>FILENA</w:t>
            </w:r>
          </w:p>
          <w:p w14:paraId="21797121" w14:textId="003233D6" w:rsidR="00A01F68" w:rsidRPr="00A313C0" w:rsidRDefault="00A01F68" w:rsidP="00756E79">
            <w:pPr>
              <w:ind w:leftChars="84" w:left="471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Ex:</w:t>
            </w:r>
            <w:r w:rsidRPr="00756E79">
              <w:rPr>
                <w:rFonts w:ascii="標楷體" w:eastAsia="標楷體" w:hAnsi="標楷體"/>
              </w:rPr>
              <w:t xml:space="preserve"> </w:t>
            </w:r>
            <w:r w:rsidRPr="002B79A9">
              <w:rPr>
                <w:rFonts w:ascii="標楷體" w:eastAsia="標楷體" w:hAnsi="標楷體"/>
              </w:rPr>
              <w:t>C:\upload\20210513\001714</w:t>
            </w:r>
            <w:r>
              <w:rPr>
                <w:rFonts w:ascii="標楷體" w:eastAsia="標楷體" w:hAnsi="標楷體"/>
              </w:rPr>
              <w:t>\</w:t>
            </w:r>
            <w:r w:rsidRPr="002B79A9">
              <w:rPr>
                <w:rFonts w:ascii="標楷體" w:eastAsia="標楷體" w:hAnsi="標楷體"/>
              </w:rPr>
              <w:t>FILENA</w:t>
            </w:r>
          </w:p>
          <w:p w14:paraId="1AD1D053" w14:textId="387E7B61" w:rsidR="00430F66" w:rsidRDefault="00A01F68" w:rsidP="00430F66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lang w:eastAsia="zh-HK"/>
              </w:rPr>
              <w:t>3</w:t>
            </w:r>
            <w:r w:rsidR="00430F66">
              <w:rPr>
                <w:rFonts w:ascii="標楷體" w:eastAsia="標楷體" w:hAnsi="標楷體"/>
                <w:lang w:eastAsia="zh-HK"/>
              </w:rPr>
              <w:t>.</w:t>
            </w:r>
            <w:r w:rsidR="00430F66">
              <w:rPr>
                <w:rFonts w:ascii="標楷體" w:eastAsia="標楷體" w:hAnsi="標楷體" w:hint="eastAsia"/>
                <w:lang w:eastAsia="zh-HK"/>
              </w:rPr>
              <w:t>若上傳檔案不存在</w:t>
            </w:r>
            <w:r w:rsidR="00430F66">
              <w:rPr>
                <w:rFonts w:ascii="標楷體" w:eastAsia="標楷體" w:hAnsi="標楷體" w:hint="eastAsia"/>
              </w:rPr>
              <w:t xml:space="preserve">，則顯示錯誤訊息 </w:t>
            </w:r>
            <w:r w:rsidR="00430F66" w:rsidRPr="00F07699">
              <w:rPr>
                <w:rFonts w:ascii="標楷體" w:eastAsia="標楷體" w:hAnsi="標楷體" w:hint="eastAsia"/>
              </w:rPr>
              <w:t>"E001</w:t>
            </w:r>
            <w:r w:rsidR="00430F66">
              <w:rPr>
                <w:rFonts w:ascii="標楷體" w:eastAsia="標楷體" w:hAnsi="標楷體" w:hint="eastAsia"/>
              </w:rPr>
              <w:t>4檔案錯誤(L7203(XXX))</w:t>
            </w:r>
            <w:r w:rsidR="00430F66" w:rsidRPr="00F07699">
              <w:rPr>
                <w:rFonts w:ascii="標楷體" w:eastAsia="標楷體" w:hAnsi="標楷體" w:hint="eastAsia"/>
              </w:rPr>
              <w:t>"</w:t>
            </w:r>
          </w:p>
          <w:p w14:paraId="553D32A5" w14:textId="527E123E" w:rsidR="00161815" w:rsidRPr="00161815" w:rsidRDefault="00A01F68" w:rsidP="00430F66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lang w:eastAsia="zh-HK"/>
              </w:rPr>
              <w:t>4</w:t>
            </w:r>
            <w:r w:rsidR="00161815">
              <w:rPr>
                <w:rFonts w:ascii="標楷體" w:eastAsia="標楷體" w:hAnsi="標楷體"/>
                <w:lang w:eastAsia="zh-HK"/>
              </w:rPr>
              <w:t>.</w:t>
            </w:r>
            <w:r w:rsidR="005049D6">
              <w:rPr>
                <w:rFonts w:ascii="標楷體" w:eastAsia="標楷體" w:hAnsi="標楷體" w:hint="eastAsia"/>
                <w:lang w:eastAsia="zh-HK"/>
              </w:rPr>
              <w:t>每一筆</w:t>
            </w:r>
            <w:r w:rsidR="00161815">
              <w:rPr>
                <w:rFonts w:ascii="標楷體" w:eastAsia="標楷體" w:hAnsi="標楷體" w:hint="eastAsia"/>
              </w:rPr>
              <w:t>上傳檔案內容的[</w:t>
            </w:r>
            <w:r w:rsidR="00161815" w:rsidRPr="00AC51F6">
              <w:rPr>
                <w:rFonts w:ascii="標楷體" w:eastAsia="標楷體" w:hAnsi="標楷體" w:hint="eastAsia"/>
              </w:rPr>
              <w:t>年月份</w:t>
            </w:r>
            <w:r w:rsidR="00161815">
              <w:rPr>
                <w:rFonts w:ascii="標楷體" w:eastAsia="標楷體" w:hAnsi="標楷體" w:hint="eastAsia"/>
              </w:rPr>
              <w:t>]欄位必須與輸入之[</w:t>
            </w:r>
            <w:r w:rsidR="00161815" w:rsidRPr="00AC51F6">
              <w:rPr>
                <w:rFonts w:ascii="標楷體" w:eastAsia="標楷體" w:hAnsi="標楷體" w:hint="eastAsia"/>
              </w:rPr>
              <w:t>年月份</w:t>
            </w:r>
            <w:r w:rsidR="00161815">
              <w:rPr>
                <w:rFonts w:ascii="標楷體" w:eastAsia="標楷體" w:hAnsi="標楷體" w:hint="eastAsia"/>
              </w:rPr>
              <w:t xml:space="preserve">]一致，否則顯示錯誤訊息 </w:t>
            </w:r>
            <w:r w:rsidR="00161815" w:rsidRPr="00F07699">
              <w:rPr>
                <w:rFonts w:ascii="標楷體" w:eastAsia="標楷體" w:hAnsi="標楷體" w:hint="eastAsia"/>
              </w:rPr>
              <w:t>"E001</w:t>
            </w:r>
            <w:r w:rsidR="00161815">
              <w:rPr>
                <w:rFonts w:ascii="標楷體" w:eastAsia="標楷體" w:hAnsi="標楷體" w:hint="eastAsia"/>
              </w:rPr>
              <w:t>5檢查錯誤(</w:t>
            </w:r>
            <w:r w:rsidR="00161815" w:rsidRPr="00161815">
              <w:rPr>
                <w:rFonts w:ascii="標楷體" w:eastAsia="標楷體" w:hAnsi="標楷體"/>
              </w:rPr>
              <w:t>年月份錯誤</w:t>
            </w:r>
            <w:r w:rsidR="00161815">
              <w:rPr>
                <w:rFonts w:ascii="標楷體" w:eastAsia="標楷體" w:hAnsi="標楷體" w:hint="eastAsia"/>
              </w:rPr>
              <w:t>：XXX)</w:t>
            </w:r>
            <w:r w:rsidR="00161815" w:rsidRPr="00F07699">
              <w:rPr>
                <w:rFonts w:ascii="標楷體" w:eastAsia="標楷體" w:hAnsi="標楷體" w:hint="eastAsia"/>
              </w:rPr>
              <w:t>"</w:t>
            </w:r>
          </w:p>
          <w:p w14:paraId="25D7BAE2" w14:textId="20F33582" w:rsidR="00212939" w:rsidRPr="00293C02" w:rsidRDefault="00A01F68" w:rsidP="0021293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5</w:t>
            </w:r>
            <w:r w:rsidR="00212939" w:rsidRPr="00293C02">
              <w:rPr>
                <w:rFonts w:ascii="標楷體" w:eastAsia="標楷體" w:hAnsi="標楷體" w:hint="eastAsia"/>
                <w:color w:val="000000"/>
              </w:rPr>
              <w:t>.</w:t>
            </w:r>
            <w:r w:rsidR="00212939"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  <w:r w:rsidR="00212939">
              <w:rPr>
                <w:rFonts w:ascii="標楷體" w:eastAsia="標楷體" w:hAnsi="標楷體" w:hint="eastAsia"/>
                <w:color w:val="000000"/>
              </w:rPr>
              <w:t>若</w:t>
            </w:r>
            <w:r w:rsidR="00212939">
              <w:rPr>
                <w:rFonts w:ascii="標楷體" w:eastAsia="標楷體" w:hAnsi="標楷體" w:hint="eastAsia"/>
              </w:rPr>
              <w:t>[</w:t>
            </w:r>
            <w:r w:rsidR="00212939" w:rsidRPr="00DA56CD">
              <w:rPr>
                <w:rFonts w:ascii="標楷體" w:eastAsia="標楷體" w:hAnsi="標楷體" w:hint="eastAsia"/>
              </w:rPr>
              <w:t>本期折溢價攤銷數</w:t>
            </w:r>
            <w:r w:rsidR="00212939">
              <w:rPr>
                <w:rFonts w:ascii="標楷體" w:eastAsia="標楷體" w:hAnsi="標楷體" w:hint="eastAsia"/>
              </w:rPr>
              <w:t xml:space="preserve">]合計=0，則顯示錯誤訊息 </w:t>
            </w:r>
            <w:r w:rsidR="00212939" w:rsidRPr="00F07699">
              <w:rPr>
                <w:rFonts w:ascii="標楷體" w:eastAsia="標楷體" w:hAnsi="標楷體" w:hint="eastAsia"/>
              </w:rPr>
              <w:t>"E0015本期累計應攤銷折溢價=0"</w:t>
            </w:r>
          </w:p>
          <w:p w14:paraId="602935DC" w14:textId="77777777" w:rsidR="00212939" w:rsidRPr="00293C02" w:rsidRDefault="00212939" w:rsidP="0021293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10ECCC5" w14:textId="2A6EF91F" w:rsidR="00A01F68" w:rsidRDefault="00A01F68" w:rsidP="00A01F68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6</w:t>
            </w:r>
            <w:r>
              <w:rPr>
                <w:rFonts w:ascii="標楷體" w:eastAsia="標楷體" w:hAnsi="標楷體" w:hint="eastAsia"/>
              </w:rPr>
              <w:t>.交易送出後，資料以整批作業[</w:t>
            </w:r>
            <w:r w:rsidRPr="00B46AB7">
              <w:rPr>
                <w:rFonts w:ascii="標楷體" w:eastAsia="標楷體" w:hAnsi="標楷體"/>
              </w:rPr>
              <w:t>BS720</w:t>
            </w:r>
            <w:r>
              <w:rPr>
                <w:rFonts w:ascii="標楷體" w:eastAsia="標楷體" w:hAnsi="標楷體" w:hint="eastAsia"/>
              </w:rPr>
              <w:t>]更新[</w:t>
            </w:r>
            <w:r w:rsidRPr="000D2ABE">
              <w:rPr>
                <w:rFonts w:ascii="標楷體" w:eastAsia="標楷體" w:hAnsi="標楷體" w:hint="eastAsia"/>
              </w:rPr>
              <w:t>利息法帳面資料檔</w:t>
            </w:r>
            <w:r>
              <w:rPr>
                <w:rFonts w:ascii="標楷體" w:eastAsia="標楷體" w:hAnsi="標楷體" w:hint="eastAsia"/>
              </w:rPr>
              <w:t>(</w:t>
            </w:r>
            <w:r w:rsidRPr="000D2ABE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)]</w:t>
            </w:r>
          </w:p>
          <w:p w14:paraId="7E41B0EA" w14:textId="4F4DB2CE" w:rsidR="00212939" w:rsidRDefault="00A01F68" w:rsidP="001078A2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  <w:r w:rsidR="00212939" w:rsidRPr="00D67AF4">
              <w:rPr>
                <w:rFonts w:ascii="標楷體" w:eastAsia="標楷體" w:hAnsi="標楷體" w:hint="eastAsia"/>
              </w:rPr>
              <w:t>.</w:t>
            </w:r>
            <w:r w:rsidR="00A40132">
              <w:rPr>
                <w:rFonts w:ascii="標楷體" w:eastAsia="標楷體" w:hAnsi="標楷體" w:hint="eastAsia"/>
              </w:rPr>
              <w:t>上傳檔案</w:t>
            </w:r>
            <w:r w:rsidR="001078A2">
              <w:rPr>
                <w:rFonts w:ascii="標楷體" w:eastAsia="標楷體" w:hAnsi="標楷體" w:hint="eastAsia"/>
              </w:rPr>
              <w:t>資料</w:t>
            </w:r>
            <w:r w:rsidR="00A40132">
              <w:rPr>
                <w:rFonts w:ascii="標楷體" w:eastAsia="標楷體" w:hAnsi="標楷體" w:hint="eastAsia"/>
              </w:rPr>
              <w:t xml:space="preserve">以 </w:t>
            </w:r>
            <w:r w:rsidR="00A40132" w:rsidRPr="00A01F68">
              <w:rPr>
                <w:rFonts w:ascii="標楷體" w:eastAsia="標楷體" w:hAnsi="標楷體" w:hint="eastAsia"/>
              </w:rPr>
              <w:t>"</w:t>
            </w:r>
            <w:r w:rsidR="00A40132">
              <w:rPr>
                <w:rFonts w:ascii="標楷體" w:eastAsia="標楷體" w:hAnsi="標楷體" w:hint="eastAsia"/>
              </w:rPr>
              <w:t>,</w:t>
            </w:r>
            <w:r w:rsidR="00A40132" w:rsidRPr="00A01F68">
              <w:rPr>
                <w:rFonts w:ascii="標楷體" w:eastAsia="標楷體" w:hAnsi="標楷體" w:hint="eastAsia"/>
              </w:rPr>
              <w:t>"</w:t>
            </w:r>
            <w:r w:rsidR="00A40132">
              <w:rPr>
                <w:rFonts w:ascii="標楷體" w:eastAsia="標楷體" w:hAnsi="標楷體"/>
              </w:rPr>
              <w:t xml:space="preserve"> </w:t>
            </w:r>
            <w:r w:rsidR="00A40132">
              <w:rPr>
                <w:rFonts w:ascii="標楷體" w:eastAsia="標楷體" w:hAnsi="標楷體" w:hint="eastAsia"/>
              </w:rPr>
              <w:t>區</w:t>
            </w:r>
            <w:r w:rsidR="001078A2">
              <w:rPr>
                <w:rFonts w:ascii="標楷體" w:eastAsia="標楷體" w:hAnsi="標楷體" w:hint="eastAsia"/>
              </w:rPr>
              <w:t>分出各欄位，</w:t>
            </w:r>
            <w:r w:rsidR="00212939">
              <w:rPr>
                <w:rFonts w:ascii="標楷體" w:eastAsia="標楷體" w:hAnsi="標楷體" w:hint="eastAsia"/>
              </w:rPr>
              <w:t>新增[</w:t>
            </w:r>
            <w:r w:rsidR="00212939" w:rsidRPr="000D2ABE">
              <w:rPr>
                <w:rFonts w:ascii="標楷體" w:eastAsia="標楷體" w:hAnsi="標楷體" w:hint="eastAsia"/>
              </w:rPr>
              <w:t>利息法帳面資料檔</w:t>
            </w:r>
            <w:r w:rsidR="00212939">
              <w:rPr>
                <w:rFonts w:ascii="標楷體" w:eastAsia="標楷體" w:hAnsi="標楷體" w:hint="eastAsia"/>
              </w:rPr>
              <w:t>(</w:t>
            </w:r>
            <w:r w:rsidR="00212939" w:rsidRPr="000D2ABE">
              <w:rPr>
                <w:rFonts w:ascii="標楷體" w:eastAsia="標楷體" w:hAnsi="標楷體"/>
              </w:rPr>
              <w:t>Ias39IntMethod</w:t>
            </w:r>
            <w:r w:rsidR="00212939">
              <w:rPr>
                <w:rFonts w:ascii="標楷體" w:eastAsia="標楷體" w:hAnsi="標楷體" w:hint="eastAsia"/>
              </w:rPr>
              <w:t>)]該</w:t>
            </w:r>
            <w:r w:rsidR="00212939" w:rsidRPr="001078A2">
              <w:rPr>
                <w:rFonts w:ascii="標楷體" w:eastAsia="標楷體" w:hAnsi="標楷體" w:hint="eastAsia"/>
              </w:rPr>
              <w:t>年</w:t>
            </w:r>
            <w:r w:rsidR="00212939">
              <w:rPr>
                <w:rFonts w:ascii="標楷體" w:eastAsia="標楷體" w:hAnsi="標楷體" w:hint="eastAsia"/>
              </w:rPr>
              <w:t>月份</w:t>
            </w:r>
            <w:r w:rsidR="00212939" w:rsidRPr="00D67AF4">
              <w:rPr>
                <w:rFonts w:ascii="標楷體" w:eastAsia="標楷體" w:hAnsi="標楷體"/>
              </w:rPr>
              <w:t>資料</w:t>
            </w:r>
          </w:p>
          <w:p w14:paraId="2F323DD4" w14:textId="666D9F56" w:rsidR="00212939" w:rsidRDefault="00A01F68" w:rsidP="0021293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8</w:t>
            </w:r>
            <w:r w:rsidR="00212939" w:rsidRPr="00212939">
              <w:rPr>
                <w:rFonts w:ascii="標楷體" w:eastAsia="標楷體" w:hAnsi="標楷體" w:hint="eastAsia"/>
                <w:color w:val="000000"/>
              </w:rPr>
              <w:t>.若同一「年月份」資料已建檔，則先刪除該年月份資料，重新建檔</w:t>
            </w:r>
          </w:p>
          <w:p w14:paraId="1FDAB8B4" w14:textId="12F1D7F8" w:rsidR="00A01F68" w:rsidRPr="00A01F68" w:rsidRDefault="00A01F68" w:rsidP="00A01F68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9.</w:t>
            </w:r>
            <w:r>
              <w:rPr>
                <w:rFonts w:ascii="標楷體" w:eastAsia="標楷體" w:hAnsi="標楷體" w:hint="eastAsia"/>
              </w:rPr>
              <w:t>交易完成後，顯示訊息：</w:t>
            </w:r>
            <w:r w:rsidRPr="00A01F68">
              <w:rPr>
                <w:rFonts w:ascii="標楷體" w:eastAsia="標楷體" w:hAnsi="標楷體" w:hint="eastAsia"/>
              </w:rPr>
              <w:t>"</w:t>
            </w:r>
            <w:r>
              <w:rPr>
                <w:rFonts w:ascii="標楷體" w:eastAsia="標楷體" w:hAnsi="標楷體" w:hint="eastAsia"/>
              </w:rPr>
              <w:t>主機通知：請列印</w:t>
            </w:r>
            <w:r w:rsidRPr="008A47D2">
              <w:rPr>
                <w:rFonts w:ascii="標楷體" w:eastAsia="標楷體" w:hAnsi="標楷體" w:hint="eastAsia"/>
              </w:rPr>
              <w:t>「</w:t>
            </w:r>
            <w:r w:rsidRPr="008A47D2">
              <w:rPr>
                <w:rFonts w:ascii="標楷體" w:eastAsia="標楷體" w:hAnsi="標楷體"/>
              </w:rPr>
              <w:t>放款利息法折溢價攤銷表</w:t>
            </w:r>
            <w:r>
              <w:rPr>
                <w:rFonts w:ascii="標楷體" w:eastAsia="標楷體" w:hAnsi="標楷體" w:hint="eastAsia"/>
              </w:rPr>
              <w:t>:L9</w:t>
            </w:r>
            <w:r>
              <w:rPr>
                <w:rFonts w:ascii="標楷體" w:eastAsia="標楷體" w:hAnsi="標楷體"/>
              </w:rPr>
              <w:t>719</w:t>
            </w:r>
            <w:r w:rsidRPr="008A47D2">
              <w:rPr>
                <w:rFonts w:ascii="標楷體" w:eastAsia="標楷體" w:hAnsi="標楷體" w:hint="eastAsia"/>
              </w:rPr>
              <w:t>」</w:t>
            </w:r>
            <w:r w:rsidRPr="00A01F68">
              <w:rPr>
                <w:rFonts w:ascii="標楷體" w:eastAsia="標楷體" w:hAnsi="標楷體" w:hint="eastAsia"/>
              </w:rPr>
              <w:t>"</w:t>
            </w:r>
          </w:p>
        </w:tc>
      </w:tr>
      <w:tr w:rsidR="000A40A2" w:rsidRPr="00F5236F" w14:paraId="7AF99850" w14:textId="77777777" w:rsidTr="00C533CF">
        <w:tc>
          <w:tcPr>
            <w:tcW w:w="848" w:type="dxa"/>
          </w:tcPr>
          <w:p w14:paraId="21DCFCDF" w14:textId="77777777" w:rsidR="000A40A2" w:rsidRPr="00744DD4" w:rsidRDefault="000A40A2" w:rsidP="00C533CF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2112" w:type="dxa"/>
          </w:tcPr>
          <w:p w14:paraId="35DDC9CF" w14:textId="77777777" w:rsidR="000A40A2" w:rsidRPr="00744DD4" w:rsidRDefault="000A40A2" w:rsidP="00C533CF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1893D907" w14:textId="349B1077" w:rsidR="000A40A2" w:rsidRPr="00744DD4" w:rsidRDefault="000A40A2" w:rsidP="00C533CF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F55B8D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0A40A2" w:rsidRPr="00F5236F" w14:paraId="0C5DD2CD" w14:textId="77777777" w:rsidTr="00C533CF">
        <w:tc>
          <w:tcPr>
            <w:tcW w:w="848" w:type="dxa"/>
          </w:tcPr>
          <w:p w14:paraId="54552CCC" w14:textId="77777777" w:rsidR="000A40A2" w:rsidRPr="00744DD4" w:rsidRDefault="000A40A2" w:rsidP="00C533CF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62A47223" w14:textId="77777777" w:rsidR="000A40A2" w:rsidRPr="00744DD4" w:rsidRDefault="000A40A2" w:rsidP="00C533CF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246" w:type="dxa"/>
          </w:tcPr>
          <w:p w14:paraId="59BB955C" w14:textId="77777777" w:rsidR="000A40A2" w:rsidRPr="00744DD4" w:rsidRDefault="000A40A2" w:rsidP="00C533CF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交易成功時顯示</w:t>
            </w:r>
            <w:r w:rsidRPr="00F533E6">
              <w:rPr>
                <w:rFonts w:ascii="標楷體" w:eastAsia="標楷體" w:hAnsi="標楷體" w:hint="eastAsia"/>
              </w:rPr>
              <w:t>,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重新</w:t>
            </w:r>
            <w:r>
              <w:rPr>
                <w:rFonts w:ascii="標楷體" w:eastAsia="標楷體" w:hAnsi="標楷體" w:hint="eastAsia"/>
                <w:lang w:eastAsia="zh-HK"/>
              </w:rPr>
              <w:t>執行另一筆上傳作業</w:t>
            </w:r>
          </w:p>
        </w:tc>
      </w:tr>
    </w:tbl>
    <w:p w14:paraId="066CB6ED" w14:textId="77777777" w:rsidR="000A40A2" w:rsidRDefault="000A40A2" w:rsidP="000A40A2">
      <w:pPr>
        <w:ind w:left="1440"/>
      </w:pPr>
    </w:p>
    <w:p w14:paraId="13B25B45" w14:textId="77777777" w:rsidR="000A40A2" w:rsidRPr="009258FB" w:rsidRDefault="000A40A2" w:rsidP="000A40A2">
      <w:pPr>
        <w:pStyle w:val="a"/>
      </w:pPr>
      <w:r w:rsidRPr="009258FB">
        <w:t>輸入畫面資料說明</w:t>
      </w:r>
    </w:p>
    <w:p w14:paraId="3C64303F" w14:textId="77777777" w:rsidR="000A40A2" w:rsidRPr="00583AF3" w:rsidRDefault="000A40A2" w:rsidP="000A40A2">
      <w:pPr>
        <w:ind w:left="1440"/>
      </w:pPr>
    </w:p>
    <w:tbl>
      <w:tblPr>
        <w:tblW w:w="102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4"/>
        <w:gridCol w:w="1428"/>
        <w:gridCol w:w="1296"/>
        <w:gridCol w:w="1233"/>
        <w:gridCol w:w="1154"/>
        <w:gridCol w:w="537"/>
        <w:gridCol w:w="576"/>
        <w:gridCol w:w="3423"/>
      </w:tblGrid>
      <w:tr w:rsidR="000A40A2" w:rsidRPr="00362205" w14:paraId="214FBF36" w14:textId="77777777" w:rsidTr="00C533CF">
        <w:trPr>
          <w:trHeight w:val="388"/>
          <w:jc w:val="center"/>
        </w:trPr>
        <w:tc>
          <w:tcPr>
            <w:tcW w:w="554" w:type="dxa"/>
            <w:vMerge w:val="restart"/>
            <w:shd w:val="clear" w:color="auto" w:fill="D9D9D9" w:themeFill="background1" w:themeFillShade="D9"/>
          </w:tcPr>
          <w:p w14:paraId="6A9BB3FB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428" w:type="dxa"/>
            <w:vMerge w:val="restart"/>
            <w:shd w:val="clear" w:color="auto" w:fill="D9D9D9" w:themeFill="background1" w:themeFillShade="D9"/>
          </w:tcPr>
          <w:p w14:paraId="72548EE1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4796" w:type="dxa"/>
            <w:gridSpan w:val="5"/>
            <w:shd w:val="clear" w:color="auto" w:fill="D9D9D9" w:themeFill="background1" w:themeFillShade="D9"/>
          </w:tcPr>
          <w:p w14:paraId="30FA40C1" w14:textId="77777777" w:rsidR="000A40A2" w:rsidRPr="00362205" w:rsidRDefault="000A40A2" w:rsidP="00C533CF">
            <w:pPr>
              <w:jc w:val="center"/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3" w:type="dxa"/>
            <w:vMerge w:val="restart"/>
            <w:shd w:val="clear" w:color="auto" w:fill="D9D9D9" w:themeFill="background1" w:themeFillShade="D9"/>
          </w:tcPr>
          <w:p w14:paraId="0B92FF10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0A40A2" w:rsidRPr="00362205" w14:paraId="16450A17" w14:textId="77777777" w:rsidTr="00E41494">
        <w:trPr>
          <w:trHeight w:val="244"/>
          <w:jc w:val="center"/>
        </w:trPr>
        <w:tc>
          <w:tcPr>
            <w:tcW w:w="554" w:type="dxa"/>
            <w:vMerge/>
            <w:shd w:val="clear" w:color="auto" w:fill="D9D9D9" w:themeFill="background1" w:themeFillShade="D9"/>
          </w:tcPr>
          <w:p w14:paraId="0B674F84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428" w:type="dxa"/>
            <w:vMerge/>
            <w:shd w:val="clear" w:color="auto" w:fill="D9D9D9" w:themeFill="background1" w:themeFillShade="D9"/>
          </w:tcPr>
          <w:p w14:paraId="156226B7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296" w:type="dxa"/>
            <w:shd w:val="clear" w:color="auto" w:fill="D9D9D9" w:themeFill="background1" w:themeFillShade="D9"/>
          </w:tcPr>
          <w:p w14:paraId="7173F0F3" w14:textId="48416482" w:rsidR="000A40A2" w:rsidRPr="00362205" w:rsidRDefault="00B058BB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1233" w:type="dxa"/>
            <w:shd w:val="clear" w:color="auto" w:fill="D9D9D9" w:themeFill="background1" w:themeFillShade="D9"/>
          </w:tcPr>
          <w:p w14:paraId="07EF9C82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154" w:type="dxa"/>
            <w:shd w:val="clear" w:color="auto" w:fill="D9D9D9" w:themeFill="background1" w:themeFillShade="D9"/>
          </w:tcPr>
          <w:p w14:paraId="0E53CF04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537" w:type="dxa"/>
            <w:shd w:val="clear" w:color="auto" w:fill="D9D9D9" w:themeFill="background1" w:themeFillShade="D9"/>
          </w:tcPr>
          <w:p w14:paraId="4039913D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576" w:type="dxa"/>
            <w:shd w:val="clear" w:color="auto" w:fill="D9D9D9" w:themeFill="background1" w:themeFillShade="D9"/>
          </w:tcPr>
          <w:p w14:paraId="7B85A141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3" w:type="dxa"/>
            <w:vMerge/>
            <w:shd w:val="clear" w:color="auto" w:fill="D9D9D9" w:themeFill="background1" w:themeFillShade="D9"/>
          </w:tcPr>
          <w:p w14:paraId="5088417C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</w:p>
        </w:tc>
      </w:tr>
      <w:tr w:rsidR="00DF3468" w:rsidRPr="00362205" w14:paraId="698B629B" w14:textId="77777777" w:rsidTr="00E41494">
        <w:trPr>
          <w:trHeight w:val="244"/>
          <w:jc w:val="center"/>
        </w:trPr>
        <w:tc>
          <w:tcPr>
            <w:tcW w:w="554" w:type="dxa"/>
          </w:tcPr>
          <w:p w14:paraId="71A0D83D" w14:textId="77777777" w:rsidR="00DF3468" w:rsidRPr="00362205" w:rsidRDefault="00DF3468" w:rsidP="00DF3468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 w:hint="eastAsia"/>
              </w:rPr>
              <w:t>1.</w:t>
            </w:r>
          </w:p>
        </w:tc>
        <w:tc>
          <w:tcPr>
            <w:tcW w:w="1428" w:type="dxa"/>
          </w:tcPr>
          <w:p w14:paraId="42948BBB" w14:textId="679053FA" w:rsidR="00DF3468" w:rsidRPr="00362205" w:rsidRDefault="00DF3468" w:rsidP="00DF3468">
            <w:pPr>
              <w:rPr>
                <w:rFonts w:ascii="標楷體" w:eastAsia="標楷體" w:hAnsi="標楷體"/>
              </w:rPr>
            </w:pPr>
            <w:r w:rsidRPr="00E66926">
              <w:rPr>
                <w:rFonts w:ascii="標楷體" w:eastAsia="標楷體" w:hAnsi="標楷體" w:hint="eastAsia"/>
              </w:rPr>
              <w:t>年</w:t>
            </w:r>
          </w:p>
        </w:tc>
        <w:tc>
          <w:tcPr>
            <w:tcW w:w="1296" w:type="dxa"/>
          </w:tcPr>
          <w:p w14:paraId="57C14A3E" w14:textId="7A5DC766" w:rsidR="00DF3468" w:rsidRPr="00362205" w:rsidRDefault="00DF3468" w:rsidP="00DF34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233" w:type="dxa"/>
          </w:tcPr>
          <w:p w14:paraId="2D4A070A" w14:textId="1B828E60" w:rsidR="00DF3468" w:rsidRPr="00362205" w:rsidRDefault="00DF3468" w:rsidP="00DF34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會計日年</w:t>
            </w:r>
          </w:p>
        </w:tc>
        <w:tc>
          <w:tcPr>
            <w:tcW w:w="1154" w:type="dxa"/>
          </w:tcPr>
          <w:p w14:paraId="0BFCCE4C" w14:textId="77777777" w:rsidR="00DF3468" w:rsidRPr="00362205" w:rsidRDefault="00DF3468" w:rsidP="00DF3468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7C82EDE8" w14:textId="4F1876C8" w:rsidR="00DF3468" w:rsidRPr="00362205" w:rsidRDefault="00DF3468" w:rsidP="00DF34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45EDD53E" w14:textId="08522822" w:rsidR="00DF3468" w:rsidRPr="00362205" w:rsidRDefault="00DF3468" w:rsidP="00DF346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23615F22" w14:textId="537B842B" w:rsidR="00DF3468" w:rsidRPr="00AC51F6" w:rsidRDefault="00DF3468" w:rsidP="00DF3468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 w:hint="eastAsia"/>
              </w:rPr>
              <w:t>1.必須輸入</w:t>
            </w:r>
            <w:r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不可輸入</w:t>
            </w:r>
            <w:r>
              <w:rPr>
                <w:rFonts w:ascii="標楷體" w:eastAsia="標楷體" w:hAnsi="標楷體" w:hint="eastAsia"/>
                <w:color w:val="000000"/>
              </w:rPr>
              <w:t>0/</w:t>
            </w:r>
            <w:r>
              <w:rPr>
                <w:rFonts w:ascii="標楷體" w:eastAsia="標楷體" w:hAnsi="標楷體"/>
                <w:color w:val="000000"/>
              </w:rPr>
              <w:t>V(2)</w:t>
            </w:r>
          </w:p>
        </w:tc>
      </w:tr>
      <w:tr w:rsidR="00DF3468" w:rsidRPr="00362205" w14:paraId="238FE188" w14:textId="77777777" w:rsidTr="00E41494">
        <w:trPr>
          <w:trHeight w:val="244"/>
          <w:jc w:val="center"/>
        </w:trPr>
        <w:tc>
          <w:tcPr>
            <w:tcW w:w="554" w:type="dxa"/>
          </w:tcPr>
          <w:p w14:paraId="2A263F85" w14:textId="77777777" w:rsidR="00DF3468" w:rsidRPr="00362205" w:rsidRDefault="00DF3468" w:rsidP="00DF3468">
            <w:pPr>
              <w:rPr>
                <w:rFonts w:ascii="標楷體" w:eastAsia="標楷體" w:hAnsi="標楷體"/>
              </w:rPr>
            </w:pPr>
          </w:p>
        </w:tc>
        <w:tc>
          <w:tcPr>
            <w:tcW w:w="1428" w:type="dxa"/>
          </w:tcPr>
          <w:p w14:paraId="185FA28B" w14:textId="7235FD38" w:rsidR="00DF3468" w:rsidRPr="00E66926" w:rsidRDefault="00DF3468" w:rsidP="00DF3468">
            <w:pPr>
              <w:rPr>
                <w:rFonts w:ascii="標楷體" w:eastAsia="標楷體" w:hAnsi="標楷體"/>
              </w:rPr>
            </w:pPr>
            <w:r w:rsidRPr="00E66926">
              <w:rPr>
                <w:rFonts w:ascii="標楷體" w:eastAsia="標楷體" w:hAnsi="標楷體" w:hint="eastAsia"/>
              </w:rPr>
              <w:t>月份</w:t>
            </w:r>
          </w:p>
        </w:tc>
        <w:tc>
          <w:tcPr>
            <w:tcW w:w="1296" w:type="dxa"/>
          </w:tcPr>
          <w:p w14:paraId="27EB5E14" w14:textId="547A1527" w:rsidR="00DF3468" w:rsidRDefault="00DF3468" w:rsidP="00DF34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233" w:type="dxa"/>
          </w:tcPr>
          <w:p w14:paraId="0B84E5DB" w14:textId="5D6224DC" w:rsidR="00DF3468" w:rsidRDefault="00DF3468" w:rsidP="00DF34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會計日月</w:t>
            </w:r>
          </w:p>
        </w:tc>
        <w:tc>
          <w:tcPr>
            <w:tcW w:w="1154" w:type="dxa"/>
          </w:tcPr>
          <w:p w14:paraId="0472CC11" w14:textId="77777777" w:rsidR="00DF3468" w:rsidRPr="00362205" w:rsidRDefault="00DF3468" w:rsidP="00DF3468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430B62EB" w14:textId="77ED8D9F" w:rsidR="00DF3468" w:rsidRDefault="00DF3468" w:rsidP="00DF34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26DEBACC" w14:textId="6F5F1667" w:rsidR="00DF3468" w:rsidRDefault="00DF3468" w:rsidP="00DF346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49B0ED64" w14:textId="418774F2" w:rsidR="00DF3468" w:rsidRPr="0064350B" w:rsidRDefault="00DF3468" w:rsidP="00DF3468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 w:hint="eastAsia"/>
              </w:rPr>
              <w:t>1.必須輸入</w:t>
            </w:r>
            <w:r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需介於</w:t>
            </w:r>
            <w:r w:rsidR="00A74F98">
              <w:rPr>
                <w:rFonts w:ascii="標楷體" w:eastAsia="標楷體" w:hAnsi="標楷體" w:hint="eastAsia"/>
                <w:color w:val="000000"/>
              </w:rPr>
              <w:t>0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1至</w:t>
            </w:r>
            <w:r>
              <w:rPr>
                <w:rFonts w:ascii="標楷體" w:eastAsia="標楷體" w:hAnsi="標楷體"/>
                <w:color w:val="000000"/>
              </w:rPr>
              <w:t>12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>
              <w:rPr>
                <w:rFonts w:ascii="標楷體" w:eastAsia="標楷體" w:hAnsi="標楷體"/>
                <w:color w:val="000000"/>
              </w:rPr>
              <w:t>V(5)</w:t>
            </w:r>
          </w:p>
        </w:tc>
      </w:tr>
      <w:tr w:rsidR="00DF3468" w:rsidRPr="00362205" w14:paraId="0D01D977" w14:textId="77777777" w:rsidTr="00E41494">
        <w:trPr>
          <w:trHeight w:val="244"/>
          <w:jc w:val="center"/>
        </w:trPr>
        <w:tc>
          <w:tcPr>
            <w:tcW w:w="554" w:type="dxa"/>
          </w:tcPr>
          <w:p w14:paraId="2352CA8C" w14:textId="77777777" w:rsidR="00DF3468" w:rsidRPr="00362205" w:rsidRDefault="00DF3468" w:rsidP="00DF34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</w:p>
        </w:tc>
        <w:tc>
          <w:tcPr>
            <w:tcW w:w="1428" w:type="dxa"/>
          </w:tcPr>
          <w:p w14:paraId="3A312876" w14:textId="77777777" w:rsidR="00DF3468" w:rsidRPr="00362205" w:rsidRDefault="00DF3468" w:rsidP="00DF3468">
            <w:pPr>
              <w:rPr>
                <w:rFonts w:ascii="標楷體" w:eastAsia="標楷體" w:hAnsi="標楷體"/>
              </w:rPr>
            </w:pPr>
            <w:r w:rsidRPr="005E7DC3">
              <w:rPr>
                <w:rFonts w:ascii="標楷體" w:eastAsia="標楷體" w:hAnsi="標楷體" w:hint="eastAsia"/>
              </w:rPr>
              <w:t>選擇檔案</w:t>
            </w:r>
          </w:p>
        </w:tc>
        <w:tc>
          <w:tcPr>
            <w:tcW w:w="1296" w:type="dxa"/>
          </w:tcPr>
          <w:p w14:paraId="0AEA1B46" w14:textId="77777777" w:rsidR="00DF3468" w:rsidRPr="00362205" w:rsidRDefault="00DF3468" w:rsidP="00DF34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1233" w:type="dxa"/>
          </w:tcPr>
          <w:p w14:paraId="52250F31" w14:textId="77777777" w:rsidR="00DF3468" w:rsidRPr="00362205" w:rsidRDefault="00DF3468" w:rsidP="00DF3468">
            <w:pPr>
              <w:rPr>
                <w:rFonts w:ascii="標楷體" w:eastAsia="標楷體" w:hAnsi="標楷體"/>
              </w:rPr>
            </w:pPr>
          </w:p>
        </w:tc>
        <w:tc>
          <w:tcPr>
            <w:tcW w:w="1154" w:type="dxa"/>
          </w:tcPr>
          <w:p w14:paraId="72C49E91" w14:textId="77777777" w:rsidR="00DF3468" w:rsidRPr="00362205" w:rsidRDefault="00DF3468" w:rsidP="00DF3468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7C0423B9" w14:textId="77777777" w:rsidR="00DF3468" w:rsidRPr="00362205" w:rsidRDefault="00DF3468" w:rsidP="00DF34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45DB6492" w14:textId="77777777" w:rsidR="00DF3468" w:rsidRPr="00362205" w:rsidRDefault="00DF3468" w:rsidP="00DF346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0CAE1254" w14:textId="18FA9C90" w:rsidR="00DF3468" w:rsidRPr="00C00D65" w:rsidRDefault="00DF3468" w:rsidP="00DF3468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</w:rPr>
              <w:t>以滑鼠點選[</w:t>
            </w:r>
            <w:r w:rsidRPr="005E7DC3">
              <w:rPr>
                <w:rFonts w:ascii="標楷體" w:eastAsia="標楷體" w:hAnsi="標楷體" w:hint="eastAsia"/>
              </w:rPr>
              <w:t>選擇檔案</w:t>
            </w:r>
            <w:r>
              <w:rPr>
                <w:rFonts w:ascii="標楷體" w:eastAsia="標楷體" w:hAnsi="標楷體" w:hint="eastAsia"/>
              </w:rPr>
              <w:t>]按鈕，選取指定位置、檔名之上傳檔案</w:t>
            </w:r>
          </w:p>
        </w:tc>
      </w:tr>
    </w:tbl>
    <w:p w14:paraId="1B005F82" w14:textId="77777777" w:rsidR="000A40A2" w:rsidRDefault="000A40A2" w:rsidP="000A40A2">
      <w:pPr>
        <w:ind w:left="1440"/>
      </w:pPr>
    </w:p>
    <w:p w14:paraId="785CB752" w14:textId="77777777" w:rsidR="000A40A2" w:rsidRPr="009258FB" w:rsidRDefault="000A40A2" w:rsidP="000A40A2">
      <w:pPr>
        <w:pStyle w:val="a"/>
      </w:pPr>
      <w:r>
        <w:rPr>
          <w:rFonts w:hint="eastAsia"/>
        </w:rPr>
        <w:t>上傳檔案資料欄位</w:t>
      </w:r>
      <w:r w:rsidRPr="009258FB">
        <w:t>說明</w:t>
      </w:r>
    </w:p>
    <w:p w14:paraId="17F1AE5E" w14:textId="77777777" w:rsidR="000A40A2" w:rsidRPr="00583AF3" w:rsidRDefault="000A40A2" w:rsidP="000A40A2">
      <w:pPr>
        <w:ind w:left="1440"/>
      </w:pPr>
    </w:p>
    <w:tbl>
      <w:tblPr>
        <w:tblW w:w="102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4"/>
        <w:gridCol w:w="3410"/>
        <w:gridCol w:w="1560"/>
        <w:gridCol w:w="4677"/>
      </w:tblGrid>
      <w:tr w:rsidR="000A40A2" w:rsidRPr="00362205" w14:paraId="157EA5BA" w14:textId="77777777" w:rsidTr="00B3709A">
        <w:trPr>
          <w:trHeight w:val="758"/>
          <w:jc w:val="center"/>
        </w:trPr>
        <w:tc>
          <w:tcPr>
            <w:tcW w:w="554" w:type="dxa"/>
            <w:shd w:val="clear" w:color="auto" w:fill="D9D9D9" w:themeFill="background1" w:themeFillShade="D9"/>
          </w:tcPr>
          <w:p w14:paraId="2DBAFD14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3410" w:type="dxa"/>
            <w:shd w:val="clear" w:color="auto" w:fill="D9D9D9" w:themeFill="background1" w:themeFillShade="D9"/>
          </w:tcPr>
          <w:p w14:paraId="798BB331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2304DA">
              <w:rPr>
                <w:rFonts w:ascii="標楷體" w:eastAsia="標楷體" w:hAnsi="標楷體" w:hint="eastAsia"/>
              </w:rPr>
              <w:t>上傳檔案資料欄位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7F665136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4E09B8">
              <w:rPr>
                <w:rFonts w:ascii="標楷體" w:eastAsia="標楷體" w:hAnsi="標楷體" w:hint="eastAsia"/>
              </w:rPr>
              <w:t>資料型態</w:t>
            </w:r>
          </w:p>
        </w:tc>
        <w:tc>
          <w:tcPr>
            <w:tcW w:w="4677" w:type="dxa"/>
            <w:shd w:val="clear" w:color="auto" w:fill="D9D9D9" w:themeFill="background1" w:themeFillShade="D9"/>
          </w:tcPr>
          <w:p w14:paraId="134692E9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0A40A2" w:rsidRPr="00362205" w14:paraId="574D9E54" w14:textId="77777777" w:rsidTr="00B3709A">
        <w:trPr>
          <w:trHeight w:val="244"/>
          <w:jc w:val="center"/>
        </w:trPr>
        <w:tc>
          <w:tcPr>
            <w:tcW w:w="554" w:type="dxa"/>
          </w:tcPr>
          <w:p w14:paraId="36A88313" w14:textId="59DAA783" w:rsidR="000A40A2" w:rsidRPr="00362205" w:rsidRDefault="00B83D8C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410" w:type="dxa"/>
          </w:tcPr>
          <w:p w14:paraId="79B933B6" w14:textId="77777777" w:rsidR="000A40A2" w:rsidRPr="00E66926" w:rsidRDefault="000A40A2" w:rsidP="00C533CF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年月份</w:t>
            </w:r>
          </w:p>
        </w:tc>
        <w:tc>
          <w:tcPr>
            <w:tcW w:w="1560" w:type="dxa"/>
          </w:tcPr>
          <w:p w14:paraId="5101B5B7" w14:textId="4A51C742" w:rsidR="000A40A2" w:rsidRDefault="000A40A2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  <w:r w:rsidR="00B3709A">
              <w:rPr>
                <w:rFonts w:ascii="標楷體" w:eastAsia="標楷體" w:hAnsi="標楷體" w:hint="eastAsia"/>
              </w:rPr>
              <w:t>Y</w:t>
            </w:r>
            <w:r w:rsidR="00B3709A">
              <w:rPr>
                <w:rFonts w:ascii="標楷體" w:eastAsia="標楷體" w:hAnsi="標楷體"/>
              </w:rPr>
              <w:t>YYYMM</w:t>
            </w:r>
          </w:p>
        </w:tc>
        <w:tc>
          <w:tcPr>
            <w:tcW w:w="4677" w:type="dxa"/>
          </w:tcPr>
          <w:p w14:paraId="5E5E00B2" w14:textId="6F6E88A6" w:rsidR="000A40A2" w:rsidRPr="00AC51F6" w:rsidRDefault="000A40A2" w:rsidP="00C533CF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YearMonth</w:t>
            </w:r>
          </w:p>
        </w:tc>
      </w:tr>
      <w:tr w:rsidR="000A40A2" w:rsidRPr="00362205" w14:paraId="3AA3126C" w14:textId="77777777" w:rsidTr="00B3709A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FEB69" w14:textId="10577E98" w:rsidR="000A40A2" w:rsidRPr="00362205" w:rsidRDefault="00B83D8C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6EE63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戶號</w:t>
            </w:r>
            <w:r>
              <w:rPr>
                <w:rFonts w:ascii="標楷體" w:eastAsia="標楷體" w:hAnsi="標楷體" w:hint="eastAsia"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4449A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88C80" w14:textId="77777777" w:rsidR="000A40A2" w:rsidRPr="00AC51F6" w:rsidRDefault="000A40A2" w:rsidP="00C533CF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CustNo</w:t>
            </w:r>
          </w:p>
        </w:tc>
      </w:tr>
      <w:tr w:rsidR="00B83D8C" w:rsidRPr="00362205" w14:paraId="6FCCA305" w14:textId="77777777" w:rsidTr="00B3709A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FA377" w14:textId="5C7679D9" w:rsidR="00B83D8C" w:rsidRDefault="00B83D8C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EC001" w14:textId="0E44F018" w:rsidR="00B83D8C" w:rsidRPr="00DA56CD" w:rsidRDefault="00B83D8C" w:rsidP="00C533CF">
            <w:pPr>
              <w:rPr>
                <w:rFonts w:ascii="標楷體" w:eastAsia="標楷體" w:hAnsi="標楷體"/>
              </w:rPr>
            </w:pPr>
            <w:r w:rsidRPr="00B83D8C">
              <w:rPr>
                <w:rFonts w:ascii="標楷體" w:eastAsia="標楷體" w:hAnsi="標楷體" w:hint="eastAsia"/>
              </w:rPr>
              <w:t>身份證字號/統一編號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8D3E8" w14:textId="32842365" w:rsidR="00B83D8C" w:rsidRDefault="00792276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文字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65A8C" w14:textId="41C11335" w:rsidR="00B83D8C" w:rsidRPr="00055F7D" w:rsidRDefault="00F13AED" w:rsidP="00C533CF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無</w:t>
            </w:r>
          </w:p>
        </w:tc>
      </w:tr>
      <w:tr w:rsidR="000A40A2" w:rsidRPr="00362205" w14:paraId="0AE7A7C0" w14:textId="77777777" w:rsidTr="00B3709A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67FE5" w14:textId="30F0FE9B" w:rsidR="000A40A2" w:rsidRPr="00362205" w:rsidRDefault="00B83D8C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532AF" w14:textId="77777777" w:rsidR="000A40A2" w:rsidRPr="00E66926" w:rsidRDefault="000A40A2" w:rsidP="00C533CF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額度編號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629C8" w14:textId="77777777" w:rsidR="000A40A2" w:rsidRDefault="000A40A2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DBF10" w14:textId="77777777" w:rsidR="000A40A2" w:rsidRPr="00AC51F6" w:rsidRDefault="000A40A2" w:rsidP="00C533CF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FacmNo</w:t>
            </w:r>
          </w:p>
        </w:tc>
      </w:tr>
      <w:tr w:rsidR="000A40A2" w:rsidRPr="00362205" w14:paraId="2F325D24" w14:textId="77777777" w:rsidTr="00B3709A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B298B" w14:textId="3A386490" w:rsidR="000A40A2" w:rsidRPr="00362205" w:rsidRDefault="00B83D8C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5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5AD8F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撥款序號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02EBA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D5F00" w14:textId="77777777" w:rsidR="000A40A2" w:rsidRPr="00AC51F6" w:rsidRDefault="000A40A2" w:rsidP="00C533CF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BormNo</w:t>
            </w:r>
          </w:p>
        </w:tc>
      </w:tr>
      <w:tr w:rsidR="000A40A2" w:rsidRPr="00362205" w14:paraId="5DE4D7AC" w14:textId="77777777" w:rsidTr="00B3709A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BF543" w14:textId="77F1CD6C" w:rsidR="000A40A2" w:rsidRPr="00362205" w:rsidRDefault="00B83D8C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CD43F" w14:textId="77777777" w:rsidR="000A40A2" w:rsidRPr="00E66926" w:rsidRDefault="000A40A2" w:rsidP="00C533CF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本期本金餘額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7449C" w14:textId="77777777" w:rsidR="000A40A2" w:rsidRDefault="000A40A2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FF8B4" w14:textId="77777777" w:rsidR="000A40A2" w:rsidRPr="00AC51F6" w:rsidRDefault="000A40A2" w:rsidP="00C533CF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Principal</w:t>
            </w:r>
          </w:p>
        </w:tc>
      </w:tr>
      <w:tr w:rsidR="000A40A2" w:rsidRPr="00362205" w14:paraId="73E0D80B" w14:textId="77777777" w:rsidTr="00B3709A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2C9DC" w14:textId="4A9943B9" w:rsidR="000A40A2" w:rsidRPr="00362205" w:rsidRDefault="00B83D8C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6D7BC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本期帳面價值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F26D4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1838F" w14:textId="77777777" w:rsidR="000A40A2" w:rsidRPr="00AC51F6" w:rsidRDefault="000A40A2" w:rsidP="00C533CF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BookValue</w:t>
            </w:r>
          </w:p>
        </w:tc>
      </w:tr>
      <w:tr w:rsidR="000A40A2" w:rsidRPr="00362205" w14:paraId="0B7F0870" w14:textId="77777777" w:rsidTr="00B3709A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D08B2" w14:textId="54B42E8C" w:rsidR="000A40A2" w:rsidRPr="00362205" w:rsidRDefault="00B83D8C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36151" w14:textId="77777777" w:rsidR="000A40A2" w:rsidRPr="00E66926" w:rsidRDefault="000A40A2" w:rsidP="00C533CF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本期累</w:t>
            </w:r>
            <w:r>
              <w:rPr>
                <w:rFonts w:ascii="標楷體" w:eastAsia="標楷體" w:hAnsi="標楷體" w:hint="eastAsia"/>
              </w:rPr>
              <w:t>計</w:t>
            </w:r>
            <w:r w:rsidRPr="00DA56CD">
              <w:rPr>
                <w:rFonts w:ascii="標楷體" w:eastAsia="標楷體" w:hAnsi="標楷體" w:hint="eastAsia"/>
              </w:rPr>
              <w:t>應攤銷折溢價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9334C" w14:textId="77777777" w:rsidR="000A40A2" w:rsidRDefault="000A40A2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1C068" w14:textId="77777777" w:rsidR="000A40A2" w:rsidRPr="00AC51F6" w:rsidRDefault="000A40A2" w:rsidP="00C533CF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AccumDPAmortized</w:t>
            </w:r>
          </w:p>
        </w:tc>
      </w:tr>
      <w:tr w:rsidR="000A40A2" w:rsidRPr="00362205" w14:paraId="3D3B1F23" w14:textId="77777777" w:rsidTr="00B3709A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35C13" w14:textId="53906271" w:rsidR="000A40A2" w:rsidRPr="00362205" w:rsidRDefault="00B83D8C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FFEE6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本期累</w:t>
            </w:r>
            <w:r>
              <w:rPr>
                <w:rFonts w:ascii="標楷體" w:eastAsia="標楷體" w:hAnsi="標楷體" w:hint="eastAsia"/>
              </w:rPr>
              <w:t>計</w:t>
            </w:r>
            <w:r w:rsidRPr="00DA56CD">
              <w:rPr>
                <w:rFonts w:ascii="標楷體" w:eastAsia="標楷體" w:hAnsi="標楷體" w:hint="eastAsia"/>
              </w:rPr>
              <w:t>未攤銷折溢價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287A8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B2A85" w14:textId="77777777" w:rsidR="000A40A2" w:rsidRPr="00AC51F6" w:rsidRDefault="000A40A2" w:rsidP="00C533CF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AccumDPunAmortized</w:t>
            </w:r>
          </w:p>
        </w:tc>
      </w:tr>
      <w:tr w:rsidR="000A40A2" w:rsidRPr="00362205" w14:paraId="2782E9D8" w14:textId="77777777" w:rsidTr="00B3709A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64DFE" w14:textId="76944B56" w:rsidR="000A40A2" w:rsidRPr="00362205" w:rsidRDefault="00B83D8C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ADFAA" w14:textId="77777777" w:rsidR="000A40A2" w:rsidRPr="00E66926" w:rsidRDefault="000A40A2" w:rsidP="00C533CF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本期折溢價攤銷數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36729" w14:textId="77777777" w:rsidR="000A40A2" w:rsidRDefault="000A40A2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940AC" w14:textId="77777777" w:rsidR="000A40A2" w:rsidRPr="00AC51F6" w:rsidRDefault="000A40A2" w:rsidP="00C533CF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DPAmortized</w:t>
            </w:r>
          </w:p>
        </w:tc>
      </w:tr>
    </w:tbl>
    <w:p w14:paraId="6EEAF03E" w14:textId="4F1313D3" w:rsidR="000A40A2" w:rsidRPr="0081487B" w:rsidRDefault="0081487B" w:rsidP="000A40A2">
      <w:pPr>
        <w:ind w:left="1440"/>
        <w:rPr>
          <w:rFonts w:ascii="標楷體" w:eastAsia="標楷體" w:hAnsi="標楷體"/>
        </w:rPr>
      </w:pPr>
      <w:r w:rsidRPr="0081487B">
        <w:rPr>
          <w:rFonts w:ascii="標楷體" w:eastAsia="標楷體" w:hAnsi="標楷體" w:hint="eastAsia"/>
        </w:rPr>
        <w:t>註：</w:t>
      </w:r>
      <w:r>
        <w:rPr>
          <w:rFonts w:ascii="標楷體" w:eastAsia="標楷體" w:hAnsi="標楷體" w:hint="eastAsia"/>
        </w:rPr>
        <w:t xml:space="preserve">各欄位之間以 </w:t>
      </w:r>
      <w:r w:rsidRPr="00A01F68">
        <w:rPr>
          <w:rFonts w:ascii="標楷體" w:eastAsia="標楷體" w:hAnsi="標楷體" w:hint="eastAsia"/>
        </w:rPr>
        <w:t>"</w:t>
      </w:r>
      <w:r>
        <w:rPr>
          <w:rFonts w:ascii="標楷體" w:eastAsia="標楷體" w:hAnsi="標楷體" w:hint="eastAsia"/>
        </w:rPr>
        <w:t>,</w:t>
      </w:r>
      <w:r w:rsidRPr="00A01F68">
        <w:rPr>
          <w:rFonts w:ascii="標楷體" w:eastAsia="標楷體" w:hAnsi="標楷體" w:hint="eastAsia"/>
        </w:rPr>
        <w:t>"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做為區隔符號</w:t>
      </w:r>
    </w:p>
    <w:p w14:paraId="7119D66B" w14:textId="77777777" w:rsidR="0081487B" w:rsidRPr="00910D51" w:rsidRDefault="0081487B" w:rsidP="000A40A2">
      <w:pPr>
        <w:ind w:left="1440"/>
      </w:pPr>
    </w:p>
    <w:p w14:paraId="460F69F1" w14:textId="7A3A3B7D" w:rsidR="000A40A2" w:rsidRPr="00E50626" w:rsidRDefault="000A40A2" w:rsidP="000A40A2">
      <w:pPr>
        <w:pStyle w:val="a"/>
      </w:pPr>
      <w:r w:rsidRPr="00E50626">
        <w:rPr>
          <w:rFonts w:hint="eastAsia"/>
        </w:rPr>
        <w:t>輸出畫面</w:t>
      </w:r>
    </w:p>
    <w:p w14:paraId="58602049" w14:textId="77777777" w:rsidR="000A40A2" w:rsidRPr="00E50626" w:rsidRDefault="000A40A2" w:rsidP="000A40A2">
      <w:pPr>
        <w:ind w:left="1440"/>
      </w:pPr>
    </w:p>
    <w:p w14:paraId="7AC37346" w14:textId="77777777" w:rsidR="000A40A2" w:rsidRPr="007C1268" w:rsidRDefault="000A40A2" w:rsidP="000A40A2">
      <w:r>
        <w:rPr>
          <w:noProof/>
        </w:rPr>
        <w:drawing>
          <wp:inline distT="0" distB="0" distL="0" distR="0" wp14:anchorId="59D0910C" wp14:editId="31596602">
            <wp:extent cx="6479540" cy="2639060"/>
            <wp:effectExtent l="0" t="0" r="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2DB4" w14:textId="77777777" w:rsidR="000A40A2" w:rsidRDefault="000A40A2" w:rsidP="000A40A2">
      <w:pPr>
        <w:ind w:left="1440"/>
      </w:pPr>
    </w:p>
    <w:p w14:paraId="6828342B" w14:textId="77777777" w:rsidR="000A40A2" w:rsidRPr="00625AB6" w:rsidRDefault="000A40A2" w:rsidP="000A40A2">
      <w:pPr>
        <w:pStyle w:val="a"/>
      </w:pPr>
      <w:r w:rsidRPr="00625AB6">
        <w:rPr>
          <w:rFonts w:hint="eastAsia"/>
        </w:rPr>
        <w:t>輸出畫面資料說明</w:t>
      </w:r>
    </w:p>
    <w:p w14:paraId="69665765" w14:textId="77777777" w:rsidR="000A40A2" w:rsidRPr="00AE7A9E" w:rsidRDefault="000A40A2" w:rsidP="000A40A2">
      <w:pPr>
        <w:ind w:left="144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5"/>
        <w:gridCol w:w="810"/>
        <w:gridCol w:w="2126"/>
        <w:gridCol w:w="3208"/>
        <w:gridCol w:w="3305"/>
      </w:tblGrid>
      <w:tr w:rsidR="000A40A2" w14:paraId="6FDF9D18" w14:textId="77777777" w:rsidTr="00C533CF">
        <w:trPr>
          <w:tblHeader/>
        </w:trPr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633AE9C" w14:textId="77777777" w:rsidR="000A40A2" w:rsidRDefault="000A40A2" w:rsidP="00C533C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序號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7BE663F" w14:textId="77777777" w:rsidR="000A40A2" w:rsidRDefault="000A40A2" w:rsidP="00C533C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欄位型態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E6554FB" w14:textId="77777777" w:rsidR="000A40A2" w:rsidRDefault="000A40A2" w:rsidP="00C533C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079EFB5" w14:textId="77777777" w:rsidR="000A40A2" w:rsidRDefault="000A40A2" w:rsidP="00C533C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資料來源</w:t>
            </w: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0EDDA61" w14:textId="77777777" w:rsidR="000A40A2" w:rsidRDefault="000A40A2" w:rsidP="00C533C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輸出/功能說明</w:t>
            </w:r>
          </w:p>
        </w:tc>
      </w:tr>
      <w:tr w:rsidR="000A40A2" w14:paraId="1FD93F01" w14:textId="77777777" w:rsidTr="00C533CF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A843F" w14:textId="77777777" w:rsidR="000A40A2" w:rsidRDefault="000A40A2" w:rsidP="00C533C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05FB1" w14:textId="77777777" w:rsidR="000A40A2" w:rsidRDefault="000A40A2" w:rsidP="00C533C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3FE6A" w14:textId="77777777" w:rsidR="000A40A2" w:rsidRDefault="000A40A2" w:rsidP="00C533C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筆數</w:t>
            </w:r>
          </w:p>
        </w:tc>
        <w:tc>
          <w:tcPr>
            <w:tcW w:w="3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3FEC0" w14:textId="77777777" w:rsidR="000A40A2" w:rsidRDefault="000A40A2" w:rsidP="00C533C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上傳檔案</w:t>
            </w: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0E836" w14:textId="77777777" w:rsidR="000A40A2" w:rsidRPr="00A96919" w:rsidRDefault="000A40A2" w:rsidP="00C533CF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統計上傳檔案之資料筆數</w:t>
            </w:r>
          </w:p>
        </w:tc>
      </w:tr>
      <w:tr w:rsidR="000A40A2" w14:paraId="0CB2A69E" w14:textId="77777777" w:rsidTr="00C533CF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2C59A" w14:textId="77777777" w:rsidR="000A40A2" w:rsidRDefault="000A40A2" w:rsidP="00C533C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3A6A6" w14:textId="77777777" w:rsidR="000A40A2" w:rsidRDefault="000A40A2" w:rsidP="00C533C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CF1F6" w14:textId="77777777" w:rsidR="000A40A2" w:rsidRDefault="000A40A2" w:rsidP="00C533C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16CBE">
              <w:rPr>
                <w:rFonts w:ascii="標楷體" w:eastAsia="標楷體" w:hAnsi="標楷體" w:hint="eastAsia"/>
                <w:color w:val="000000"/>
                <w:lang w:val="x-none" w:eastAsia="x-none"/>
              </w:rPr>
              <w:t>本期累計應攤銷折溢價</w:t>
            </w:r>
          </w:p>
        </w:tc>
        <w:tc>
          <w:tcPr>
            <w:tcW w:w="3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B6B65" w14:textId="77777777" w:rsidR="000A40A2" w:rsidRDefault="000A40A2" w:rsidP="00C533C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上傳檔案</w:t>
            </w: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3D36F" w14:textId="4C50CA10" w:rsidR="000A40A2" w:rsidRDefault="000A40A2" w:rsidP="00C533CF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累計各筆</w:t>
            </w:r>
            <w:r w:rsidR="007457D2">
              <w:rPr>
                <w:rFonts w:ascii="標楷體" w:eastAsia="標楷體" w:hAnsi="標楷體" w:hint="eastAsia"/>
              </w:rPr>
              <w:t>[</w:t>
            </w:r>
            <w:r w:rsidRPr="007A28B5">
              <w:rPr>
                <w:rFonts w:ascii="標楷體" w:eastAsia="標楷體" w:hAnsi="標楷體" w:hint="eastAsia"/>
              </w:rPr>
              <w:t>本期累應攤銷折溢價</w:t>
            </w:r>
            <w:r>
              <w:rPr>
                <w:rFonts w:ascii="標楷體" w:eastAsia="標楷體" w:hAnsi="標楷體" w:hint="eastAsia"/>
              </w:rPr>
              <w:t>金額</w:t>
            </w:r>
            <w:r w:rsidR="007457D2">
              <w:rPr>
                <w:rFonts w:ascii="標楷體" w:eastAsia="標楷體" w:hAnsi="標楷體" w:hint="eastAsia"/>
              </w:rPr>
              <w:t>]</w:t>
            </w:r>
          </w:p>
          <w:p w14:paraId="73D3500B" w14:textId="77777777" w:rsidR="000A40A2" w:rsidRPr="00A96919" w:rsidRDefault="000A40A2" w:rsidP="00C533CF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各筆合計後</w:t>
            </w:r>
            <w:r>
              <w:rPr>
                <w:rFonts w:ascii="標楷體" w:eastAsia="標楷體" w:hAnsi="標楷體"/>
              </w:rPr>
              <w:t>,</w:t>
            </w:r>
            <w:r>
              <w:rPr>
                <w:rFonts w:ascii="標楷體" w:eastAsia="標楷體" w:hAnsi="標楷體" w:hint="eastAsia"/>
              </w:rPr>
              <w:t>採四捨五入至整數位</w:t>
            </w:r>
          </w:p>
        </w:tc>
      </w:tr>
    </w:tbl>
    <w:p w14:paraId="3CAEAF2D" w14:textId="77777777" w:rsidR="000A40A2" w:rsidRDefault="000A40A2" w:rsidP="000A40A2">
      <w:pPr>
        <w:ind w:left="1440"/>
      </w:pPr>
    </w:p>
    <w:p w14:paraId="14831888" w14:textId="77777777" w:rsidR="000A40A2" w:rsidRDefault="000A40A2" w:rsidP="000A40A2">
      <w:pPr>
        <w:widowControl/>
      </w:pPr>
      <w:r>
        <w:br w:type="page"/>
      </w:r>
    </w:p>
    <w:p w14:paraId="3BA66B14" w14:textId="77777777" w:rsidR="00C467BE" w:rsidRPr="000A40A2" w:rsidRDefault="00C467BE" w:rsidP="00903DF8">
      <w:pPr>
        <w:widowControl/>
      </w:pPr>
    </w:p>
    <w:p w14:paraId="2ECA4212" w14:textId="4F57C2C2" w:rsidR="00157160" w:rsidRPr="00751866" w:rsidRDefault="00157160" w:rsidP="00157160">
      <w:pPr>
        <w:pStyle w:val="3"/>
        <w:numPr>
          <w:ilvl w:val="2"/>
          <w:numId w:val="69"/>
        </w:numPr>
        <w:spacing w:before="0"/>
        <w:rPr>
          <w:rFonts w:ascii="標楷體" w:hAnsi="標楷體"/>
          <w:b/>
          <w:szCs w:val="32"/>
        </w:rPr>
      </w:pPr>
      <w:r w:rsidRPr="00751866">
        <w:rPr>
          <w:rFonts w:ascii="標楷體" w:hAnsi="標楷體"/>
          <w:b/>
          <w:szCs w:val="32"/>
        </w:rPr>
        <w:t>L7</w:t>
      </w:r>
      <w:r>
        <w:rPr>
          <w:rFonts w:ascii="標楷體" w:hAnsi="標楷體"/>
          <w:b/>
          <w:szCs w:val="32"/>
        </w:rPr>
        <w:t>90</w:t>
      </w:r>
      <w:r w:rsidR="001144B2">
        <w:rPr>
          <w:rFonts w:ascii="標楷體" w:hAnsi="標楷體"/>
          <w:b/>
          <w:szCs w:val="32"/>
        </w:rPr>
        <w:t>1</w:t>
      </w:r>
      <w:r w:rsidR="00240C03">
        <w:rPr>
          <w:rFonts w:ascii="標楷體" w:hAnsi="標楷體" w:hint="eastAsia"/>
          <w:b/>
          <w:szCs w:val="32"/>
        </w:rPr>
        <w:t>３４號公報</w:t>
      </w:r>
      <w:r w:rsidRPr="007F3E25">
        <w:rPr>
          <w:rFonts w:ascii="標楷體" w:hAnsi="標楷體" w:hint="eastAsia"/>
          <w:b/>
          <w:szCs w:val="32"/>
        </w:rPr>
        <w:t>欄位清單</w:t>
      </w:r>
      <w:r w:rsidR="003C14C8" w:rsidRPr="00A43145">
        <w:rPr>
          <w:rFonts w:ascii="標楷體" w:hAnsi="標楷體" w:hint="eastAsia"/>
          <w:b/>
          <w:szCs w:val="32"/>
        </w:rPr>
        <w:t>產生作業</w:t>
      </w:r>
      <w:ins w:id="386" w:author="陳志嵩" w:date="2021-06-11T09:25:00Z">
        <w:r w:rsidR="002238C5">
          <w:rPr>
            <w:rFonts w:ascii="標楷體" w:hAnsi="標楷體" w:hint="eastAsia"/>
            <w:b/>
            <w:szCs w:val="32"/>
          </w:rPr>
          <w:t xml:space="preserve"> ***</w:t>
        </w:r>
      </w:ins>
    </w:p>
    <w:p w14:paraId="20557AFE" w14:textId="77777777" w:rsidR="00157160" w:rsidRPr="004A1C2C" w:rsidRDefault="00157160" w:rsidP="00157160">
      <w:pPr>
        <w:pStyle w:val="a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157160" w:rsidRPr="008F20B5" w14:paraId="217804AD" w14:textId="77777777" w:rsidTr="00AD46B1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A5C1C92" w14:textId="77777777" w:rsidR="00157160" w:rsidRPr="004A1C2C" w:rsidRDefault="00157160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AC0CCA8" w14:textId="44B15DDE" w:rsidR="00157160" w:rsidRPr="008F20B5" w:rsidRDefault="00407EA5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３４號公報</w:t>
            </w:r>
            <w:r w:rsidR="00157160" w:rsidRPr="007F3E25">
              <w:rPr>
                <w:rFonts w:ascii="標楷體" w:eastAsia="標楷體" w:hAnsi="標楷體" w:hint="eastAsia"/>
              </w:rPr>
              <w:t>欄位清單</w:t>
            </w:r>
            <w:r w:rsidR="003C14C8" w:rsidRPr="003C14C8">
              <w:rPr>
                <w:rFonts w:ascii="標楷體" w:eastAsia="標楷體" w:hAnsi="標楷體" w:hint="eastAsia"/>
              </w:rPr>
              <w:t>產生作業</w:t>
            </w:r>
          </w:p>
        </w:tc>
      </w:tr>
      <w:tr w:rsidR="00157160" w:rsidRPr="008F20B5" w14:paraId="596EE03D" w14:textId="77777777" w:rsidTr="00AD46B1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4582ACE" w14:textId="77777777" w:rsidR="00157160" w:rsidRPr="004A1C2C" w:rsidRDefault="00157160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56EDF08" w14:textId="67DCAF29" w:rsidR="00157160" w:rsidRPr="004A1C2C" w:rsidRDefault="00157160" w:rsidP="00AD46B1">
            <w:pPr>
              <w:autoSpaceDE w:val="0"/>
              <w:autoSpaceDN w:val="0"/>
              <w:adjustRightInd w:val="0"/>
              <w:spacing w:line="0" w:lineRule="atLeas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產生</w:t>
            </w:r>
            <w:r w:rsidR="00AD57EC">
              <w:rPr>
                <w:rFonts w:ascii="標楷體" w:eastAsia="標楷體" w:hAnsi="標楷體" w:hint="eastAsia"/>
              </w:rPr>
              <w:t>[</w:t>
            </w: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號公報欄位清單媒體檔</w:t>
            </w:r>
            <w:r w:rsidR="00AD57EC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時</w:t>
            </w:r>
          </w:p>
        </w:tc>
      </w:tr>
      <w:tr w:rsidR="00157160" w:rsidRPr="008F20B5" w14:paraId="3A8A1F98" w14:textId="77777777" w:rsidTr="00AD46B1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D9D760E" w14:textId="77777777" w:rsidR="00157160" w:rsidRPr="004A1C2C" w:rsidRDefault="00157160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CC6AE28" w14:textId="3EADDFD6" w:rsidR="00157160" w:rsidRPr="004037BD" w:rsidRDefault="00157160" w:rsidP="00AD46B1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="00BC48BD"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1D1421C7" w14:textId="65F264E5" w:rsidR="00157160" w:rsidRDefault="00157160" w:rsidP="00AD46B1">
            <w:pPr>
              <w:ind w:left="254" w:hangingChars="106" w:hanging="25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.依照勾選項目產生</w:t>
            </w:r>
            <w:r w:rsidR="00AD57EC">
              <w:rPr>
                <w:rFonts w:ascii="標楷體" w:eastAsia="標楷體" w:hAnsi="標楷體" w:hint="eastAsia"/>
              </w:rPr>
              <w:t>[</w:t>
            </w: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號公報欄位清單媒體檔</w:t>
            </w:r>
            <w:r w:rsidR="00AD57EC">
              <w:rPr>
                <w:rFonts w:ascii="標楷體" w:eastAsia="標楷體" w:hAnsi="標楷體" w:hint="eastAsia"/>
              </w:rPr>
              <w:t>]</w:t>
            </w:r>
          </w:p>
          <w:p w14:paraId="2860A2D7" w14:textId="13963A61" w:rsidR="00157160" w:rsidRPr="0058227F" w:rsidRDefault="00157160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LNM34AP 欄位清單</w:t>
            </w:r>
            <w:r w:rsidR="00CF2833">
              <w:rPr>
                <w:rFonts w:ascii="標楷體" w:eastAsia="標楷體" w:hAnsi="標楷體" w:hint="eastAsia"/>
              </w:rPr>
              <w:t>１</w:t>
            </w:r>
          </w:p>
          <w:p w14:paraId="1E53D9E4" w14:textId="3E96D9F9" w:rsidR="00157160" w:rsidRPr="0058227F" w:rsidRDefault="00157160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</w:t>
            </w:r>
            <w:r w:rsidR="00BC39D6">
              <w:rPr>
                <w:rFonts w:ascii="標楷體" w:eastAsia="標楷體" w:hAnsi="標楷體" w:hint="eastAsia"/>
              </w:rPr>
              <w:t>B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 w:rsidR="00CF2833">
              <w:rPr>
                <w:rFonts w:ascii="標楷體" w:eastAsia="標楷體" w:hAnsi="標楷體" w:hint="eastAsia"/>
              </w:rPr>
              <w:t>２</w:t>
            </w:r>
          </w:p>
          <w:p w14:paraId="11DAB3C2" w14:textId="14CB3C2B" w:rsidR="00157160" w:rsidRPr="0058227F" w:rsidRDefault="00157160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</w:t>
            </w:r>
            <w:r w:rsidR="00BC39D6">
              <w:rPr>
                <w:rFonts w:ascii="標楷體" w:eastAsia="標楷體" w:hAnsi="標楷體"/>
              </w:rPr>
              <w:t>C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 w:rsidR="00CF2833">
              <w:rPr>
                <w:rFonts w:ascii="標楷體" w:eastAsia="標楷體" w:hAnsi="標楷體" w:hint="eastAsia"/>
              </w:rPr>
              <w:t>３</w:t>
            </w:r>
          </w:p>
          <w:p w14:paraId="0E2EC83C" w14:textId="1160DE92" w:rsidR="00157160" w:rsidRPr="0058227F" w:rsidRDefault="00157160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</w:t>
            </w:r>
            <w:r w:rsidR="00BC39D6">
              <w:rPr>
                <w:rFonts w:ascii="標楷體" w:eastAsia="標楷體" w:hAnsi="標楷體"/>
              </w:rPr>
              <w:t>D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 w:rsidR="00CF2833">
              <w:rPr>
                <w:rFonts w:ascii="標楷體" w:eastAsia="標楷體" w:hAnsi="標楷體" w:hint="eastAsia"/>
              </w:rPr>
              <w:t>４</w:t>
            </w:r>
          </w:p>
          <w:p w14:paraId="33C46676" w14:textId="42DB65D1" w:rsidR="00157160" w:rsidRPr="0058227F" w:rsidRDefault="00157160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5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</w:t>
            </w:r>
            <w:r w:rsidR="00BC39D6">
              <w:rPr>
                <w:rFonts w:ascii="標楷體" w:eastAsia="標楷體" w:hAnsi="標楷體"/>
              </w:rPr>
              <w:t>E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 w:rsidR="00CF2833">
              <w:rPr>
                <w:rFonts w:ascii="標楷體" w:eastAsia="標楷體" w:hAnsi="標楷體" w:hint="eastAsia"/>
              </w:rPr>
              <w:t>５</w:t>
            </w:r>
          </w:p>
          <w:p w14:paraId="109B8D58" w14:textId="20CA87FA" w:rsidR="00157160" w:rsidRPr="00A313C0" w:rsidRDefault="00157160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6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</w:t>
            </w:r>
            <w:r w:rsidR="00BC39D6">
              <w:rPr>
                <w:rFonts w:ascii="標楷體" w:eastAsia="標楷體" w:hAnsi="標楷體"/>
              </w:rPr>
              <w:t>G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 w:rsidR="00CF2833">
              <w:rPr>
                <w:rFonts w:ascii="標楷體" w:eastAsia="標楷體" w:hAnsi="標楷體" w:hint="eastAsia"/>
              </w:rPr>
              <w:t>６</w:t>
            </w:r>
          </w:p>
        </w:tc>
      </w:tr>
      <w:tr w:rsidR="00157160" w:rsidRPr="008F20B5" w14:paraId="35940258" w14:textId="77777777" w:rsidTr="00AD46B1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FEACDA7" w14:textId="77777777" w:rsidR="00157160" w:rsidRPr="004A1C2C" w:rsidRDefault="00157160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DE06BCA" w14:textId="77777777" w:rsidR="00157160" w:rsidRPr="004A1C2C" w:rsidRDefault="00157160" w:rsidP="00AD46B1">
            <w:pPr>
              <w:rPr>
                <w:rFonts w:ascii="標楷體" w:eastAsia="標楷體" w:hAnsi="標楷體"/>
              </w:rPr>
            </w:pPr>
          </w:p>
        </w:tc>
      </w:tr>
      <w:tr w:rsidR="00157160" w:rsidRPr="008F20B5" w14:paraId="6B0DF5DD" w14:textId="77777777" w:rsidTr="00AD46B1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A2ABB45" w14:textId="77777777" w:rsidR="00157160" w:rsidRPr="004A1C2C" w:rsidRDefault="00157160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45EFC9E" w14:textId="77777777" w:rsidR="00157160" w:rsidRPr="004A1C2C" w:rsidRDefault="00157160" w:rsidP="00AD46B1">
            <w:pPr>
              <w:rPr>
                <w:rFonts w:ascii="標楷體" w:eastAsia="標楷體" w:hAnsi="標楷體"/>
              </w:rPr>
            </w:pPr>
          </w:p>
        </w:tc>
      </w:tr>
      <w:tr w:rsidR="00157160" w:rsidRPr="008F20B5" w14:paraId="16ED340D" w14:textId="77777777" w:rsidTr="00AD46B1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19E0F88" w14:textId="77777777" w:rsidR="00157160" w:rsidRPr="004A1C2C" w:rsidRDefault="00157160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7C68BC6" w14:textId="77777777" w:rsidR="00157160" w:rsidRPr="004A1C2C" w:rsidRDefault="00157160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提供輸出</w:t>
            </w:r>
            <w:r w:rsidRPr="00D21D13">
              <w:rPr>
                <w:rFonts w:ascii="標楷體" w:eastAsia="標楷體" w:hAnsi="標楷體" w:hint="eastAsia"/>
              </w:rPr>
              <w:t>媒體檔</w:t>
            </w:r>
          </w:p>
        </w:tc>
      </w:tr>
      <w:tr w:rsidR="00157160" w:rsidRPr="008F20B5" w14:paraId="1C8DBF2D" w14:textId="77777777" w:rsidTr="00AD46B1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4F299C9" w14:textId="77777777" w:rsidR="00157160" w:rsidRPr="004A1C2C" w:rsidRDefault="00157160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A027D4E" w14:textId="16319D19" w:rsidR="00157160" w:rsidRPr="004A1C2C" w:rsidRDefault="007A7B4B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月報環境執行</w:t>
            </w:r>
          </w:p>
        </w:tc>
      </w:tr>
      <w:tr w:rsidR="00157160" w:rsidRPr="008F20B5" w14:paraId="6423B6C2" w14:textId="77777777" w:rsidTr="00AD46B1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4EBF0C7" w14:textId="77777777" w:rsidR="00157160" w:rsidRPr="004A1C2C" w:rsidRDefault="00157160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A80A415" w14:textId="77777777" w:rsidR="00157160" w:rsidRPr="004A1C2C" w:rsidRDefault="00157160" w:rsidP="00AD46B1">
            <w:pPr>
              <w:rPr>
                <w:rFonts w:ascii="標楷體" w:eastAsia="標楷體" w:hAnsi="標楷體"/>
              </w:rPr>
            </w:pPr>
          </w:p>
        </w:tc>
      </w:tr>
    </w:tbl>
    <w:p w14:paraId="4927175A" w14:textId="77777777" w:rsidR="00157160" w:rsidRPr="0068704E" w:rsidRDefault="00157160" w:rsidP="00157160">
      <w:pPr>
        <w:ind w:left="1440"/>
      </w:pPr>
    </w:p>
    <w:p w14:paraId="7BB7C097" w14:textId="77777777" w:rsidR="00157160" w:rsidRPr="00AB764C" w:rsidRDefault="00157160" w:rsidP="00157160">
      <w:pPr>
        <w:pStyle w:val="a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157160" w:rsidRPr="0022279A" w14:paraId="79E9E19A" w14:textId="77777777" w:rsidTr="00AD46B1">
        <w:tc>
          <w:tcPr>
            <w:tcW w:w="851" w:type="dxa"/>
            <w:shd w:val="clear" w:color="auto" w:fill="D9D9D9" w:themeFill="background1" w:themeFillShade="D9"/>
          </w:tcPr>
          <w:p w14:paraId="53646C72" w14:textId="77777777" w:rsidR="00157160" w:rsidRPr="0022279A" w:rsidRDefault="00157160" w:rsidP="00AD46B1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4EA13A8A" w14:textId="77777777" w:rsidR="00157160" w:rsidRPr="0022279A" w:rsidRDefault="00157160" w:rsidP="00AD46B1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1A4F93E8" w14:textId="77777777" w:rsidR="00157160" w:rsidRPr="0022279A" w:rsidRDefault="00157160" w:rsidP="00AD46B1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57160" w:rsidRPr="0022279A" w14:paraId="2603311B" w14:textId="77777777" w:rsidTr="00AD46B1">
        <w:tc>
          <w:tcPr>
            <w:tcW w:w="851" w:type="dxa"/>
          </w:tcPr>
          <w:p w14:paraId="1C80C53D" w14:textId="77777777" w:rsidR="00157160" w:rsidRPr="0022279A" w:rsidRDefault="00157160" w:rsidP="00AD46B1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131B650B" w14:textId="77777777" w:rsidR="00157160" w:rsidRPr="0022279A" w:rsidRDefault="00157160" w:rsidP="00AD46B1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Ias34Ap</w:t>
            </w:r>
          </w:p>
        </w:tc>
        <w:tc>
          <w:tcPr>
            <w:tcW w:w="4110" w:type="dxa"/>
          </w:tcPr>
          <w:p w14:paraId="1D000D19" w14:textId="78010102" w:rsidR="00157160" w:rsidRPr="0022279A" w:rsidRDefault="00894AEA" w:rsidP="00AD46B1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="00157160" w:rsidRPr="00C9573D">
              <w:rPr>
                <w:rFonts w:ascii="標楷體" w:eastAsia="標楷體" w:hAnsi="標楷體" w:hint="eastAsia"/>
              </w:rPr>
              <w:t>A檔</w:t>
            </w:r>
          </w:p>
        </w:tc>
      </w:tr>
      <w:tr w:rsidR="00157160" w:rsidRPr="0022279A" w14:paraId="7B4FA8BF" w14:textId="77777777" w:rsidTr="00AD46B1">
        <w:tc>
          <w:tcPr>
            <w:tcW w:w="851" w:type="dxa"/>
          </w:tcPr>
          <w:p w14:paraId="637F950D" w14:textId="77777777" w:rsidR="00157160" w:rsidRPr="0022279A" w:rsidRDefault="00157160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3085EF10" w14:textId="77777777" w:rsidR="00157160" w:rsidRPr="0022279A" w:rsidRDefault="00157160" w:rsidP="00AD46B1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Ias34Bp</w:t>
            </w:r>
          </w:p>
        </w:tc>
        <w:tc>
          <w:tcPr>
            <w:tcW w:w="4110" w:type="dxa"/>
          </w:tcPr>
          <w:p w14:paraId="1D30FC66" w14:textId="3C33F4DA" w:rsidR="00157160" w:rsidRPr="0022279A" w:rsidRDefault="00894AEA" w:rsidP="00AD46B1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="00157160" w:rsidRPr="00C9573D">
              <w:rPr>
                <w:rFonts w:ascii="標楷體" w:eastAsia="標楷體" w:hAnsi="標楷體" w:hint="eastAsia"/>
              </w:rPr>
              <w:t>B檔</w:t>
            </w:r>
          </w:p>
        </w:tc>
      </w:tr>
      <w:tr w:rsidR="00157160" w:rsidRPr="0022279A" w14:paraId="035B3E67" w14:textId="77777777" w:rsidTr="00AD46B1">
        <w:tc>
          <w:tcPr>
            <w:tcW w:w="851" w:type="dxa"/>
          </w:tcPr>
          <w:p w14:paraId="3A09A378" w14:textId="77777777" w:rsidR="00157160" w:rsidRPr="0022279A" w:rsidRDefault="00157160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</w:tcPr>
          <w:p w14:paraId="1ED104A5" w14:textId="77777777" w:rsidR="00157160" w:rsidRPr="0022279A" w:rsidRDefault="00157160" w:rsidP="00AD46B1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Ias34Cp</w:t>
            </w:r>
          </w:p>
        </w:tc>
        <w:tc>
          <w:tcPr>
            <w:tcW w:w="4110" w:type="dxa"/>
          </w:tcPr>
          <w:p w14:paraId="53ABDD72" w14:textId="79285A78" w:rsidR="00157160" w:rsidRPr="0022279A" w:rsidRDefault="00894AEA" w:rsidP="00AD46B1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="00157160" w:rsidRPr="00C9573D">
              <w:rPr>
                <w:rFonts w:ascii="標楷體" w:eastAsia="標楷體" w:hAnsi="標楷體" w:hint="eastAsia"/>
              </w:rPr>
              <w:t>C檔</w:t>
            </w:r>
          </w:p>
        </w:tc>
      </w:tr>
      <w:tr w:rsidR="00157160" w:rsidRPr="0022279A" w14:paraId="71945F05" w14:textId="77777777" w:rsidTr="00AD46B1">
        <w:tc>
          <w:tcPr>
            <w:tcW w:w="851" w:type="dxa"/>
          </w:tcPr>
          <w:p w14:paraId="5E759CAE" w14:textId="77777777" w:rsidR="00157160" w:rsidRPr="0022279A" w:rsidRDefault="00157160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</w:tcPr>
          <w:p w14:paraId="61089FF1" w14:textId="77777777" w:rsidR="00157160" w:rsidRPr="0022279A" w:rsidRDefault="00157160" w:rsidP="00AD46B1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Ias34Dp</w:t>
            </w:r>
          </w:p>
        </w:tc>
        <w:tc>
          <w:tcPr>
            <w:tcW w:w="4110" w:type="dxa"/>
          </w:tcPr>
          <w:p w14:paraId="22ECCD80" w14:textId="575F22D5" w:rsidR="00157160" w:rsidRPr="0022279A" w:rsidRDefault="00894AEA" w:rsidP="00AD46B1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="00157160" w:rsidRPr="00C9573D">
              <w:rPr>
                <w:rFonts w:ascii="標楷體" w:eastAsia="標楷體" w:hAnsi="標楷體" w:hint="eastAsia"/>
              </w:rPr>
              <w:t>D檔</w:t>
            </w:r>
          </w:p>
        </w:tc>
      </w:tr>
      <w:tr w:rsidR="00157160" w:rsidRPr="0022279A" w14:paraId="3D3A98BA" w14:textId="77777777" w:rsidTr="00AD46B1">
        <w:tc>
          <w:tcPr>
            <w:tcW w:w="851" w:type="dxa"/>
          </w:tcPr>
          <w:p w14:paraId="640E3382" w14:textId="77777777" w:rsidR="00157160" w:rsidRPr="0022279A" w:rsidRDefault="00157160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</w:tcPr>
          <w:p w14:paraId="0FDAE343" w14:textId="77777777" w:rsidR="00157160" w:rsidRPr="0022279A" w:rsidRDefault="00157160" w:rsidP="00AD46B1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Ias34Ep</w:t>
            </w:r>
          </w:p>
        </w:tc>
        <w:tc>
          <w:tcPr>
            <w:tcW w:w="4110" w:type="dxa"/>
          </w:tcPr>
          <w:p w14:paraId="5B4D3D6E" w14:textId="00263164" w:rsidR="00157160" w:rsidRPr="0022279A" w:rsidRDefault="00894AEA" w:rsidP="00AD46B1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="00157160" w:rsidRPr="00C9573D">
              <w:rPr>
                <w:rFonts w:ascii="標楷體" w:eastAsia="標楷體" w:hAnsi="標楷體" w:hint="eastAsia"/>
              </w:rPr>
              <w:t>E檔</w:t>
            </w:r>
          </w:p>
        </w:tc>
      </w:tr>
      <w:tr w:rsidR="00157160" w:rsidRPr="0022279A" w14:paraId="139D64BD" w14:textId="77777777" w:rsidTr="00AD46B1">
        <w:tc>
          <w:tcPr>
            <w:tcW w:w="851" w:type="dxa"/>
          </w:tcPr>
          <w:p w14:paraId="0C01E367" w14:textId="77777777" w:rsidR="00157160" w:rsidRPr="0022279A" w:rsidRDefault="00157160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3118" w:type="dxa"/>
          </w:tcPr>
          <w:p w14:paraId="3F7D9300" w14:textId="77777777" w:rsidR="00157160" w:rsidRPr="0022279A" w:rsidRDefault="00157160" w:rsidP="00AD46B1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Ias34Gp</w:t>
            </w:r>
          </w:p>
        </w:tc>
        <w:tc>
          <w:tcPr>
            <w:tcW w:w="4110" w:type="dxa"/>
          </w:tcPr>
          <w:p w14:paraId="4F7D43C3" w14:textId="462B9A75" w:rsidR="00157160" w:rsidRPr="0022279A" w:rsidRDefault="00894AEA" w:rsidP="00AD46B1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="00157160" w:rsidRPr="00C9573D">
              <w:rPr>
                <w:rFonts w:ascii="標楷體" w:eastAsia="標楷體" w:hAnsi="標楷體" w:hint="eastAsia"/>
              </w:rPr>
              <w:t>G檔</w:t>
            </w:r>
          </w:p>
        </w:tc>
      </w:tr>
    </w:tbl>
    <w:p w14:paraId="182E526C" w14:textId="77777777" w:rsidR="00157160" w:rsidRDefault="00157160" w:rsidP="00157160">
      <w:pPr>
        <w:ind w:left="1440"/>
      </w:pPr>
    </w:p>
    <w:p w14:paraId="441CAFB5" w14:textId="77777777" w:rsidR="00157160" w:rsidRPr="00580C29" w:rsidRDefault="00157160" w:rsidP="00157160">
      <w:pPr>
        <w:pStyle w:val="a"/>
      </w:pPr>
      <w:r w:rsidRPr="00580C29">
        <w:t>UI</w:t>
      </w:r>
      <w:r w:rsidRPr="00580C29">
        <w:rPr>
          <w:rFonts w:hint="eastAsia"/>
        </w:rPr>
        <w:t>畫面</w:t>
      </w:r>
    </w:p>
    <w:p w14:paraId="1B8D8E9E" w14:textId="60CA6FBA" w:rsidR="00157160" w:rsidRDefault="00FB057E" w:rsidP="00157160">
      <w:r>
        <w:rPr>
          <w:noProof/>
        </w:rPr>
        <w:lastRenderedPageBreak/>
        <w:drawing>
          <wp:inline distT="0" distB="0" distL="0" distR="0" wp14:anchorId="512D0E95" wp14:editId="433552FB">
            <wp:extent cx="6479540" cy="2501900"/>
            <wp:effectExtent l="0" t="0" r="0" b="0"/>
            <wp:docPr id="113" name="圖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1167" w14:textId="77777777" w:rsidR="00157160" w:rsidRDefault="00157160" w:rsidP="00157160">
      <w:pPr>
        <w:ind w:left="1440"/>
      </w:pPr>
    </w:p>
    <w:p w14:paraId="77995343" w14:textId="77777777" w:rsidR="00157160" w:rsidRPr="007646CA" w:rsidRDefault="00157160" w:rsidP="00157160">
      <w:pPr>
        <w:pStyle w:val="a"/>
      </w:pPr>
      <w:r w:rsidRPr="007646CA">
        <w:t>輸入畫面</w:t>
      </w:r>
      <w:r w:rsidRPr="007646CA">
        <w:rPr>
          <w:rFonts w:hint="eastAsia"/>
        </w:rPr>
        <w:t>按鈕</w:t>
      </w:r>
      <w:r w:rsidRPr="007646CA">
        <w:t>說明</w:t>
      </w:r>
    </w:p>
    <w:p w14:paraId="501C300B" w14:textId="77777777" w:rsidR="00157160" w:rsidRDefault="00157160" w:rsidP="00157160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157160" w:rsidRPr="00F5236F" w14:paraId="5CE32B00" w14:textId="77777777" w:rsidTr="00AD46B1">
        <w:tc>
          <w:tcPr>
            <w:tcW w:w="848" w:type="dxa"/>
            <w:shd w:val="clear" w:color="auto" w:fill="D9D9D9" w:themeFill="background1" w:themeFillShade="D9"/>
          </w:tcPr>
          <w:p w14:paraId="646BF5D4" w14:textId="77777777" w:rsidR="00157160" w:rsidRPr="00F5236F" w:rsidRDefault="00157160" w:rsidP="00AD46B1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1CC2AC12" w14:textId="77777777" w:rsidR="00157160" w:rsidRPr="00F5236F" w:rsidRDefault="00157160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734FF126" w14:textId="77777777" w:rsidR="00157160" w:rsidRPr="00F5236F" w:rsidRDefault="00157160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57160" w:rsidRPr="00F5236F" w14:paraId="0BB3EDD0" w14:textId="77777777" w:rsidTr="00AD46B1">
        <w:tc>
          <w:tcPr>
            <w:tcW w:w="848" w:type="dxa"/>
          </w:tcPr>
          <w:p w14:paraId="11F583EE" w14:textId="77777777" w:rsidR="00157160" w:rsidRPr="00744DD4" w:rsidRDefault="00157160" w:rsidP="00AD46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12D30EA4" w14:textId="77777777" w:rsidR="00157160" w:rsidRPr="00744DD4" w:rsidRDefault="00157160" w:rsidP="00AD46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確定</w:t>
            </w:r>
          </w:p>
        </w:tc>
        <w:tc>
          <w:tcPr>
            <w:tcW w:w="7246" w:type="dxa"/>
          </w:tcPr>
          <w:p w14:paraId="69831BAB" w14:textId="594C4807" w:rsidR="00157160" w:rsidRDefault="005A3EED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157160">
              <w:rPr>
                <w:rFonts w:ascii="標楷體" w:eastAsia="標楷體" w:hAnsi="標楷體" w:hint="eastAsia"/>
                <w:lang w:eastAsia="zh-HK"/>
              </w:rPr>
              <w:t>根據勾選項目</w:t>
            </w:r>
            <w:r w:rsidR="00F130B2">
              <w:rPr>
                <w:rFonts w:ascii="標楷體" w:eastAsia="標楷體" w:hAnsi="標楷體" w:hint="eastAsia"/>
                <w:lang w:eastAsia="zh-HK"/>
              </w:rPr>
              <w:t>，</w:t>
            </w:r>
            <w:r w:rsidR="00157160">
              <w:rPr>
                <w:rFonts w:ascii="標楷體" w:eastAsia="標楷體" w:hAnsi="標楷體" w:hint="eastAsia"/>
                <w:lang w:eastAsia="zh-HK"/>
              </w:rPr>
              <w:t>開始</w:t>
            </w:r>
            <w:r w:rsidR="00157160">
              <w:rPr>
                <w:rFonts w:ascii="標楷體" w:eastAsia="標楷體" w:hAnsi="標楷體" w:hint="eastAsia"/>
              </w:rPr>
              <w:t>產生</w:t>
            </w:r>
            <w:r w:rsidR="00157160" w:rsidRPr="00D21D13">
              <w:rPr>
                <w:rFonts w:ascii="標楷體" w:eastAsia="標楷體" w:hAnsi="標楷體"/>
              </w:rPr>
              <w:t>34</w:t>
            </w:r>
            <w:r w:rsidR="00157160" w:rsidRPr="00D21D13">
              <w:rPr>
                <w:rFonts w:ascii="標楷體" w:eastAsia="標楷體" w:hAnsi="標楷體" w:hint="eastAsia"/>
              </w:rPr>
              <w:t>號公報欄位清單媒體檔</w:t>
            </w:r>
          </w:p>
          <w:p w14:paraId="6676F8A7" w14:textId="77777777" w:rsidR="005A3EED" w:rsidRPr="00651325" w:rsidRDefault="005A3EED" w:rsidP="005A3EED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D2DFB6D" w14:textId="25CAA64D" w:rsidR="005A3EED" w:rsidRPr="00293C02" w:rsidRDefault="005A3EED" w:rsidP="005A3EED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</w:t>
            </w:r>
            <w:r w:rsidR="00F130B2">
              <w:rPr>
                <w:rFonts w:ascii="標楷體" w:eastAsia="標楷體" w:hAnsi="標楷體" w:hint="eastAsia"/>
                <w:color w:val="000000"/>
              </w:rPr>
              <w:t>無</w:t>
            </w:r>
          </w:p>
          <w:p w14:paraId="68137FDA" w14:textId="77777777" w:rsidR="005A3EED" w:rsidRPr="00293C02" w:rsidRDefault="005A3EED" w:rsidP="005A3EED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1B993EAF" w14:textId="77777777" w:rsidR="005A3EED" w:rsidRDefault="005A3EED" w:rsidP="005A3EE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 w:rsidR="00F130B2">
              <w:rPr>
                <w:rFonts w:ascii="標楷體" w:eastAsia="標楷體" w:hAnsi="標楷體" w:hint="eastAsia"/>
              </w:rPr>
              <w:t>依照勾選項目產生[</w:t>
            </w:r>
            <w:r w:rsidR="00F130B2" w:rsidRPr="00D21D13">
              <w:rPr>
                <w:rFonts w:ascii="標楷體" w:eastAsia="標楷體" w:hAnsi="標楷體"/>
              </w:rPr>
              <w:t>34</w:t>
            </w:r>
            <w:r w:rsidR="00F130B2" w:rsidRPr="00D21D13">
              <w:rPr>
                <w:rFonts w:ascii="標楷體" w:eastAsia="標楷體" w:hAnsi="標楷體" w:hint="eastAsia"/>
              </w:rPr>
              <w:t>號公報欄位清單媒體檔</w:t>
            </w:r>
            <w:r w:rsidR="00F130B2">
              <w:rPr>
                <w:rFonts w:ascii="標楷體" w:eastAsia="標楷體" w:hAnsi="標楷體" w:hint="eastAsia"/>
              </w:rPr>
              <w:t>]</w:t>
            </w:r>
          </w:p>
          <w:p w14:paraId="45E56080" w14:textId="2AD08CFD" w:rsidR="00162583" w:rsidRPr="00162583" w:rsidRDefault="00162583" w:rsidP="005A3EED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lang w:eastAsia="zh-HK"/>
              </w:rPr>
              <w:t>4.</w:t>
            </w:r>
            <w:r>
              <w:rPr>
                <w:rFonts w:ascii="標楷體" w:eastAsia="標楷體" w:hAnsi="標楷體" w:hint="eastAsia"/>
                <w:lang w:eastAsia="zh-HK"/>
              </w:rPr>
              <w:t>若該</w:t>
            </w:r>
            <w:r w:rsidRPr="00D21D13">
              <w:rPr>
                <w:rFonts w:ascii="標楷體" w:eastAsia="標楷體" w:hAnsi="標楷體" w:hint="eastAsia"/>
              </w:rPr>
              <w:t>清單檔</w:t>
            </w:r>
            <w:r>
              <w:rPr>
                <w:rFonts w:ascii="標楷體" w:eastAsia="標楷體" w:hAnsi="標楷體" w:hint="eastAsia"/>
                <w:lang w:eastAsia="zh-HK"/>
              </w:rPr>
              <w:t>無資料，則產出空檔</w:t>
            </w:r>
          </w:p>
        </w:tc>
      </w:tr>
      <w:tr w:rsidR="00157160" w:rsidRPr="00F5236F" w14:paraId="52ED68A9" w14:textId="77777777" w:rsidTr="00AD46B1">
        <w:tc>
          <w:tcPr>
            <w:tcW w:w="848" w:type="dxa"/>
          </w:tcPr>
          <w:p w14:paraId="10B6F9D7" w14:textId="77777777" w:rsidR="00157160" w:rsidRPr="00744DD4" w:rsidRDefault="00157160" w:rsidP="00AD46B1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569B6633" w14:textId="77777777" w:rsidR="00157160" w:rsidRPr="00744DD4" w:rsidRDefault="00157160" w:rsidP="00AD46B1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22AC9C1A" w14:textId="4B5715F9" w:rsidR="00157160" w:rsidRPr="00744DD4" w:rsidRDefault="00157160" w:rsidP="00AD46B1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F130B2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157160" w:rsidRPr="00F5236F" w14:paraId="57FB921F" w14:textId="77777777" w:rsidTr="00AD46B1">
        <w:tc>
          <w:tcPr>
            <w:tcW w:w="848" w:type="dxa"/>
          </w:tcPr>
          <w:p w14:paraId="78D505B7" w14:textId="77777777" w:rsidR="00157160" w:rsidRPr="00744DD4" w:rsidRDefault="00157160" w:rsidP="00AD46B1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1F493405" w14:textId="77777777" w:rsidR="00157160" w:rsidRPr="00744DD4" w:rsidRDefault="00157160" w:rsidP="00AD46B1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744DD4">
              <w:rPr>
                <w:rFonts w:ascii="標楷體" w:eastAsia="標楷體" w:hAnsi="標楷體" w:hint="eastAsia"/>
              </w:rPr>
              <w:t>藏/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</w:tcPr>
          <w:p w14:paraId="565D6514" w14:textId="77777777" w:rsidR="00157160" w:rsidRPr="00744DD4" w:rsidRDefault="00157160" w:rsidP="00AD46B1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744DD4">
              <w:rPr>
                <w:rFonts w:ascii="標楷體" w:eastAsia="標楷體" w:hAnsi="標楷體" w:hint="eastAsia"/>
              </w:rPr>
              <w:t>藏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692191A4" w14:textId="77777777" w:rsidR="00157160" w:rsidRDefault="00157160" w:rsidP="00157160">
      <w:pPr>
        <w:ind w:left="1440"/>
      </w:pPr>
    </w:p>
    <w:p w14:paraId="47DD2D60" w14:textId="77777777" w:rsidR="00157160" w:rsidRPr="00B9686C" w:rsidRDefault="00157160" w:rsidP="00157160">
      <w:pPr>
        <w:pStyle w:val="a"/>
      </w:pPr>
      <w:r w:rsidRPr="00B9686C">
        <w:t>輸入畫面資料說明</w:t>
      </w:r>
    </w:p>
    <w:p w14:paraId="0B228BD4" w14:textId="1696B686" w:rsidR="00157160" w:rsidRDefault="00157160" w:rsidP="00157160">
      <w:pPr>
        <w:ind w:left="1440"/>
      </w:pPr>
    </w:p>
    <w:tbl>
      <w:tblPr>
        <w:tblW w:w="1046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450"/>
        <w:gridCol w:w="992"/>
        <w:gridCol w:w="1276"/>
        <w:gridCol w:w="1315"/>
        <w:gridCol w:w="811"/>
        <w:gridCol w:w="664"/>
        <w:gridCol w:w="3426"/>
      </w:tblGrid>
      <w:tr w:rsidR="00586539" w:rsidRPr="00456B60" w14:paraId="1D2C385F" w14:textId="77777777" w:rsidTr="00E27785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66A51D60" w14:textId="77777777" w:rsidR="00586539" w:rsidRPr="00456B60" w:rsidRDefault="00586539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450" w:type="dxa"/>
            <w:vMerge w:val="restart"/>
            <w:shd w:val="clear" w:color="auto" w:fill="D9D9D9"/>
          </w:tcPr>
          <w:p w14:paraId="6764CA0F" w14:textId="77777777" w:rsidR="00586539" w:rsidRPr="00456B60" w:rsidRDefault="00586539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20A89EA8" w14:textId="77777777" w:rsidR="00586539" w:rsidRPr="00456B60" w:rsidRDefault="00586539" w:rsidP="00C533CF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7FDB5A82" w14:textId="77777777" w:rsidR="00586539" w:rsidRPr="00456B60" w:rsidRDefault="00586539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586539" w:rsidRPr="00456B60" w14:paraId="379B56BF" w14:textId="77777777" w:rsidTr="00E27785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447B53D4" w14:textId="77777777" w:rsidR="00586539" w:rsidRPr="00456B60" w:rsidRDefault="00586539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450" w:type="dxa"/>
            <w:vMerge/>
            <w:shd w:val="clear" w:color="auto" w:fill="D9D9D9"/>
          </w:tcPr>
          <w:p w14:paraId="4A4BB226" w14:textId="77777777" w:rsidR="00586539" w:rsidRPr="00456B60" w:rsidRDefault="00586539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shd w:val="clear" w:color="auto" w:fill="D9D9D9"/>
          </w:tcPr>
          <w:p w14:paraId="54FE363E" w14:textId="77777777" w:rsidR="00586539" w:rsidRPr="00456B60" w:rsidRDefault="00586539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1276" w:type="dxa"/>
            <w:shd w:val="clear" w:color="auto" w:fill="D9D9D9"/>
          </w:tcPr>
          <w:p w14:paraId="3773CB94" w14:textId="77777777" w:rsidR="00586539" w:rsidRPr="00456B60" w:rsidRDefault="00586539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315" w:type="dxa"/>
            <w:shd w:val="clear" w:color="auto" w:fill="D9D9D9"/>
          </w:tcPr>
          <w:p w14:paraId="7055CB8C" w14:textId="77777777" w:rsidR="00586539" w:rsidRPr="00456B60" w:rsidRDefault="00586539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266EB172" w14:textId="77777777" w:rsidR="00586539" w:rsidRPr="00456B60" w:rsidRDefault="00586539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7F9A385A" w14:textId="77777777" w:rsidR="00586539" w:rsidRPr="00456B60" w:rsidRDefault="00586539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5A70E202" w14:textId="77777777" w:rsidR="00586539" w:rsidRPr="00456B60" w:rsidRDefault="00586539" w:rsidP="00C533CF">
            <w:pPr>
              <w:rPr>
                <w:rFonts w:ascii="標楷體" w:eastAsia="標楷體" w:hAnsi="標楷體"/>
              </w:rPr>
            </w:pPr>
          </w:p>
        </w:tc>
      </w:tr>
      <w:tr w:rsidR="00586539" w:rsidRPr="00456B60" w14:paraId="75626032" w14:textId="77777777" w:rsidTr="00E27785">
        <w:trPr>
          <w:trHeight w:val="244"/>
          <w:jc w:val="center"/>
        </w:trPr>
        <w:tc>
          <w:tcPr>
            <w:tcW w:w="530" w:type="dxa"/>
          </w:tcPr>
          <w:p w14:paraId="5D5BA611" w14:textId="77777777" w:rsidR="00586539" w:rsidRPr="001343EE" w:rsidRDefault="00586539" w:rsidP="00586539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450" w:type="dxa"/>
          </w:tcPr>
          <w:p w14:paraId="1FFEBB5C" w14:textId="70187113" w:rsidR="00586539" w:rsidRPr="001343EE" w:rsidRDefault="00586539" w:rsidP="00586539">
            <w:pPr>
              <w:rPr>
                <w:rFonts w:ascii="標楷體" w:eastAsia="標楷體" w:hAnsi="標楷體"/>
                <w:lang w:eastAsia="zh-HK"/>
              </w:rPr>
            </w:pPr>
            <w:r w:rsidRPr="00EC3BE5">
              <w:rPr>
                <w:rFonts w:ascii="標楷體" w:eastAsia="標楷體" w:hAnsi="標楷體" w:hint="eastAsia"/>
              </w:rPr>
              <w:t>會計日期</w:t>
            </w:r>
          </w:p>
        </w:tc>
        <w:tc>
          <w:tcPr>
            <w:tcW w:w="992" w:type="dxa"/>
          </w:tcPr>
          <w:p w14:paraId="0A668274" w14:textId="47030C48" w:rsidR="00586539" w:rsidRPr="00456B60" w:rsidRDefault="00586539" w:rsidP="00586539">
            <w:pPr>
              <w:rPr>
                <w:rFonts w:ascii="標楷體" w:eastAsia="標楷體" w:hAnsi="標楷體"/>
              </w:rPr>
            </w:pPr>
          </w:p>
        </w:tc>
        <w:tc>
          <w:tcPr>
            <w:tcW w:w="1276" w:type="dxa"/>
          </w:tcPr>
          <w:p w14:paraId="19A7614D" w14:textId="0BA884C3" w:rsidR="00586539" w:rsidRPr="00456B60" w:rsidRDefault="00586539" w:rsidP="0058653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會計日期</w:t>
            </w:r>
          </w:p>
        </w:tc>
        <w:tc>
          <w:tcPr>
            <w:tcW w:w="1315" w:type="dxa"/>
          </w:tcPr>
          <w:p w14:paraId="454C938D" w14:textId="77777777" w:rsidR="00586539" w:rsidRPr="00456B60" w:rsidRDefault="00586539" w:rsidP="0058653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25C55420" w14:textId="77777777" w:rsidR="00586539" w:rsidRPr="00456B60" w:rsidRDefault="00586539" w:rsidP="0058653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E39298B" w14:textId="77777777" w:rsidR="00586539" w:rsidRPr="00456B60" w:rsidRDefault="00586539" w:rsidP="0058653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11FB6BC7" w14:textId="74F19769" w:rsidR="00586539" w:rsidRPr="00456B60" w:rsidRDefault="00586539" w:rsidP="0058653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586539" w:rsidRPr="00456B60" w14:paraId="163B9BFD" w14:textId="77777777" w:rsidTr="00E27785">
        <w:trPr>
          <w:trHeight w:val="244"/>
          <w:jc w:val="center"/>
        </w:trPr>
        <w:tc>
          <w:tcPr>
            <w:tcW w:w="530" w:type="dxa"/>
          </w:tcPr>
          <w:p w14:paraId="5A115320" w14:textId="77777777" w:rsidR="00586539" w:rsidRPr="00456B60" w:rsidRDefault="00586539" w:rsidP="0058653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450" w:type="dxa"/>
          </w:tcPr>
          <w:p w14:paraId="65AEE14B" w14:textId="155EF276" w:rsidR="00586539" w:rsidRPr="00456B60" w:rsidRDefault="00586539" w:rsidP="00586539">
            <w:r>
              <w:rPr>
                <w:rFonts w:ascii="標楷體" w:eastAsia="標楷體" w:hAnsi="標楷體" w:hint="eastAsia"/>
              </w:rPr>
              <w:t>全選</w:t>
            </w:r>
          </w:p>
        </w:tc>
        <w:tc>
          <w:tcPr>
            <w:tcW w:w="992" w:type="dxa"/>
          </w:tcPr>
          <w:p w14:paraId="0105DEF4" w14:textId="653C0545" w:rsidR="00586539" w:rsidRPr="00456B60" w:rsidRDefault="00586539" w:rsidP="0058653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5946EEE9" w14:textId="77777777" w:rsidR="00586539" w:rsidRPr="00456B60" w:rsidRDefault="00586539" w:rsidP="00586539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11484A4C" w14:textId="77777777" w:rsidR="00586539" w:rsidRPr="00456B60" w:rsidRDefault="00586539" w:rsidP="0058653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D5708E6" w14:textId="4AA30E7E" w:rsidR="00586539" w:rsidRPr="00456B60" w:rsidRDefault="00586539" w:rsidP="0058653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EFD1761" w14:textId="1A86D1AA" w:rsidR="00586539" w:rsidRPr="00456B60" w:rsidRDefault="00586539" w:rsidP="0058653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6FBD6AF7" w14:textId="77777777" w:rsidR="00586539" w:rsidRDefault="00586539" w:rsidP="0058653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1.勾選時,下列各欄位清單皆會自動勾選</w:t>
            </w:r>
          </w:p>
          <w:p w14:paraId="7509DBA1" w14:textId="50BD6AF5" w:rsidR="00586539" w:rsidRPr="00A60BC3" w:rsidRDefault="00586539" w:rsidP="0058653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2.取消勾選時,下列各欄位清單皆會取消勾選</w:t>
            </w:r>
          </w:p>
        </w:tc>
      </w:tr>
      <w:tr w:rsidR="00E27785" w:rsidRPr="00456B60" w14:paraId="5E6378B7" w14:textId="77777777" w:rsidTr="00E27785">
        <w:trPr>
          <w:trHeight w:val="244"/>
          <w:jc w:val="center"/>
        </w:trPr>
        <w:tc>
          <w:tcPr>
            <w:tcW w:w="530" w:type="dxa"/>
          </w:tcPr>
          <w:p w14:paraId="370A97E9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450" w:type="dxa"/>
          </w:tcPr>
          <w:p w14:paraId="2C728F27" w14:textId="0A7E1F52" w:rsidR="00E27785" w:rsidRPr="00456B60" w:rsidRDefault="00E27785" w:rsidP="00E27785">
            <w:r w:rsidRPr="00946868">
              <w:rPr>
                <w:rFonts w:ascii="標楷體" w:eastAsia="標楷體" w:hAnsi="標楷體" w:hint="eastAsia"/>
              </w:rPr>
              <w:t>LNM34AP 欄位清單</w:t>
            </w:r>
            <w:r>
              <w:rPr>
                <w:rFonts w:ascii="標楷體" w:eastAsia="標楷體" w:hAnsi="標楷體" w:hint="eastAsia"/>
              </w:rPr>
              <w:t>１</w:t>
            </w:r>
          </w:p>
        </w:tc>
        <w:tc>
          <w:tcPr>
            <w:tcW w:w="992" w:type="dxa"/>
          </w:tcPr>
          <w:p w14:paraId="41EA85E9" w14:textId="23D60B8D" w:rsidR="00E27785" w:rsidRPr="00456B60" w:rsidRDefault="00E27785" w:rsidP="00E277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5D202511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353AECD2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09C007E" w14:textId="6585E471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BCBB132" w14:textId="11395DF2" w:rsidR="00E27785" w:rsidRPr="00456B60" w:rsidRDefault="00E27785" w:rsidP="00E277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04EBFADD" w14:textId="77777777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１</w:t>
            </w:r>
          </w:p>
          <w:p w14:paraId="6C03A735" w14:textId="0A5F9391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69362CD9" w14:textId="63327B90" w:rsidR="00E27785" w:rsidRPr="007B7D37" w:rsidRDefault="00E27785" w:rsidP="00E27785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6F2F20">
              <w:rPr>
                <w:rFonts w:ascii="標楷體" w:eastAsia="標楷體" w:hAnsi="標楷體"/>
              </w:rPr>
              <w:t>LNM34AP.csv</w:t>
            </w:r>
          </w:p>
        </w:tc>
      </w:tr>
      <w:tr w:rsidR="00E27785" w:rsidRPr="00456B60" w14:paraId="1A9BCB41" w14:textId="77777777" w:rsidTr="00E27785">
        <w:trPr>
          <w:trHeight w:val="244"/>
          <w:jc w:val="center"/>
        </w:trPr>
        <w:tc>
          <w:tcPr>
            <w:tcW w:w="530" w:type="dxa"/>
          </w:tcPr>
          <w:p w14:paraId="291AF64C" w14:textId="77777777" w:rsidR="00E27785" w:rsidRPr="00456B60" w:rsidRDefault="00E27785" w:rsidP="00E2778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450" w:type="dxa"/>
          </w:tcPr>
          <w:p w14:paraId="0A679815" w14:textId="231E4FA8" w:rsidR="00E27785" w:rsidRPr="00456B60" w:rsidRDefault="00E27785" w:rsidP="00E27785">
            <w:pPr>
              <w:rPr>
                <w:rFonts w:ascii="標楷體" w:eastAsia="標楷體" w:hAnsi="標楷體"/>
                <w:color w:val="000000"/>
              </w:rPr>
            </w:pPr>
            <w:r w:rsidRPr="00946868">
              <w:rPr>
                <w:rFonts w:ascii="標楷體" w:eastAsia="標楷體" w:hAnsi="標楷體" w:hint="eastAsia"/>
              </w:rPr>
              <w:t>LNM34BP 欄</w:t>
            </w:r>
            <w:r w:rsidRPr="00946868">
              <w:rPr>
                <w:rFonts w:ascii="標楷體" w:eastAsia="標楷體" w:hAnsi="標楷體" w:hint="eastAsia"/>
              </w:rPr>
              <w:lastRenderedPageBreak/>
              <w:t>位清單</w:t>
            </w:r>
            <w:r>
              <w:rPr>
                <w:rFonts w:ascii="標楷體" w:eastAsia="標楷體" w:hAnsi="標楷體" w:hint="eastAsia"/>
              </w:rPr>
              <w:t>２</w:t>
            </w:r>
          </w:p>
        </w:tc>
        <w:tc>
          <w:tcPr>
            <w:tcW w:w="992" w:type="dxa"/>
          </w:tcPr>
          <w:p w14:paraId="43420245" w14:textId="7EF92917" w:rsidR="00E27785" w:rsidRPr="00456B60" w:rsidRDefault="00E27785" w:rsidP="00E277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勾選框</w:t>
            </w:r>
          </w:p>
        </w:tc>
        <w:tc>
          <w:tcPr>
            <w:tcW w:w="1276" w:type="dxa"/>
          </w:tcPr>
          <w:p w14:paraId="565DE416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6B0403B8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40FA0FC" w14:textId="77777777" w:rsidR="00E27785" w:rsidRPr="00456B60" w:rsidRDefault="00E27785" w:rsidP="00E27785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369F8FD5" w14:textId="19A96042" w:rsidR="00E27785" w:rsidRPr="00456B60" w:rsidRDefault="00E27785" w:rsidP="00E27785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20067E64" w14:textId="77777777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２</w:t>
            </w:r>
          </w:p>
          <w:p w14:paraId="342B8311" w14:textId="779D86F8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7CB3D914" w14:textId="044FFA9F" w:rsidR="00E27785" w:rsidRPr="00456B60" w:rsidRDefault="00E27785" w:rsidP="00E27785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6F2F20">
              <w:rPr>
                <w:rFonts w:ascii="標楷體" w:eastAsia="標楷體" w:hAnsi="標楷體"/>
              </w:rPr>
              <w:t>LNM34</w:t>
            </w:r>
            <w:r>
              <w:rPr>
                <w:rFonts w:ascii="標楷體" w:eastAsia="標楷體" w:hAnsi="標楷體"/>
              </w:rPr>
              <w:t>B</w:t>
            </w:r>
            <w:r w:rsidRPr="006F2F20">
              <w:rPr>
                <w:rFonts w:ascii="標楷體" w:eastAsia="標楷體" w:hAnsi="標楷體"/>
              </w:rPr>
              <w:t>P.csv</w:t>
            </w:r>
          </w:p>
        </w:tc>
      </w:tr>
      <w:tr w:rsidR="00E27785" w:rsidRPr="00456B60" w14:paraId="380B7472" w14:textId="77777777" w:rsidTr="00E27785">
        <w:trPr>
          <w:trHeight w:val="244"/>
          <w:jc w:val="center"/>
        </w:trPr>
        <w:tc>
          <w:tcPr>
            <w:tcW w:w="530" w:type="dxa"/>
          </w:tcPr>
          <w:p w14:paraId="65D1412C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5</w:t>
            </w:r>
          </w:p>
        </w:tc>
        <w:tc>
          <w:tcPr>
            <w:tcW w:w="1450" w:type="dxa"/>
          </w:tcPr>
          <w:p w14:paraId="27BE168B" w14:textId="579CEC83" w:rsidR="00E27785" w:rsidRPr="00456B60" w:rsidRDefault="00E27785" w:rsidP="00E27785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LNM34CP 欄位清單</w:t>
            </w:r>
            <w:r>
              <w:rPr>
                <w:rFonts w:ascii="標楷體" w:eastAsia="標楷體" w:hAnsi="標楷體" w:hint="eastAsia"/>
              </w:rPr>
              <w:t>３</w:t>
            </w:r>
          </w:p>
        </w:tc>
        <w:tc>
          <w:tcPr>
            <w:tcW w:w="992" w:type="dxa"/>
          </w:tcPr>
          <w:p w14:paraId="42739901" w14:textId="02D38F29" w:rsidR="00E27785" w:rsidRPr="00456B60" w:rsidRDefault="00E27785" w:rsidP="00E277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67C19247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0815A29C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10BF4F7" w14:textId="0927C4B5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02C18DB6" w14:textId="279EA431" w:rsidR="00E27785" w:rsidRPr="00456B60" w:rsidRDefault="00E27785" w:rsidP="00E277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02C0CBAA" w14:textId="77777777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３</w:t>
            </w:r>
          </w:p>
          <w:p w14:paraId="3951F9CC" w14:textId="1D8EAB51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1BEB96F8" w14:textId="18E8D411" w:rsidR="00E27785" w:rsidRPr="001B4EDF" w:rsidRDefault="00E27785" w:rsidP="00E27785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6F2F20">
              <w:rPr>
                <w:rFonts w:ascii="標楷體" w:eastAsia="標楷體" w:hAnsi="標楷體"/>
              </w:rPr>
              <w:t>LNM34</w:t>
            </w:r>
            <w:r>
              <w:rPr>
                <w:rFonts w:ascii="標楷體" w:eastAsia="標楷體" w:hAnsi="標楷體"/>
              </w:rPr>
              <w:t>C</w:t>
            </w:r>
            <w:r w:rsidRPr="006F2F20">
              <w:rPr>
                <w:rFonts w:ascii="標楷體" w:eastAsia="標楷體" w:hAnsi="標楷體"/>
              </w:rPr>
              <w:t>P.csv</w:t>
            </w:r>
          </w:p>
        </w:tc>
      </w:tr>
      <w:tr w:rsidR="00E27785" w:rsidRPr="00456B60" w14:paraId="13D4704C" w14:textId="77777777" w:rsidTr="00E27785">
        <w:trPr>
          <w:trHeight w:val="244"/>
          <w:jc w:val="center"/>
        </w:trPr>
        <w:tc>
          <w:tcPr>
            <w:tcW w:w="530" w:type="dxa"/>
          </w:tcPr>
          <w:p w14:paraId="4AF9B81B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450" w:type="dxa"/>
          </w:tcPr>
          <w:p w14:paraId="6918CCEE" w14:textId="5330E5C5" w:rsidR="00E27785" w:rsidRPr="00456B60" w:rsidRDefault="00E27785" w:rsidP="00E27785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LNM34DP 欄位清單</w:t>
            </w:r>
            <w:r>
              <w:rPr>
                <w:rFonts w:ascii="標楷體" w:eastAsia="標楷體" w:hAnsi="標楷體" w:hint="eastAsia"/>
              </w:rPr>
              <w:t>４</w:t>
            </w:r>
          </w:p>
        </w:tc>
        <w:tc>
          <w:tcPr>
            <w:tcW w:w="992" w:type="dxa"/>
          </w:tcPr>
          <w:p w14:paraId="777AC097" w14:textId="094934DF" w:rsidR="00E27785" w:rsidRPr="00456B60" w:rsidRDefault="00E27785" w:rsidP="00E277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3B3B63E8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41C36C5E" w14:textId="587DFC58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1212A7E" w14:textId="744691AF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067DD2A" w14:textId="5D2A3F7D" w:rsidR="00E27785" w:rsidRPr="00456B60" w:rsidRDefault="00E27785" w:rsidP="00E277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7F530A49" w14:textId="77777777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４</w:t>
            </w:r>
          </w:p>
          <w:p w14:paraId="2FBE99FE" w14:textId="43199B1F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04FA5D28" w14:textId="3E266856" w:rsidR="00E27785" w:rsidRPr="007B7D37" w:rsidRDefault="00E27785" w:rsidP="00E27785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6F2F20">
              <w:rPr>
                <w:rFonts w:ascii="標楷體" w:eastAsia="標楷體" w:hAnsi="標楷體"/>
              </w:rPr>
              <w:t>LNM34</w:t>
            </w:r>
            <w:r>
              <w:rPr>
                <w:rFonts w:ascii="標楷體" w:eastAsia="標楷體" w:hAnsi="標楷體"/>
              </w:rPr>
              <w:t>D</w:t>
            </w:r>
            <w:r w:rsidRPr="006F2F20">
              <w:rPr>
                <w:rFonts w:ascii="標楷體" w:eastAsia="標楷體" w:hAnsi="標楷體"/>
              </w:rPr>
              <w:t>P.csv</w:t>
            </w:r>
          </w:p>
        </w:tc>
      </w:tr>
      <w:tr w:rsidR="00E27785" w:rsidRPr="00456B60" w14:paraId="2DB846E6" w14:textId="77777777" w:rsidTr="00E27785">
        <w:trPr>
          <w:trHeight w:val="244"/>
          <w:jc w:val="center"/>
        </w:trPr>
        <w:tc>
          <w:tcPr>
            <w:tcW w:w="530" w:type="dxa"/>
          </w:tcPr>
          <w:p w14:paraId="57E4BFE4" w14:textId="77777777" w:rsidR="00E27785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1450" w:type="dxa"/>
          </w:tcPr>
          <w:p w14:paraId="7DA27513" w14:textId="01EC04E3" w:rsidR="00E27785" w:rsidRPr="00E86426" w:rsidRDefault="00E27785" w:rsidP="00E27785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946868">
              <w:rPr>
                <w:rFonts w:ascii="標楷體" w:eastAsia="標楷體" w:hAnsi="標楷體" w:hint="eastAsia"/>
              </w:rPr>
              <w:t>LNM34EP 欄位清單</w:t>
            </w:r>
            <w:r>
              <w:rPr>
                <w:rFonts w:ascii="標楷體" w:eastAsia="標楷體" w:hAnsi="標楷體" w:hint="eastAsia"/>
              </w:rPr>
              <w:t>５</w:t>
            </w:r>
          </w:p>
        </w:tc>
        <w:tc>
          <w:tcPr>
            <w:tcW w:w="992" w:type="dxa"/>
          </w:tcPr>
          <w:p w14:paraId="5C7265A4" w14:textId="26070034" w:rsidR="00E27785" w:rsidRDefault="00E27785" w:rsidP="00E277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2BB23BA4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6FA6CE1A" w14:textId="77777777" w:rsidR="00E27785" w:rsidRPr="00091624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6D3DBF3E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4DE9AD7" w14:textId="05BC4B6C" w:rsidR="00E27785" w:rsidRPr="00456B60" w:rsidRDefault="00E27785" w:rsidP="00E277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39C9795F" w14:textId="77777777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５</w:t>
            </w:r>
          </w:p>
          <w:p w14:paraId="01421399" w14:textId="45B582C5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3165E96A" w14:textId="5EF67F24" w:rsidR="00E27785" w:rsidRPr="005704F4" w:rsidRDefault="00E27785" w:rsidP="00E27785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6F2F20">
              <w:rPr>
                <w:rFonts w:ascii="標楷體" w:eastAsia="標楷體" w:hAnsi="標楷體"/>
              </w:rPr>
              <w:t>LNM34</w:t>
            </w:r>
            <w:r>
              <w:rPr>
                <w:rFonts w:ascii="標楷體" w:eastAsia="標楷體" w:hAnsi="標楷體"/>
              </w:rPr>
              <w:t>E</w:t>
            </w:r>
            <w:r w:rsidRPr="006F2F20">
              <w:rPr>
                <w:rFonts w:ascii="標楷體" w:eastAsia="標楷體" w:hAnsi="標楷體"/>
              </w:rPr>
              <w:t>P.csv</w:t>
            </w:r>
          </w:p>
        </w:tc>
      </w:tr>
      <w:tr w:rsidR="00E27785" w:rsidRPr="00456B60" w14:paraId="4398CC7E" w14:textId="77777777" w:rsidTr="00E27785">
        <w:trPr>
          <w:trHeight w:val="244"/>
          <w:jc w:val="center"/>
        </w:trPr>
        <w:tc>
          <w:tcPr>
            <w:tcW w:w="530" w:type="dxa"/>
          </w:tcPr>
          <w:p w14:paraId="1184B2A9" w14:textId="77777777" w:rsidR="00E27785" w:rsidRDefault="00E27785" w:rsidP="00E277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1450" w:type="dxa"/>
          </w:tcPr>
          <w:p w14:paraId="2AC6AD5A" w14:textId="734E4620" w:rsidR="00E27785" w:rsidRPr="00B12444" w:rsidRDefault="00E27785" w:rsidP="00E27785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946868">
              <w:rPr>
                <w:rFonts w:ascii="標楷體" w:eastAsia="標楷體" w:hAnsi="標楷體" w:hint="eastAsia"/>
              </w:rPr>
              <w:t>LNM34GP 欄位清單</w:t>
            </w:r>
            <w:r>
              <w:rPr>
                <w:rFonts w:ascii="標楷體" w:eastAsia="標楷體" w:hAnsi="標楷體" w:hint="eastAsia"/>
              </w:rPr>
              <w:t>６</w:t>
            </w:r>
          </w:p>
        </w:tc>
        <w:tc>
          <w:tcPr>
            <w:tcW w:w="992" w:type="dxa"/>
          </w:tcPr>
          <w:p w14:paraId="22F512C4" w14:textId="1D089875" w:rsidR="00E27785" w:rsidRDefault="00E27785" w:rsidP="00E277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2EDD9E1B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07072E6E" w14:textId="77777777" w:rsidR="00E27785" w:rsidRPr="00091624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98CE36A" w14:textId="6DCD83C9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CFD2ED9" w14:textId="0E1332F5" w:rsidR="00E27785" w:rsidRPr="00456B60" w:rsidRDefault="00E27785" w:rsidP="00E277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5871F6BB" w14:textId="77777777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６</w:t>
            </w:r>
          </w:p>
          <w:p w14:paraId="27134D0B" w14:textId="005CA255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392E6300" w14:textId="2A7F5446" w:rsidR="00E27785" w:rsidRPr="00741EB9" w:rsidRDefault="00E27785" w:rsidP="00E27785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6F2F20">
              <w:rPr>
                <w:rFonts w:ascii="標楷體" w:eastAsia="標楷體" w:hAnsi="標楷體"/>
              </w:rPr>
              <w:t>LNM34</w:t>
            </w:r>
            <w:r>
              <w:rPr>
                <w:rFonts w:ascii="標楷體" w:eastAsia="標楷體" w:hAnsi="標楷體"/>
              </w:rPr>
              <w:t>G</w:t>
            </w:r>
            <w:r w:rsidRPr="006F2F20">
              <w:rPr>
                <w:rFonts w:ascii="標楷體" w:eastAsia="標楷體" w:hAnsi="標楷體"/>
              </w:rPr>
              <w:t>P.csv</w:t>
            </w:r>
          </w:p>
        </w:tc>
      </w:tr>
    </w:tbl>
    <w:p w14:paraId="56CB5B11" w14:textId="77777777" w:rsidR="00586539" w:rsidRDefault="00586539" w:rsidP="00586539">
      <w:pPr>
        <w:ind w:left="1440"/>
      </w:pPr>
    </w:p>
    <w:p w14:paraId="634DABF9" w14:textId="5E5566D7" w:rsidR="00157160" w:rsidRPr="00EE604A" w:rsidRDefault="00EC6484" w:rsidP="00157160">
      <w:pPr>
        <w:pStyle w:val="a"/>
      </w:pPr>
      <w:r>
        <w:rPr>
          <w:rFonts w:hint="eastAsia"/>
        </w:rPr>
        <w:t>輸出畫面</w:t>
      </w:r>
    </w:p>
    <w:p w14:paraId="35CB6924" w14:textId="3FC1299F" w:rsidR="00157160" w:rsidRPr="007C1268" w:rsidRDefault="00A43145" w:rsidP="00157160">
      <w:r>
        <w:rPr>
          <w:noProof/>
        </w:rPr>
        <w:drawing>
          <wp:inline distT="0" distB="0" distL="0" distR="0" wp14:anchorId="70667D05" wp14:editId="74E0128A">
            <wp:extent cx="6479540" cy="2245995"/>
            <wp:effectExtent l="0" t="0" r="0" b="1905"/>
            <wp:docPr id="114" name="圖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6351" w14:textId="0AD3A236" w:rsidR="00157160" w:rsidRDefault="00157160" w:rsidP="00157160">
      <w:pPr>
        <w:ind w:left="1440"/>
      </w:pPr>
    </w:p>
    <w:p w14:paraId="50669272" w14:textId="77777777" w:rsidR="007A7B4B" w:rsidRPr="004037BD" w:rsidRDefault="007A7B4B" w:rsidP="007A7B4B">
      <w:pPr>
        <w:pStyle w:val="a"/>
      </w:pPr>
      <w:r w:rsidRPr="004037BD">
        <w:rPr>
          <w:rFonts w:hint="eastAsia"/>
        </w:rPr>
        <w:lastRenderedPageBreak/>
        <w:t>產生媒體檔</w:t>
      </w:r>
    </w:p>
    <w:p w14:paraId="0A0D1295" w14:textId="177EFF21" w:rsidR="007A7B4B" w:rsidRPr="00D37131" w:rsidRDefault="007A7B4B" w:rsidP="007A7B4B">
      <w:pPr>
        <w:ind w:left="1440"/>
        <w:rPr>
          <w:rFonts w:ascii="標楷體" w:eastAsia="標楷體" w:hAnsi="標楷體"/>
        </w:rPr>
      </w:pPr>
      <w:r w:rsidRPr="00D37131">
        <w:rPr>
          <w:rFonts w:ascii="標楷體" w:eastAsia="標楷體" w:hAnsi="標楷體" w:hint="eastAsia"/>
        </w:rPr>
        <w:t>1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LNM34AP 欄位清單</w:t>
      </w:r>
      <w:r>
        <w:rPr>
          <w:rFonts w:ascii="標楷體" w:eastAsia="標楷體" w:hAnsi="標楷體" w:hint="eastAsia"/>
        </w:rPr>
        <w:t>１</w:t>
      </w:r>
      <w:r w:rsidR="00FE7CD2">
        <w:rPr>
          <w:rFonts w:ascii="標楷體" w:eastAsia="標楷體" w:hAnsi="標楷體" w:hint="eastAsia"/>
        </w:rPr>
        <w:t>：詳見需求規格書[</w:t>
      </w:r>
      <w:r w:rsidR="00FE7CD2" w:rsidRPr="00FE7CD2">
        <w:rPr>
          <w:rFonts w:ascii="標楷體" w:eastAsia="標楷體" w:hAnsi="標楷體" w:hint="eastAsia"/>
        </w:rPr>
        <w:t>LNM34AP-34號公報欄位清單１</w:t>
      </w:r>
      <w:r w:rsidR="00FE7CD2">
        <w:rPr>
          <w:rFonts w:ascii="標楷體" w:eastAsia="標楷體" w:hAnsi="標楷體" w:hint="eastAsia"/>
        </w:rPr>
        <w:t>]</w:t>
      </w:r>
    </w:p>
    <w:p w14:paraId="519F77FA" w14:textId="5FE81EB9" w:rsidR="00AA4B59" w:rsidRPr="00D37131" w:rsidRDefault="00AA4B59" w:rsidP="00AA4B59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2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LNM34</w:t>
      </w:r>
      <w:r>
        <w:rPr>
          <w:rFonts w:ascii="標楷體" w:eastAsia="標楷體" w:hAnsi="標楷體"/>
        </w:rPr>
        <w:t>B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２</w:t>
      </w:r>
      <w:r w:rsidR="00521FC4">
        <w:rPr>
          <w:rFonts w:ascii="標楷體" w:eastAsia="標楷體" w:hAnsi="標楷體" w:hint="eastAsia"/>
        </w:rPr>
        <w:t>：詳見需求規格書[</w:t>
      </w:r>
      <w:r w:rsidR="00521FC4" w:rsidRPr="00FE7CD2">
        <w:rPr>
          <w:rFonts w:ascii="標楷體" w:eastAsia="標楷體" w:hAnsi="標楷體" w:hint="eastAsia"/>
        </w:rPr>
        <w:t>LNM34</w:t>
      </w:r>
      <w:r w:rsidR="00521FC4">
        <w:rPr>
          <w:rFonts w:ascii="標楷體" w:eastAsia="標楷體" w:hAnsi="標楷體" w:hint="eastAsia"/>
        </w:rPr>
        <w:t>B</w:t>
      </w:r>
      <w:r w:rsidR="00521FC4" w:rsidRPr="00FE7CD2">
        <w:rPr>
          <w:rFonts w:ascii="標楷體" w:eastAsia="標楷體" w:hAnsi="標楷體" w:hint="eastAsia"/>
        </w:rPr>
        <w:t>P-34號公報欄位清單</w:t>
      </w:r>
      <w:r w:rsidR="00521FC4">
        <w:rPr>
          <w:rFonts w:ascii="標楷體" w:eastAsia="標楷體" w:hAnsi="標楷體" w:hint="eastAsia"/>
        </w:rPr>
        <w:t>２]</w:t>
      </w:r>
    </w:p>
    <w:p w14:paraId="322EDCFD" w14:textId="544D1128" w:rsidR="00E77771" w:rsidRPr="00D37131" w:rsidRDefault="00E77771" w:rsidP="00E77771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3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LNM34</w:t>
      </w:r>
      <w:r>
        <w:rPr>
          <w:rFonts w:ascii="標楷體" w:eastAsia="標楷體" w:hAnsi="標楷體"/>
        </w:rPr>
        <w:t>B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３</w:t>
      </w:r>
      <w:r w:rsidR="00521FC4">
        <w:rPr>
          <w:rFonts w:ascii="標楷體" w:eastAsia="標楷體" w:hAnsi="標楷體" w:hint="eastAsia"/>
        </w:rPr>
        <w:t>：詳見需求規格書[</w:t>
      </w:r>
      <w:r w:rsidR="00521FC4" w:rsidRPr="00FE7CD2">
        <w:rPr>
          <w:rFonts w:ascii="標楷體" w:eastAsia="標楷體" w:hAnsi="標楷體" w:hint="eastAsia"/>
        </w:rPr>
        <w:t>LNM34</w:t>
      </w:r>
      <w:r w:rsidR="00521FC4">
        <w:rPr>
          <w:rFonts w:ascii="標楷體" w:eastAsia="標楷體" w:hAnsi="標楷體" w:hint="eastAsia"/>
        </w:rPr>
        <w:t>C</w:t>
      </w:r>
      <w:r w:rsidR="00521FC4" w:rsidRPr="00FE7CD2">
        <w:rPr>
          <w:rFonts w:ascii="標楷體" w:eastAsia="標楷體" w:hAnsi="標楷體" w:hint="eastAsia"/>
        </w:rPr>
        <w:t>P-34號公報欄位清單</w:t>
      </w:r>
      <w:r w:rsidR="00521FC4">
        <w:rPr>
          <w:rFonts w:ascii="標楷體" w:eastAsia="標楷體" w:hAnsi="標楷體" w:hint="eastAsia"/>
        </w:rPr>
        <w:t>３]</w:t>
      </w:r>
    </w:p>
    <w:p w14:paraId="700E4099" w14:textId="296B7DB9" w:rsidR="0029429C" w:rsidRPr="00D37131" w:rsidRDefault="0029429C" w:rsidP="0029429C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4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LNM34</w:t>
      </w:r>
      <w:r>
        <w:rPr>
          <w:rFonts w:ascii="標楷體" w:eastAsia="標楷體" w:hAnsi="標楷體"/>
        </w:rPr>
        <w:t>D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４</w:t>
      </w:r>
      <w:r w:rsidR="003D3F3D">
        <w:rPr>
          <w:rFonts w:ascii="標楷體" w:eastAsia="標楷體" w:hAnsi="標楷體" w:hint="eastAsia"/>
        </w:rPr>
        <w:t>：詳見需求規格書[</w:t>
      </w:r>
      <w:r w:rsidR="003D3F3D" w:rsidRPr="00FE7CD2">
        <w:rPr>
          <w:rFonts w:ascii="標楷體" w:eastAsia="標楷體" w:hAnsi="標楷體" w:hint="eastAsia"/>
        </w:rPr>
        <w:t>LNM34</w:t>
      </w:r>
      <w:r w:rsidR="003D3F3D">
        <w:rPr>
          <w:rFonts w:ascii="標楷體" w:eastAsia="標楷體" w:hAnsi="標楷體" w:hint="eastAsia"/>
        </w:rPr>
        <w:t>C</w:t>
      </w:r>
      <w:r w:rsidR="003D3F3D" w:rsidRPr="00FE7CD2">
        <w:rPr>
          <w:rFonts w:ascii="標楷體" w:eastAsia="標楷體" w:hAnsi="標楷體" w:hint="eastAsia"/>
        </w:rPr>
        <w:t>P-34號公報欄位清單</w:t>
      </w:r>
      <w:r w:rsidR="003D3F3D">
        <w:rPr>
          <w:rFonts w:ascii="標楷體" w:eastAsia="標楷體" w:hAnsi="標楷體" w:hint="eastAsia"/>
        </w:rPr>
        <w:t>４]</w:t>
      </w:r>
    </w:p>
    <w:p w14:paraId="49C3D1F8" w14:textId="28088520" w:rsidR="00686D69" w:rsidRPr="00D37131" w:rsidRDefault="00686D69" w:rsidP="00686D69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5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LNM34</w:t>
      </w:r>
      <w:r>
        <w:rPr>
          <w:rFonts w:ascii="標楷體" w:eastAsia="標楷體" w:hAnsi="標楷體" w:hint="eastAsia"/>
        </w:rPr>
        <w:t>E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５</w:t>
      </w:r>
      <w:r w:rsidR="00FC4475">
        <w:rPr>
          <w:rFonts w:ascii="標楷體" w:eastAsia="標楷體" w:hAnsi="標楷體" w:hint="eastAsia"/>
        </w:rPr>
        <w:t>：詳見需求規格書[</w:t>
      </w:r>
      <w:r w:rsidR="00FC4475" w:rsidRPr="00FE7CD2">
        <w:rPr>
          <w:rFonts w:ascii="標楷體" w:eastAsia="標楷體" w:hAnsi="標楷體" w:hint="eastAsia"/>
        </w:rPr>
        <w:t>LNM34</w:t>
      </w:r>
      <w:r w:rsidR="00FC4475">
        <w:rPr>
          <w:rFonts w:ascii="標楷體" w:eastAsia="標楷體" w:hAnsi="標楷體"/>
        </w:rPr>
        <w:t>E</w:t>
      </w:r>
      <w:r w:rsidR="00FC4475" w:rsidRPr="00FE7CD2">
        <w:rPr>
          <w:rFonts w:ascii="標楷體" w:eastAsia="標楷體" w:hAnsi="標楷體" w:hint="eastAsia"/>
        </w:rPr>
        <w:t>P-34號公報欄位</w:t>
      </w:r>
      <w:r w:rsidR="003D3F3D" w:rsidRPr="00FE7CD2">
        <w:rPr>
          <w:rFonts w:ascii="標楷體" w:eastAsia="標楷體" w:hAnsi="標楷體" w:hint="eastAsia"/>
        </w:rPr>
        <w:t>清單</w:t>
      </w:r>
      <w:r w:rsidR="00FC4475">
        <w:rPr>
          <w:rFonts w:ascii="標楷體" w:eastAsia="標楷體" w:hAnsi="標楷體" w:hint="eastAsia"/>
        </w:rPr>
        <w:t>５]</w:t>
      </w:r>
    </w:p>
    <w:p w14:paraId="7929C6AD" w14:textId="4EF84747" w:rsidR="00D1686D" w:rsidRPr="00D37131" w:rsidRDefault="00221AEB" w:rsidP="00D1686D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6</w:t>
      </w:r>
      <w:r w:rsidR="00D1686D" w:rsidRPr="00D37131">
        <w:rPr>
          <w:rFonts w:ascii="標楷體" w:eastAsia="標楷體" w:hAnsi="標楷體"/>
        </w:rPr>
        <w:t>.</w:t>
      </w:r>
      <w:r w:rsidR="00D1686D" w:rsidRPr="00946868">
        <w:rPr>
          <w:rFonts w:ascii="標楷體" w:eastAsia="標楷體" w:hAnsi="標楷體" w:hint="eastAsia"/>
        </w:rPr>
        <w:t>LNM34</w:t>
      </w:r>
      <w:r w:rsidR="00D1686D">
        <w:rPr>
          <w:rFonts w:ascii="標楷體" w:eastAsia="標楷體" w:hAnsi="標楷體"/>
        </w:rPr>
        <w:t>G</w:t>
      </w:r>
      <w:r w:rsidR="00D1686D" w:rsidRPr="00946868">
        <w:rPr>
          <w:rFonts w:ascii="標楷體" w:eastAsia="標楷體" w:hAnsi="標楷體" w:hint="eastAsia"/>
        </w:rPr>
        <w:t>P 欄位清單</w:t>
      </w:r>
      <w:r w:rsidR="00D1686D">
        <w:rPr>
          <w:rFonts w:ascii="標楷體" w:eastAsia="標楷體" w:hAnsi="標楷體" w:hint="eastAsia"/>
        </w:rPr>
        <w:t>６</w:t>
      </w:r>
      <w:r w:rsidR="00B355BC">
        <w:rPr>
          <w:rFonts w:ascii="標楷體" w:eastAsia="標楷體" w:hAnsi="標楷體" w:hint="eastAsia"/>
        </w:rPr>
        <w:t>：詳見需求規格書[</w:t>
      </w:r>
      <w:r w:rsidR="00B355BC" w:rsidRPr="00FE7CD2">
        <w:rPr>
          <w:rFonts w:ascii="標楷體" w:eastAsia="標楷體" w:hAnsi="標楷體" w:hint="eastAsia"/>
        </w:rPr>
        <w:t>LNM34</w:t>
      </w:r>
      <w:r w:rsidR="00B355BC">
        <w:rPr>
          <w:rFonts w:ascii="標楷體" w:eastAsia="標楷體" w:hAnsi="標楷體" w:hint="eastAsia"/>
        </w:rPr>
        <w:t>G</w:t>
      </w:r>
      <w:r w:rsidR="00B355BC" w:rsidRPr="00FE7CD2">
        <w:rPr>
          <w:rFonts w:ascii="標楷體" w:eastAsia="標楷體" w:hAnsi="標楷體" w:hint="eastAsia"/>
        </w:rPr>
        <w:t>P-34號公報欄位</w:t>
      </w:r>
      <w:r w:rsidR="003D3F3D" w:rsidRPr="00FE7CD2">
        <w:rPr>
          <w:rFonts w:ascii="標楷體" w:eastAsia="標楷體" w:hAnsi="標楷體" w:hint="eastAsia"/>
        </w:rPr>
        <w:t>清單</w:t>
      </w:r>
      <w:r w:rsidR="00B355BC">
        <w:rPr>
          <w:rFonts w:ascii="標楷體" w:eastAsia="標楷體" w:hAnsi="標楷體" w:hint="eastAsia"/>
        </w:rPr>
        <w:t>６]</w:t>
      </w:r>
    </w:p>
    <w:p w14:paraId="0EB43041" w14:textId="77777777" w:rsidR="0029429C" w:rsidRDefault="0029429C" w:rsidP="00D1686D">
      <w:pPr>
        <w:ind w:left="1440"/>
      </w:pPr>
    </w:p>
    <w:p w14:paraId="66280113" w14:textId="251B6D4C" w:rsidR="00157160" w:rsidRDefault="00157160" w:rsidP="00157160">
      <w:pPr>
        <w:widowControl/>
      </w:pPr>
      <w:r>
        <w:br w:type="page"/>
      </w:r>
    </w:p>
    <w:p w14:paraId="283CBB8D" w14:textId="77777777" w:rsidR="001144B2" w:rsidRDefault="001144B2" w:rsidP="00157160">
      <w:pPr>
        <w:widowControl/>
      </w:pPr>
    </w:p>
    <w:p w14:paraId="007FE19B" w14:textId="241B50B2" w:rsidR="001144B2" w:rsidRPr="00F85108" w:rsidRDefault="001144B2" w:rsidP="001144B2">
      <w:pPr>
        <w:pStyle w:val="3"/>
        <w:numPr>
          <w:ilvl w:val="2"/>
          <w:numId w:val="69"/>
        </w:numPr>
        <w:spacing w:before="0"/>
        <w:rPr>
          <w:rFonts w:ascii="標楷體" w:hAnsi="標楷體"/>
          <w:b/>
          <w:szCs w:val="32"/>
        </w:rPr>
      </w:pPr>
      <w:r w:rsidRPr="00F85108">
        <w:rPr>
          <w:rFonts w:ascii="標楷體" w:hAnsi="標楷體"/>
          <w:b/>
          <w:szCs w:val="32"/>
        </w:rPr>
        <w:t>L7902</w:t>
      </w:r>
      <w:r w:rsidR="00593C72" w:rsidRPr="00593C72">
        <w:rPr>
          <w:rFonts w:ascii="標楷體" w:hAnsi="標楷體" w:hint="eastAsia"/>
          <w:b/>
          <w:szCs w:val="32"/>
        </w:rPr>
        <w:t>ＩＦＲＳ９欄位清單產生作業</w:t>
      </w:r>
      <w:ins w:id="387" w:author="陳志嵩" w:date="2021-06-11T09:25:00Z">
        <w:r w:rsidR="002238C5">
          <w:rPr>
            <w:rFonts w:ascii="標楷體" w:hAnsi="標楷體" w:hint="eastAsia"/>
            <w:b/>
            <w:szCs w:val="32"/>
          </w:rPr>
          <w:t xml:space="preserve"> ***</w:t>
        </w:r>
      </w:ins>
    </w:p>
    <w:p w14:paraId="44FEACE2" w14:textId="77777777" w:rsidR="001144B2" w:rsidRPr="004A1C2C" w:rsidRDefault="001144B2" w:rsidP="001144B2">
      <w:pPr>
        <w:pStyle w:val="a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1144B2" w:rsidRPr="008F20B5" w14:paraId="324F2B91" w14:textId="77777777" w:rsidTr="00AD46B1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93B2F11" w14:textId="77777777" w:rsidR="001144B2" w:rsidRPr="004A1C2C" w:rsidRDefault="001144B2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E89AA17" w14:textId="5DF390FB" w:rsidR="001144B2" w:rsidRPr="008F20B5" w:rsidRDefault="00593C72" w:rsidP="00AD46B1">
            <w:pPr>
              <w:rPr>
                <w:rFonts w:ascii="標楷體" w:eastAsia="標楷體" w:hAnsi="標楷體"/>
              </w:rPr>
            </w:pPr>
            <w:r w:rsidRPr="00593C72">
              <w:rPr>
                <w:rFonts w:ascii="標楷體" w:eastAsia="標楷體" w:hAnsi="標楷體" w:hint="eastAsia"/>
              </w:rPr>
              <w:t>ＩＦＲＳ９欄位清單產生作業</w:t>
            </w:r>
          </w:p>
        </w:tc>
      </w:tr>
      <w:tr w:rsidR="001144B2" w:rsidRPr="008F20B5" w14:paraId="1B26CBF4" w14:textId="77777777" w:rsidTr="00AD46B1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2473338" w14:textId="77777777" w:rsidR="001144B2" w:rsidRPr="004A1C2C" w:rsidRDefault="001144B2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084A125" w14:textId="1F06BE09" w:rsidR="001144B2" w:rsidRPr="004A1C2C" w:rsidRDefault="001144B2" w:rsidP="00AD46B1">
            <w:pPr>
              <w:autoSpaceDE w:val="0"/>
              <w:autoSpaceDN w:val="0"/>
              <w:adjustRightInd w:val="0"/>
              <w:spacing w:line="0" w:lineRule="atLeas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產生</w:t>
            </w:r>
            <w:r w:rsidR="005E4911">
              <w:rPr>
                <w:rFonts w:ascii="標楷體" w:eastAsia="標楷體" w:hAnsi="標楷體" w:hint="eastAsia"/>
              </w:rPr>
              <w:t xml:space="preserve"> </w:t>
            </w:r>
            <w:r w:rsidR="005E4911">
              <w:rPr>
                <w:rFonts w:ascii="標楷體" w:eastAsia="標楷體" w:hAnsi="標楷體"/>
              </w:rPr>
              <w:t xml:space="preserve">IFRS9 </w:t>
            </w:r>
            <w:r w:rsidR="005E4911" w:rsidRPr="007F3E25">
              <w:rPr>
                <w:rFonts w:ascii="標楷體" w:eastAsia="標楷體" w:hAnsi="標楷體" w:hint="eastAsia"/>
              </w:rPr>
              <w:t>欄位清單</w:t>
            </w:r>
            <w:r w:rsidRPr="00D21D13">
              <w:rPr>
                <w:rFonts w:ascii="標楷體" w:eastAsia="標楷體" w:hAnsi="標楷體" w:hint="eastAsia"/>
              </w:rPr>
              <w:t>媒體檔</w:t>
            </w:r>
            <w:r>
              <w:rPr>
                <w:rFonts w:ascii="標楷體" w:eastAsia="標楷體" w:hAnsi="標楷體" w:hint="eastAsia"/>
              </w:rPr>
              <w:t>時</w:t>
            </w:r>
          </w:p>
        </w:tc>
      </w:tr>
      <w:tr w:rsidR="001144B2" w:rsidRPr="008F20B5" w14:paraId="195AD68A" w14:textId="77777777" w:rsidTr="00AD46B1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A6B1C5E" w14:textId="77777777" w:rsidR="001144B2" w:rsidRPr="004A1C2C" w:rsidRDefault="001144B2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A2C1BFD" w14:textId="07FEDC1A" w:rsidR="001144B2" w:rsidRPr="004037BD" w:rsidRDefault="001144B2" w:rsidP="00AD46B1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="00BC48BD"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493A8A95" w14:textId="5D394BDB" w:rsidR="001144B2" w:rsidRDefault="001144B2" w:rsidP="00AD46B1">
            <w:pPr>
              <w:ind w:left="254" w:hangingChars="106" w:hanging="25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.依照勾選項目產生</w:t>
            </w:r>
            <w:r w:rsidR="00A36E5C"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欄位清單媒體檔</w:t>
            </w:r>
          </w:p>
          <w:p w14:paraId="65E34F84" w14:textId="71238F25" w:rsidR="001144B2" w:rsidRPr="0058227F" w:rsidRDefault="001144B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 w:rsidR="00A36E5C">
              <w:rPr>
                <w:rFonts w:ascii="標楷體" w:eastAsia="標楷體" w:hAnsi="標楷體"/>
              </w:rPr>
              <w:t>9</w:t>
            </w:r>
            <w:r w:rsidRPr="00714DC2">
              <w:rPr>
                <w:rFonts w:ascii="標楷體" w:eastAsia="標楷體" w:hAnsi="標楷體" w:hint="eastAsia"/>
              </w:rPr>
              <w:t>AP 資料欄位清單</w:t>
            </w:r>
            <w:r w:rsidR="00A36E5C">
              <w:rPr>
                <w:rFonts w:ascii="標楷體" w:eastAsia="標楷體" w:hAnsi="標楷體" w:hint="eastAsia"/>
              </w:rPr>
              <w:t>１</w:t>
            </w:r>
          </w:p>
          <w:p w14:paraId="5C6E6F8A" w14:textId="2B5D0D77" w:rsidR="001144B2" w:rsidRPr="0058227F" w:rsidRDefault="001144B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 w:rsidR="00A36E5C">
              <w:rPr>
                <w:rFonts w:ascii="標楷體" w:eastAsia="標楷體" w:hAnsi="標楷體"/>
              </w:rPr>
              <w:t>9B</w:t>
            </w:r>
            <w:r w:rsidRPr="00714DC2">
              <w:rPr>
                <w:rFonts w:ascii="標楷體" w:eastAsia="標楷體" w:hAnsi="標楷體" w:hint="eastAsia"/>
              </w:rPr>
              <w:t>P 資料欄位清單</w:t>
            </w:r>
            <w:r w:rsidR="00A36E5C">
              <w:rPr>
                <w:rFonts w:ascii="標楷體" w:eastAsia="標楷體" w:hAnsi="標楷體" w:hint="eastAsia"/>
              </w:rPr>
              <w:t>２</w:t>
            </w:r>
          </w:p>
          <w:p w14:paraId="13B9F340" w14:textId="1A637E4F" w:rsidR="001144B2" w:rsidRPr="0058227F" w:rsidRDefault="001144B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 w:rsidR="00A36E5C">
              <w:rPr>
                <w:rFonts w:ascii="標楷體" w:eastAsia="標楷體" w:hAnsi="標楷體"/>
              </w:rPr>
              <w:t>9C</w:t>
            </w:r>
            <w:r w:rsidRPr="00714DC2">
              <w:rPr>
                <w:rFonts w:ascii="標楷體" w:eastAsia="標楷體" w:hAnsi="標楷體" w:hint="eastAsia"/>
              </w:rPr>
              <w:t>P 資料欄位清單</w:t>
            </w:r>
            <w:r w:rsidR="00A36E5C">
              <w:rPr>
                <w:rFonts w:ascii="標楷體" w:eastAsia="標楷體" w:hAnsi="標楷體" w:hint="eastAsia"/>
              </w:rPr>
              <w:t>３</w:t>
            </w:r>
          </w:p>
          <w:p w14:paraId="5FB5AA3A" w14:textId="08E252A9" w:rsidR="001144B2" w:rsidRPr="0058227F" w:rsidRDefault="001144B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 w:rsidR="00A36E5C">
              <w:rPr>
                <w:rFonts w:ascii="標楷體" w:eastAsia="標楷體" w:hAnsi="標楷體"/>
              </w:rPr>
              <w:t>9D</w:t>
            </w:r>
            <w:r w:rsidRPr="00714DC2">
              <w:rPr>
                <w:rFonts w:ascii="標楷體" w:eastAsia="標楷體" w:hAnsi="標楷體" w:hint="eastAsia"/>
              </w:rPr>
              <w:t>P 資料欄位清單</w:t>
            </w:r>
            <w:r w:rsidR="00A36E5C">
              <w:rPr>
                <w:rFonts w:ascii="標楷體" w:eastAsia="標楷體" w:hAnsi="標楷體" w:hint="eastAsia"/>
              </w:rPr>
              <w:t>４</w:t>
            </w:r>
          </w:p>
          <w:p w14:paraId="1E2A5CCA" w14:textId="73946109" w:rsidR="00A36E5C" w:rsidRPr="0058227F" w:rsidRDefault="00A36E5C" w:rsidP="00A36E5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5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="00606C96">
              <w:rPr>
                <w:rFonts w:ascii="標楷體" w:eastAsia="標楷體" w:hAnsi="標楷體" w:hint="eastAsia"/>
              </w:rPr>
              <w:t>F</w:t>
            </w:r>
            <w:r w:rsidRPr="00714DC2">
              <w:rPr>
                <w:rFonts w:ascii="標楷體" w:eastAsia="標楷體" w:hAnsi="標楷體" w:hint="eastAsia"/>
              </w:rPr>
              <w:t>P 資料欄位清單</w:t>
            </w:r>
            <w:r>
              <w:rPr>
                <w:rFonts w:ascii="標楷體" w:eastAsia="標楷體" w:hAnsi="標楷體" w:hint="eastAsia"/>
              </w:rPr>
              <w:t>６</w:t>
            </w:r>
          </w:p>
          <w:p w14:paraId="575053F4" w14:textId="404A101A" w:rsidR="001144B2" w:rsidRPr="0058227F" w:rsidRDefault="001144B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 w:rsidR="00A36E5C">
              <w:rPr>
                <w:rFonts w:ascii="標楷體" w:eastAsia="標楷體" w:hAnsi="標楷體"/>
              </w:rPr>
              <w:t>6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 w:rsidR="00A36E5C">
              <w:rPr>
                <w:rFonts w:ascii="標楷體" w:eastAsia="標楷體" w:hAnsi="標楷體"/>
              </w:rPr>
              <w:t>9</w:t>
            </w:r>
            <w:r w:rsidR="00606C96">
              <w:rPr>
                <w:rFonts w:ascii="標楷體" w:eastAsia="標楷體" w:hAnsi="標楷體" w:hint="eastAsia"/>
              </w:rPr>
              <w:t>G</w:t>
            </w:r>
            <w:r w:rsidRPr="00714DC2">
              <w:rPr>
                <w:rFonts w:ascii="標楷體" w:eastAsia="標楷體" w:hAnsi="標楷體" w:hint="eastAsia"/>
              </w:rPr>
              <w:t>P 資料欄位清單</w:t>
            </w:r>
            <w:r w:rsidR="00A36E5C">
              <w:rPr>
                <w:rFonts w:ascii="標楷體" w:eastAsia="標楷體" w:hAnsi="標楷體" w:hint="eastAsia"/>
              </w:rPr>
              <w:t>７</w:t>
            </w:r>
          </w:p>
          <w:p w14:paraId="760DE5CE" w14:textId="4FAA0BE7" w:rsidR="001144B2" w:rsidRDefault="001144B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 w:rsidR="00A36E5C">
              <w:rPr>
                <w:rFonts w:ascii="標楷體" w:eastAsia="標楷體" w:hAnsi="標楷體"/>
              </w:rPr>
              <w:t>7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 w:rsidR="00A36E5C">
              <w:rPr>
                <w:rFonts w:ascii="標楷體" w:eastAsia="標楷體" w:hAnsi="標楷體"/>
              </w:rPr>
              <w:t>9H</w:t>
            </w:r>
            <w:r w:rsidRPr="00714DC2">
              <w:rPr>
                <w:rFonts w:ascii="標楷體" w:eastAsia="標楷體" w:hAnsi="標楷體" w:hint="eastAsia"/>
              </w:rPr>
              <w:t>P 資料欄位清單</w:t>
            </w:r>
            <w:r w:rsidR="00A36E5C">
              <w:rPr>
                <w:rFonts w:ascii="標楷體" w:eastAsia="標楷體" w:hAnsi="標楷體" w:hint="eastAsia"/>
              </w:rPr>
              <w:t>８</w:t>
            </w:r>
          </w:p>
          <w:p w14:paraId="45146AE6" w14:textId="4787E580" w:rsidR="00A36E5C" w:rsidRDefault="00A36E5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8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9I</w:t>
            </w:r>
            <w:r w:rsidRPr="00714DC2">
              <w:rPr>
                <w:rFonts w:ascii="標楷體" w:eastAsia="標楷體" w:hAnsi="標楷體" w:hint="eastAsia"/>
              </w:rPr>
              <w:t>P 資料欄位清單</w:t>
            </w:r>
            <w:r>
              <w:rPr>
                <w:rFonts w:ascii="標楷體" w:eastAsia="標楷體" w:hAnsi="標楷體" w:hint="eastAsia"/>
              </w:rPr>
              <w:t>９</w:t>
            </w:r>
          </w:p>
          <w:p w14:paraId="3FB18C29" w14:textId="2B799FDA" w:rsidR="00A36E5C" w:rsidRPr="00A313C0" w:rsidRDefault="00A36E5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9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9J</w:t>
            </w:r>
            <w:r w:rsidRPr="00714DC2">
              <w:rPr>
                <w:rFonts w:ascii="標楷體" w:eastAsia="標楷體" w:hAnsi="標楷體" w:hint="eastAsia"/>
              </w:rPr>
              <w:t>P 資料欄位清單</w:t>
            </w: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</w:p>
        </w:tc>
      </w:tr>
      <w:tr w:rsidR="001144B2" w:rsidRPr="008F20B5" w14:paraId="3018D5EB" w14:textId="77777777" w:rsidTr="00AD46B1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CE53736" w14:textId="77777777" w:rsidR="001144B2" w:rsidRPr="004A1C2C" w:rsidRDefault="001144B2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083EC9C" w14:textId="77777777" w:rsidR="001144B2" w:rsidRPr="004A1C2C" w:rsidRDefault="001144B2" w:rsidP="00AD46B1">
            <w:pPr>
              <w:rPr>
                <w:rFonts w:ascii="標楷體" w:eastAsia="標楷體" w:hAnsi="標楷體"/>
              </w:rPr>
            </w:pPr>
          </w:p>
        </w:tc>
      </w:tr>
      <w:tr w:rsidR="001144B2" w:rsidRPr="008F20B5" w14:paraId="7E8D1BF4" w14:textId="77777777" w:rsidTr="00AD46B1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3D36985" w14:textId="77777777" w:rsidR="001144B2" w:rsidRPr="004A1C2C" w:rsidRDefault="001144B2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083E24B" w14:textId="77777777" w:rsidR="001144B2" w:rsidRPr="004A1C2C" w:rsidRDefault="001144B2" w:rsidP="00AD46B1">
            <w:pPr>
              <w:rPr>
                <w:rFonts w:ascii="標楷體" w:eastAsia="標楷體" w:hAnsi="標楷體"/>
              </w:rPr>
            </w:pPr>
          </w:p>
        </w:tc>
      </w:tr>
      <w:tr w:rsidR="001144B2" w:rsidRPr="008F20B5" w14:paraId="785A07D9" w14:textId="77777777" w:rsidTr="00AD46B1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6764F23" w14:textId="77777777" w:rsidR="001144B2" w:rsidRPr="004A1C2C" w:rsidRDefault="001144B2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3C6AFFC" w14:textId="77777777" w:rsidR="001144B2" w:rsidRPr="004A1C2C" w:rsidRDefault="001144B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提供輸出</w:t>
            </w:r>
            <w:r w:rsidRPr="00D21D13">
              <w:rPr>
                <w:rFonts w:ascii="標楷體" w:eastAsia="標楷體" w:hAnsi="標楷體" w:hint="eastAsia"/>
              </w:rPr>
              <w:t>媒體檔</w:t>
            </w:r>
          </w:p>
        </w:tc>
      </w:tr>
      <w:tr w:rsidR="001144B2" w:rsidRPr="008F20B5" w14:paraId="3313E7B5" w14:textId="77777777" w:rsidTr="00AD46B1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0EBFD9A" w14:textId="77777777" w:rsidR="001144B2" w:rsidRPr="004A1C2C" w:rsidRDefault="001144B2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86CDAD4" w14:textId="5B9081A5" w:rsidR="001144B2" w:rsidRPr="004A1C2C" w:rsidRDefault="00AD6565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月報環境執行</w:t>
            </w:r>
          </w:p>
        </w:tc>
      </w:tr>
      <w:tr w:rsidR="001144B2" w:rsidRPr="008F20B5" w14:paraId="2727F5B9" w14:textId="77777777" w:rsidTr="00AD46B1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DACEBCA" w14:textId="77777777" w:rsidR="001144B2" w:rsidRPr="004A1C2C" w:rsidRDefault="001144B2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DDE607B" w14:textId="77777777" w:rsidR="001144B2" w:rsidRPr="004A1C2C" w:rsidRDefault="001144B2" w:rsidP="00AD46B1">
            <w:pPr>
              <w:rPr>
                <w:rFonts w:ascii="標楷體" w:eastAsia="標楷體" w:hAnsi="標楷體"/>
              </w:rPr>
            </w:pPr>
          </w:p>
        </w:tc>
      </w:tr>
    </w:tbl>
    <w:p w14:paraId="430A8609" w14:textId="77777777" w:rsidR="001144B2" w:rsidRPr="0068704E" w:rsidRDefault="001144B2" w:rsidP="001144B2">
      <w:pPr>
        <w:ind w:left="1440"/>
      </w:pPr>
    </w:p>
    <w:p w14:paraId="05C4DA38" w14:textId="77777777" w:rsidR="001144B2" w:rsidRPr="00AB764C" w:rsidRDefault="001144B2" w:rsidP="001144B2">
      <w:pPr>
        <w:pStyle w:val="a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1144B2" w:rsidRPr="0022279A" w14:paraId="7C57D47A" w14:textId="77777777" w:rsidTr="002D6F12">
        <w:tc>
          <w:tcPr>
            <w:tcW w:w="851" w:type="dxa"/>
            <w:shd w:val="clear" w:color="auto" w:fill="D9D9D9" w:themeFill="background1" w:themeFillShade="D9"/>
          </w:tcPr>
          <w:p w14:paraId="6BF44CBD" w14:textId="77777777" w:rsidR="001144B2" w:rsidRPr="0022279A" w:rsidRDefault="001144B2" w:rsidP="00AD46B1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1630E9EC" w14:textId="77777777" w:rsidR="001144B2" w:rsidRPr="0022279A" w:rsidRDefault="001144B2" w:rsidP="00AD46B1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6D8AAE91" w14:textId="77777777" w:rsidR="001144B2" w:rsidRPr="0022279A" w:rsidRDefault="001144B2" w:rsidP="00AD46B1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144B2" w:rsidRPr="0022279A" w14:paraId="48D20E6E" w14:textId="77777777" w:rsidTr="002D6F12">
        <w:tc>
          <w:tcPr>
            <w:tcW w:w="851" w:type="dxa"/>
          </w:tcPr>
          <w:p w14:paraId="507F4A6D" w14:textId="77777777" w:rsidR="001144B2" w:rsidRPr="0022279A" w:rsidRDefault="001144B2" w:rsidP="00AD46B1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3E57060C" w14:textId="7B05F22C" w:rsidR="001144B2" w:rsidRPr="0022279A" w:rsidRDefault="002D6F1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 w:rsidRPr="00714DC2">
              <w:rPr>
                <w:rFonts w:ascii="標楷體" w:eastAsia="標楷體" w:hAnsi="標楷體"/>
              </w:rPr>
              <w:t>Ap</w:t>
            </w:r>
          </w:p>
        </w:tc>
        <w:tc>
          <w:tcPr>
            <w:tcW w:w="4110" w:type="dxa"/>
          </w:tcPr>
          <w:p w14:paraId="2B8FDB05" w14:textId="49703F41" w:rsidR="001144B2" w:rsidRPr="0022279A" w:rsidRDefault="002D6F1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="00DC4BB6" w:rsidRPr="00D21D13">
              <w:rPr>
                <w:rFonts w:ascii="標楷體" w:eastAsia="標楷體" w:hAnsi="標楷體" w:hint="eastAsia"/>
              </w:rPr>
              <w:t>欄位清單</w:t>
            </w:r>
            <w:r w:rsidR="00DC4BB6" w:rsidRPr="00C9573D">
              <w:rPr>
                <w:rFonts w:ascii="標楷體" w:eastAsia="標楷體" w:hAnsi="標楷體" w:hint="eastAsia"/>
              </w:rPr>
              <w:t>A檔</w:t>
            </w:r>
          </w:p>
        </w:tc>
      </w:tr>
      <w:tr w:rsidR="002B4B49" w:rsidRPr="0022279A" w14:paraId="3B5CA4B5" w14:textId="77777777" w:rsidTr="002D6F12">
        <w:tc>
          <w:tcPr>
            <w:tcW w:w="851" w:type="dxa"/>
          </w:tcPr>
          <w:p w14:paraId="3D8073F8" w14:textId="77777777" w:rsidR="002B4B49" w:rsidRPr="0022279A" w:rsidRDefault="002B4B49" w:rsidP="002B4B4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03EDBB0D" w14:textId="2237CB5B" w:rsidR="002B4B49" w:rsidRPr="0022279A" w:rsidRDefault="002B4B49" w:rsidP="002B4B4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LoanIfrsB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522D9FEA" w14:textId="2E05C8A7" w:rsidR="002B4B49" w:rsidRPr="0022279A" w:rsidRDefault="002B4B49" w:rsidP="002B4B4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="00DC4BB6" w:rsidRPr="00D21D13">
              <w:rPr>
                <w:rFonts w:ascii="標楷體" w:eastAsia="標楷體" w:hAnsi="標楷體" w:hint="eastAsia"/>
              </w:rPr>
              <w:t>欄位清單</w:t>
            </w:r>
            <w:r w:rsidR="00DC4BB6">
              <w:rPr>
                <w:rFonts w:ascii="標楷體" w:eastAsia="標楷體" w:hAnsi="標楷體" w:hint="eastAsia"/>
              </w:rPr>
              <w:t>B</w:t>
            </w:r>
            <w:r w:rsidR="00DC4BB6"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2B4B49" w:rsidRPr="0022279A" w14:paraId="37ECC8B6" w14:textId="77777777" w:rsidTr="002D6F12">
        <w:tc>
          <w:tcPr>
            <w:tcW w:w="851" w:type="dxa"/>
          </w:tcPr>
          <w:p w14:paraId="6C277F47" w14:textId="77777777" w:rsidR="002B4B49" w:rsidRPr="0022279A" w:rsidRDefault="002B4B49" w:rsidP="002B4B4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</w:tcPr>
          <w:p w14:paraId="424ACA98" w14:textId="2E30F911" w:rsidR="002B4B49" w:rsidRPr="0022279A" w:rsidRDefault="002B4B49" w:rsidP="002B4B4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LoanIfrsC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4A4AF02D" w14:textId="48BFCBF6" w:rsidR="002B4B49" w:rsidRPr="0022279A" w:rsidRDefault="002B4B49" w:rsidP="002B4B4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="00DC4BB6" w:rsidRPr="00D21D13">
              <w:rPr>
                <w:rFonts w:ascii="標楷體" w:eastAsia="標楷體" w:hAnsi="標楷體" w:hint="eastAsia"/>
              </w:rPr>
              <w:t>欄位清單</w:t>
            </w:r>
            <w:r w:rsidR="00DC4BB6">
              <w:rPr>
                <w:rFonts w:ascii="標楷體" w:eastAsia="標楷體" w:hAnsi="標楷體" w:hint="eastAsia"/>
              </w:rPr>
              <w:t>C</w:t>
            </w:r>
            <w:r w:rsidR="00DC4BB6"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DC4BB6" w:rsidRPr="0022279A" w14:paraId="5994F178" w14:textId="77777777" w:rsidTr="002D6F12">
        <w:tc>
          <w:tcPr>
            <w:tcW w:w="851" w:type="dxa"/>
          </w:tcPr>
          <w:p w14:paraId="11DCCA35" w14:textId="77777777" w:rsidR="00DC4BB6" w:rsidRPr="0022279A" w:rsidRDefault="00DC4BB6" w:rsidP="00DC4BB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</w:tcPr>
          <w:p w14:paraId="5E460FCB" w14:textId="6521F465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LoanIfrsD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40D8D5F5" w14:textId="3C65CC84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D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DC4BB6" w:rsidRPr="0022279A" w14:paraId="76177332" w14:textId="77777777" w:rsidTr="002D6F12">
        <w:tc>
          <w:tcPr>
            <w:tcW w:w="851" w:type="dxa"/>
          </w:tcPr>
          <w:p w14:paraId="42005DCA" w14:textId="77777777" w:rsidR="00DC4BB6" w:rsidRPr="0022279A" w:rsidRDefault="00DC4BB6" w:rsidP="00DC4BB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</w:tcPr>
          <w:p w14:paraId="231AD604" w14:textId="0C794AEE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 w:rsidR="00606C96">
              <w:rPr>
                <w:rFonts w:ascii="標楷體" w:eastAsia="標楷體" w:hAnsi="標楷體" w:hint="eastAsia"/>
              </w:rPr>
              <w:t>F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579123CE" w14:textId="2FFD57E1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 w:rsidR="00606C96">
              <w:rPr>
                <w:rFonts w:ascii="標楷體" w:eastAsia="標楷體" w:hAnsi="標楷體" w:hint="eastAsia"/>
              </w:rPr>
              <w:t>F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DC4BB6" w:rsidRPr="0022279A" w14:paraId="2155EA0B" w14:textId="77777777" w:rsidTr="002D6F12">
        <w:tc>
          <w:tcPr>
            <w:tcW w:w="851" w:type="dxa"/>
          </w:tcPr>
          <w:p w14:paraId="7CAB2B70" w14:textId="77777777" w:rsidR="00DC4BB6" w:rsidRPr="0022279A" w:rsidRDefault="00DC4BB6" w:rsidP="00DC4BB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3118" w:type="dxa"/>
          </w:tcPr>
          <w:p w14:paraId="4DAE65A4" w14:textId="55556C3E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 w:rsidR="00606C96">
              <w:rPr>
                <w:rFonts w:ascii="標楷體" w:eastAsia="標楷體" w:hAnsi="標楷體" w:hint="eastAsia"/>
              </w:rPr>
              <w:t>G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367E2B75" w14:textId="57BD8B4F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 w:rsidR="00606C96">
              <w:rPr>
                <w:rFonts w:ascii="標楷體" w:eastAsia="標楷體" w:hAnsi="標楷體" w:hint="eastAsia"/>
              </w:rPr>
              <w:t>G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DC4BB6" w:rsidRPr="0022279A" w14:paraId="401B322D" w14:textId="77777777" w:rsidTr="002D6F12">
        <w:tc>
          <w:tcPr>
            <w:tcW w:w="851" w:type="dxa"/>
          </w:tcPr>
          <w:p w14:paraId="1165EDC7" w14:textId="78A98682" w:rsidR="00DC4BB6" w:rsidRPr="0022279A" w:rsidRDefault="00DC4BB6" w:rsidP="00DC4BB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3118" w:type="dxa"/>
          </w:tcPr>
          <w:p w14:paraId="0E5FA1C5" w14:textId="3EAB453D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LoanIfrsH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05CDB812" w14:textId="5DF39A01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H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DC4BB6" w:rsidRPr="0022279A" w14:paraId="77C37F88" w14:textId="77777777" w:rsidTr="002D6F12">
        <w:tc>
          <w:tcPr>
            <w:tcW w:w="851" w:type="dxa"/>
          </w:tcPr>
          <w:p w14:paraId="6E60C58E" w14:textId="091CFB0C" w:rsidR="00DC4BB6" w:rsidRPr="0022279A" w:rsidRDefault="00DC4BB6" w:rsidP="00DC4BB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3118" w:type="dxa"/>
          </w:tcPr>
          <w:p w14:paraId="1187D74B" w14:textId="02F82D52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LoanIfrsI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235B11B8" w14:textId="5DBEC74D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I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DC4BB6" w:rsidRPr="0022279A" w14:paraId="743AFDAD" w14:textId="77777777" w:rsidTr="002D6F12">
        <w:tc>
          <w:tcPr>
            <w:tcW w:w="851" w:type="dxa"/>
          </w:tcPr>
          <w:p w14:paraId="22006D62" w14:textId="274F835A" w:rsidR="00DC4BB6" w:rsidRPr="0022279A" w:rsidRDefault="00DC4BB6" w:rsidP="00DC4BB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3118" w:type="dxa"/>
          </w:tcPr>
          <w:p w14:paraId="05710E83" w14:textId="5C531D06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LoanIfrsJ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5D467D1F" w14:textId="04000783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J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</w:tbl>
    <w:p w14:paraId="780066DC" w14:textId="77777777" w:rsidR="001144B2" w:rsidRDefault="001144B2" w:rsidP="001144B2">
      <w:pPr>
        <w:ind w:left="1440"/>
      </w:pPr>
    </w:p>
    <w:p w14:paraId="4276EEF9" w14:textId="77777777" w:rsidR="001144B2" w:rsidRPr="00580C29" w:rsidRDefault="001144B2" w:rsidP="001144B2">
      <w:pPr>
        <w:pStyle w:val="a"/>
      </w:pPr>
      <w:r w:rsidRPr="00580C29">
        <w:t>UI</w:t>
      </w:r>
      <w:r w:rsidRPr="00580C29">
        <w:rPr>
          <w:rFonts w:hint="eastAsia"/>
        </w:rPr>
        <w:t>畫面</w:t>
      </w:r>
    </w:p>
    <w:p w14:paraId="67BA9368" w14:textId="61BDB7AA" w:rsidR="001144B2" w:rsidRDefault="00C47E9E" w:rsidP="001144B2">
      <w:r>
        <w:rPr>
          <w:noProof/>
        </w:rPr>
        <w:lastRenderedPageBreak/>
        <w:drawing>
          <wp:inline distT="0" distB="0" distL="0" distR="0" wp14:anchorId="463BD74A" wp14:editId="0E7FE074">
            <wp:extent cx="6479540" cy="3332480"/>
            <wp:effectExtent l="0" t="0" r="0" b="127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EB86" w14:textId="77777777" w:rsidR="001144B2" w:rsidRDefault="001144B2" w:rsidP="001144B2">
      <w:pPr>
        <w:ind w:left="1440"/>
      </w:pPr>
    </w:p>
    <w:p w14:paraId="0D195F5B" w14:textId="77777777" w:rsidR="001144B2" w:rsidRPr="007646CA" w:rsidRDefault="001144B2" w:rsidP="001144B2">
      <w:pPr>
        <w:pStyle w:val="a"/>
      </w:pPr>
      <w:r w:rsidRPr="007646CA">
        <w:t>輸入畫面</w:t>
      </w:r>
      <w:r w:rsidRPr="007646CA">
        <w:rPr>
          <w:rFonts w:hint="eastAsia"/>
        </w:rPr>
        <w:t>按鈕</w:t>
      </w:r>
      <w:r w:rsidRPr="007646CA">
        <w:t>說明</w:t>
      </w:r>
    </w:p>
    <w:p w14:paraId="216BDA49" w14:textId="77777777" w:rsidR="001144B2" w:rsidRDefault="001144B2" w:rsidP="001144B2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1144B2" w:rsidRPr="00F5236F" w14:paraId="5DCF7062" w14:textId="77777777" w:rsidTr="00AD46B1">
        <w:tc>
          <w:tcPr>
            <w:tcW w:w="848" w:type="dxa"/>
            <w:shd w:val="clear" w:color="auto" w:fill="D9D9D9" w:themeFill="background1" w:themeFillShade="D9"/>
          </w:tcPr>
          <w:p w14:paraId="41A1ED26" w14:textId="77777777" w:rsidR="001144B2" w:rsidRPr="00F5236F" w:rsidRDefault="001144B2" w:rsidP="00AD46B1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7C13A158" w14:textId="77777777" w:rsidR="001144B2" w:rsidRPr="00F5236F" w:rsidRDefault="001144B2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1821A54E" w14:textId="77777777" w:rsidR="001144B2" w:rsidRPr="00F5236F" w:rsidRDefault="001144B2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144B2" w:rsidRPr="00F5236F" w14:paraId="2AF0B43F" w14:textId="77777777" w:rsidTr="00AD46B1">
        <w:tc>
          <w:tcPr>
            <w:tcW w:w="848" w:type="dxa"/>
          </w:tcPr>
          <w:p w14:paraId="7A1751A4" w14:textId="77777777" w:rsidR="001144B2" w:rsidRPr="00744DD4" w:rsidRDefault="001144B2" w:rsidP="00AD46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6BA3EBF3" w14:textId="77777777" w:rsidR="001144B2" w:rsidRPr="00744DD4" w:rsidRDefault="001144B2" w:rsidP="00AD46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確定</w:t>
            </w:r>
          </w:p>
        </w:tc>
        <w:tc>
          <w:tcPr>
            <w:tcW w:w="7246" w:type="dxa"/>
          </w:tcPr>
          <w:p w14:paraId="291FC479" w14:textId="172316F4" w:rsidR="001144B2" w:rsidRDefault="007A4E65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 w:rsidR="001144B2">
              <w:rPr>
                <w:rFonts w:ascii="標楷體" w:eastAsia="標楷體" w:hAnsi="標楷體" w:hint="eastAsia"/>
                <w:lang w:eastAsia="zh-HK"/>
              </w:rPr>
              <w:t>根據勾選項目,開始</w:t>
            </w:r>
            <w:r w:rsidR="001144B2">
              <w:rPr>
                <w:rFonts w:ascii="標楷體" w:eastAsia="標楷體" w:hAnsi="標楷體" w:hint="eastAsia"/>
              </w:rPr>
              <w:t>產生</w:t>
            </w:r>
            <w:r w:rsidR="003D6BAB">
              <w:rPr>
                <w:rFonts w:ascii="標楷體" w:eastAsia="標楷體" w:hAnsi="標楷體" w:hint="eastAsia"/>
              </w:rPr>
              <w:t>I</w:t>
            </w:r>
            <w:r w:rsidR="003D6BAB">
              <w:rPr>
                <w:rFonts w:ascii="標楷體" w:eastAsia="標楷體" w:hAnsi="標楷體"/>
              </w:rPr>
              <w:t>FRS9</w:t>
            </w:r>
            <w:r w:rsidR="001144B2" w:rsidRPr="00D21D13">
              <w:rPr>
                <w:rFonts w:ascii="標楷體" w:eastAsia="標楷體" w:hAnsi="標楷體" w:hint="eastAsia"/>
              </w:rPr>
              <w:t>欄位清單媒體檔</w:t>
            </w:r>
          </w:p>
          <w:p w14:paraId="5C3BE74D" w14:textId="77777777" w:rsidR="007A4E65" w:rsidRPr="00651325" w:rsidRDefault="007A4E65" w:rsidP="007A4E6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012560F3" w14:textId="77777777" w:rsidR="007A4E65" w:rsidRPr="00293C02" w:rsidRDefault="007A4E65" w:rsidP="007A4E65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</w:t>
            </w:r>
            <w:r>
              <w:rPr>
                <w:rFonts w:ascii="標楷體" w:eastAsia="標楷體" w:hAnsi="標楷體" w:hint="eastAsia"/>
                <w:color w:val="000000"/>
              </w:rPr>
              <w:t>無</w:t>
            </w:r>
          </w:p>
          <w:p w14:paraId="1204F3F1" w14:textId="77777777" w:rsidR="007A4E65" w:rsidRPr="00293C02" w:rsidRDefault="007A4E65" w:rsidP="007A4E6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30F17BA" w14:textId="7AFEB464" w:rsidR="007A4E65" w:rsidRDefault="007A4E65" w:rsidP="007A4E6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3.依照勾選項目產生[</w:t>
            </w: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欄位清單媒體檔</w:t>
            </w:r>
            <w:r>
              <w:rPr>
                <w:rFonts w:ascii="標楷體" w:eastAsia="標楷體" w:hAnsi="標楷體" w:hint="eastAsia"/>
              </w:rPr>
              <w:t>]</w:t>
            </w:r>
          </w:p>
          <w:p w14:paraId="0A9FAE5C" w14:textId="550E223C" w:rsidR="007A4E65" w:rsidRPr="00744DD4" w:rsidRDefault="007A4E65" w:rsidP="007A4E6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lang w:eastAsia="zh-HK"/>
              </w:rPr>
              <w:t>4.</w:t>
            </w:r>
            <w:r>
              <w:rPr>
                <w:rFonts w:ascii="標楷體" w:eastAsia="標楷體" w:hAnsi="標楷體" w:hint="eastAsia"/>
                <w:lang w:eastAsia="zh-HK"/>
              </w:rPr>
              <w:t>若該</w:t>
            </w:r>
            <w:r w:rsidRPr="00D21D13">
              <w:rPr>
                <w:rFonts w:ascii="標楷體" w:eastAsia="標楷體" w:hAnsi="標楷體" w:hint="eastAsia"/>
              </w:rPr>
              <w:t>清單檔</w:t>
            </w:r>
            <w:r>
              <w:rPr>
                <w:rFonts w:ascii="標楷體" w:eastAsia="標楷體" w:hAnsi="標楷體" w:hint="eastAsia"/>
                <w:lang w:eastAsia="zh-HK"/>
              </w:rPr>
              <w:t>無資料，則產出空檔</w:t>
            </w:r>
          </w:p>
        </w:tc>
      </w:tr>
      <w:tr w:rsidR="001144B2" w:rsidRPr="00F5236F" w14:paraId="5DE2EB0F" w14:textId="77777777" w:rsidTr="00AD46B1">
        <w:tc>
          <w:tcPr>
            <w:tcW w:w="848" w:type="dxa"/>
          </w:tcPr>
          <w:p w14:paraId="6F3FB0E5" w14:textId="77777777" w:rsidR="001144B2" w:rsidRPr="00744DD4" w:rsidRDefault="001144B2" w:rsidP="00AD46B1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7972437D" w14:textId="77777777" w:rsidR="001144B2" w:rsidRPr="00744DD4" w:rsidRDefault="001144B2" w:rsidP="00AD46B1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2F940DD2" w14:textId="3063087D" w:rsidR="001144B2" w:rsidRPr="00744DD4" w:rsidRDefault="001144B2" w:rsidP="00AD46B1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7A4E65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1144B2" w:rsidRPr="00F5236F" w14:paraId="17E299B6" w14:textId="77777777" w:rsidTr="00AD46B1">
        <w:tc>
          <w:tcPr>
            <w:tcW w:w="848" w:type="dxa"/>
          </w:tcPr>
          <w:p w14:paraId="65607A02" w14:textId="77777777" w:rsidR="001144B2" w:rsidRPr="00744DD4" w:rsidRDefault="001144B2" w:rsidP="00AD46B1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41359D95" w14:textId="77777777" w:rsidR="001144B2" w:rsidRPr="00744DD4" w:rsidRDefault="001144B2" w:rsidP="00AD46B1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744DD4">
              <w:rPr>
                <w:rFonts w:ascii="標楷體" w:eastAsia="標楷體" w:hAnsi="標楷體" w:hint="eastAsia"/>
              </w:rPr>
              <w:t>藏/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</w:tcPr>
          <w:p w14:paraId="40EB2476" w14:textId="77777777" w:rsidR="001144B2" w:rsidRPr="00744DD4" w:rsidRDefault="001144B2" w:rsidP="00AD46B1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744DD4">
              <w:rPr>
                <w:rFonts w:ascii="標楷體" w:eastAsia="標楷體" w:hAnsi="標楷體" w:hint="eastAsia"/>
              </w:rPr>
              <w:t>藏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6B2FA299" w14:textId="77777777" w:rsidR="001144B2" w:rsidRDefault="001144B2" w:rsidP="001144B2">
      <w:pPr>
        <w:ind w:left="1440"/>
      </w:pPr>
    </w:p>
    <w:p w14:paraId="1D7DAC5D" w14:textId="77777777" w:rsidR="001144B2" w:rsidRPr="00B9686C" w:rsidRDefault="001144B2" w:rsidP="001144B2">
      <w:pPr>
        <w:pStyle w:val="a"/>
      </w:pPr>
      <w:r w:rsidRPr="00B9686C">
        <w:t>輸入畫面資料說明</w:t>
      </w:r>
    </w:p>
    <w:p w14:paraId="794A2B19" w14:textId="77777777" w:rsidR="001144B2" w:rsidRPr="00583AF3" w:rsidRDefault="001144B2" w:rsidP="001144B2">
      <w:pPr>
        <w:ind w:left="1440"/>
      </w:pPr>
    </w:p>
    <w:tbl>
      <w:tblPr>
        <w:tblW w:w="1048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4"/>
        <w:gridCol w:w="1709"/>
        <w:gridCol w:w="1296"/>
        <w:gridCol w:w="1233"/>
        <w:gridCol w:w="986"/>
        <w:gridCol w:w="705"/>
        <w:gridCol w:w="576"/>
        <w:gridCol w:w="3423"/>
      </w:tblGrid>
      <w:tr w:rsidR="001144B2" w:rsidRPr="00362205" w14:paraId="079D24FF" w14:textId="77777777" w:rsidTr="00AD46B1">
        <w:trPr>
          <w:trHeight w:val="388"/>
          <w:jc w:val="center"/>
        </w:trPr>
        <w:tc>
          <w:tcPr>
            <w:tcW w:w="554" w:type="dxa"/>
            <w:vMerge w:val="restart"/>
            <w:shd w:val="clear" w:color="auto" w:fill="D9D9D9" w:themeFill="background1" w:themeFillShade="D9"/>
          </w:tcPr>
          <w:p w14:paraId="2D644A94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709" w:type="dxa"/>
            <w:vMerge w:val="restart"/>
            <w:shd w:val="clear" w:color="auto" w:fill="D9D9D9" w:themeFill="background1" w:themeFillShade="D9"/>
          </w:tcPr>
          <w:p w14:paraId="7B8DEA33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4796" w:type="dxa"/>
            <w:gridSpan w:val="5"/>
            <w:shd w:val="clear" w:color="auto" w:fill="D9D9D9" w:themeFill="background1" w:themeFillShade="D9"/>
          </w:tcPr>
          <w:p w14:paraId="0E5EAFF3" w14:textId="77777777" w:rsidR="001144B2" w:rsidRPr="00362205" w:rsidRDefault="001144B2" w:rsidP="00AD46B1">
            <w:pPr>
              <w:jc w:val="center"/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3" w:type="dxa"/>
            <w:vMerge w:val="restart"/>
            <w:shd w:val="clear" w:color="auto" w:fill="D9D9D9" w:themeFill="background1" w:themeFillShade="D9"/>
          </w:tcPr>
          <w:p w14:paraId="6190B5D9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144B2" w:rsidRPr="00362205" w14:paraId="0BFEA16B" w14:textId="77777777" w:rsidTr="00AD46B1">
        <w:trPr>
          <w:trHeight w:val="244"/>
          <w:jc w:val="center"/>
        </w:trPr>
        <w:tc>
          <w:tcPr>
            <w:tcW w:w="554" w:type="dxa"/>
            <w:vMerge/>
            <w:shd w:val="clear" w:color="auto" w:fill="D9D9D9" w:themeFill="background1" w:themeFillShade="D9"/>
          </w:tcPr>
          <w:p w14:paraId="32A0F1FA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1709" w:type="dxa"/>
            <w:vMerge/>
            <w:shd w:val="clear" w:color="auto" w:fill="D9D9D9" w:themeFill="background1" w:themeFillShade="D9"/>
          </w:tcPr>
          <w:p w14:paraId="636FC528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1296" w:type="dxa"/>
            <w:shd w:val="clear" w:color="auto" w:fill="D9D9D9" w:themeFill="background1" w:themeFillShade="D9"/>
          </w:tcPr>
          <w:p w14:paraId="51EB785B" w14:textId="466F2A67" w:rsidR="001144B2" w:rsidRPr="00362205" w:rsidRDefault="00B058BB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1233" w:type="dxa"/>
            <w:shd w:val="clear" w:color="auto" w:fill="D9D9D9" w:themeFill="background1" w:themeFillShade="D9"/>
          </w:tcPr>
          <w:p w14:paraId="51751951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986" w:type="dxa"/>
            <w:shd w:val="clear" w:color="auto" w:fill="D9D9D9" w:themeFill="background1" w:themeFillShade="D9"/>
          </w:tcPr>
          <w:p w14:paraId="14592599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705" w:type="dxa"/>
            <w:shd w:val="clear" w:color="auto" w:fill="D9D9D9" w:themeFill="background1" w:themeFillShade="D9"/>
          </w:tcPr>
          <w:p w14:paraId="3B042B02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576" w:type="dxa"/>
            <w:shd w:val="clear" w:color="auto" w:fill="D9D9D9" w:themeFill="background1" w:themeFillShade="D9"/>
          </w:tcPr>
          <w:p w14:paraId="29F2D00F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3" w:type="dxa"/>
            <w:vMerge/>
            <w:shd w:val="clear" w:color="auto" w:fill="D9D9D9" w:themeFill="background1" w:themeFillShade="D9"/>
          </w:tcPr>
          <w:p w14:paraId="63248B3D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</w:p>
        </w:tc>
      </w:tr>
      <w:tr w:rsidR="001144B2" w:rsidRPr="00362205" w14:paraId="55DF8CB9" w14:textId="77777777" w:rsidTr="00AD46B1">
        <w:trPr>
          <w:trHeight w:val="244"/>
          <w:jc w:val="center"/>
        </w:trPr>
        <w:tc>
          <w:tcPr>
            <w:tcW w:w="554" w:type="dxa"/>
          </w:tcPr>
          <w:p w14:paraId="42833BD2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 w:hint="eastAsia"/>
              </w:rPr>
              <w:t>1.</w:t>
            </w:r>
          </w:p>
        </w:tc>
        <w:tc>
          <w:tcPr>
            <w:tcW w:w="1709" w:type="dxa"/>
          </w:tcPr>
          <w:p w14:paraId="3F9AB8BD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 w:rsidRPr="00EC3BE5">
              <w:rPr>
                <w:rFonts w:ascii="標楷體" w:eastAsia="標楷體" w:hAnsi="標楷體" w:hint="eastAsia"/>
              </w:rPr>
              <w:t>會計日期</w:t>
            </w:r>
          </w:p>
        </w:tc>
        <w:tc>
          <w:tcPr>
            <w:tcW w:w="1296" w:type="dxa"/>
          </w:tcPr>
          <w:p w14:paraId="2DADEF25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1233" w:type="dxa"/>
          </w:tcPr>
          <w:p w14:paraId="04BC3909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</w:tcPr>
          <w:p w14:paraId="43E4B289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</w:tcPr>
          <w:p w14:paraId="37A20850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</w:tcPr>
          <w:p w14:paraId="5E25B708" w14:textId="77777777" w:rsidR="001144B2" w:rsidRPr="00362205" w:rsidRDefault="001144B2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3" w:type="dxa"/>
          </w:tcPr>
          <w:p w14:paraId="67EBA32B" w14:textId="77777777" w:rsidR="001144B2" w:rsidRPr="00C00D65" w:rsidRDefault="001144B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自動顯示會計日期</w:t>
            </w:r>
          </w:p>
        </w:tc>
      </w:tr>
      <w:tr w:rsidR="001144B2" w:rsidRPr="00362205" w14:paraId="624ACDFB" w14:textId="77777777" w:rsidTr="00AD46B1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688D1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BC48A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全選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FE3D5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44C67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3E628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16519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03E62" w14:textId="77777777" w:rsidR="001144B2" w:rsidRPr="00362205" w:rsidRDefault="001144B2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60852" w14:textId="55580C8A" w:rsidR="001144B2" w:rsidRDefault="001144B2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1.勾選時,下列各欄位清單皆會自動勾選</w:t>
            </w:r>
          </w:p>
          <w:p w14:paraId="011A2003" w14:textId="16DA1386" w:rsidR="001144B2" w:rsidRPr="00B95F3B" w:rsidRDefault="001144B2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2.取消勾選時,下列各欄位清單皆會</w:t>
            </w:r>
            <w:r w:rsidR="00DA3097">
              <w:rPr>
                <w:rFonts w:ascii="標楷體" w:eastAsia="標楷體" w:hAnsi="標楷體" w:hint="eastAsia"/>
              </w:rPr>
              <w:t>取消</w:t>
            </w:r>
            <w:r>
              <w:rPr>
                <w:rFonts w:ascii="標楷體" w:eastAsia="標楷體" w:hAnsi="標楷體" w:hint="eastAsia"/>
              </w:rPr>
              <w:t>勾選</w:t>
            </w:r>
          </w:p>
        </w:tc>
      </w:tr>
      <w:tr w:rsidR="001144B2" w:rsidRPr="00362205" w14:paraId="691A34FD" w14:textId="77777777" w:rsidTr="00AD46B1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D0D8B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D805C" w14:textId="5D9FCD9F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 w:rsidR="003D6BAB">
              <w:rPr>
                <w:rFonts w:ascii="標楷體" w:eastAsia="標楷體" w:hAnsi="標楷體"/>
              </w:rPr>
              <w:t>9</w:t>
            </w:r>
            <w:r w:rsidRPr="00946868">
              <w:rPr>
                <w:rFonts w:ascii="標楷體" w:eastAsia="標楷體" w:hAnsi="標楷體" w:hint="eastAsia"/>
              </w:rPr>
              <w:t>AP 欄位</w:t>
            </w:r>
            <w:r w:rsidRPr="00946868">
              <w:rPr>
                <w:rFonts w:ascii="標楷體" w:eastAsia="標楷體" w:hAnsi="標楷體" w:hint="eastAsia"/>
              </w:rPr>
              <w:lastRenderedPageBreak/>
              <w:t>清單</w:t>
            </w:r>
            <w:r w:rsidR="003D6BAB">
              <w:rPr>
                <w:rFonts w:ascii="標楷體" w:eastAsia="標楷體" w:hAnsi="標楷體" w:hint="eastAsia"/>
              </w:rPr>
              <w:t>１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234CB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034C0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47DE4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E935B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7E9E4" w14:textId="77777777" w:rsidR="001144B2" w:rsidRPr="00362205" w:rsidRDefault="001144B2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4B5E2" w14:textId="25B68995" w:rsidR="001144B2" w:rsidRDefault="001144B2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 w:rsidR="004C0F87">
              <w:rPr>
                <w:rFonts w:ascii="標楷體" w:eastAsia="標楷體" w:hAnsi="標楷體" w:hint="eastAsia"/>
              </w:rPr>
              <w:t>1</w:t>
            </w:r>
          </w:p>
          <w:p w14:paraId="628261B6" w14:textId="45F6C397" w:rsidR="001144B2" w:rsidRDefault="001144B2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4F070618" w14:textId="77777777" w:rsidR="001144B2" w:rsidRDefault="001144B2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</w:t>
            </w:r>
            <w:r w:rsidR="00D626B8">
              <w:rPr>
                <w:rFonts w:ascii="標楷體" w:eastAsia="標楷體" w:hAnsi="標楷體" w:hint="eastAsia"/>
              </w:rPr>
              <w:t>清單</w:t>
            </w:r>
            <w:r>
              <w:rPr>
                <w:rFonts w:ascii="標楷體" w:eastAsia="標楷體" w:hAnsi="標楷體" w:hint="eastAsia"/>
              </w:rPr>
              <w:t>檔名：(系統指定下載資料匣)\</w:t>
            </w:r>
            <w:r w:rsidR="00D77DE3" w:rsidRPr="00D77DE3">
              <w:rPr>
                <w:rFonts w:ascii="標楷體" w:eastAsia="標楷體" w:hAnsi="標楷體"/>
              </w:rPr>
              <w:t>LNFAP</w:t>
            </w:r>
            <w:r w:rsidRPr="006F2F20">
              <w:rPr>
                <w:rFonts w:ascii="標楷體" w:eastAsia="標楷體" w:hAnsi="標楷體"/>
              </w:rPr>
              <w:t>.</w:t>
            </w:r>
            <w:r w:rsidR="00D77DE3">
              <w:rPr>
                <w:rFonts w:ascii="標楷體" w:eastAsia="標楷體" w:hAnsi="標楷體"/>
              </w:rPr>
              <w:t>TXT</w:t>
            </w:r>
          </w:p>
          <w:p w14:paraId="3EEB6F50" w14:textId="20AC26F5" w:rsidR="00D77DE3" w:rsidRPr="00D77DE3" w:rsidRDefault="00D77DE3" w:rsidP="00D77DE3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4.</w:t>
            </w:r>
            <w:r>
              <w:rPr>
                <w:rFonts w:ascii="標楷體" w:eastAsia="標楷體" w:hAnsi="標楷體" w:hint="eastAsia"/>
              </w:rPr>
              <w:t>下載控制檔名：(系統指定下載資料匣)\</w:t>
            </w:r>
            <w:r w:rsidRPr="00D77DE3">
              <w:rPr>
                <w:rFonts w:ascii="標楷體" w:eastAsia="標楷體" w:hAnsi="標楷體"/>
              </w:rPr>
              <w:t>LNFAP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IDX</w:t>
            </w:r>
          </w:p>
        </w:tc>
      </w:tr>
      <w:tr w:rsidR="00A1722C" w:rsidRPr="00362205" w14:paraId="771D026C" w14:textId="77777777" w:rsidTr="00AD46B1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855C2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ED14A" w14:textId="7724D23B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="00EB5E55">
              <w:rPr>
                <w:rFonts w:ascii="標楷體" w:eastAsia="標楷體" w:hAnsi="標楷體"/>
              </w:rPr>
              <w:t>B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 w:rsidR="004C0F87">
              <w:rPr>
                <w:rFonts w:ascii="標楷體" w:eastAsia="標楷體" w:hAnsi="標楷體" w:hint="eastAsia"/>
              </w:rPr>
              <w:t>２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FC73F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B7AAE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E20EE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21B63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15F09" w14:textId="77777777" w:rsidR="00A1722C" w:rsidRPr="00362205" w:rsidRDefault="00A1722C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7AD57" w14:textId="24EC063B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 w:rsidR="004C0F87">
              <w:rPr>
                <w:rFonts w:ascii="標楷體" w:eastAsia="標楷體" w:hAnsi="標楷體"/>
              </w:rPr>
              <w:t>2</w:t>
            </w:r>
          </w:p>
          <w:p w14:paraId="4261D0FA" w14:textId="57890C8E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0374DFCF" w14:textId="68C443FE" w:rsidR="00582599" w:rsidRDefault="00A1722C" w:rsidP="0058259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</w:t>
            </w:r>
            <w:r w:rsidR="00582599">
              <w:rPr>
                <w:rFonts w:ascii="標楷體" w:eastAsia="標楷體" w:hAnsi="標楷體" w:hint="eastAsia"/>
              </w:rPr>
              <w:t>\</w:t>
            </w:r>
            <w:r w:rsidR="00582599" w:rsidRPr="00D77DE3">
              <w:rPr>
                <w:rFonts w:ascii="標楷體" w:eastAsia="標楷體" w:hAnsi="標楷體"/>
              </w:rPr>
              <w:t>LNF</w:t>
            </w:r>
            <w:r w:rsidR="00582599">
              <w:rPr>
                <w:rFonts w:ascii="標楷體" w:eastAsia="標楷體" w:hAnsi="標楷體" w:hint="eastAsia"/>
              </w:rPr>
              <w:t>B</w:t>
            </w:r>
            <w:r w:rsidR="00582599" w:rsidRPr="00D77DE3">
              <w:rPr>
                <w:rFonts w:ascii="標楷體" w:eastAsia="標楷體" w:hAnsi="標楷體"/>
              </w:rPr>
              <w:t>P</w:t>
            </w:r>
            <w:r w:rsidR="00582599" w:rsidRPr="006F2F20">
              <w:rPr>
                <w:rFonts w:ascii="標楷體" w:eastAsia="標楷體" w:hAnsi="標楷體"/>
              </w:rPr>
              <w:t>.</w:t>
            </w:r>
            <w:r w:rsidR="00582599">
              <w:rPr>
                <w:rFonts w:ascii="標楷體" w:eastAsia="標楷體" w:hAnsi="標楷體"/>
              </w:rPr>
              <w:t>TXT</w:t>
            </w:r>
          </w:p>
          <w:p w14:paraId="3D9ACFA7" w14:textId="7B6F7B5A" w:rsidR="00A1722C" w:rsidRPr="00C00D65" w:rsidRDefault="00582599" w:rsidP="0058259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4.</w:t>
            </w:r>
            <w:r>
              <w:rPr>
                <w:rFonts w:ascii="標楷體" w:eastAsia="標楷體" w:hAnsi="標楷體" w:hint="eastAsia"/>
              </w:rPr>
              <w:t>下載控制檔名：(系統指定下載資料匣)\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 w:hint="eastAsia"/>
              </w:rPr>
              <w:t>B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IDX</w:t>
            </w:r>
          </w:p>
        </w:tc>
      </w:tr>
      <w:tr w:rsidR="00A1722C" w:rsidRPr="00362205" w14:paraId="120975F3" w14:textId="77777777" w:rsidTr="00AD46B1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A12D5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14FE5" w14:textId="1F9D498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="00EB5E55">
              <w:rPr>
                <w:rFonts w:ascii="標楷體" w:eastAsia="標楷體" w:hAnsi="標楷體"/>
              </w:rPr>
              <w:t>C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 w:rsidR="004C0F87">
              <w:rPr>
                <w:rFonts w:ascii="標楷體" w:eastAsia="標楷體" w:hAnsi="標楷體" w:hint="eastAsia"/>
              </w:rPr>
              <w:t>３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2C7DB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9D0DB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E5985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D15D0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AA5E0" w14:textId="77777777" w:rsidR="00A1722C" w:rsidRPr="00362205" w:rsidRDefault="00A1722C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A6FFE" w14:textId="3C77EF24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 w:rsidR="004C0F87">
              <w:rPr>
                <w:rFonts w:ascii="標楷體" w:eastAsia="標楷體" w:hAnsi="標楷體"/>
              </w:rPr>
              <w:t>3</w:t>
            </w:r>
          </w:p>
          <w:p w14:paraId="1E875983" w14:textId="664C7455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778998A7" w14:textId="1D38403B" w:rsidR="004354E0" w:rsidRDefault="004354E0" w:rsidP="004354E0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 w:hint="eastAsia"/>
              </w:rPr>
              <w:t>C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/>
              </w:rPr>
              <w:t>TXT</w:t>
            </w:r>
          </w:p>
          <w:p w14:paraId="4981C258" w14:textId="58094F04" w:rsidR="00A1722C" w:rsidRPr="00C00D65" w:rsidRDefault="004354E0" w:rsidP="004354E0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4.</w:t>
            </w:r>
            <w:r>
              <w:rPr>
                <w:rFonts w:ascii="標楷體" w:eastAsia="標楷體" w:hAnsi="標楷體" w:hint="eastAsia"/>
              </w:rPr>
              <w:t>下載控制檔名：(系統指定下載資料匣)\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 w:hint="eastAsia"/>
              </w:rPr>
              <w:t>C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IDX</w:t>
            </w:r>
          </w:p>
        </w:tc>
      </w:tr>
      <w:tr w:rsidR="00A1722C" w:rsidRPr="00362205" w14:paraId="40CD1B6F" w14:textId="77777777" w:rsidTr="00AD46B1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ED7B2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58E65" w14:textId="0E29E78F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="00EB5E55">
              <w:rPr>
                <w:rFonts w:ascii="標楷體" w:eastAsia="標楷體" w:hAnsi="標楷體"/>
              </w:rPr>
              <w:t>D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 w:rsidR="004C0F87">
              <w:rPr>
                <w:rFonts w:ascii="標楷體" w:eastAsia="標楷體" w:hAnsi="標楷體" w:hint="eastAsia"/>
              </w:rPr>
              <w:t>４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4A483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81E0B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5476A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188EC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E9049" w14:textId="77777777" w:rsidR="00A1722C" w:rsidRPr="00362205" w:rsidRDefault="00A1722C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23675" w14:textId="57C325C2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 w:rsidR="004C0F87">
              <w:rPr>
                <w:rFonts w:ascii="標楷體" w:eastAsia="標楷體" w:hAnsi="標楷體"/>
              </w:rPr>
              <w:t>4</w:t>
            </w:r>
          </w:p>
          <w:p w14:paraId="4C4FFC99" w14:textId="13E68288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6C2F3F3E" w14:textId="440D0A4F" w:rsidR="004354E0" w:rsidRDefault="004354E0" w:rsidP="004354E0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 w:hint="eastAsia"/>
              </w:rPr>
              <w:t>D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/>
              </w:rPr>
              <w:t>TXT</w:t>
            </w:r>
          </w:p>
          <w:p w14:paraId="339A481C" w14:textId="4E946BDD" w:rsidR="00A1722C" w:rsidRPr="00C00D65" w:rsidRDefault="004354E0" w:rsidP="004354E0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4.</w:t>
            </w:r>
            <w:r>
              <w:rPr>
                <w:rFonts w:ascii="標楷體" w:eastAsia="標楷體" w:hAnsi="標楷體" w:hint="eastAsia"/>
              </w:rPr>
              <w:t>下載控制檔名：(系統指定下載資料匣)\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 w:hint="eastAsia"/>
              </w:rPr>
              <w:t>D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IDX</w:t>
            </w:r>
          </w:p>
        </w:tc>
      </w:tr>
      <w:tr w:rsidR="00A1722C" w:rsidRPr="00362205" w14:paraId="04D4C888" w14:textId="77777777" w:rsidTr="00AD46B1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0C3B8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132E6" w14:textId="1B6A25D1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="004B0EA2">
              <w:rPr>
                <w:rFonts w:ascii="標楷體" w:eastAsia="標楷體" w:hAnsi="標楷體" w:hint="eastAsia"/>
              </w:rPr>
              <w:t>F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 w:rsidR="004C0F87">
              <w:rPr>
                <w:rFonts w:ascii="標楷體" w:eastAsia="標楷體" w:hAnsi="標楷體" w:hint="eastAsia"/>
              </w:rPr>
              <w:t>６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A7F37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F3CC4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B1899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B86EB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396F9" w14:textId="77777777" w:rsidR="00A1722C" w:rsidRPr="00362205" w:rsidRDefault="00A1722C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3B1BC" w14:textId="6FB5862C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 w:rsidR="004C0F87">
              <w:rPr>
                <w:rFonts w:ascii="標楷體" w:eastAsia="標楷體" w:hAnsi="標楷體"/>
              </w:rPr>
              <w:t>6</w:t>
            </w:r>
          </w:p>
          <w:p w14:paraId="02666D11" w14:textId="2A0192B5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747DD623" w14:textId="2C5D7863" w:rsidR="004354E0" w:rsidRDefault="004354E0" w:rsidP="004354E0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 w:hint="eastAsia"/>
              </w:rPr>
              <w:t>F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/>
              </w:rPr>
              <w:t>TXT</w:t>
            </w:r>
          </w:p>
          <w:p w14:paraId="2E72CAA4" w14:textId="08954841" w:rsidR="00A1722C" w:rsidRPr="00C00D65" w:rsidRDefault="004354E0" w:rsidP="004354E0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4.</w:t>
            </w:r>
            <w:r>
              <w:rPr>
                <w:rFonts w:ascii="標楷體" w:eastAsia="標楷體" w:hAnsi="標楷體" w:hint="eastAsia"/>
              </w:rPr>
              <w:t>下載控制檔名：(系統指定下載資料匣)\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 w:hint="eastAsia"/>
              </w:rPr>
              <w:t>F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IDX</w:t>
            </w:r>
          </w:p>
        </w:tc>
      </w:tr>
      <w:tr w:rsidR="00A1722C" w:rsidRPr="00362205" w14:paraId="72130FB5" w14:textId="77777777" w:rsidTr="00AD46B1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4911A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F8EC0" w14:textId="4E660AD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="004B0EA2">
              <w:rPr>
                <w:rFonts w:ascii="標楷體" w:eastAsia="標楷體" w:hAnsi="標楷體" w:hint="eastAsia"/>
              </w:rPr>
              <w:t>G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 w:rsidR="004C0F87">
              <w:rPr>
                <w:rFonts w:ascii="標楷體" w:eastAsia="標楷體" w:hAnsi="標楷體" w:hint="eastAsia"/>
              </w:rPr>
              <w:t>７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442B4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FBCE5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E7E4C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01308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7098E" w14:textId="77777777" w:rsidR="00A1722C" w:rsidRPr="00362205" w:rsidRDefault="00A1722C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63293" w14:textId="6C911AA2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 w:rsidR="004C0F87">
              <w:rPr>
                <w:rFonts w:ascii="標楷體" w:eastAsia="標楷體" w:hAnsi="標楷體"/>
              </w:rPr>
              <w:t>7</w:t>
            </w:r>
          </w:p>
          <w:p w14:paraId="0D8F0EC5" w14:textId="781801BC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05EE57C7" w14:textId="25B2AC6B" w:rsidR="004354E0" w:rsidRDefault="004354E0" w:rsidP="004354E0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G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/>
              </w:rPr>
              <w:t>TXT</w:t>
            </w:r>
          </w:p>
          <w:p w14:paraId="44364C1F" w14:textId="30BCC547" w:rsidR="00A1722C" w:rsidRPr="00C00D65" w:rsidRDefault="004354E0" w:rsidP="004354E0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4.</w:t>
            </w:r>
            <w:r>
              <w:rPr>
                <w:rFonts w:ascii="標楷體" w:eastAsia="標楷體" w:hAnsi="標楷體" w:hint="eastAsia"/>
              </w:rPr>
              <w:t>下載控制檔名：(系統指定下載資料匣)\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G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IDX</w:t>
            </w:r>
          </w:p>
        </w:tc>
      </w:tr>
      <w:tr w:rsidR="00A1722C" w:rsidRPr="00362205" w14:paraId="4E1E71BB" w14:textId="77777777" w:rsidTr="00AD46B1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87F07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E1FDC" w14:textId="3A4EC7A5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="00EB5E55">
              <w:rPr>
                <w:rFonts w:ascii="標楷體" w:eastAsia="標楷體" w:hAnsi="標楷體" w:hint="eastAsia"/>
              </w:rPr>
              <w:t>H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 w:rsidR="004C0F87">
              <w:rPr>
                <w:rFonts w:ascii="標楷體" w:eastAsia="標楷體" w:hAnsi="標楷體" w:hint="eastAsia"/>
              </w:rPr>
              <w:t>８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91F8D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C3BE3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2613B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9189B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1DC08" w14:textId="77777777" w:rsidR="00A1722C" w:rsidRPr="00362205" w:rsidRDefault="00A1722C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30410" w14:textId="6AD2AEEC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 w:rsidR="004C0F87">
              <w:rPr>
                <w:rFonts w:ascii="標楷體" w:eastAsia="標楷體" w:hAnsi="標楷體"/>
              </w:rPr>
              <w:t>8</w:t>
            </w:r>
          </w:p>
          <w:p w14:paraId="07CF95AF" w14:textId="571ED1A9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3A6B20ED" w14:textId="62508127" w:rsidR="004354E0" w:rsidRDefault="004354E0" w:rsidP="004354E0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H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/>
              </w:rPr>
              <w:t>TXT</w:t>
            </w:r>
          </w:p>
          <w:p w14:paraId="41AE1312" w14:textId="6D0D2E7E" w:rsidR="00A1722C" w:rsidRPr="00C00D65" w:rsidRDefault="004354E0" w:rsidP="004354E0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4.</w:t>
            </w:r>
            <w:r>
              <w:rPr>
                <w:rFonts w:ascii="標楷體" w:eastAsia="標楷體" w:hAnsi="標楷體" w:hint="eastAsia"/>
              </w:rPr>
              <w:t>下載控制檔名：(系統指定下載資料匣)\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H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IDX</w:t>
            </w:r>
          </w:p>
        </w:tc>
      </w:tr>
      <w:tr w:rsidR="00A1722C" w:rsidRPr="00362205" w14:paraId="5B71E740" w14:textId="77777777" w:rsidTr="00AD46B1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E2B2B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AC76F" w14:textId="15545221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="00EB5E55">
              <w:rPr>
                <w:rFonts w:ascii="標楷體" w:eastAsia="標楷體" w:hAnsi="標楷體"/>
              </w:rPr>
              <w:t>I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 w:rsidR="004C0F87">
              <w:rPr>
                <w:rFonts w:ascii="標楷體" w:eastAsia="標楷體" w:hAnsi="標楷體" w:hint="eastAsia"/>
              </w:rPr>
              <w:t>９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1AEFF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361A3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5A013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AEE64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844FA" w14:textId="77777777" w:rsidR="00A1722C" w:rsidRPr="00362205" w:rsidRDefault="00A1722C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AEBB4" w14:textId="3518E961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 w:rsidR="004C0F87">
              <w:rPr>
                <w:rFonts w:ascii="標楷體" w:eastAsia="標楷體" w:hAnsi="標楷體"/>
              </w:rPr>
              <w:t>9</w:t>
            </w:r>
          </w:p>
          <w:p w14:paraId="5B616421" w14:textId="3BE74187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6D2FD935" w14:textId="307D6C77" w:rsidR="004354E0" w:rsidRDefault="004354E0" w:rsidP="004354E0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 w:hint="eastAsia"/>
              </w:rPr>
              <w:t>I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/>
              </w:rPr>
              <w:t>TXT</w:t>
            </w:r>
          </w:p>
          <w:p w14:paraId="424B3D0D" w14:textId="19D3A5D4" w:rsidR="00A1722C" w:rsidRPr="00C00D65" w:rsidRDefault="004354E0" w:rsidP="004354E0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4.</w:t>
            </w:r>
            <w:r>
              <w:rPr>
                <w:rFonts w:ascii="標楷體" w:eastAsia="標楷體" w:hAnsi="標楷體" w:hint="eastAsia"/>
              </w:rPr>
              <w:t>下載控制檔名：(系統指定下載資料匣)\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 w:hint="eastAsia"/>
              </w:rPr>
              <w:t>I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IDX</w:t>
            </w:r>
          </w:p>
        </w:tc>
      </w:tr>
      <w:tr w:rsidR="00A1722C" w:rsidRPr="00362205" w14:paraId="38638469" w14:textId="77777777" w:rsidTr="00AD46B1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F2165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0F7BB" w14:textId="6CF10AF1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="00EB5E55">
              <w:rPr>
                <w:rFonts w:ascii="標楷體" w:eastAsia="標楷體" w:hAnsi="標楷體"/>
              </w:rPr>
              <w:t>J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 w:rsidR="004C0F87">
              <w:rPr>
                <w:rFonts w:ascii="標楷體" w:eastAsia="標楷體" w:hAnsi="標楷體" w:hint="eastAsia"/>
              </w:rPr>
              <w:t>1</w:t>
            </w:r>
            <w:r w:rsidR="004C0F87">
              <w:rPr>
                <w:rFonts w:ascii="標楷體" w:eastAsia="標楷體" w:hAnsi="標楷體"/>
              </w:rPr>
              <w:t>0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CAB30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FF36E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A9622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E61A7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5328F" w14:textId="77777777" w:rsidR="00A1722C" w:rsidRPr="00362205" w:rsidRDefault="00A1722C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1918F" w14:textId="321F1A38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 w:rsidR="004C0F87">
              <w:rPr>
                <w:rFonts w:ascii="標楷體" w:eastAsia="標楷體" w:hAnsi="標楷體"/>
              </w:rPr>
              <w:t>10</w:t>
            </w:r>
          </w:p>
          <w:p w14:paraId="2959ED4C" w14:textId="1E9800DC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123046EB" w14:textId="65E07EA8" w:rsidR="004354E0" w:rsidRDefault="004354E0" w:rsidP="004354E0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 w:rsidR="002B618D">
              <w:rPr>
                <w:rFonts w:ascii="標楷體" w:eastAsia="標楷體" w:hAnsi="標楷體" w:hint="eastAsia"/>
              </w:rPr>
              <w:t>N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/>
              </w:rPr>
              <w:t>TXT</w:t>
            </w:r>
          </w:p>
          <w:p w14:paraId="79F147FC" w14:textId="32F4D36D" w:rsidR="00A1722C" w:rsidRPr="00C00D65" w:rsidRDefault="004354E0" w:rsidP="004354E0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4.</w:t>
            </w:r>
            <w:r>
              <w:rPr>
                <w:rFonts w:ascii="標楷體" w:eastAsia="標楷體" w:hAnsi="標楷體" w:hint="eastAsia"/>
              </w:rPr>
              <w:t>下載控制檔名：(系統指定下載資料匣)\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 w:rsidR="002B618D">
              <w:rPr>
                <w:rFonts w:ascii="標楷體" w:eastAsia="標楷體" w:hAnsi="標楷體" w:hint="eastAsia"/>
              </w:rPr>
              <w:t>N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IDX</w:t>
            </w:r>
          </w:p>
        </w:tc>
      </w:tr>
    </w:tbl>
    <w:p w14:paraId="14809EBB" w14:textId="77777777" w:rsidR="001144B2" w:rsidRPr="00B56858" w:rsidRDefault="001144B2" w:rsidP="001144B2">
      <w:pPr>
        <w:ind w:left="1440"/>
      </w:pPr>
    </w:p>
    <w:p w14:paraId="25563358" w14:textId="66AFE7B3" w:rsidR="001144B2" w:rsidRPr="00EE604A" w:rsidRDefault="00EC6484" w:rsidP="001144B2">
      <w:pPr>
        <w:pStyle w:val="a"/>
      </w:pPr>
      <w:r>
        <w:rPr>
          <w:rFonts w:hint="eastAsia"/>
        </w:rPr>
        <w:t>輸出畫面</w:t>
      </w:r>
    </w:p>
    <w:p w14:paraId="76FC6E6A" w14:textId="7B2DBD04" w:rsidR="001144B2" w:rsidRPr="007C1268" w:rsidRDefault="00C47E9E" w:rsidP="001144B2">
      <w:r>
        <w:rPr>
          <w:noProof/>
        </w:rPr>
        <w:drawing>
          <wp:inline distT="0" distB="0" distL="0" distR="0" wp14:anchorId="24B94415" wp14:editId="034A73CF">
            <wp:extent cx="6479540" cy="259715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C23B" w14:textId="591CCA2B" w:rsidR="001144B2" w:rsidRDefault="001144B2" w:rsidP="001144B2">
      <w:pPr>
        <w:ind w:left="1440"/>
      </w:pPr>
    </w:p>
    <w:p w14:paraId="5250D4CC" w14:textId="77777777" w:rsidR="00306060" w:rsidRPr="004037BD" w:rsidRDefault="00306060" w:rsidP="00306060">
      <w:pPr>
        <w:pStyle w:val="a"/>
      </w:pPr>
      <w:r w:rsidRPr="004037BD">
        <w:rPr>
          <w:rFonts w:hint="eastAsia"/>
        </w:rPr>
        <w:t>產生媒體檔</w:t>
      </w:r>
    </w:p>
    <w:p w14:paraId="7DA6F536" w14:textId="1C3A1909" w:rsidR="00C15361" w:rsidRPr="00D37131" w:rsidRDefault="00C15361" w:rsidP="00C15361">
      <w:pPr>
        <w:ind w:left="1440"/>
        <w:rPr>
          <w:rFonts w:ascii="標楷體" w:eastAsia="標楷體" w:hAnsi="標楷體"/>
        </w:rPr>
      </w:pPr>
      <w:r w:rsidRPr="00D37131">
        <w:rPr>
          <w:rFonts w:ascii="標楷體" w:eastAsia="標楷體" w:hAnsi="標楷體" w:hint="eastAsia"/>
        </w:rPr>
        <w:lastRenderedPageBreak/>
        <w:t>1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 w:rsidRPr="00946868">
        <w:rPr>
          <w:rFonts w:ascii="標楷體" w:eastAsia="標楷體" w:hAnsi="標楷體" w:hint="eastAsia"/>
        </w:rPr>
        <w:t>AP 欄位清單</w:t>
      </w:r>
      <w:r>
        <w:rPr>
          <w:rFonts w:ascii="標楷體" w:eastAsia="標楷體" w:hAnsi="標楷體" w:hint="eastAsia"/>
        </w:rPr>
        <w:t>１：詳見需求規格書[</w:t>
      </w:r>
      <w:r w:rsidRPr="00FE7CD2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 w:rsidRPr="00FE7CD2">
        <w:rPr>
          <w:rFonts w:ascii="標楷體" w:eastAsia="標楷體" w:hAnsi="標楷體" w:hint="eastAsia"/>
        </w:rPr>
        <w:t>AP-</w:t>
      </w:r>
      <w:r>
        <w:rPr>
          <w:rFonts w:ascii="標楷體" w:eastAsia="標楷體" w:hAnsi="標楷體"/>
        </w:rPr>
        <w:t>IFRS9</w:t>
      </w:r>
      <w:r w:rsidRPr="00FE7CD2">
        <w:rPr>
          <w:rFonts w:ascii="標楷體" w:eastAsia="標楷體" w:hAnsi="標楷體" w:hint="eastAsia"/>
        </w:rPr>
        <w:t>欄位清單１</w:t>
      </w:r>
      <w:r>
        <w:rPr>
          <w:rFonts w:ascii="標楷體" w:eastAsia="標楷體" w:hAnsi="標楷體" w:hint="eastAsia"/>
        </w:rPr>
        <w:t>]</w:t>
      </w:r>
    </w:p>
    <w:p w14:paraId="3C21821F" w14:textId="07DD9D4A" w:rsidR="00B85AB3" w:rsidRPr="00D37131" w:rsidRDefault="00B85AB3" w:rsidP="00B85AB3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2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>
        <w:rPr>
          <w:rFonts w:ascii="標楷體" w:eastAsia="標楷體" w:hAnsi="標楷體"/>
        </w:rPr>
        <w:t>B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２：詳見需求規格書[</w:t>
      </w:r>
      <w:r w:rsidRPr="00FE7CD2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9B</w:t>
      </w:r>
      <w:r w:rsidRPr="00FE7CD2">
        <w:rPr>
          <w:rFonts w:ascii="標楷體" w:eastAsia="標楷體" w:hAnsi="標楷體" w:hint="eastAsia"/>
        </w:rPr>
        <w:t>P-</w:t>
      </w:r>
      <w:r>
        <w:rPr>
          <w:rFonts w:ascii="標楷體" w:eastAsia="標楷體" w:hAnsi="標楷體"/>
        </w:rPr>
        <w:t>IFRS9</w:t>
      </w:r>
      <w:r w:rsidRPr="00FE7CD2">
        <w:rPr>
          <w:rFonts w:ascii="標楷體" w:eastAsia="標楷體" w:hAnsi="標楷體" w:hint="eastAsia"/>
        </w:rPr>
        <w:t>欄位清單</w:t>
      </w:r>
      <w:r>
        <w:rPr>
          <w:rFonts w:ascii="標楷體" w:eastAsia="標楷體" w:hAnsi="標楷體" w:hint="eastAsia"/>
        </w:rPr>
        <w:t>２]</w:t>
      </w:r>
    </w:p>
    <w:p w14:paraId="77A723E8" w14:textId="7062BE71" w:rsidR="00B85AB3" w:rsidRPr="00D37131" w:rsidRDefault="00B85AB3" w:rsidP="00B85AB3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3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>
        <w:rPr>
          <w:rFonts w:ascii="標楷體" w:eastAsia="標楷體" w:hAnsi="標楷體"/>
        </w:rPr>
        <w:t>C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３：詳見需求規格書[</w:t>
      </w:r>
      <w:r w:rsidRPr="00FE7CD2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9C</w:t>
      </w:r>
      <w:r w:rsidRPr="00FE7CD2">
        <w:rPr>
          <w:rFonts w:ascii="標楷體" w:eastAsia="標楷體" w:hAnsi="標楷體" w:hint="eastAsia"/>
        </w:rPr>
        <w:t>P-</w:t>
      </w:r>
      <w:r>
        <w:rPr>
          <w:rFonts w:ascii="標楷體" w:eastAsia="標楷體" w:hAnsi="標楷體"/>
        </w:rPr>
        <w:t>IFRS9</w:t>
      </w:r>
      <w:r w:rsidRPr="00FE7CD2">
        <w:rPr>
          <w:rFonts w:ascii="標楷體" w:eastAsia="標楷體" w:hAnsi="標楷體" w:hint="eastAsia"/>
        </w:rPr>
        <w:t>欄位清單</w:t>
      </w:r>
      <w:r>
        <w:rPr>
          <w:rFonts w:ascii="標楷體" w:eastAsia="標楷體" w:hAnsi="標楷體" w:hint="eastAsia"/>
        </w:rPr>
        <w:t>３]</w:t>
      </w:r>
    </w:p>
    <w:p w14:paraId="255506A4" w14:textId="496FF05C" w:rsidR="00B85AB3" w:rsidRPr="00D37131" w:rsidRDefault="00B85AB3" w:rsidP="00B85AB3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4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>
        <w:rPr>
          <w:rFonts w:ascii="標楷體" w:eastAsia="標楷體" w:hAnsi="標楷體"/>
        </w:rPr>
        <w:t>D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４：詳見需求規格書[</w:t>
      </w:r>
      <w:r w:rsidRPr="00FE7CD2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>
        <w:rPr>
          <w:rFonts w:ascii="標楷體" w:eastAsia="標楷體" w:hAnsi="標楷體"/>
        </w:rPr>
        <w:t>D</w:t>
      </w:r>
      <w:r w:rsidRPr="00FE7CD2">
        <w:rPr>
          <w:rFonts w:ascii="標楷體" w:eastAsia="標楷體" w:hAnsi="標楷體" w:hint="eastAsia"/>
        </w:rPr>
        <w:t>P-</w:t>
      </w:r>
      <w:r>
        <w:rPr>
          <w:rFonts w:ascii="標楷體" w:eastAsia="標楷體" w:hAnsi="標楷體"/>
        </w:rPr>
        <w:t>IFRS9</w:t>
      </w:r>
      <w:r w:rsidRPr="00FE7CD2">
        <w:rPr>
          <w:rFonts w:ascii="標楷體" w:eastAsia="標楷體" w:hAnsi="標楷體" w:hint="eastAsia"/>
        </w:rPr>
        <w:t>欄位清單</w:t>
      </w:r>
      <w:r>
        <w:rPr>
          <w:rFonts w:ascii="標楷體" w:eastAsia="標楷體" w:hAnsi="標楷體" w:hint="eastAsia"/>
        </w:rPr>
        <w:t>４]</w:t>
      </w:r>
    </w:p>
    <w:p w14:paraId="28D2EB44" w14:textId="5E970089" w:rsidR="00B85AB3" w:rsidRPr="00D37131" w:rsidRDefault="00B85AB3" w:rsidP="00B85AB3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5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>
        <w:rPr>
          <w:rFonts w:ascii="標楷體" w:eastAsia="標楷體" w:hAnsi="標楷體"/>
        </w:rPr>
        <w:t>F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６：詳見需求規格書[</w:t>
      </w:r>
      <w:r w:rsidRPr="00FE7CD2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>
        <w:rPr>
          <w:rFonts w:ascii="標楷體" w:eastAsia="標楷體" w:hAnsi="標楷體"/>
        </w:rPr>
        <w:t>F</w:t>
      </w:r>
      <w:r w:rsidRPr="00FE7CD2">
        <w:rPr>
          <w:rFonts w:ascii="標楷體" w:eastAsia="標楷體" w:hAnsi="標楷體" w:hint="eastAsia"/>
        </w:rPr>
        <w:t>P-</w:t>
      </w:r>
      <w:r>
        <w:rPr>
          <w:rFonts w:ascii="標楷體" w:eastAsia="標楷體" w:hAnsi="標楷體"/>
        </w:rPr>
        <w:t>IFRS9</w:t>
      </w:r>
      <w:r w:rsidRPr="00FE7CD2">
        <w:rPr>
          <w:rFonts w:ascii="標楷體" w:eastAsia="標楷體" w:hAnsi="標楷體" w:hint="eastAsia"/>
        </w:rPr>
        <w:t>欄位清單</w:t>
      </w:r>
      <w:r>
        <w:rPr>
          <w:rFonts w:ascii="標楷體" w:eastAsia="標楷體" w:hAnsi="標楷體" w:hint="eastAsia"/>
        </w:rPr>
        <w:t>６]</w:t>
      </w:r>
    </w:p>
    <w:p w14:paraId="1BC734BE" w14:textId="75AB55B0" w:rsidR="00B85AB3" w:rsidRPr="00D37131" w:rsidRDefault="00B85AB3" w:rsidP="00B85AB3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6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>
        <w:rPr>
          <w:rFonts w:ascii="標楷體" w:eastAsia="標楷體" w:hAnsi="標楷體"/>
        </w:rPr>
        <w:t>G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７：詳見需求規格書[</w:t>
      </w:r>
      <w:r w:rsidRPr="00FE7CD2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>
        <w:rPr>
          <w:rFonts w:ascii="標楷體" w:eastAsia="標楷體" w:hAnsi="標楷體"/>
        </w:rPr>
        <w:t>G</w:t>
      </w:r>
      <w:r w:rsidRPr="00FE7CD2">
        <w:rPr>
          <w:rFonts w:ascii="標楷體" w:eastAsia="標楷體" w:hAnsi="標楷體" w:hint="eastAsia"/>
        </w:rPr>
        <w:t>P-</w:t>
      </w:r>
      <w:r>
        <w:rPr>
          <w:rFonts w:ascii="標楷體" w:eastAsia="標楷體" w:hAnsi="標楷體"/>
        </w:rPr>
        <w:t>IFRS9</w:t>
      </w:r>
      <w:r w:rsidRPr="00FE7CD2">
        <w:rPr>
          <w:rFonts w:ascii="標楷體" w:eastAsia="標楷體" w:hAnsi="標楷體" w:hint="eastAsia"/>
        </w:rPr>
        <w:t>欄位清單</w:t>
      </w:r>
      <w:r>
        <w:rPr>
          <w:rFonts w:ascii="標楷體" w:eastAsia="標楷體" w:hAnsi="標楷體" w:hint="eastAsia"/>
        </w:rPr>
        <w:t>７]</w:t>
      </w:r>
    </w:p>
    <w:p w14:paraId="2E90CC20" w14:textId="7CE2D298" w:rsidR="00B85AB3" w:rsidRPr="00D37131" w:rsidRDefault="00B85AB3" w:rsidP="00B85AB3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7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>
        <w:rPr>
          <w:rFonts w:ascii="標楷體" w:eastAsia="標楷體" w:hAnsi="標楷體"/>
        </w:rPr>
        <w:t>H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８：詳見需求規格書[</w:t>
      </w:r>
      <w:r w:rsidRPr="00FE7CD2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>
        <w:rPr>
          <w:rFonts w:ascii="標楷體" w:eastAsia="標楷體" w:hAnsi="標楷體"/>
        </w:rPr>
        <w:t>H</w:t>
      </w:r>
      <w:r w:rsidRPr="00FE7CD2">
        <w:rPr>
          <w:rFonts w:ascii="標楷體" w:eastAsia="標楷體" w:hAnsi="標楷體" w:hint="eastAsia"/>
        </w:rPr>
        <w:t>P-</w:t>
      </w:r>
      <w:r>
        <w:rPr>
          <w:rFonts w:ascii="標楷體" w:eastAsia="標楷體" w:hAnsi="標楷體"/>
        </w:rPr>
        <w:t>IFRS9</w:t>
      </w:r>
      <w:r w:rsidRPr="00FE7CD2">
        <w:rPr>
          <w:rFonts w:ascii="標楷體" w:eastAsia="標楷體" w:hAnsi="標楷體" w:hint="eastAsia"/>
        </w:rPr>
        <w:t>欄位清單</w:t>
      </w:r>
      <w:r>
        <w:rPr>
          <w:rFonts w:ascii="標楷體" w:eastAsia="標楷體" w:hAnsi="標楷體" w:hint="eastAsia"/>
        </w:rPr>
        <w:t>８]</w:t>
      </w:r>
    </w:p>
    <w:p w14:paraId="627DF4B4" w14:textId="693320AB" w:rsidR="00B85AB3" w:rsidRPr="00D37131" w:rsidRDefault="00B85AB3" w:rsidP="00B85AB3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8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>
        <w:rPr>
          <w:rFonts w:ascii="標楷體" w:eastAsia="標楷體" w:hAnsi="標楷體"/>
        </w:rPr>
        <w:t>I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９：詳見需求規格書[</w:t>
      </w:r>
      <w:r w:rsidRPr="00FE7CD2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>
        <w:rPr>
          <w:rFonts w:ascii="標楷體" w:eastAsia="標楷體" w:hAnsi="標楷體"/>
        </w:rPr>
        <w:t>I</w:t>
      </w:r>
      <w:r w:rsidRPr="00FE7CD2">
        <w:rPr>
          <w:rFonts w:ascii="標楷體" w:eastAsia="標楷體" w:hAnsi="標楷體" w:hint="eastAsia"/>
        </w:rPr>
        <w:t>P-</w:t>
      </w:r>
      <w:r>
        <w:rPr>
          <w:rFonts w:ascii="標楷體" w:eastAsia="標楷體" w:hAnsi="標楷體"/>
        </w:rPr>
        <w:t>IFRS9</w:t>
      </w:r>
      <w:r w:rsidRPr="00FE7CD2">
        <w:rPr>
          <w:rFonts w:ascii="標楷體" w:eastAsia="標楷體" w:hAnsi="標楷體" w:hint="eastAsia"/>
        </w:rPr>
        <w:t>欄位清單</w:t>
      </w:r>
      <w:r>
        <w:rPr>
          <w:rFonts w:ascii="標楷體" w:eastAsia="標楷體" w:hAnsi="標楷體" w:hint="eastAsia"/>
        </w:rPr>
        <w:t>９]</w:t>
      </w:r>
    </w:p>
    <w:p w14:paraId="61542D7A" w14:textId="5D474E00" w:rsidR="00B85AB3" w:rsidRPr="00D37131" w:rsidRDefault="00B85AB3" w:rsidP="00B85AB3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9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>
        <w:rPr>
          <w:rFonts w:ascii="標楷體" w:eastAsia="標楷體" w:hAnsi="標楷體"/>
        </w:rPr>
        <w:t>J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10：詳見需求規格書[</w:t>
      </w:r>
      <w:r w:rsidRPr="00FE7CD2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>
        <w:rPr>
          <w:rFonts w:ascii="標楷體" w:eastAsia="標楷體" w:hAnsi="標楷體"/>
        </w:rPr>
        <w:t>J</w:t>
      </w:r>
      <w:r w:rsidRPr="00FE7CD2">
        <w:rPr>
          <w:rFonts w:ascii="標楷體" w:eastAsia="標楷體" w:hAnsi="標楷體" w:hint="eastAsia"/>
        </w:rPr>
        <w:t>P-</w:t>
      </w:r>
      <w:r>
        <w:rPr>
          <w:rFonts w:ascii="標楷體" w:eastAsia="標楷體" w:hAnsi="標楷體"/>
        </w:rPr>
        <w:t>IFRS9</w:t>
      </w:r>
      <w:r w:rsidRPr="00FE7CD2">
        <w:rPr>
          <w:rFonts w:ascii="標楷體" w:eastAsia="標楷體" w:hAnsi="標楷體" w:hint="eastAsia"/>
        </w:rPr>
        <w:t>欄位清單</w:t>
      </w:r>
      <w:r>
        <w:rPr>
          <w:rFonts w:ascii="標楷體" w:eastAsia="標楷體" w:hAnsi="標楷體" w:hint="eastAsia"/>
        </w:rPr>
        <w:t>10]</w:t>
      </w:r>
    </w:p>
    <w:p w14:paraId="439B464A" w14:textId="77777777" w:rsidR="00B85AB3" w:rsidRPr="00B85AB3" w:rsidRDefault="00B85AB3" w:rsidP="00B85AB3">
      <w:pPr>
        <w:ind w:left="1440"/>
        <w:rPr>
          <w:rFonts w:ascii="標楷體" w:eastAsia="標楷體" w:hAnsi="標楷體"/>
        </w:rPr>
      </w:pPr>
    </w:p>
    <w:p w14:paraId="631041AC" w14:textId="49D26E9B" w:rsidR="007137B6" w:rsidRDefault="007137B6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28EA1F21" w14:textId="77777777" w:rsidR="00B85AB3" w:rsidRDefault="00B85AB3" w:rsidP="00B85AB3">
      <w:pPr>
        <w:ind w:left="1440"/>
        <w:rPr>
          <w:rFonts w:ascii="標楷體" w:eastAsia="標楷體" w:hAnsi="標楷體"/>
        </w:rPr>
      </w:pPr>
    </w:p>
    <w:p w14:paraId="0C232D0B" w14:textId="419814BF" w:rsidR="007137B6" w:rsidRPr="00751866" w:rsidRDefault="007137B6" w:rsidP="007137B6">
      <w:pPr>
        <w:pStyle w:val="3"/>
        <w:numPr>
          <w:ilvl w:val="2"/>
          <w:numId w:val="69"/>
        </w:numPr>
        <w:spacing w:before="0"/>
        <w:rPr>
          <w:rFonts w:ascii="標楷體" w:hAnsi="標楷體"/>
          <w:b/>
          <w:szCs w:val="32"/>
        </w:rPr>
      </w:pPr>
      <w:r>
        <w:rPr>
          <w:rFonts w:ascii="標楷體" w:hAnsi="標楷體" w:hint="eastAsia"/>
          <w:b/>
          <w:szCs w:val="32"/>
        </w:rPr>
        <w:t xml:space="preserve">L7902暫存用 </w:t>
      </w:r>
    </w:p>
    <w:p w14:paraId="04669CD2" w14:textId="16D01F1F" w:rsidR="00CE133E" w:rsidRPr="00D37131" w:rsidRDefault="00CE133E" w:rsidP="00CE133E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2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>
        <w:rPr>
          <w:rFonts w:ascii="標楷體" w:eastAsia="標楷體" w:hAnsi="標楷體"/>
        </w:rPr>
        <w:t>B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２</w:t>
      </w:r>
    </w:p>
    <w:p w14:paraId="6F9ACD0C" w14:textId="72FC2292" w:rsidR="00CE133E" w:rsidRPr="00C85B3C" w:rsidRDefault="00CE133E" w:rsidP="00CE133E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檔名</w:t>
      </w:r>
      <w:r>
        <w:rPr>
          <w:rFonts w:ascii="標楷體" w:eastAsia="標楷體" w:hAnsi="標楷體" w:hint="eastAsia"/>
        </w:rPr>
        <w:t>：</w:t>
      </w:r>
      <w:r w:rsidRPr="00BC3A09">
        <w:rPr>
          <w:rFonts w:ascii="標楷體" w:eastAsia="標楷體" w:hAnsi="標楷體"/>
        </w:rPr>
        <w:t>LNF</w:t>
      </w:r>
      <w:r>
        <w:rPr>
          <w:rFonts w:ascii="標楷體" w:eastAsia="標楷體" w:hAnsi="標楷體"/>
        </w:rPr>
        <w:t>B</w:t>
      </w:r>
      <w:r w:rsidRPr="00BC3A09">
        <w:rPr>
          <w:rFonts w:ascii="標楷體" w:eastAsia="標楷體" w:hAnsi="標楷體"/>
        </w:rPr>
        <w:t>P.TXT</w:t>
      </w:r>
    </w:p>
    <w:p w14:paraId="20B93E5F" w14:textId="77777777" w:rsidR="00CE133E" w:rsidRPr="004037BD" w:rsidRDefault="00CE133E" w:rsidP="00CE133E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格式</w:t>
      </w:r>
      <w:r>
        <w:rPr>
          <w:rFonts w:ascii="標楷體" w:eastAsia="標楷體" w:hAnsi="標楷體" w:hint="eastAsia"/>
        </w:rPr>
        <w:t>：文字檔</w:t>
      </w:r>
    </w:p>
    <w:p w14:paraId="7D9A8379" w14:textId="77777777" w:rsidR="00CE133E" w:rsidRPr="004037BD" w:rsidRDefault="00CE133E" w:rsidP="00CE133E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資料格式</w:t>
      </w:r>
      <w:r>
        <w:rPr>
          <w:rFonts w:ascii="標楷體" w:eastAsia="標楷體" w:hAnsi="標楷體" w:hint="eastAsia"/>
        </w:rPr>
        <w:t>：</w:t>
      </w:r>
      <w:r w:rsidRPr="004037BD">
        <w:rPr>
          <w:rFonts w:ascii="標楷體" w:eastAsia="標楷體" w:hAnsi="標楷體"/>
        </w:rPr>
        <w:t>Big5</w:t>
      </w:r>
    </w:p>
    <w:p w14:paraId="2BB2A54E" w14:textId="6471EDFD" w:rsidR="00CE133E" w:rsidRDefault="00CE133E" w:rsidP="00CE133E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用處</w:t>
      </w:r>
      <w:r>
        <w:rPr>
          <w:rFonts w:ascii="標楷體" w:eastAsia="標楷體" w:hAnsi="標楷體" w:hint="eastAsia"/>
        </w:rPr>
        <w:t>：每月產出IFRS</w:t>
      </w:r>
      <w:r w:rsidRPr="00946868">
        <w:rPr>
          <w:rFonts w:ascii="標楷體" w:eastAsia="標楷體" w:hAnsi="標楷體" w:hint="eastAsia"/>
        </w:rPr>
        <w:t>欄位清單</w:t>
      </w:r>
      <w:r>
        <w:rPr>
          <w:rFonts w:ascii="標楷體" w:eastAsia="標楷體" w:hAnsi="標楷體" w:hint="eastAsia"/>
        </w:rPr>
        <w:t>２</w:t>
      </w:r>
    </w:p>
    <w:p w14:paraId="7F7C6DFC" w14:textId="40516074" w:rsidR="00CE133E" w:rsidRPr="0028467C" w:rsidRDefault="00CE133E" w:rsidP="00CE133E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說明：</w:t>
      </w:r>
      <w:r w:rsidR="004B1D28" w:rsidRPr="004B1D28">
        <w:rPr>
          <w:rFonts w:ascii="標楷體" w:eastAsia="標楷體" w:hAnsi="標楷體" w:hint="eastAsia"/>
        </w:rPr>
        <w:t>放款多段調息檔(撥款層)</w:t>
      </w:r>
    </w:p>
    <w:p w14:paraId="639455C7" w14:textId="5906D628" w:rsidR="00CE133E" w:rsidRDefault="00CE133E" w:rsidP="00CE133E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篩選條件：</w:t>
      </w:r>
      <w:r w:rsidRPr="004037BD">
        <w:rPr>
          <w:rFonts w:ascii="標楷體" w:eastAsia="標楷體" w:hAnsi="標楷體"/>
        </w:rPr>
        <w:t xml:space="preserve"> </w:t>
      </w:r>
      <w:r w:rsidRPr="0024703C">
        <w:rPr>
          <w:rFonts w:ascii="標楷體" w:eastAsia="標楷體" w:hAnsi="標楷體"/>
        </w:rPr>
        <w:t>FROM</w:t>
      </w:r>
      <w:r>
        <w:rPr>
          <w:rFonts w:ascii="標楷體" w:eastAsia="標楷體" w:hAnsi="標楷體"/>
        </w:rPr>
        <w:t xml:space="preserve"> "Loan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frsB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</w:t>
      </w:r>
    </w:p>
    <w:p w14:paraId="4CABAF99" w14:textId="6CE84BD2" w:rsidR="00CE133E" w:rsidRDefault="00CE133E" w:rsidP="00CE133E">
      <w:pPr>
        <w:pStyle w:val="af9"/>
        <w:ind w:leftChars="0" w:left="3164" w:firstLine="1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WHERE "Loan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frsB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"."</w:t>
      </w:r>
      <w:r w:rsidRPr="0024703C">
        <w:rPr>
          <w:rFonts w:ascii="標楷體" w:eastAsia="標楷體" w:hAnsi="標楷體"/>
        </w:rPr>
        <w:t>DataYM</w:t>
      </w:r>
      <w:r>
        <w:rPr>
          <w:rFonts w:ascii="標楷體" w:eastAsia="標楷體" w:hAnsi="標楷體"/>
        </w:rPr>
        <w:t xml:space="preserve">" = </w:t>
      </w:r>
      <w:r>
        <w:rPr>
          <w:rFonts w:ascii="標楷體" w:eastAsia="標楷體" w:hAnsi="標楷體" w:hint="eastAsia"/>
        </w:rPr>
        <w:t>會計日期年月</w:t>
      </w:r>
    </w:p>
    <w:p w14:paraId="717C6788" w14:textId="77777777" w:rsidR="00CE133E" w:rsidRDefault="00CE133E" w:rsidP="00CE133E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規格</w:t>
      </w:r>
      <w:r>
        <w:rPr>
          <w:rFonts w:ascii="標楷體" w:eastAsia="標楷體" w:hAnsi="標楷體" w:hint="eastAsia"/>
        </w:rPr>
        <w:t>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72"/>
        <w:gridCol w:w="1098"/>
        <w:gridCol w:w="1776"/>
        <w:gridCol w:w="4241"/>
      </w:tblGrid>
      <w:tr w:rsidR="00CE133E" w:rsidRPr="00CE3D0E" w14:paraId="7E5BCF30" w14:textId="77777777" w:rsidTr="00E76B74">
        <w:tc>
          <w:tcPr>
            <w:tcW w:w="457" w:type="dxa"/>
            <w:vAlign w:val="center"/>
          </w:tcPr>
          <w:p w14:paraId="4C9CBC46" w14:textId="77777777" w:rsidR="00CE133E" w:rsidRPr="00CE3D0E" w:rsidRDefault="00CE133E" w:rsidP="00E76B74">
            <w:pPr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E3D0E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72" w:type="dxa"/>
            <w:vAlign w:val="center"/>
          </w:tcPr>
          <w:p w14:paraId="33EFAA9D" w14:textId="77777777" w:rsidR="00CE133E" w:rsidRPr="00CE3D0E" w:rsidRDefault="00CE133E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098" w:type="dxa"/>
            <w:vAlign w:val="center"/>
          </w:tcPr>
          <w:p w14:paraId="0C711311" w14:textId="66484DF2" w:rsidR="00CE133E" w:rsidRPr="00CE3D0E" w:rsidRDefault="00B058BB" w:rsidP="00E76B74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776" w:type="dxa"/>
            <w:vAlign w:val="center"/>
          </w:tcPr>
          <w:p w14:paraId="68F53855" w14:textId="77777777" w:rsidR="00CE133E" w:rsidRPr="00CE3D0E" w:rsidRDefault="00CE133E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1" w:type="dxa"/>
            <w:vAlign w:val="center"/>
          </w:tcPr>
          <w:p w14:paraId="227F07D2" w14:textId="77777777" w:rsidR="00CE133E" w:rsidRPr="00CE3D0E" w:rsidRDefault="00CE133E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2F3CA2" w:rsidRPr="002F3CA2" w14:paraId="678AB39C" w14:textId="77777777" w:rsidTr="002F3CA2">
        <w:tc>
          <w:tcPr>
            <w:tcW w:w="457" w:type="dxa"/>
            <w:vAlign w:val="center"/>
          </w:tcPr>
          <w:p w14:paraId="232864B8" w14:textId="77777777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1</w:t>
            </w:r>
          </w:p>
        </w:tc>
        <w:tc>
          <w:tcPr>
            <w:tcW w:w="2372" w:type="dxa"/>
            <w:vAlign w:val="center"/>
          </w:tcPr>
          <w:p w14:paraId="5FAC991E" w14:textId="7523F118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1098" w:type="dxa"/>
            <w:vAlign w:val="center"/>
          </w:tcPr>
          <w:p w14:paraId="7B7B0F87" w14:textId="624A47FF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776" w:type="dxa"/>
            <w:vAlign w:val="center"/>
          </w:tcPr>
          <w:p w14:paraId="3B0FA302" w14:textId="3F6E0976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9</w:t>
            </w:r>
            <w:r w:rsidRPr="002F3CA2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41" w:type="dxa"/>
            <w:vAlign w:val="center"/>
          </w:tcPr>
          <w:p w14:paraId="61ED4C08" w14:textId="6C2690FA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LoanIfrsBp.CustNo</w:t>
            </w:r>
          </w:p>
        </w:tc>
      </w:tr>
      <w:tr w:rsidR="002F3CA2" w:rsidRPr="002F3CA2" w14:paraId="0774894C" w14:textId="77777777" w:rsidTr="002F3CA2">
        <w:tc>
          <w:tcPr>
            <w:tcW w:w="457" w:type="dxa"/>
            <w:vAlign w:val="center"/>
          </w:tcPr>
          <w:p w14:paraId="4F19464E" w14:textId="77777777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2</w:t>
            </w:r>
          </w:p>
        </w:tc>
        <w:tc>
          <w:tcPr>
            <w:tcW w:w="2372" w:type="dxa"/>
            <w:vAlign w:val="center"/>
          </w:tcPr>
          <w:p w14:paraId="17AB07FD" w14:textId="7EE51DD3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借款人</w:t>
            </w:r>
            <w:r w:rsidRPr="002F3CA2">
              <w:rPr>
                <w:rFonts w:ascii="標楷體" w:eastAsia="標楷體" w:hAnsi="標楷體"/>
              </w:rPr>
              <w:t xml:space="preserve">ID / </w:t>
            </w:r>
            <w:r w:rsidRPr="002F3CA2">
              <w:rPr>
                <w:rFonts w:ascii="標楷體" w:eastAsia="標楷體" w:hAnsi="標楷體" w:hint="eastAsia"/>
              </w:rPr>
              <w:t>統編</w:t>
            </w:r>
          </w:p>
        </w:tc>
        <w:tc>
          <w:tcPr>
            <w:tcW w:w="1098" w:type="dxa"/>
            <w:vAlign w:val="center"/>
          </w:tcPr>
          <w:p w14:paraId="175E2CBC" w14:textId="6D62305F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776" w:type="dxa"/>
            <w:vAlign w:val="center"/>
          </w:tcPr>
          <w:p w14:paraId="12E6E824" w14:textId="77777777" w:rsidR="002F3CA2" w:rsidRPr="002F3CA2" w:rsidRDefault="002F3CA2" w:rsidP="002F3CA2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3F645743" w14:textId="12F31757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空白</w:t>
            </w:r>
          </w:p>
        </w:tc>
      </w:tr>
      <w:tr w:rsidR="002F3CA2" w:rsidRPr="002F3CA2" w14:paraId="30602897" w14:textId="77777777" w:rsidTr="002F3CA2">
        <w:tc>
          <w:tcPr>
            <w:tcW w:w="457" w:type="dxa"/>
            <w:vAlign w:val="center"/>
          </w:tcPr>
          <w:p w14:paraId="1CC3E7ED" w14:textId="77777777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3</w:t>
            </w:r>
          </w:p>
        </w:tc>
        <w:tc>
          <w:tcPr>
            <w:tcW w:w="2372" w:type="dxa"/>
            <w:vAlign w:val="center"/>
          </w:tcPr>
          <w:p w14:paraId="22A5353C" w14:textId="36B62E73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額度編號</w:t>
            </w:r>
          </w:p>
        </w:tc>
        <w:tc>
          <w:tcPr>
            <w:tcW w:w="1098" w:type="dxa"/>
            <w:vAlign w:val="center"/>
          </w:tcPr>
          <w:p w14:paraId="36F7F2DF" w14:textId="56D3AF8F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776" w:type="dxa"/>
            <w:vAlign w:val="center"/>
          </w:tcPr>
          <w:p w14:paraId="612D3811" w14:textId="5ED4EBE7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9</w:t>
            </w:r>
            <w:r w:rsidRPr="002F3CA2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1" w:type="dxa"/>
            <w:vAlign w:val="center"/>
          </w:tcPr>
          <w:p w14:paraId="1ECCC2F6" w14:textId="479C3CDD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LoanIfrsBp.FacmNo</w:t>
            </w:r>
          </w:p>
        </w:tc>
      </w:tr>
      <w:tr w:rsidR="002F3CA2" w:rsidRPr="002F3CA2" w14:paraId="1607F4CF" w14:textId="77777777" w:rsidTr="002F3CA2">
        <w:tc>
          <w:tcPr>
            <w:tcW w:w="457" w:type="dxa"/>
            <w:vAlign w:val="center"/>
          </w:tcPr>
          <w:p w14:paraId="7401FECC" w14:textId="77777777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4</w:t>
            </w:r>
          </w:p>
        </w:tc>
        <w:tc>
          <w:tcPr>
            <w:tcW w:w="2372" w:type="dxa"/>
            <w:vAlign w:val="center"/>
          </w:tcPr>
          <w:p w14:paraId="0B98BF10" w14:textId="0620C2EE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撥款序號</w:t>
            </w:r>
          </w:p>
        </w:tc>
        <w:tc>
          <w:tcPr>
            <w:tcW w:w="1098" w:type="dxa"/>
            <w:vAlign w:val="center"/>
          </w:tcPr>
          <w:p w14:paraId="7DE69277" w14:textId="40E94611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776" w:type="dxa"/>
            <w:vAlign w:val="center"/>
          </w:tcPr>
          <w:p w14:paraId="118DCE47" w14:textId="7937E3BD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9</w:t>
            </w:r>
            <w:r w:rsidRPr="002F3CA2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1" w:type="dxa"/>
            <w:vAlign w:val="center"/>
          </w:tcPr>
          <w:p w14:paraId="082F34C4" w14:textId="4FD7CF70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LoanIfrsBp.BormNo</w:t>
            </w:r>
          </w:p>
        </w:tc>
      </w:tr>
      <w:tr w:rsidR="002F3CA2" w:rsidRPr="002F3CA2" w14:paraId="1666BB61" w14:textId="77777777" w:rsidTr="002F3CA2">
        <w:tc>
          <w:tcPr>
            <w:tcW w:w="457" w:type="dxa"/>
            <w:vAlign w:val="center"/>
          </w:tcPr>
          <w:p w14:paraId="4A47661E" w14:textId="77777777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5</w:t>
            </w:r>
          </w:p>
        </w:tc>
        <w:tc>
          <w:tcPr>
            <w:tcW w:w="2372" w:type="dxa"/>
            <w:vAlign w:val="center"/>
          </w:tcPr>
          <w:p w14:paraId="30255A3A" w14:textId="31E2CD13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貸放利率</w:t>
            </w:r>
          </w:p>
        </w:tc>
        <w:tc>
          <w:tcPr>
            <w:tcW w:w="1098" w:type="dxa"/>
            <w:vAlign w:val="center"/>
          </w:tcPr>
          <w:p w14:paraId="240327EE" w14:textId="7D8FF10C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281FAC88" w14:textId="54C942FE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9</w:t>
            </w:r>
            <w:r w:rsidRPr="002F3CA2">
              <w:rPr>
                <w:rFonts w:ascii="標楷體" w:eastAsia="標楷體" w:hAnsi="標楷體"/>
              </w:rPr>
              <w:t>.999999</w:t>
            </w:r>
          </w:p>
        </w:tc>
        <w:tc>
          <w:tcPr>
            <w:tcW w:w="4241" w:type="dxa"/>
            <w:vAlign w:val="center"/>
          </w:tcPr>
          <w:p w14:paraId="616A1B72" w14:textId="77777777" w:rsidR="00941568" w:rsidRDefault="00941568" w:rsidP="002F3CA2">
            <w:pPr>
              <w:rPr>
                <w:rFonts w:ascii="標楷體" w:eastAsia="標楷體" w:hAnsi="標楷體"/>
              </w:rPr>
            </w:pPr>
            <w:r w:rsidRPr="00941568">
              <w:rPr>
                <w:rFonts w:ascii="標楷體" w:eastAsia="標楷體" w:hAnsi="標楷體" w:hint="eastAsia"/>
              </w:rPr>
              <w:t>至小數點後第6位。例如，利率為2.12%，則本欄位值表示0.021200</w:t>
            </w:r>
          </w:p>
          <w:p w14:paraId="622A936E" w14:textId="69FB1BE5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LoanIfrsBp.LoanRate</w:t>
            </w:r>
          </w:p>
        </w:tc>
      </w:tr>
      <w:tr w:rsidR="002F3CA2" w:rsidRPr="002F3CA2" w14:paraId="1A17CFC7" w14:textId="77777777" w:rsidTr="002F3CA2">
        <w:tc>
          <w:tcPr>
            <w:tcW w:w="457" w:type="dxa"/>
            <w:vAlign w:val="center"/>
          </w:tcPr>
          <w:p w14:paraId="7E2F3899" w14:textId="77777777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6</w:t>
            </w:r>
          </w:p>
        </w:tc>
        <w:tc>
          <w:tcPr>
            <w:tcW w:w="2372" w:type="dxa"/>
            <w:vAlign w:val="center"/>
          </w:tcPr>
          <w:p w14:paraId="749B46E8" w14:textId="64E2169C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利率調整方式</w:t>
            </w:r>
          </w:p>
        </w:tc>
        <w:tc>
          <w:tcPr>
            <w:tcW w:w="1098" w:type="dxa"/>
            <w:vAlign w:val="center"/>
          </w:tcPr>
          <w:p w14:paraId="03FC1FE8" w14:textId="16198459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7A60B0DD" w14:textId="5A865C58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3CF7B138" w14:textId="3CED38DE" w:rsidR="00941568" w:rsidRPr="00941568" w:rsidRDefault="00941568" w:rsidP="00941568">
            <w:pPr>
              <w:rPr>
                <w:rFonts w:ascii="標楷體" w:eastAsia="標楷體" w:hAnsi="標楷體"/>
              </w:rPr>
            </w:pPr>
            <w:r w:rsidRPr="00941568">
              <w:rPr>
                <w:rFonts w:ascii="標楷體" w:eastAsia="標楷體" w:hAnsi="標楷體" w:hint="eastAsia"/>
              </w:rPr>
              <w:t>1=機動；2=固定；</w:t>
            </w:r>
          </w:p>
          <w:p w14:paraId="1560FF5C" w14:textId="68FBEE91" w:rsidR="00941568" w:rsidRDefault="00941568" w:rsidP="00941568">
            <w:pPr>
              <w:rPr>
                <w:rFonts w:ascii="標楷體" w:eastAsia="標楷體" w:hAnsi="標楷體"/>
              </w:rPr>
            </w:pPr>
            <w:r w:rsidRPr="00941568">
              <w:rPr>
                <w:rFonts w:ascii="標楷體" w:eastAsia="標楷體" w:hAnsi="標楷體" w:hint="eastAsia"/>
              </w:rPr>
              <w:t>3=固定階梯；4=浮動階梯；</w:t>
            </w:r>
          </w:p>
          <w:p w14:paraId="6A6E0738" w14:textId="32B64425" w:rsidR="002F3CA2" w:rsidRPr="002F3CA2" w:rsidRDefault="002F3CA2" w:rsidP="00941568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LoanIfrsBp.RateCode</w:t>
            </w:r>
          </w:p>
        </w:tc>
      </w:tr>
      <w:tr w:rsidR="002F3CA2" w:rsidRPr="002F3CA2" w14:paraId="40E2603C" w14:textId="77777777" w:rsidTr="002F3CA2">
        <w:tc>
          <w:tcPr>
            <w:tcW w:w="457" w:type="dxa"/>
            <w:vAlign w:val="center"/>
          </w:tcPr>
          <w:p w14:paraId="1E8AD65E" w14:textId="77777777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7</w:t>
            </w:r>
          </w:p>
        </w:tc>
        <w:tc>
          <w:tcPr>
            <w:tcW w:w="2372" w:type="dxa"/>
            <w:vAlign w:val="center"/>
          </w:tcPr>
          <w:p w14:paraId="4F4E9C27" w14:textId="508A4E2A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利率欄位生效日</w:t>
            </w:r>
          </w:p>
        </w:tc>
        <w:tc>
          <w:tcPr>
            <w:tcW w:w="1098" w:type="dxa"/>
            <w:vAlign w:val="center"/>
          </w:tcPr>
          <w:p w14:paraId="15C9735D" w14:textId="41480170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6C5B7F8A" w14:textId="1B4BBC90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Y</w:t>
            </w:r>
            <w:r w:rsidRPr="002F3CA2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5428EB94" w14:textId="0F005ED9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LoanIfrsBp.EffectDate</w:t>
            </w:r>
          </w:p>
        </w:tc>
      </w:tr>
    </w:tbl>
    <w:p w14:paraId="453A79C0" w14:textId="1F5D1598" w:rsidR="00CE133E" w:rsidRDefault="00CE133E" w:rsidP="00CE133E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※排序：</w:t>
      </w:r>
      <w:r>
        <w:rPr>
          <w:rFonts w:ascii="標楷體" w:eastAsia="標楷體" w:hAnsi="標楷體"/>
        </w:rPr>
        <w:t>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frsB</w:t>
      </w:r>
      <w:r w:rsidRPr="007A7B4B">
        <w:rPr>
          <w:rFonts w:ascii="標楷體" w:eastAsia="標楷體" w:hAnsi="標楷體"/>
        </w:rPr>
        <w:t>p</w:t>
      </w:r>
      <w:r w:rsidRPr="004109BB">
        <w:rPr>
          <w:rFonts w:ascii="標楷體" w:eastAsia="標楷體" w:hAnsi="標楷體" w:hint="eastAsia"/>
        </w:rPr>
        <w:t>.</w:t>
      </w:r>
      <w:r w:rsidRPr="0055121F">
        <w:rPr>
          <w:rFonts w:ascii="標楷體" w:eastAsia="標楷體" w:hAnsi="標楷體"/>
        </w:rPr>
        <w:t>CustNo</w:t>
      </w:r>
      <w:r w:rsidRPr="004109BB">
        <w:rPr>
          <w:rFonts w:ascii="標楷體" w:eastAsia="標楷體" w:hAnsi="標楷體" w:hint="eastAsia"/>
        </w:rPr>
        <w:t>、</w:t>
      </w:r>
      <w:r>
        <w:rPr>
          <w:rFonts w:ascii="標楷體" w:eastAsia="標楷體" w:hAnsi="標楷體"/>
        </w:rPr>
        <w:t>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frsB</w:t>
      </w:r>
      <w:r w:rsidRPr="007A7B4B">
        <w:rPr>
          <w:rFonts w:ascii="標楷體" w:eastAsia="標楷體" w:hAnsi="標楷體"/>
        </w:rPr>
        <w:t>p</w:t>
      </w:r>
      <w:r w:rsidRPr="004109BB">
        <w:rPr>
          <w:rFonts w:ascii="標楷體" w:eastAsia="標楷體" w:hAnsi="標楷體" w:hint="eastAsia"/>
        </w:rPr>
        <w:t>.</w:t>
      </w:r>
      <w:r w:rsidRPr="0055121F">
        <w:rPr>
          <w:rFonts w:ascii="標楷體" w:eastAsia="標楷體" w:hAnsi="標楷體"/>
        </w:rPr>
        <w:t>FacmNo</w:t>
      </w:r>
      <w:r w:rsidRPr="004109BB">
        <w:rPr>
          <w:rFonts w:ascii="標楷體" w:eastAsia="標楷體" w:hAnsi="標楷體" w:hint="eastAsia"/>
        </w:rPr>
        <w:t>、</w:t>
      </w:r>
      <w:r>
        <w:rPr>
          <w:rFonts w:ascii="標楷體" w:eastAsia="標楷體" w:hAnsi="標楷體"/>
        </w:rPr>
        <w:t>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frsB</w:t>
      </w:r>
      <w:r w:rsidRPr="007A7B4B">
        <w:rPr>
          <w:rFonts w:ascii="標楷體" w:eastAsia="標楷體" w:hAnsi="標楷體"/>
        </w:rPr>
        <w:t>p</w:t>
      </w:r>
      <w:r w:rsidRPr="004109BB">
        <w:rPr>
          <w:rFonts w:ascii="標楷體" w:eastAsia="標楷體" w:hAnsi="標楷體" w:hint="eastAsia"/>
        </w:rPr>
        <w:t>.</w:t>
      </w:r>
      <w:r w:rsidRPr="0055121F">
        <w:rPr>
          <w:rFonts w:ascii="標楷體" w:eastAsia="標楷體" w:hAnsi="標楷體"/>
        </w:rPr>
        <w:t>BormNo</w:t>
      </w:r>
    </w:p>
    <w:p w14:paraId="6F5D8753" w14:textId="77777777" w:rsidR="00CE133E" w:rsidRDefault="00CE133E" w:rsidP="00CE133E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※各欄位間加入 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 xml:space="preserve"> 區隔，最後一筆亦要換列</w:t>
      </w:r>
    </w:p>
    <w:p w14:paraId="721D7BCD" w14:textId="77777777" w:rsidR="00CE133E" w:rsidRDefault="00CE133E" w:rsidP="00CE133E">
      <w:pPr>
        <w:ind w:left="1440"/>
      </w:pPr>
    </w:p>
    <w:p w14:paraId="70236307" w14:textId="77777777" w:rsidR="00CE133E" w:rsidRPr="00AC3BFC" w:rsidRDefault="00CE133E" w:rsidP="00CE133E">
      <w:pPr>
        <w:ind w:left="1440"/>
      </w:pPr>
      <w:r>
        <w:rPr>
          <w:rFonts w:ascii="標楷體" w:eastAsia="標楷體" w:hAnsi="標楷體" w:hint="eastAsia"/>
        </w:rPr>
        <w:t>控制檔：</w:t>
      </w:r>
    </w:p>
    <w:p w14:paraId="189AF19E" w14:textId="45BEAC16" w:rsidR="00CE133E" w:rsidRPr="00C85B3C" w:rsidRDefault="00CE133E" w:rsidP="00CE133E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檔名</w:t>
      </w:r>
      <w:r>
        <w:rPr>
          <w:rFonts w:ascii="標楷體" w:eastAsia="標楷體" w:hAnsi="標楷體" w:hint="eastAsia"/>
        </w:rPr>
        <w:t>：</w:t>
      </w:r>
      <w:r w:rsidRPr="00BC3A09">
        <w:rPr>
          <w:rFonts w:ascii="標楷體" w:eastAsia="標楷體" w:hAnsi="標楷體"/>
        </w:rPr>
        <w:t>LNF</w:t>
      </w:r>
      <w:r>
        <w:rPr>
          <w:rFonts w:ascii="標楷體" w:eastAsia="標楷體" w:hAnsi="標楷體"/>
        </w:rPr>
        <w:t>B</w:t>
      </w:r>
      <w:r w:rsidRPr="00BC3A09">
        <w:rPr>
          <w:rFonts w:ascii="標楷體" w:eastAsia="標楷體" w:hAnsi="標楷體"/>
        </w:rPr>
        <w:t>P.</w:t>
      </w:r>
      <w:r>
        <w:rPr>
          <w:rFonts w:ascii="標楷體" w:eastAsia="標楷體" w:hAnsi="標楷體" w:hint="eastAsia"/>
        </w:rPr>
        <w:t>IDX</w:t>
      </w:r>
    </w:p>
    <w:p w14:paraId="0B33E76F" w14:textId="77777777" w:rsidR="00CE133E" w:rsidRPr="004037BD" w:rsidRDefault="00CE133E" w:rsidP="00CE133E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格式</w:t>
      </w:r>
      <w:r>
        <w:rPr>
          <w:rFonts w:ascii="標楷體" w:eastAsia="標楷體" w:hAnsi="標楷體" w:hint="eastAsia"/>
        </w:rPr>
        <w:t>：文字檔</w:t>
      </w:r>
    </w:p>
    <w:p w14:paraId="6142472B" w14:textId="77777777" w:rsidR="00CE133E" w:rsidRPr="004037BD" w:rsidRDefault="00CE133E" w:rsidP="00CE133E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資料格式</w:t>
      </w:r>
      <w:r>
        <w:rPr>
          <w:rFonts w:ascii="標楷體" w:eastAsia="標楷體" w:hAnsi="標楷體" w:hint="eastAsia"/>
        </w:rPr>
        <w:t>：</w:t>
      </w:r>
      <w:r w:rsidRPr="004037BD">
        <w:rPr>
          <w:rFonts w:ascii="標楷體" w:eastAsia="標楷體" w:hAnsi="標楷體"/>
        </w:rPr>
        <w:t>Big5</w:t>
      </w:r>
    </w:p>
    <w:p w14:paraId="46B11F27" w14:textId="77777777" w:rsidR="00CE133E" w:rsidRDefault="00CE133E" w:rsidP="00CE133E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規格</w:t>
      </w:r>
      <w:r>
        <w:rPr>
          <w:rFonts w:ascii="標楷體" w:eastAsia="標楷體" w:hAnsi="標楷體" w:hint="eastAsia"/>
        </w:rPr>
        <w:t>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72"/>
        <w:gridCol w:w="1098"/>
        <w:gridCol w:w="1776"/>
        <w:gridCol w:w="4241"/>
      </w:tblGrid>
      <w:tr w:rsidR="00CE133E" w:rsidRPr="00CE3D0E" w14:paraId="6E132BAF" w14:textId="77777777" w:rsidTr="00E76B74">
        <w:tc>
          <w:tcPr>
            <w:tcW w:w="457" w:type="dxa"/>
            <w:vAlign w:val="center"/>
          </w:tcPr>
          <w:p w14:paraId="1404EF8A" w14:textId="77777777" w:rsidR="00CE133E" w:rsidRPr="00CE3D0E" w:rsidRDefault="00CE133E" w:rsidP="00E76B74">
            <w:pPr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E3D0E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72" w:type="dxa"/>
            <w:vAlign w:val="center"/>
          </w:tcPr>
          <w:p w14:paraId="1C6648D7" w14:textId="77777777" w:rsidR="00CE133E" w:rsidRPr="00CE3D0E" w:rsidRDefault="00CE133E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098" w:type="dxa"/>
            <w:vAlign w:val="center"/>
          </w:tcPr>
          <w:p w14:paraId="1B05336E" w14:textId="6B3161A9" w:rsidR="00CE133E" w:rsidRPr="00CE3D0E" w:rsidRDefault="00B058BB" w:rsidP="00E76B74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776" w:type="dxa"/>
            <w:vAlign w:val="center"/>
          </w:tcPr>
          <w:p w14:paraId="3192B5D7" w14:textId="77777777" w:rsidR="00CE133E" w:rsidRPr="00CE3D0E" w:rsidRDefault="00CE133E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1" w:type="dxa"/>
            <w:vAlign w:val="center"/>
          </w:tcPr>
          <w:p w14:paraId="6456B964" w14:textId="77777777" w:rsidR="00CE133E" w:rsidRPr="00CE3D0E" w:rsidRDefault="00CE133E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E133E" w:rsidRPr="00CE3D0E" w14:paraId="10D98C93" w14:textId="77777777" w:rsidTr="00E76B74">
        <w:tc>
          <w:tcPr>
            <w:tcW w:w="457" w:type="dxa"/>
            <w:vAlign w:val="center"/>
          </w:tcPr>
          <w:p w14:paraId="707FCA2A" w14:textId="77777777" w:rsidR="00CE133E" w:rsidRPr="002A734C" w:rsidRDefault="00CE133E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1</w:t>
            </w:r>
          </w:p>
        </w:tc>
        <w:tc>
          <w:tcPr>
            <w:tcW w:w="2372" w:type="dxa"/>
            <w:vAlign w:val="center"/>
          </w:tcPr>
          <w:p w14:paraId="717B952E" w14:textId="77777777" w:rsidR="00CE133E" w:rsidRPr="002A734C" w:rsidRDefault="00CE133E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檔案日期</w:t>
            </w:r>
          </w:p>
        </w:tc>
        <w:tc>
          <w:tcPr>
            <w:tcW w:w="1098" w:type="dxa"/>
            <w:vAlign w:val="center"/>
          </w:tcPr>
          <w:p w14:paraId="2D170384" w14:textId="77777777" w:rsidR="00CE133E" w:rsidRPr="002A734C" w:rsidRDefault="00CE133E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66EEB7E4" w14:textId="77777777" w:rsidR="00CE133E" w:rsidRPr="002A734C" w:rsidRDefault="00CE133E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6F1196F8" w14:textId="15D82B7F" w:rsidR="00CE133E" w:rsidRPr="002A734C" w:rsidRDefault="00D04259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日曆日</w:t>
            </w:r>
          </w:p>
        </w:tc>
      </w:tr>
      <w:tr w:rsidR="00CE133E" w:rsidRPr="00CE3D0E" w14:paraId="7BFD2B50" w14:textId="77777777" w:rsidTr="00E76B74">
        <w:tc>
          <w:tcPr>
            <w:tcW w:w="457" w:type="dxa"/>
            <w:vAlign w:val="center"/>
          </w:tcPr>
          <w:p w14:paraId="04F2AD36" w14:textId="77777777" w:rsidR="00CE133E" w:rsidRPr="002A734C" w:rsidRDefault="00CE133E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2</w:t>
            </w:r>
          </w:p>
        </w:tc>
        <w:tc>
          <w:tcPr>
            <w:tcW w:w="2372" w:type="dxa"/>
            <w:vAlign w:val="center"/>
          </w:tcPr>
          <w:p w14:paraId="6CEBA0DE" w14:textId="77777777" w:rsidR="00CE133E" w:rsidRPr="002A734C" w:rsidRDefault="00CE133E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資料日期</w:t>
            </w:r>
          </w:p>
        </w:tc>
        <w:tc>
          <w:tcPr>
            <w:tcW w:w="1098" w:type="dxa"/>
            <w:vAlign w:val="center"/>
          </w:tcPr>
          <w:p w14:paraId="268763F4" w14:textId="77777777" w:rsidR="00CE133E" w:rsidRPr="002A734C" w:rsidRDefault="00CE133E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3312527F" w14:textId="77777777" w:rsidR="00CE133E" w:rsidRPr="002A734C" w:rsidRDefault="00CE133E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60F39738" w14:textId="77777777" w:rsidR="00CE133E" w:rsidRPr="002A734C" w:rsidRDefault="00CE133E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</w:t>
            </w:r>
          </w:p>
        </w:tc>
      </w:tr>
      <w:tr w:rsidR="00CE133E" w:rsidRPr="00CE3D0E" w14:paraId="2B9626FF" w14:textId="77777777" w:rsidTr="00E76B74">
        <w:tc>
          <w:tcPr>
            <w:tcW w:w="457" w:type="dxa"/>
            <w:vAlign w:val="center"/>
          </w:tcPr>
          <w:p w14:paraId="3A739273" w14:textId="77777777" w:rsidR="00CE133E" w:rsidRPr="002A734C" w:rsidRDefault="00CE133E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3</w:t>
            </w:r>
          </w:p>
        </w:tc>
        <w:tc>
          <w:tcPr>
            <w:tcW w:w="2372" w:type="dxa"/>
            <w:vAlign w:val="center"/>
          </w:tcPr>
          <w:p w14:paraId="7EC61F50" w14:textId="77777777" w:rsidR="00CE133E" w:rsidRPr="002A734C" w:rsidRDefault="00CE133E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資料筆數</w:t>
            </w:r>
          </w:p>
        </w:tc>
        <w:tc>
          <w:tcPr>
            <w:tcW w:w="1098" w:type="dxa"/>
            <w:vAlign w:val="center"/>
          </w:tcPr>
          <w:p w14:paraId="11AC4297" w14:textId="77777777" w:rsidR="00CE133E" w:rsidRPr="002A734C" w:rsidRDefault="00CE133E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776" w:type="dxa"/>
            <w:vAlign w:val="center"/>
          </w:tcPr>
          <w:p w14:paraId="18835E85" w14:textId="77777777" w:rsidR="00CE133E" w:rsidRPr="002A734C" w:rsidRDefault="00CE133E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999</w:t>
            </w:r>
            <w:r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41" w:type="dxa"/>
            <w:vAlign w:val="center"/>
          </w:tcPr>
          <w:p w14:paraId="02CDC89F" w14:textId="77777777" w:rsidR="00CE133E" w:rsidRPr="002A734C" w:rsidRDefault="00CE133E" w:rsidP="00E76B74">
            <w:pPr>
              <w:rPr>
                <w:rFonts w:ascii="標楷體" w:eastAsia="標楷體" w:hAnsi="標楷體"/>
              </w:rPr>
            </w:pPr>
          </w:p>
        </w:tc>
      </w:tr>
    </w:tbl>
    <w:p w14:paraId="3A62D710" w14:textId="77777777" w:rsidR="00CE133E" w:rsidRDefault="00CE133E" w:rsidP="00CE133E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※各欄位間加入 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 xml:space="preserve"> 區隔，最後一筆亦要換列</w:t>
      </w:r>
    </w:p>
    <w:p w14:paraId="7CE143CC" w14:textId="77777777" w:rsidR="00CE133E" w:rsidRPr="000F58EB" w:rsidRDefault="00CE133E" w:rsidP="00CE133E">
      <w:pPr>
        <w:ind w:left="1440"/>
      </w:pPr>
    </w:p>
    <w:p w14:paraId="68F2D1C8" w14:textId="77777777" w:rsidR="00CE133E" w:rsidRDefault="00CE133E" w:rsidP="00CE133E">
      <w:pPr>
        <w:ind w:left="1440"/>
      </w:pPr>
    </w:p>
    <w:p w14:paraId="0187BBF4" w14:textId="6F3F24DD" w:rsidR="00573983" w:rsidRPr="00D37131" w:rsidRDefault="00573983" w:rsidP="00573983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3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>
        <w:rPr>
          <w:rFonts w:ascii="標楷體" w:eastAsia="標楷體" w:hAnsi="標楷體"/>
        </w:rPr>
        <w:t>B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３</w:t>
      </w:r>
    </w:p>
    <w:p w14:paraId="4F423FA1" w14:textId="414AC113" w:rsidR="00573983" w:rsidRPr="00C85B3C" w:rsidRDefault="00573983" w:rsidP="00573983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檔名</w:t>
      </w:r>
      <w:r>
        <w:rPr>
          <w:rFonts w:ascii="標楷體" w:eastAsia="標楷體" w:hAnsi="標楷體" w:hint="eastAsia"/>
        </w:rPr>
        <w:t>：</w:t>
      </w:r>
      <w:r w:rsidRPr="00BC3A09">
        <w:rPr>
          <w:rFonts w:ascii="標楷體" w:eastAsia="標楷體" w:hAnsi="標楷體"/>
        </w:rPr>
        <w:t>LNF</w:t>
      </w:r>
      <w:r>
        <w:rPr>
          <w:rFonts w:ascii="標楷體" w:eastAsia="標楷體" w:hAnsi="標楷體"/>
        </w:rPr>
        <w:t>C</w:t>
      </w:r>
      <w:r w:rsidRPr="00BC3A09">
        <w:rPr>
          <w:rFonts w:ascii="標楷體" w:eastAsia="標楷體" w:hAnsi="標楷體"/>
        </w:rPr>
        <w:t>P.TXT</w:t>
      </w:r>
    </w:p>
    <w:p w14:paraId="3B8FE1FA" w14:textId="77777777" w:rsidR="00573983" w:rsidRPr="004037BD" w:rsidRDefault="00573983" w:rsidP="00573983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格式</w:t>
      </w:r>
      <w:r>
        <w:rPr>
          <w:rFonts w:ascii="標楷體" w:eastAsia="標楷體" w:hAnsi="標楷體" w:hint="eastAsia"/>
        </w:rPr>
        <w:t>：文字檔</w:t>
      </w:r>
    </w:p>
    <w:p w14:paraId="19DCF4A3" w14:textId="77777777" w:rsidR="00573983" w:rsidRPr="004037BD" w:rsidRDefault="00573983" w:rsidP="00573983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資料格式</w:t>
      </w:r>
      <w:r>
        <w:rPr>
          <w:rFonts w:ascii="標楷體" w:eastAsia="標楷體" w:hAnsi="標楷體" w:hint="eastAsia"/>
        </w:rPr>
        <w:t>：</w:t>
      </w:r>
      <w:r w:rsidRPr="004037BD">
        <w:rPr>
          <w:rFonts w:ascii="標楷體" w:eastAsia="標楷體" w:hAnsi="標楷體"/>
        </w:rPr>
        <w:t>Big5</w:t>
      </w:r>
    </w:p>
    <w:p w14:paraId="4CA1C943" w14:textId="2E75B192" w:rsidR="00573983" w:rsidRDefault="00573983" w:rsidP="00573983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用處</w:t>
      </w:r>
      <w:r>
        <w:rPr>
          <w:rFonts w:ascii="標楷體" w:eastAsia="標楷體" w:hAnsi="標楷體" w:hint="eastAsia"/>
        </w:rPr>
        <w:t>：每月產出IFRS</w:t>
      </w:r>
      <w:r w:rsidRPr="00946868">
        <w:rPr>
          <w:rFonts w:ascii="標楷體" w:eastAsia="標楷體" w:hAnsi="標楷體" w:hint="eastAsia"/>
        </w:rPr>
        <w:t>欄位清單</w:t>
      </w:r>
      <w:r>
        <w:rPr>
          <w:rFonts w:ascii="標楷體" w:eastAsia="標楷體" w:hAnsi="標楷體" w:hint="eastAsia"/>
        </w:rPr>
        <w:t>３</w:t>
      </w:r>
    </w:p>
    <w:p w14:paraId="75B2E415" w14:textId="2464001E" w:rsidR="00573983" w:rsidRPr="0028467C" w:rsidRDefault="00573983" w:rsidP="00573983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說明：</w:t>
      </w:r>
      <w:r w:rsidRPr="004B1D28">
        <w:rPr>
          <w:rFonts w:ascii="標楷體" w:eastAsia="標楷體" w:hAnsi="標楷體" w:hint="eastAsia"/>
        </w:rPr>
        <w:t>放款多段</w:t>
      </w:r>
      <w:r>
        <w:rPr>
          <w:rFonts w:ascii="標楷體" w:eastAsia="標楷體" w:hAnsi="標楷體" w:hint="eastAsia"/>
        </w:rPr>
        <w:t>還款</w:t>
      </w:r>
      <w:r w:rsidRPr="004B1D28">
        <w:rPr>
          <w:rFonts w:ascii="標楷體" w:eastAsia="標楷體" w:hAnsi="標楷體" w:hint="eastAsia"/>
        </w:rPr>
        <w:t>檔(撥款層)</w:t>
      </w:r>
    </w:p>
    <w:p w14:paraId="6AE4E42D" w14:textId="417DD5DF" w:rsidR="00573983" w:rsidRDefault="00573983" w:rsidP="00573983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篩選條件：</w:t>
      </w:r>
      <w:r w:rsidRPr="004037BD">
        <w:rPr>
          <w:rFonts w:ascii="標楷體" w:eastAsia="標楷體" w:hAnsi="標楷體"/>
        </w:rPr>
        <w:t xml:space="preserve"> </w:t>
      </w:r>
      <w:r w:rsidRPr="0024703C">
        <w:rPr>
          <w:rFonts w:ascii="標楷體" w:eastAsia="標楷體" w:hAnsi="標楷體"/>
        </w:rPr>
        <w:t>FROM</w:t>
      </w:r>
      <w:r>
        <w:rPr>
          <w:rFonts w:ascii="標楷體" w:eastAsia="標楷體" w:hAnsi="標楷體"/>
        </w:rPr>
        <w:t xml:space="preserve"> "Loan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frsC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</w:t>
      </w:r>
    </w:p>
    <w:p w14:paraId="6A127793" w14:textId="64A5CFAC" w:rsidR="00573983" w:rsidRDefault="00573983" w:rsidP="00573983">
      <w:pPr>
        <w:pStyle w:val="af9"/>
        <w:ind w:leftChars="0" w:left="3164" w:firstLine="1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WHERE "Loan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frsC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"."</w:t>
      </w:r>
      <w:r w:rsidRPr="0024703C">
        <w:rPr>
          <w:rFonts w:ascii="標楷體" w:eastAsia="標楷體" w:hAnsi="標楷體"/>
        </w:rPr>
        <w:t>DataYM</w:t>
      </w:r>
      <w:r>
        <w:rPr>
          <w:rFonts w:ascii="標楷體" w:eastAsia="標楷體" w:hAnsi="標楷體"/>
        </w:rPr>
        <w:t xml:space="preserve">" = </w:t>
      </w:r>
      <w:r>
        <w:rPr>
          <w:rFonts w:ascii="標楷體" w:eastAsia="標楷體" w:hAnsi="標楷體" w:hint="eastAsia"/>
        </w:rPr>
        <w:t>會計日期年月</w:t>
      </w:r>
    </w:p>
    <w:p w14:paraId="61822B86" w14:textId="77777777" w:rsidR="00573983" w:rsidRDefault="00573983" w:rsidP="00573983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規格</w:t>
      </w:r>
      <w:r>
        <w:rPr>
          <w:rFonts w:ascii="標楷體" w:eastAsia="標楷體" w:hAnsi="標楷體" w:hint="eastAsia"/>
        </w:rPr>
        <w:t>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72"/>
        <w:gridCol w:w="1098"/>
        <w:gridCol w:w="1776"/>
        <w:gridCol w:w="4241"/>
      </w:tblGrid>
      <w:tr w:rsidR="00573983" w:rsidRPr="00CE3D0E" w14:paraId="113949D0" w14:textId="77777777" w:rsidTr="00E76B74">
        <w:tc>
          <w:tcPr>
            <w:tcW w:w="457" w:type="dxa"/>
            <w:vAlign w:val="center"/>
          </w:tcPr>
          <w:p w14:paraId="59CCADD0" w14:textId="77777777" w:rsidR="00573983" w:rsidRPr="00CE3D0E" w:rsidRDefault="00573983" w:rsidP="00E76B74">
            <w:pPr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E3D0E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72" w:type="dxa"/>
            <w:vAlign w:val="center"/>
          </w:tcPr>
          <w:p w14:paraId="1C34E140" w14:textId="77777777" w:rsidR="00573983" w:rsidRPr="00CE3D0E" w:rsidRDefault="00573983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098" w:type="dxa"/>
            <w:vAlign w:val="center"/>
          </w:tcPr>
          <w:p w14:paraId="33B2222D" w14:textId="21ADBE68" w:rsidR="00573983" w:rsidRPr="00CE3D0E" w:rsidRDefault="00B058BB" w:rsidP="00E76B74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776" w:type="dxa"/>
            <w:vAlign w:val="center"/>
          </w:tcPr>
          <w:p w14:paraId="53D5EE97" w14:textId="77777777" w:rsidR="00573983" w:rsidRPr="00CE3D0E" w:rsidRDefault="00573983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1" w:type="dxa"/>
            <w:vAlign w:val="center"/>
          </w:tcPr>
          <w:p w14:paraId="512EF351" w14:textId="77777777" w:rsidR="00573983" w:rsidRPr="00CE3D0E" w:rsidRDefault="00573983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573983" w:rsidRPr="002F3CA2" w14:paraId="1D357E52" w14:textId="77777777" w:rsidTr="00E76B74">
        <w:tc>
          <w:tcPr>
            <w:tcW w:w="457" w:type="dxa"/>
            <w:vAlign w:val="center"/>
          </w:tcPr>
          <w:p w14:paraId="5DD16CCE" w14:textId="77777777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1</w:t>
            </w:r>
          </w:p>
        </w:tc>
        <w:tc>
          <w:tcPr>
            <w:tcW w:w="2372" w:type="dxa"/>
            <w:vAlign w:val="center"/>
          </w:tcPr>
          <w:p w14:paraId="4647F62C" w14:textId="19DB6125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戶號</w:t>
            </w:r>
          </w:p>
        </w:tc>
        <w:tc>
          <w:tcPr>
            <w:tcW w:w="1098" w:type="dxa"/>
            <w:vAlign w:val="center"/>
          </w:tcPr>
          <w:p w14:paraId="51BBDFEF" w14:textId="77777777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776" w:type="dxa"/>
            <w:vAlign w:val="center"/>
          </w:tcPr>
          <w:p w14:paraId="2F8AA785" w14:textId="77777777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9</w:t>
            </w:r>
            <w:r w:rsidRPr="002F3CA2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41" w:type="dxa"/>
            <w:vAlign w:val="center"/>
          </w:tcPr>
          <w:p w14:paraId="75496F08" w14:textId="3CEA7E21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/>
              </w:rPr>
              <w:t>C</w:t>
            </w:r>
            <w:r w:rsidRPr="002F3CA2">
              <w:rPr>
                <w:rFonts w:ascii="標楷體" w:eastAsia="標楷體" w:hAnsi="標楷體"/>
              </w:rPr>
              <w:t>p.CustNo</w:t>
            </w:r>
          </w:p>
        </w:tc>
      </w:tr>
      <w:tr w:rsidR="00573983" w:rsidRPr="002F3CA2" w14:paraId="478813D3" w14:textId="77777777" w:rsidTr="00E76B74">
        <w:tc>
          <w:tcPr>
            <w:tcW w:w="457" w:type="dxa"/>
            <w:vAlign w:val="center"/>
          </w:tcPr>
          <w:p w14:paraId="283BBF5F" w14:textId="77777777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2</w:t>
            </w:r>
          </w:p>
        </w:tc>
        <w:tc>
          <w:tcPr>
            <w:tcW w:w="2372" w:type="dxa"/>
            <w:vAlign w:val="center"/>
          </w:tcPr>
          <w:p w14:paraId="1729601A" w14:textId="48343FCD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借款人</w:t>
            </w:r>
            <w:r>
              <w:rPr>
                <w:rFonts w:ascii="Arial" w:eastAsia="標楷體" w:hAnsi="Arial" w:cs="Arial"/>
                <w:sz w:val="18"/>
                <w:szCs w:val="18"/>
              </w:rPr>
              <w:t xml:space="preserve">ID / </w:t>
            </w:r>
            <w:r>
              <w:rPr>
                <w:rFonts w:ascii="Courier New" w:eastAsia="標楷體" w:hAnsi="Courier New" w:cs="Courier New"/>
                <w:sz w:val="18"/>
                <w:szCs w:val="18"/>
              </w:rPr>
              <w:t>統編</w:t>
            </w:r>
          </w:p>
        </w:tc>
        <w:tc>
          <w:tcPr>
            <w:tcW w:w="1098" w:type="dxa"/>
            <w:vAlign w:val="center"/>
          </w:tcPr>
          <w:p w14:paraId="29588EF4" w14:textId="77777777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776" w:type="dxa"/>
            <w:vAlign w:val="center"/>
          </w:tcPr>
          <w:p w14:paraId="4570E162" w14:textId="77777777" w:rsidR="00573983" w:rsidRPr="002F3CA2" w:rsidRDefault="00573983" w:rsidP="00573983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16835607" w14:textId="77777777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空白</w:t>
            </w:r>
          </w:p>
        </w:tc>
      </w:tr>
      <w:tr w:rsidR="00573983" w:rsidRPr="002F3CA2" w14:paraId="03AE53B0" w14:textId="77777777" w:rsidTr="00E76B74">
        <w:tc>
          <w:tcPr>
            <w:tcW w:w="457" w:type="dxa"/>
            <w:vAlign w:val="center"/>
          </w:tcPr>
          <w:p w14:paraId="4A6D51DB" w14:textId="77777777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3</w:t>
            </w:r>
          </w:p>
        </w:tc>
        <w:tc>
          <w:tcPr>
            <w:tcW w:w="2372" w:type="dxa"/>
            <w:vAlign w:val="center"/>
          </w:tcPr>
          <w:p w14:paraId="5EEA0DFB" w14:textId="389F7306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額度編號</w:t>
            </w:r>
          </w:p>
        </w:tc>
        <w:tc>
          <w:tcPr>
            <w:tcW w:w="1098" w:type="dxa"/>
            <w:vAlign w:val="center"/>
          </w:tcPr>
          <w:p w14:paraId="542744B4" w14:textId="77777777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776" w:type="dxa"/>
            <w:vAlign w:val="center"/>
          </w:tcPr>
          <w:p w14:paraId="01838429" w14:textId="77777777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9</w:t>
            </w:r>
            <w:r w:rsidRPr="002F3CA2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1" w:type="dxa"/>
            <w:vAlign w:val="center"/>
          </w:tcPr>
          <w:p w14:paraId="2D71D969" w14:textId="0CBC8E25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/>
              </w:rPr>
              <w:t>C</w:t>
            </w:r>
            <w:r w:rsidRPr="002F3CA2">
              <w:rPr>
                <w:rFonts w:ascii="標楷體" w:eastAsia="標楷體" w:hAnsi="標楷體"/>
              </w:rPr>
              <w:t>p.FacmNo</w:t>
            </w:r>
          </w:p>
        </w:tc>
      </w:tr>
      <w:tr w:rsidR="00573983" w:rsidRPr="002F3CA2" w14:paraId="4529C0DB" w14:textId="77777777" w:rsidTr="00E76B74">
        <w:tc>
          <w:tcPr>
            <w:tcW w:w="457" w:type="dxa"/>
            <w:vAlign w:val="center"/>
          </w:tcPr>
          <w:p w14:paraId="51CD2AF1" w14:textId="77777777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4</w:t>
            </w:r>
          </w:p>
        </w:tc>
        <w:tc>
          <w:tcPr>
            <w:tcW w:w="2372" w:type="dxa"/>
            <w:vAlign w:val="center"/>
          </w:tcPr>
          <w:p w14:paraId="46F530E3" w14:textId="7473932D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撥款序號</w:t>
            </w:r>
          </w:p>
        </w:tc>
        <w:tc>
          <w:tcPr>
            <w:tcW w:w="1098" w:type="dxa"/>
            <w:vAlign w:val="center"/>
          </w:tcPr>
          <w:p w14:paraId="476141A4" w14:textId="77777777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776" w:type="dxa"/>
            <w:vAlign w:val="center"/>
          </w:tcPr>
          <w:p w14:paraId="79200DDC" w14:textId="77777777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9</w:t>
            </w:r>
            <w:r w:rsidRPr="002F3CA2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1" w:type="dxa"/>
            <w:vAlign w:val="center"/>
          </w:tcPr>
          <w:p w14:paraId="5DC0B698" w14:textId="613B96F4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/>
              </w:rPr>
              <w:t>C</w:t>
            </w:r>
            <w:r w:rsidRPr="002F3CA2">
              <w:rPr>
                <w:rFonts w:ascii="標楷體" w:eastAsia="標楷體" w:hAnsi="標楷體"/>
              </w:rPr>
              <w:t>p.BormNo</w:t>
            </w:r>
          </w:p>
        </w:tc>
      </w:tr>
      <w:tr w:rsidR="00573983" w:rsidRPr="002F3CA2" w14:paraId="66EB884F" w14:textId="77777777" w:rsidTr="00E76B74">
        <w:tc>
          <w:tcPr>
            <w:tcW w:w="457" w:type="dxa"/>
            <w:vAlign w:val="center"/>
          </w:tcPr>
          <w:p w14:paraId="6DD87104" w14:textId="77777777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5</w:t>
            </w:r>
          </w:p>
        </w:tc>
        <w:tc>
          <w:tcPr>
            <w:tcW w:w="2372" w:type="dxa"/>
            <w:vAlign w:val="center"/>
          </w:tcPr>
          <w:p w14:paraId="23749007" w14:textId="4A7D555F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約定還款方式</w:t>
            </w:r>
          </w:p>
        </w:tc>
        <w:tc>
          <w:tcPr>
            <w:tcW w:w="1098" w:type="dxa"/>
            <w:vAlign w:val="center"/>
          </w:tcPr>
          <w:p w14:paraId="49C633D6" w14:textId="1947699C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53BF63AB" w14:textId="0442A02A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4FA4E987" w14:textId="77777777" w:rsidR="00876209" w:rsidRDefault="00876209" w:rsidP="00573983">
            <w:pPr>
              <w:rPr>
                <w:rFonts w:ascii="標楷體" w:eastAsia="標楷體" w:hAnsi="標楷體"/>
              </w:rPr>
            </w:pPr>
            <w:r w:rsidRPr="00876209">
              <w:rPr>
                <w:rFonts w:ascii="標楷體" w:eastAsia="標楷體" w:hAnsi="標楷體" w:hint="eastAsia"/>
              </w:rPr>
              <w:t>1=按期繳息(到期還本)；</w:t>
            </w:r>
          </w:p>
          <w:p w14:paraId="673C3B19" w14:textId="77777777" w:rsidR="00876209" w:rsidRDefault="00876209" w:rsidP="00573983">
            <w:pPr>
              <w:rPr>
                <w:rFonts w:ascii="標楷體" w:eastAsia="標楷體" w:hAnsi="標楷體"/>
              </w:rPr>
            </w:pPr>
            <w:r w:rsidRPr="00876209">
              <w:rPr>
                <w:rFonts w:ascii="標楷體" w:eastAsia="標楷體" w:hAnsi="標楷體" w:hint="eastAsia"/>
              </w:rPr>
              <w:t>2=平均攤還本息；</w:t>
            </w:r>
          </w:p>
          <w:p w14:paraId="5F2DAF1A" w14:textId="77777777" w:rsidR="00876209" w:rsidRDefault="00876209" w:rsidP="00573983">
            <w:pPr>
              <w:rPr>
                <w:rFonts w:ascii="標楷體" w:eastAsia="標楷體" w:hAnsi="標楷體"/>
              </w:rPr>
            </w:pPr>
            <w:r w:rsidRPr="00876209">
              <w:rPr>
                <w:rFonts w:ascii="標楷體" w:eastAsia="標楷體" w:hAnsi="標楷體" w:hint="eastAsia"/>
              </w:rPr>
              <w:t>3=平均攤還本金；</w:t>
            </w:r>
          </w:p>
          <w:p w14:paraId="4A4E8BB6" w14:textId="77777777" w:rsidR="00876209" w:rsidRDefault="00876209" w:rsidP="00573983">
            <w:pPr>
              <w:rPr>
                <w:rFonts w:ascii="標楷體" w:eastAsia="標楷體" w:hAnsi="標楷體"/>
              </w:rPr>
            </w:pPr>
            <w:r w:rsidRPr="00876209">
              <w:rPr>
                <w:rFonts w:ascii="標楷體" w:eastAsia="標楷體" w:hAnsi="標楷體" w:hint="eastAsia"/>
              </w:rPr>
              <w:t>4=到期繳息還本</w:t>
            </w:r>
          </w:p>
          <w:p w14:paraId="1C2C349F" w14:textId="2637EB67" w:rsidR="00573983" w:rsidRPr="002F3CA2" w:rsidRDefault="00E51F6E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/>
              </w:rPr>
              <w:t>C</w:t>
            </w:r>
            <w:r w:rsidRPr="002F3CA2">
              <w:rPr>
                <w:rFonts w:ascii="標楷體" w:eastAsia="標楷體" w:hAnsi="標楷體"/>
              </w:rPr>
              <w:t>p.</w:t>
            </w:r>
            <w:r w:rsidRPr="00E51F6E">
              <w:rPr>
                <w:rFonts w:ascii="標楷體" w:eastAsia="標楷體" w:hAnsi="標楷體"/>
              </w:rPr>
              <w:t>AmortizedCode</w:t>
            </w:r>
          </w:p>
        </w:tc>
      </w:tr>
      <w:tr w:rsidR="00573983" w:rsidRPr="002F3CA2" w14:paraId="2AFC3A41" w14:textId="77777777" w:rsidTr="00E76B74">
        <w:tc>
          <w:tcPr>
            <w:tcW w:w="457" w:type="dxa"/>
            <w:vAlign w:val="center"/>
          </w:tcPr>
          <w:p w14:paraId="74D922A7" w14:textId="77777777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6</w:t>
            </w:r>
          </w:p>
        </w:tc>
        <w:tc>
          <w:tcPr>
            <w:tcW w:w="2372" w:type="dxa"/>
            <w:vAlign w:val="center"/>
          </w:tcPr>
          <w:p w14:paraId="49134658" w14:textId="698BDBC9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繳息週期</w:t>
            </w:r>
          </w:p>
        </w:tc>
        <w:tc>
          <w:tcPr>
            <w:tcW w:w="1098" w:type="dxa"/>
            <w:vAlign w:val="center"/>
          </w:tcPr>
          <w:p w14:paraId="037E8A8B" w14:textId="240AFBD1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6" w:type="dxa"/>
            <w:vAlign w:val="center"/>
          </w:tcPr>
          <w:p w14:paraId="2895B18B" w14:textId="546B39F2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/>
              </w:rPr>
              <w:t>9</w:t>
            </w:r>
          </w:p>
        </w:tc>
        <w:tc>
          <w:tcPr>
            <w:tcW w:w="4241" w:type="dxa"/>
            <w:vAlign w:val="center"/>
          </w:tcPr>
          <w:p w14:paraId="2EE7B17C" w14:textId="6BFA4B83" w:rsidR="00876209" w:rsidRDefault="00876209" w:rsidP="00573983">
            <w:pPr>
              <w:rPr>
                <w:rFonts w:ascii="標楷體" w:eastAsia="標楷體" w:hAnsi="標楷體"/>
                <w:color w:val="000000"/>
              </w:rPr>
            </w:pPr>
            <w:r w:rsidRPr="00876209">
              <w:rPr>
                <w:rFonts w:ascii="標楷體" w:eastAsia="標楷體" w:hAnsi="標楷體" w:hint="eastAsia"/>
                <w:color w:val="000000"/>
              </w:rPr>
              <w:t>若為到期繳息，則填入0；若按月還本，則填入1；季繳，3；半年，6；年繳，12。</w:t>
            </w:r>
          </w:p>
          <w:p w14:paraId="1F3AB9F2" w14:textId="7950E17F" w:rsidR="00573983" w:rsidRPr="002F3CA2" w:rsidRDefault="00E51F6E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/>
              </w:rPr>
              <w:t>C</w:t>
            </w:r>
            <w:r w:rsidRPr="002F3CA2">
              <w:rPr>
                <w:rFonts w:ascii="標楷體" w:eastAsia="標楷體" w:hAnsi="標楷體"/>
              </w:rPr>
              <w:t>p.</w:t>
            </w:r>
            <w:r w:rsidRPr="00E51F6E">
              <w:rPr>
                <w:rFonts w:ascii="標楷體" w:eastAsia="標楷體" w:hAnsi="標楷體"/>
              </w:rPr>
              <w:t>PayIntFreq</w:t>
            </w:r>
          </w:p>
        </w:tc>
      </w:tr>
      <w:tr w:rsidR="00573983" w:rsidRPr="002F3CA2" w14:paraId="74777A95" w14:textId="77777777" w:rsidTr="00E76B74">
        <w:tc>
          <w:tcPr>
            <w:tcW w:w="457" w:type="dxa"/>
            <w:vAlign w:val="center"/>
          </w:tcPr>
          <w:p w14:paraId="29539214" w14:textId="77777777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7</w:t>
            </w:r>
          </w:p>
        </w:tc>
        <w:tc>
          <w:tcPr>
            <w:tcW w:w="2372" w:type="dxa"/>
            <w:vAlign w:val="center"/>
          </w:tcPr>
          <w:p w14:paraId="0617C12A" w14:textId="632B45A6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還本週期</w:t>
            </w:r>
          </w:p>
        </w:tc>
        <w:tc>
          <w:tcPr>
            <w:tcW w:w="1098" w:type="dxa"/>
            <w:vAlign w:val="center"/>
          </w:tcPr>
          <w:p w14:paraId="585A2F10" w14:textId="3455B1FD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6" w:type="dxa"/>
            <w:vAlign w:val="center"/>
          </w:tcPr>
          <w:p w14:paraId="16CC6B9B" w14:textId="569A1312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/>
              </w:rPr>
              <w:t>9</w:t>
            </w:r>
          </w:p>
        </w:tc>
        <w:tc>
          <w:tcPr>
            <w:tcW w:w="4241" w:type="dxa"/>
            <w:vAlign w:val="center"/>
          </w:tcPr>
          <w:p w14:paraId="6D8C9E48" w14:textId="05380E8D" w:rsidR="00876209" w:rsidRDefault="00876209" w:rsidP="00573983">
            <w:pPr>
              <w:rPr>
                <w:rFonts w:ascii="標楷體" w:eastAsia="標楷體" w:hAnsi="標楷體"/>
              </w:rPr>
            </w:pPr>
            <w:r w:rsidRPr="00876209">
              <w:rPr>
                <w:rFonts w:ascii="標楷體" w:eastAsia="標楷體" w:hAnsi="標楷體" w:hint="eastAsia"/>
                <w:color w:val="000000"/>
              </w:rPr>
              <w:t>若為到期還本，則填入0；若按月還本，則填入1；季繳，3；半年，6；年繳，12。</w:t>
            </w:r>
          </w:p>
          <w:p w14:paraId="3B48D746" w14:textId="557B12C9" w:rsidR="00573983" w:rsidRPr="002F3CA2" w:rsidRDefault="00E51F6E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/>
              </w:rPr>
              <w:t>C</w:t>
            </w:r>
            <w:r w:rsidRPr="002F3CA2">
              <w:rPr>
                <w:rFonts w:ascii="標楷體" w:eastAsia="標楷體" w:hAnsi="標楷體"/>
              </w:rPr>
              <w:t>p.</w:t>
            </w:r>
            <w:r w:rsidRPr="00E51F6E">
              <w:rPr>
                <w:rFonts w:ascii="標楷體" w:eastAsia="標楷體" w:hAnsi="標楷體"/>
              </w:rPr>
              <w:t>RepayFreq</w:t>
            </w:r>
          </w:p>
        </w:tc>
      </w:tr>
      <w:tr w:rsidR="00573983" w:rsidRPr="002F3CA2" w14:paraId="3537E2CF" w14:textId="77777777" w:rsidTr="00E76B74">
        <w:tc>
          <w:tcPr>
            <w:tcW w:w="457" w:type="dxa"/>
            <w:vAlign w:val="center"/>
          </w:tcPr>
          <w:p w14:paraId="5024F693" w14:textId="223881F1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2372" w:type="dxa"/>
            <w:vAlign w:val="center"/>
          </w:tcPr>
          <w:p w14:paraId="351448AF" w14:textId="0E1BCAEC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生效日期</w:t>
            </w:r>
          </w:p>
        </w:tc>
        <w:tc>
          <w:tcPr>
            <w:tcW w:w="1098" w:type="dxa"/>
            <w:vAlign w:val="center"/>
          </w:tcPr>
          <w:p w14:paraId="66352EE6" w14:textId="2E074B5B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215518C7" w14:textId="68E2BD18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Y</w:t>
            </w:r>
            <w:r w:rsidRPr="002F3CA2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58A4615C" w14:textId="769162B1" w:rsidR="00573983" w:rsidRPr="002F3CA2" w:rsidRDefault="00E51F6E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/>
              </w:rPr>
              <w:t>C</w:t>
            </w:r>
            <w:r w:rsidRPr="002F3CA2">
              <w:rPr>
                <w:rFonts w:ascii="標楷體" w:eastAsia="標楷體" w:hAnsi="標楷體"/>
              </w:rPr>
              <w:t>p.</w:t>
            </w:r>
            <w:r w:rsidRPr="00E51F6E">
              <w:rPr>
                <w:rFonts w:ascii="標楷體" w:eastAsia="標楷體" w:hAnsi="標楷體"/>
              </w:rPr>
              <w:t>EffectDate</w:t>
            </w:r>
          </w:p>
        </w:tc>
      </w:tr>
    </w:tbl>
    <w:p w14:paraId="26A6A463" w14:textId="27884E14" w:rsidR="00573983" w:rsidRDefault="00573983" w:rsidP="00573983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※排序：</w:t>
      </w:r>
      <w:r>
        <w:rPr>
          <w:rFonts w:ascii="標楷體" w:eastAsia="標楷體" w:hAnsi="標楷體"/>
        </w:rPr>
        <w:t>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</w:t>
      </w:r>
      <w:r w:rsidR="00A35BAA">
        <w:rPr>
          <w:rFonts w:ascii="標楷體" w:eastAsia="標楷體" w:hAnsi="標楷體" w:hint="eastAsia"/>
        </w:rPr>
        <w:t>C</w:t>
      </w:r>
      <w:r w:rsidRPr="007A7B4B">
        <w:rPr>
          <w:rFonts w:ascii="標楷體" w:eastAsia="標楷體" w:hAnsi="標楷體"/>
        </w:rPr>
        <w:t>p</w:t>
      </w:r>
      <w:r w:rsidRPr="004109BB">
        <w:rPr>
          <w:rFonts w:ascii="標楷體" w:eastAsia="標楷體" w:hAnsi="標楷體" w:hint="eastAsia"/>
        </w:rPr>
        <w:t>.</w:t>
      </w:r>
      <w:r w:rsidRPr="0055121F">
        <w:rPr>
          <w:rFonts w:ascii="標楷體" w:eastAsia="標楷體" w:hAnsi="標楷體"/>
        </w:rPr>
        <w:t>CustNo</w:t>
      </w:r>
      <w:r w:rsidRPr="004109BB">
        <w:rPr>
          <w:rFonts w:ascii="標楷體" w:eastAsia="標楷體" w:hAnsi="標楷體" w:hint="eastAsia"/>
        </w:rPr>
        <w:t>、</w:t>
      </w:r>
      <w:r>
        <w:rPr>
          <w:rFonts w:ascii="標楷體" w:eastAsia="標楷體" w:hAnsi="標楷體"/>
        </w:rPr>
        <w:t>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</w:t>
      </w:r>
      <w:r w:rsidR="00A35BAA">
        <w:rPr>
          <w:rFonts w:ascii="標楷體" w:eastAsia="標楷體" w:hAnsi="標楷體" w:hint="eastAsia"/>
        </w:rPr>
        <w:t>C</w:t>
      </w:r>
      <w:r w:rsidRPr="007A7B4B">
        <w:rPr>
          <w:rFonts w:ascii="標楷體" w:eastAsia="標楷體" w:hAnsi="標楷體"/>
        </w:rPr>
        <w:t>p</w:t>
      </w:r>
      <w:r w:rsidRPr="004109BB">
        <w:rPr>
          <w:rFonts w:ascii="標楷體" w:eastAsia="標楷體" w:hAnsi="標楷體" w:hint="eastAsia"/>
        </w:rPr>
        <w:t>.</w:t>
      </w:r>
      <w:r w:rsidRPr="0055121F">
        <w:rPr>
          <w:rFonts w:ascii="標楷體" w:eastAsia="標楷體" w:hAnsi="標楷體"/>
        </w:rPr>
        <w:t>FacmNo</w:t>
      </w:r>
      <w:r w:rsidRPr="004109BB">
        <w:rPr>
          <w:rFonts w:ascii="標楷體" w:eastAsia="標楷體" w:hAnsi="標楷體" w:hint="eastAsia"/>
        </w:rPr>
        <w:t>、</w:t>
      </w:r>
      <w:r>
        <w:rPr>
          <w:rFonts w:ascii="標楷體" w:eastAsia="標楷體" w:hAnsi="標楷體"/>
        </w:rPr>
        <w:t>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</w:t>
      </w:r>
      <w:r w:rsidR="00A35BAA">
        <w:rPr>
          <w:rFonts w:ascii="標楷體" w:eastAsia="標楷體" w:hAnsi="標楷體" w:hint="eastAsia"/>
        </w:rPr>
        <w:t>C</w:t>
      </w:r>
      <w:r w:rsidRPr="007A7B4B">
        <w:rPr>
          <w:rFonts w:ascii="標楷體" w:eastAsia="標楷體" w:hAnsi="標楷體"/>
        </w:rPr>
        <w:t>p</w:t>
      </w:r>
      <w:r w:rsidRPr="004109BB">
        <w:rPr>
          <w:rFonts w:ascii="標楷體" w:eastAsia="標楷體" w:hAnsi="標楷體" w:hint="eastAsia"/>
        </w:rPr>
        <w:t>.</w:t>
      </w:r>
      <w:r w:rsidRPr="0055121F">
        <w:rPr>
          <w:rFonts w:ascii="標楷體" w:eastAsia="標楷體" w:hAnsi="標楷體"/>
        </w:rPr>
        <w:t>BormNo</w:t>
      </w:r>
    </w:p>
    <w:p w14:paraId="61FD1FFD" w14:textId="77777777" w:rsidR="00573983" w:rsidRDefault="00573983" w:rsidP="00573983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※各欄位間加入 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 xml:space="preserve"> 區隔，最後一筆亦要換列</w:t>
      </w:r>
    </w:p>
    <w:p w14:paraId="46C10553" w14:textId="77777777" w:rsidR="00573983" w:rsidRDefault="00573983" w:rsidP="00573983">
      <w:pPr>
        <w:ind w:left="1440"/>
      </w:pPr>
    </w:p>
    <w:p w14:paraId="75F627E0" w14:textId="77777777" w:rsidR="00573983" w:rsidRPr="00AC3BFC" w:rsidRDefault="00573983" w:rsidP="00573983">
      <w:pPr>
        <w:ind w:left="1440"/>
      </w:pPr>
      <w:r>
        <w:rPr>
          <w:rFonts w:ascii="標楷體" w:eastAsia="標楷體" w:hAnsi="標楷體" w:hint="eastAsia"/>
        </w:rPr>
        <w:t>控制檔：</w:t>
      </w:r>
    </w:p>
    <w:p w14:paraId="7F64BDB3" w14:textId="67BBAD1C" w:rsidR="00573983" w:rsidRPr="00C85B3C" w:rsidRDefault="00573983" w:rsidP="00573983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檔名</w:t>
      </w:r>
      <w:r>
        <w:rPr>
          <w:rFonts w:ascii="標楷體" w:eastAsia="標楷體" w:hAnsi="標楷體" w:hint="eastAsia"/>
        </w:rPr>
        <w:t>：</w:t>
      </w:r>
      <w:r w:rsidRPr="00BC3A09">
        <w:rPr>
          <w:rFonts w:ascii="標楷體" w:eastAsia="標楷體" w:hAnsi="標楷體"/>
        </w:rPr>
        <w:t>LNF</w:t>
      </w:r>
      <w:r w:rsidR="0077234A">
        <w:rPr>
          <w:rFonts w:ascii="標楷體" w:eastAsia="標楷體" w:hAnsi="標楷體" w:hint="eastAsia"/>
        </w:rPr>
        <w:t>C</w:t>
      </w:r>
      <w:r w:rsidRPr="00BC3A09">
        <w:rPr>
          <w:rFonts w:ascii="標楷體" w:eastAsia="標楷體" w:hAnsi="標楷體"/>
        </w:rPr>
        <w:t>P.</w:t>
      </w:r>
      <w:r>
        <w:rPr>
          <w:rFonts w:ascii="標楷體" w:eastAsia="標楷體" w:hAnsi="標楷體" w:hint="eastAsia"/>
        </w:rPr>
        <w:t>IDX</w:t>
      </w:r>
    </w:p>
    <w:p w14:paraId="56CE69A5" w14:textId="77777777" w:rsidR="00573983" w:rsidRPr="004037BD" w:rsidRDefault="00573983" w:rsidP="00573983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格式</w:t>
      </w:r>
      <w:r>
        <w:rPr>
          <w:rFonts w:ascii="標楷體" w:eastAsia="標楷體" w:hAnsi="標楷體" w:hint="eastAsia"/>
        </w:rPr>
        <w:t>：文字檔</w:t>
      </w:r>
    </w:p>
    <w:p w14:paraId="47B7D541" w14:textId="77777777" w:rsidR="00573983" w:rsidRPr="004037BD" w:rsidRDefault="00573983" w:rsidP="00573983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資料格式</w:t>
      </w:r>
      <w:r>
        <w:rPr>
          <w:rFonts w:ascii="標楷體" w:eastAsia="標楷體" w:hAnsi="標楷體" w:hint="eastAsia"/>
        </w:rPr>
        <w:t>：</w:t>
      </w:r>
      <w:r w:rsidRPr="004037BD">
        <w:rPr>
          <w:rFonts w:ascii="標楷體" w:eastAsia="標楷體" w:hAnsi="標楷體"/>
        </w:rPr>
        <w:t>Big5</w:t>
      </w:r>
    </w:p>
    <w:p w14:paraId="727CF12E" w14:textId="77777777" w:rsidR="00573983" w:rsidRDefault="00573983" w:rsidP="00573983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規格</w:t>
      </w:r>
      <w:r>
        <w:rPr>
          <w:rFonts w:ascii="標楷體" w:eastAsia="標楷體" w:hAnsi="標楷體" w:hint="eastAsia"/>
        </w:rPr>
        <w:t>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72"/>
        <w:gridCol w:w="1098"/>
        <w:gridCol w:w="1776"/>
        <w:gridCol w:w="4241"/>
      </w:tblGrid>
      <w:tr w:rsidR="00573983" w:rsidRPr="00CE3D0E" w14:paraId="4BED941C" w14:textId="77777777" w:rsidTr="00E76B74">
        <w:tc>
          <w:tcPr>
            <w:tcW w:w="457" w:type="dxa"/>
            <w:vAlign w:val="center"/>
          </w:tcPr>
          <w:p w14:paraId="3E3D785C" w14:textId="77777777" w:rsidR="00573983" w:rsidRPr="00CE3D0E" w:rsidRDefault="00573983" w:rsidP="00E76B74">
            <w:pPr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E3D0E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lastRenderedPageBreak/>
              <w:t>號</w:t>
            </w:r>
          </w:p>
        </w:tc>
        <w:tc>
          <w:tcPr>
            <w:tcW w:w="2372" w:type="dxa"/>
            <w:vAlign w:val="center"/>
          </w:tcPr>
          <w:p w14:paraId="573F24A2" w14:textId="77777777" w:rsidR="00573983" w:rsidRPr="00CE3D0E" w:rsidRDefault="00573983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lastRenderedPageBreak/>
              <w:t>欄位</w:t>
            </w:r>
          </w:p>
        </w:tc>
        <w:tc>
          <w:tcPr>
            <w:tcW w:w="1098" w:type="dxa"/>
            <w:vAlign w:val="center"/>
          </w:tcPr>
          <w:p w14:paraId="2C6D3212" w14:textId="2172F6AD" w:rsidR="00573983" w:rsidRPr="00CE3D0E" w:rsidRDefault="00B058BB" w:rsidP="00E76B74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>
              <w:rPr>
                <w:rFonts w:ascii="標楷體" w:eastAsia="標楷體" w:hAnsi="標楷體" w:hint="eastAsia"/>
                <w:b/>
                <w:bCs/>
                <w:kern w:val="0"/>
              </w:rPr>
              <w:t>資料長</w:t>
            </w:r>
            <w:r>
              <w:rPr>
                <w:rFonts w:ascii="標楷體" w:eastAsia="標楷體" w:hAnsi="標楷體" w:hint="eastAsia"/>
                <w:b/>
                <w:bCs/>
                <w:kern w:val="0"/>
              </w:rPr>
              <w:lastRenderedPageBreak/>
              <w:t>度</w:t>
            </w:r>
          </w:p>
        </w:tc>
        <w:tc>
          <w:tcPr>
            <w:tcW w:w="1776" w:type="dxa"/>
            <w:vAlign w:val="center"/>
          </w:tcPr>
          <w:p w14:paraId="7426A07F" w14:textId="77777777" w:rsidR="00573983" w:rsidRPr="00CE3D0E" w:rsidRDefault="00573983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lastRenderedPageBreak/>
              <w:t>格式</w:t>
            </w:r>
          </w:p>
        </w:tc>
        <w:tc>
          <w:tcPr>
            <w:tcW w:w="4241" w:type="dxa"/>
            <w:vAlign w:val="center"/>
          </w:tcPr>
          <w:p w14:paraId="08E81EAD" w14:textId="77777777" w:rsidR="00573983" w:rsidRPr="00CE3D0E" w:rsidRDefault="00573983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573983" w:rsidRPr="00CE3D0E" w14:paraId="7A7E02F8" w14:textId="77777777" w:rsidTr="00E76B74">
        <w:tc>
          <w:tcPr>
            <w:tcW w:w="457" w:type="dxa"/>
            <w:vAlign w:val="center"/>
          </w:tcPr>
          <w:p w14:paraId="7457D806" w14:textId="77777777" w:rsidR="00573983" w:rsidRPr="002A734C" w:rsidRDefault="00573983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1</w:t>
            </w:r>
          </w:p>
        </w:tc>
        <w:tc>
          <w:tcPr>
            <w:tcW w:w="2372" w:type="dxa"/>
            <w:vAlign w:val="center"/>
          </w:tcPr>
          <w:p w14:paraId="690766EC" w14:textId="77777777" w:rsidR="00573983" w:rsidRPr="002A734C" w:rsidRDefault="00573983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檔案日期</w:t>
            </w:r>
          </w:p>
        </w:tc>
        <w:tc>
          <w:tcPr>
            <w:tcW w:w="1098" w:type="dxa"/>
            <w:vAlign w:val="center"/>
          </w:tcPr>
          <w:p w14:paraId="5C04589B" w14:textId="77777777" w:rsidR="00573983" w:rsidRPr="002A734C" w:rsidRDefault="00573983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2DC8093A" w14:textId="77777777" w:rsidR="00573983" w:rsidRPr="002A734C" w:rsidRDefault="00573983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6E16C485" w14:textId="00EE534E" w:rsidR="00573983" w:rsidRPr="002A734C" w:rsidRDefault="00D04259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日曆日</w:t>
            </w:r>
          </w:p>
        </w:tc>
      </w:tr>
      <w:tr w:rsidR="00573983" w:rsidRPr="00CE3D0E" w14:paraId="3796D364" w14:textId="77777777" w:rsidTr="00E76B74">
        <w:tc>
          <w:tcPr>
            <w:tcW w:w="457" w:type="dxa"/>
            <w:vAlign w:val="center"/>
          </w:tcPr>
          <w:p w14:paraId="4F44F095" w14:textId="77777777" w:rsidR="00573983" w:rsidRPr="002A734C" w:rsidRDefault="00573983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2</w:t>
            </w:r>
          </w:p>
        </w:tc>
        <w:tc>
          <w:tcPr>
            <w:tcW w:w="2372" w:type="dxa"/>
            <w:vAlign w:val="center"/>
          </w:tcPr>
          <w:p w14:paraId="22CE7426" w14:textId="77777777" w:rsidR="00573983" w:rsidRPr="002A734C" w:rsidRDefault="00573983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資料日期</w:t>
            </w:r>
          </w:p>
        </w:tc>
        <w:tc>
          <w:tcPr>
            <w:tcW w:w="1098" w:type="dxa"/>
            <w:vAlign w:val="center"/>
          </w:tcPr>
          <w:p w14:paraId="654A9E7C" w14:textId="77777777" w:rsidR="00573983" w:rsidRPr="002A734C" w:rsidRDefault="00573983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7AAEDC3A" w14:textId="77777777" w:rsidR="00573983" w:rsidRPr="002A734C" w:rsidRDefault="00573983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21438D77" w14:textId="77777777" w:rsidR="00573983" w:rsidRPr="002A734C" w:rsidRDefault="00573983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</w:t>
            </w:r>
          </w:p>
        </w:tc>
      </w:tr>
      <w:tr w:rsidR="00573983" w:rsidRPr="00CE3D0E" w14:paraId="6F410E8A" w14:textId="77777777" w:rsidTr="00E76B74">
        <w:tc>
          <w:tcPr>
            <w:tcW w:w="457" w:type="dxa"/>
            <w:vAlign w:val="center"/>
          </w:tcPr>
          <w:p w14:paraId="30386FE8" w14:textId="77777777" w:rsidR="00573983" w:rsidRPr="002A734C" w:rsidRDefault="00573983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3</w:t>
            </w:r>
          </w:p>
        </w:tc>
        <w:tc>
          <w:tcPr>
            <w:tcW w:w="2372" w:type="dxa"/>
            <w:vAlign w:val="center"/>
          </w:tcPr>
          <w:p w14:paraId="0029E330" w14:textId="77777777" w:rsidR="00573983" w:rsidRPr="002A734C" w:rsidRDefault="00573983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資料筆數</w:t>
            </w:r>
          </w:p>
        </w:tc>
        <w:tc>
          <w:tcPr>
            <w:tcW w:w="1098" w:type="dxa"/>
            <w:vAlign w:val="center"/>
          </w:tcPr>
          <w:p w14:paraId="61FD5BFD" w14:textId="77777777" w:rsidR="00573983" w:rsidRPr="002A734C" w:rsidRDefault="00573983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776" w:type="dxa"/>
            <w:vAlign w:val="center"/>
          </w:tcPr>
          <w:p w14:paraId="4FBED18D" w14:textId="77777777" w:rsidR="00573983" w:rsidRPr="002A734C" w:rsidRDefault="00573983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999</w:t>
            </w:r>
            <w:r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41" w:type="dxa"/>
            <w:vAlign w:val="center"/>
          </w:tcPr>
          <w:p w14:paraId="6679F1E0" w14:textId="77777777" w:rsidR="00573983" w:rsidRPr="002A734C" w:rsidRDefault="00573983" w:rsidP="00E76B74">
            <w:pPr>
              <w:rPr>
                <w:rFonts w:ascii="標楷體" w:eastAsia="標楷體" w:hAnsi="標楷體"/>
              </w:rPr>
            </w:pPr>
          </w:p>
        </w:tc>
      </w:tr>
    </w:tbl>
    <w:p w14:paraId="2DD7C11D" w14:textId="77777777" w:rsidR="00573983" w:rsidRDefault="00573983" w:rsidP="00573983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※各欄位間加入 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 xml:space="preserve"> 區隔，最後一筆亦要換列</w:t>
      </w:r>
    </w:p>
    <w:p w14:paraId="49184E7A" w14:textId="77777777" w:rsidR="00573983" w:rsidRPr="000F58EB" w:rsidRDefault="00573983" w:rsidP="00573983">
      <w:pPr>
        <w:ind w:left="1440"/>
      </w:pPr>
    </w:p>
    <w:p w14:paraId="44876919" w14:textId="77777777" w:rsidR="00573983" w:rsidRDefault="00573983" w:rsidP="00573983">
      <w:pPr>
        <w:ind w:left="1440"/>
      </w:pPr>
    </w:p>
    <w:p w14:paraId="62B9CA1F" w14:textId="53339783" w:rsidR="00400CBA" w:rsidRPr="00D37131" w:rsidRDefault="00963267" w:rsidP="00400CBA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4</w:t>
      </w:r>
      <w:r w:rsidR="00400CBA" w:rsidRPr="00D37131">
        <w:rPr>
          <w:rFonts w:ascii="標楷體" w:eastAsia="標楷體" w:hAnsi="標楷體"/>
        </w:rPr>
        <w:t>.</w:t>
      </w:r>
      <w:r w:rsidR="00400CBA" w:rsidRPr="00946868">
        <w:rPr>
          <w:rFonts w:ascii="標楷體" w:eastAsia="標楷體" w:hAnsi="標楷體" w:hint="eastAsia"/>
        </w:rPr>
        <w:t>LNM3</w:t>
      </w:r>
      <w:r w:rsidR="00400CBA">
        <w:rPr>
          <w:rFonts w:ascii="標楷體" w:eastAsia="標楷體" w:hAnsi="標楷體" w:hint="eastAsia"/>
        </w:rPr>
        <w:t>9</w:t>
      </w:r>
      <w:r w:rsidR="00400CBA">
        <w:rPr>
          <w:rFonts w:ascii="標楷體" w:eastAsia="標楷體" w:hAnsi="標楷體"/>
        </w:rPr>
        <w:t>D</w:t>
      </w:r>
      <w:r w:rsidR="00400CBA" w:rsidRPr="00946868">
        <w:rPr>
          <w:rFonts w:ascii="標楷體" w:eastAsia="標楷體" w:hAnsi="標楷體" w:hint="eastAsia"/>
        </w:rPr>
        <w:t>P 欄位清單</w:t>
      </w:r>
      <w:r w:rsidR="00400CBA">
        <w:rPr>
          <w:rFonts w:ascii="標楷體" w:eastAsia="標楷體" w:hAnsi="標楷體" w:hint="eastAsia"/>
        </w:rPr>
        <w:t>４</w:t>
      </w:r>
    </w:p>
    <w:p w14:paraId="0C8BF915" w14:textId="15DB8059" w:rsidR="00400CBA" w:rsidRPr="00C85B3C" w:rsidRDefault="00400CBA" w:rsidP="00400CBA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檔名</w:t>
      </w:r>
      <w:r>
        <w:rPr>
          <w:rFonts w:ascii="標楷體" w:eastAsia="標楷體" w:hAnsi="標楷體" w:hint="eastAsia"/>
        </w:rPr>
        <w:t>：</w:t>
      </w:r>
      <w:r w:rsidRPr="00BC3A09">
        <w:rPr>
          <w:rFonts w:ascii="標楷體" w:eastAsia="標楷體" w:hAnsi="標楷體"/>
        </w:rPr>
        <w:t>LNF</w:t>
      </w:r>
      <w:r>
        <w:rPr>
          <w:rFonts w:ascii="標楷體" w:eastAsia="標楷體" w:hAnsi="標楷體"/>
        </w:rPr>
        <w:t>D</w:t>
      </w:r>
      <w:r w:rsidRPr="00BC3A09">
        <w:rPr>
          <w:rFonts w:ascii="標楷體" w:eastAsia="標楷體" w:hAnsi="標楷體"/>
        </w:rPr>
        <w:t>P.TXT</w:t>
      </w:r>
    </w:p>
    <w:p w14:paraId="70DF4ABB" w14:textId="77777777" w:rsidR="00400CBA" w:rsidRPr="004037BD" w:rsidRDefault="00400CBA" w:rsidP="00400CBA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格式</w:t>
      </w:r>
      <w:r>
        <w:rPr>
          <w:rFonts w:ascii="標楷體" w:eastAsia="標楷體" w:hAnsi="標楷體" w:hint="eastAsia"/>
        </w:rPr>
        <w:t>：文字檔</w:t>
      </w:r>
    </w:p>
    <w:p w14:paraId="4142D94D" w14:textId="77777777" w:rsidR="00400CBA" w:rsidRPr="004037BD" w:rsidRDefault="00400CBA" w:rsidP="00400CBA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資料格式</w:t>
      </w:r>
      <w:r>
        <w:rPr>
          <w:rFonts w:ascii="標楷體" w:eastAsia="標楷體" w:hAnsi="標楷體" w:hint="eastAsia"/>
        </w:rPr>
        <w:t>：</w:t>
      </w:r>
      <w:r w:rsidRPr="004037BD">
        <w:rPr>
          <w:rFonts w:ascii="標楷體" w:eastAsia="標楷體" w:hAnsi="標楷體"/>
        </w:rPr>
        <w:t>Big5</w:t>
      </w:r>
    </w:p>
    <w:p w14:paraId="3C973212" w14:textId="23E03AC7" w:rsidR="00400CBA" w:rsidRDefault="00400CBA" w:rsidP="00400CBA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用處</w:t>
      </w:r>
      <w:r>
        <w:rPr>
          <w:rFonts w:ascii="標楷體" w:eastAsia="標楷體" w:hAnsi="標楷體" w:hint="eastAsia"/>
        </w:rPr>
        <w:t>：每月產出IFRS</w:t>
      </w:r>
      <w:r w:rsidRPr="00946868">
        <w:rPr>
          <w:rFonts w:ascii="標楷體" w:eastAsia="標楷體" w:hAnsi="標楷體" w:hint="eastAsia"/>
        </w:rPr>
        <w:t>欄位清單</w:t>
      </w:r>
      <w:r>
        <w:rPr>
          <w:rFonts w:ascii="標楷體" w:eastAsia="標楷體" w:hAnsi="標楷體" w:hint="eastAsia"/>
        </w:rPr>
        <w:t>４</w:t>
      </w:r>
    </w:p>
    <w:p w14:paraId="0F68A0E1" w14:textId="4EFDD7AC" w:rsidR="00400CBA" w:rsidRPr="0028467C" w:rsidRDefault="00400CBA" w:rsidP="00400CBA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說明：</w:t>
      </w:r>
      <w:r w:rsidRPr="00400CBA">
        <w:rPr>
          <w:rFonts w:ascii="標楷體" w:eastAsia="標楷體" w:hAnsi="標楷體" w:hint="eastAsia"/>
        </w:rPr>
        <w:t>放款與AR-估計回收率用</w:t>
      </w:r>
    </w:p>
    <w:p w14:paraId="3BF07E07" w14:textId="63871F5A" w:rsidR="00400CBA" w:rsidRDefault="00400CBA" w:rsidP="00400CBA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篩選條件：</w:t>
      </w:r>
      <w:r w:rsidRPr="004037BD">
        <w:rPr>
          <w:rFonts w:ascii="標楷體" w:eastAsia="標楷體" w:hAnsi="標楷體"/>
        </w:rPr>
        <w:t xml:space="preserve"> </w:t>
      </w:r>
      <w:r w:rsidRPr="0024703C">
        <w:rPr>
          <w:rFonts w:ascii="標楷體" w:eastAsia="標楷體" w:hAnsi="標楷體"/>
        </w:rPr>
        <w:t>FROM</w:t>
      </w:r>
      <w:r>
        <w:rPr>
          <w:rFonts w:ascii="標楷體" w:eastAsia="標楷體" w:hAnsi="標楷體"/>
        </w:rPr>
        <w:t xml:space="preserve"> "Loan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frsD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</w:t>
      </w:r>
    </w:p>
    <w:p w14:paraId="141FA56B" w14:textId="42653897" w:rsidR="00400CBA" w:rsidRDefault="00400CBA" w:rsidP="00400CBA">
      <w:pPr>
        <w:pStyle w:val="af9"/>
        <w:ind w:leftChars="0" w:left="3164" w:firstLine="1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WHERE "Loan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frsD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"."</w:t>
      </w:r>
      <w:r w:rsidRPr="0024703C">
        <w:rPr>
          <w:rFonts w:ascii="標楷體" w:eastAsia="標楷體" w:hAnsi="標楷體"/>
        </w:rPr>
        <w:t>DataYM</w:t>
      </w:r>
      <w:r>
        <w:rPr>
          <w:rFonts w:ascii="標楷體" w:eastAsia="標楷體" w:hAnsi="標楷體"/>
        </w:rPr>
        <w:t xml:space="preserve">" = </w:t>
      </w:r>
      <w:r>
        <w:rPr>
          <w:rFonts w:ascii="標楷體" w:eastAsia="標楷體" w:hAnsi="標楷體" w:hint="eastAsia"/>
        </w:rPr>
        <w:t>會計日期年月</w:t>
      </w:r>
    </w:p>
    <w:p w14:paraId="1D19A94E" w14:textId="77777777" w:rsidR="00400CBA" w:rsidRDefault="00400CBA" w:rsidP="00400CBA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規格</w:t>
      </w:r>
      <w:r>
        <w:rPr>
          <w:rFonts w:ascii="標楷體" w:eastAsia="標楷體" w:hAnsi="標楷體" w:hint="eastAsia"/>
        </w:rPr>
        <w:t>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72"/>
        <w:gridCol w:w="1098"/>
        <w:gridCol w:w="1776"/>
        <w:gridCol w:w="4241"/>
      </w:tblGrid>
      <w:tr w:rsidR="00400CBA" w:rsidRPr="00CE3D0E" w14:paraId="569C77B1" w14:textId="77777777" w:rsidTr="00E76B74">
        <w:tc>
          <w:tcPr>
            <w:tcW w:w="457" w:type="dxa"/>
            <w:vAlign w:val="center"/>
          </w:tcPr>
          <w:p w14:paraId="7C80C7FC" w14:textId="77777777" w:rsidR="00400CBA" w:rsidRPr="00CE3D0E" w:rsidRDefault="00400CBA" w:rsidP="00E76B74">
            <w:pPr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E3D0E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72" w:type="dxa"/>
            <w:vAlign w:val="center"/>
          </w:tcPr>
          <w:p w14:paraId="738506A7" w14:textId="77777777" w:rsidR="00400CBA" w:rsidRPr="00CE3D0E" w:rsidRDefault="00400CBA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098" w:type="dxa"/>
            <w:vAlign w:val="center"/>
          </w:tcPr>
          <w:p w14:paraId="515D3B77" w14:textId="6115E412" w:rsidR="00400CBA" w:rsidRPr="00CE3D0E" w:rsidRDefault="00B058BB" w:rsidP="00E76B74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776" w:type="dxa"/>
            <w:vAlign w:val="center"/>
          </w:tcPr>
          <w:p w14:paraId="00BF1562" w14:textId="77777777" w:rsidR="00400CBA" w:rsidRPr="00CE3D0E" w:rsidRDefault="00400CBA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1" w:type="dxa"/>
            <w:vAlign w:val="center"/>
          </w:tcPr>
          <w:p w14:paraId="3DA3F937" w14:textId="77777777" w:rsidR="00400CBA" w:rsidRPr="00CE3D0E" w:rsidRDefault="00400CBA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400CBA" w:rsidRPr="00CE3D0E" w14:paraId="04E3B9E3" w14:textId="77777777" w:rsidTr="002A2E79">
        <w:tc>
          <w:tcPr>
            <w:tcW w:w="457" w:type="dxa"/>
            <w:vAlign w:val="center"/>
          </w:tcPr>
          <w:p w14:paraId="4BA895E5" w14:textId="77777777" w:rsidR="00400CBA" w:rsidRPr="002A2E79" w:rsidRDefault="00400CBA" w:rsidP="00E76B74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2372" w:type="dxa"/>
            <w:vAlign w:val="center"/>
          </w:tcPr>
          <w:p w14:paraId="1D8B4ECE" w14:textId="77777777" w:rsidR="00400CBA" w:rsidRPr="002A2E79" w:rsidRDefault="00400CBA" w:rsidP="00E76B74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1098" w:type="dxa"/>
            <w:vAlign w:val="center"/>
          </w:tcPr>
          <w:p w14:paraId="045AFBCC" w14:textId="77777777" w:rsidR="00400CBA" w:rsidRPr="002A2E79" w:rsidRDefault="00400CBA" w:rsidP="00E76B74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1776" w:type="dxa"/>
            <w:vAlign w:val="center"/>
          </w:tcPr>
          <w:p w14:paraId="317A751C" w14:textId="77777777" w:rsidR="00400CBA" w:rsidRPr="002A2E79" w:rsidRDefault="00400CBA" w:rsidP="00E76B74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9999999</w:t>
            </w:r>
          </w:p>
        </w:tc>
        <w:tc>
          <w:tcPr>
            <w:tcW w:w="4241" w:type="dxa"/>
            <w:vAlign w:val="center"/>
          </w:tcPr>
          <w:p w14:paraId="41EB8F42" w14:textId="6C1A8D64" w:rsidR="00400CBA" w:rsidRPr="002A2E79" w:rsidRDefault="00400CBA" w:rsidP="00E76B74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LoanIfrs</w:t>
            </w:r>
            <w:r w:rsidR="002037F3" w:rsidRPr="002A2E79">
              <w:rPr>
                <w:rFonts w:ascii="標楷體" w:eastAsia="標楷體" w:hAnsi="標楷體" w:hint="eastAsia"/>
              </w:rPr>
              <w:t>D</w:t>
            </w:r>
            <w:r w:rsidRPr="002A2E79">
              <w:rPr>
                <w:rFonts w:ascii="標楷體" w:eastAsia="標楷體" w:hAnsi="標楷體"/>
              </w:rPr>
              <w:t>p.CustNo</w:t>
            </w:r>
          </w:p>
        </w:tc>
      </w:tr>
      <w:tr w:rsidR="00400CBA" w:rsidRPr="00CE3D0E" w14:paraId="3B1CEF6C" w14:textId="77777777" w:rsidTr="002A2E79">
        <w:tc>
          <w:tcPr>
            <w:tcW w:w="457" w:type="dxa"/>
            <w:vAlign w:val="center"/>
          </w:tcPr>
          <w:p w14:paraId="2F5EE3F3" w14:textId="77777777" w:rsidR="00400CBA" w:rsidRPr="002A2E79" w:rsidRDefault="00400CBA" w:rsidP="00E76B74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2</w:t>
            </w:r>
          </w:p>
        </w:tc>
        <w:tc>
          <w:tcPr>
            <w:tcW w:w="2372" w:type="dxa"/>
            <w:vAlign w:val="center"/>
          </w:tcPr>
          <w:p w14:paraId="665BBABD" w14:textId="77777777" w:rsidR="00400CBA" w:rsidRPr="002A2E79" w:rsidRDefault="00400CBA" w:rsidP="00E76B74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借款人ID/統編</w:t>
            </w:r>
          </w:p>
        </w:tc>
        <w:tc>
          <w:tcPr>
            <w:tcW w:w="1098" w:type="dxa"/>
            <w:vAlign w:val="center"/>
          </w:tcPr>
          <w:p w14:paraId="6817E037" w14:textId="77777777" w:rsidR="00400CBA" w:rsidRPr="002A2E79" w:rsidRDefault="00400CBA" w:rsidP="00E76B74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  <w:color w:val="000000"/>
              </w:rPr>
              <w:t>10</w:t>
            </w:r>
          </w:p>
        </w:tc>
        <w:tc>
          <w:tcPr>
            <w:tcW w:w="1776" w:type="dxa"/>
            <w:vAlign w:val="center"/>
          </w:tcPr>
          <w:p w14:paraId="77018BF9" w14:textId="77777777" w:rsidR="00400CBA" w:rsidRPr="002A2E79" w:rsidRDefault="00400CBA" w:rsidP="00E76B74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1163C22D" w14:textId="77777777" w:rsidR="00400CBA" w:rsidRPr="002A2E79" w:rsidRDefault="00400CBA" w:rsidP="00E76B74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空白</w:t>
            </w:r>
          </w:p>
        </w:tc>
      </w:tr>
      <w:tr w:rsidR="00400CBA" w:rsidRPr="00CE3D0E" w14:paraId="2DC76736" w14:textId="77777777" w:rsidTr="002A2E79">
        <w:tc>
          <w:tcPr>
            <w:tcW w:w="457" w:type="dxa"/>
            <w:vAlign w:val="center"/>
          </w:tcPr>
          <w:p w14:paraId="6019C91D" w14:textId="77777777" w:rsidR="00400CBA" w:rsidRPr="002A2E79" w:rsidRDefault="00400CBA" w:rsidP="00E76B74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3</w:t>
            </w:r>
          </w:p>
        </w:tc>
        <w:tc>
          <w:tcPr>
            <w:tcW w:w="2372" w:type="dxa"/>
            <w:vAlign w:val="center"/>
          </w:tcPr>
          <w:p w14:paraId="5845574B" w14:textId="77777777" w:rsidR="00400CBA" w:rsidRPr="002A2E79" w:rsidRDefault="00400CBA" w:rsidP="00E76B74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額度編號</w:t>
            </w:r>
          </w:p>
        </w:tc>
        <w:tc>
          <w:tcPr>
            <w:tcW w:w="1098" w:type="dxa"/>
            <w:vAlign w:val="center"/>
          </w:tcPr>
          <w:p w14:paraId="7732B873" w14:textId="77777777" w:rsidR="00400CBA" w:rsidRPr="002A2E79" w:rsidRDefault="00400CBA" w:rsidP="00E76B74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776" w:type="dxa"/>
            <w:vAlign w:val="center"/>
          </w:tcPr>
          <w:p w14:paraId="6FDB1CAB" w14:textId="77777777" w:rsidR="00400CBA" w:rsidRPr="002A2E79" w:rsidRDefault="00400CBA" w:rsidP="00E76B74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999</w:t>
            </w:r>
          </w:p>
        </w:tc>
        <w:tc>
          <w:tcPr>
            <w:tcW w:w="4241" w:type="dxa"/>
            <w:vAlign w:val="center"/>
          </w:tcPr>
          <w:p w14:paraId="43E7C6EE" w14:textId="3BC07017" w:rsidR="00400CBA" w:rsidRPr="002A2E79" w:rsidRDefault="00400CBA" w:rsidP="00E76B74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LoanIfrs</w:t>
            </w:r>
            <w:r w:rsidR="002037F3" w:rsidRPr="002A2E79">
              <w:rPr>
                <w:rFonts w:ascii="標楷體" w:eastAsia="標楷體" w:hAnsi="標楷體" w:hint="eastAsia"/>
              </w:rPr>
              <w:t>D</w:t>
            </w:r>
            <w:r w:rsidRPr="002A2E79">
              <w:rPr>
                <w:rFonts w:ascii="標楷體" w:eastAsia="標楷體" w:hAnsi="標楷體"/>
              </w:rPr>
              <w:t>p.FacmNo</w:t>
            </w:r>
          </w:p>
        </w:tc>
      </w:tr>
      <w:tr w:rsidR="002037F3" w:rsidRPr="00CE3D0E" w14:paraId="47308AC7" w14:textId="77777777" w:rsidTr="002A2E79">
        <w:tc>
          <w:tcPr>
            <w:tcW w:w="457" w:type="dxa"/>
            <w:vAlign w:val="center"/>
          </w:tcPr>
          <w:p w14:paraId="55CF58C9" w14:textId="77777777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4</w:t>
            </w:r>
          </w:p>
        </w:tc>
        <w:tc>
          <w:tcPr>
            <w:tcW w:w="2372" w:type="dxa"/>
            <w:vAlign w:val="center"/>
          </w:tcPr>
          <w:p w14:paraId="0E8DEC84" w14:textId="3D445064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撥款序號</w:t>
            </w:r>
          </w:p>
        </w:tc>
        <w:tc>
          <w:tcPr>
            <w:tcW w:w="1098" w:type="dxa"/>
            <w:vAlign w:val="center"/>
          </w:tcPr>
          <w:p w14:paraId="75B74117" w14:textId="4CE970D9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776" w:type="dxa"/>
            <w:vAlign w:val="center"/>
          </w:tcPr>
          <w:p w14:paraId="124917F4" w14:textId="02B3EC6F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999</w:t>
            </w:r>
          </w:p>
        </w:tc>
        <w:tc>
          <w:tcPr>
            <w:tcW w:w="4241" w:type="dxa"/>
            <w:vAlign w:val="center"/>
          </w:tcPr>
          <w:p w14:paraId="1928A437" w14:textId="0B024E9B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LoanIfrs</w:t>
            </w:r>
            <w:r w:rsidRPr="002A2E79">
              <w:rPr>
                <w:rFonts w:ascii="標楷體" w:eastAsia="標楷體" w:hAnsi="標楷體" w:hint="eastAsia"/>
              </w:rPr>
              <w:t>D</w:t>
            </w:r>
            <w:r w:rsidRPr="002A2E79">
              <w:rPr>
                <w:rFonts w:ascii="標楷體" w:eastAsia="標楷體" w:hAnsi="標楷體"/>
              </w:rPr>
              <w:t>p.BormNo</w:t>
            </w:r>
          </w:p>
        </w:tc>
      </w:tr>
      <w:tr w:rsidR="002037F3" w:rsidRPr="00CE3D0E" w14:paraId="2ECFD5AE" w14:textId="77777777" w:rsidTr="002A2E79">
        <w:tc>
          <w:tcPr>
            <w:tcW w:w="457" w:type="dxa"/>
            <w:vAlign w:val="center"/>
          </w:tcPr>
          <w:p w14:paraId="2C48C1FF" w14:textId="77777777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5</w:t>
            </w:r>
          </w:p>
        </w:tc>
        <w:tc>
          <w:tcPr>
            <w:tcW w:w="2372" w:type="dxa"/>
            <w:vAlign w:val="center"/>
          </w:tcPr>
          <w:p w14:paraId="7E4714F9" w14:textId="02BEB5F6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會計科目</w:t>
            </w:r>
          </w:p>
        </w:tc>
        <w:tc>
          <w:tcPr>
            <w:tcW w:w="1098" w:type="dxa"/>
            <w:vAlign w:val="center"/>
          </w:tcPr>
          <w:p w14:paraId="07FC7D49" w14:textId="3E14AAE8" w:rsidR="002037F3" w:rsidRPr="002A2E79" w:rsidRDefault="005037BA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7C5F117D" w14:textId="459D9470" w:rsidR="002037F3" w:rsidRPr="002A2E79" w:rsidRDefault="005037BA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99999999</w:t>
            </w:r>
          </w:p>
        </w:tc>
        <w:tc>
          <w:tcPr>
            <w:tcW w:w="4241" w:type="dxa"/>
            <w:vAlign w:val="center"/>
          </w:tcPr>
          <w:p w14:paraId="662EDC8C" w14:textId="69639DE0" w:rsidR="002037F3" w:rsidRPr="002A2E79" w:rsidRDefault="002037F3" w:rsidP="002037F3">
            <w:pPr>
              <w:rPr>
                <w:rFonts w:ascii="標楷體" w:eastAsia="標楷體" w:hAnsi="標楷體"/>
              </w:rPr>
            </w:pPr>
          </w:p>
        </w:tc>
      </w:tr>
      <w:tr w:rsidR="002037F3" w:rsidRPr="00CE3D0E" w14:paraId="6DABC52D" w14:textId="77777777" w:rsidTr="002A2E79">
        <w:tc>
          <w:tcPr>
            <w:tcW w:w="457" w:type="dxa"/>
            <w:vAlign w:val="center"/>
          </w:tcPr>
          <w:p w14:paraId="7645407C" w14:textId="77777777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6</w:t>
            </w:r>
          </w:p>
        </w:tc>
        <w:tc>
          <w:tcPr>
            <w:tcW w:w="2372" w:type="dxa"/>
            <w:vAlign w:val="center"/>
          </w:tcPr>
          <w:p w14:paraId="59C7D1CD" w14:textId="69574FBE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案件狀態</w:t>
            </w:r>
          </w:p>
        </w:tc>
        <w:tc>
          <w:tcPr>
            <w:tcW w:w="1098" w:type="dxa"/>
            <w:vAlign w:val="center"/>
          </w:tcPr>
          <w:p w14:paraId="61C88FF2" w14:textId="1E6A36F0" w:rsidR="002037F3" w:rsidRPr="002A2E79" w:rsidRDefault="005037BA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66471506" w14:textId="2777EAD3" w:rsidR="002037F3" w:rsidRPr="002A2E79" w:rsidRDefault="005037BA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4FFE666A" w14:textId="08EDFE1A" w:rsidR="002037F3" w:rsidRPr="002A2E79" w:rsidRDefault="002037F3" w:rsidP="002037F3">
            <w:pPr>
              <w:rPr>
                <w:rFonts w:ascii="標楷體" w:eastAsia="標楷體" w:hAnsi="標楷體"/>
              </w:rPr>
            </w:pPr>
          </w:p>
        </w:tc>
      </w:tr>
      <w:tr w:rsidR="002037F3" w:rsidRPr="00CE3D0E" w14:paraId="5DC6BC49" w14:textId="77777777" w:rsidTr="002A2E79">
        <w:tc>
          <w:tcPr>
            <w:tcW w:w="457" w:type="dxa"/>
            <w:vAlign w:val="center"/>
          </w:tcPr>
          <w:p w14:paraId="71B832ED" w14:textId="77777777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7</w:t>
            </w:r>
          </w:p>
        </w:tc>
        <w:tc>
          <w:tcPr>
            <w:tcW w:w="2372" w:type="dxa"/>
            <w:vAlign w:val="center"/>
          </w:tcPr>
          <w:p w14:paraId="4286975F" w14:textId="559B20C3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初貸日期</w:t>
            </w:r>
          </w:p>
        </w:tc>
        <w:tc>
          <w:tcPr>
            <w:tcW w:w="1098" w:type="dxa"/>
            <w:vAlign w:val="center"/>
          </w:tcPr>
          <w:p w14:paraId="4069F94B" w14:textId="5BE31E5C" w:rsidR="002037F3" w:rsidRPr="002A2E79" w:rsidRDefault="005037BA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3C8D8DA9" w14:textId="7A5C04DE" w:rsidR="002037F3" w:rsidRPr="002A2E79" w:rsidRDefault="005037BA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Y</w:t>
            </w:r>
            <w:r w:rsidRPr="002A2E79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5F9477D9" w14:textId="6DF4FFD8" w:rsidR="002037F3" w:rsidRPr="002A2E79" w:rsidRDefault="002037F3" w:rsidP="002037F3">
            <w:pPr>
              <w:rPr>
                <w:rFonts w:ascii="標楷體" w:eastAsia="標楷體" w:hAnsi="標楷體"/>
              </w:rPr>
            </w:pPr>
          </w:p>
        </w:tc>
      </w:tr>
      <w:tr w:rsidR="002037F3" w:rsidRPr="00CE3D0E" w14:paraId="36E57146" w14:textId="77777777" w:rsidTr="002A2E79">
        <w:tc>
          <w:tcPr>
            <w:tcW w:w="457" w:type="dxa"/>
            <w:vAlign w:val="center"/>
          </w:tcPr>
          <w:p w14:paraId="2C323169" w14:textId="77777777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8</w:t>
            </w:r>
          </w:p>
        </w:tc>
        <w:tc>
          <w:tcPr>
            <w:tcW w:w="2372" w:type="dxa"/>
            <w:vAlign w:val="center"/>
          </w:tcPr>
          <w:p w14:paraId="1C9E4A69" w14:textId="3B44C988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貸放日期</w:t>
            </w:r>
          </w:p>
        </w:tc>
        <w:tc>
          <w:tcPr>
            <w:tcW w:w="1098" w:type="dxa"/>
            <w:vAlign w:val="center"/>
          </w:tcPr>
          <w:p w14:paraId="7F9959A2" w14:textId="7D1E3352" w:rsidR="002037F3" w:rsidRPr="002A2E79" w:rsidRDefault="005037BA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3910A499" w14:textId="2472BACA" w:rsidR="002037F3" w:rsidRPr="002A2E79" w:rsidRDefault="005037BA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Y</w:t>
            </w:r>
            <w:r w:rsidRPr="002A2E79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4E874817" w14:textId="661D2B49" w:rsidR="002037F3" w:rsidRPr="002A2E79" w:rsidRDefault="002037F3" w:rsidP="002037F3">
            <w:pPr>
              <w:rPr>
                <w:rFonts w:ascii="標楷體" w:eastAsia="標楷體" w:hAnsi="標楷體"/>
              </w:rPr>
            </w:pPr>
          </w:p>
        </w:tc>
      </w:tr>
      <w:tr w:rsidR="002037F3" w:rsidRPr="00CE3D0E" w14:paraId="6C74BB1A" w14:textId="77777777" w:rsidTr="002A2E79">
        <w:tc>
          <w:tcPr>
            <w:tcW w:w="457" w:type="dxa"/>
            <w:vAlign w:val="center"/>
          </w:tcPr>
          <w:p w14:paraId="1B3758E2" w14:textId="77777777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9</w:t>
            </w:r>
          </w:p>
        </w:tc>
        <w:tc>
          <w:tcPr>
            <w:tcW w:w="2372" w:type="dxa"/>
            <w:vAlign w:val="center"/>
          </w:tcPr>
          <w:p w14:paraId="35599066" w14:textId="58F44770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到期日</w:t>
            </w:r>
          </w:p>
        </w:tc>
        <w:tc>
          <w:tcPr>
            <w:tcW w:w="1098" w:type="dxa"/>
            <w:vAlign w:val="center"/>
          </w:tcPr>
          <w:p w14:paraId="480558AB" w14:textId="3F92523D" w:rsidR="002037F3" w:rsidRPr="002A2E79" w:rsidRDefault="005037BA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10277A21" w14:textId="7B289BB0" w:rsidR="002037F3" w:rsidRPr="002A2E79" w:rsidRDefault="005037BA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Y</w:t>
            </w:r>
            <w:r w:rsidRPr="002A2E79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55850DF1" w14:textId="3ADB4C80" w:rsidR="002037F3" w:rsidRPr="002A2E79" w:rsidRDefault="002037F3" w:rsidP="002037F3">
            <w:pPr>
              <w:rPr>
                <w:rFonts w:ascii="標楷體" w:eastAsia="標楷體" w:hAnsi="標楷體"/>
              </w:rPr>
            </w:pPr>
          </w:p>
        </w:tc>
      </w:tr>
      <w:tr w:rsidR="002037F3" w:rsidRPr="00CE3D0E" w14:paraId="2DB5AF78" w14:textId="77777777" w:rsidTr="002A2E79">
        <w:tc>
          <w:tcPr>
            <w:tcW w:w="457" w:type="dxa"/>
            <w:vAlign w:val="center"/>
          </w:tcPr>
          <w:p w14:paraId="553ACB81" w14:textId="77777777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10</w:t>
            </w:r>
          </w:p>
        </w:tc>
        <w:tc>
          <w:tcPr>
            <w:tcW w:w="2372" w:type="dxa"/>
            <w:vAlign w:val="center"/>
          </w:tcPr>
          <w:p w14:paraId="4B9E05D4" w14:textId="2E657625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核准金額(台幣)</w:t>
            </w:r>
          </w:p>
        </w:tc>
        <w:tc>
          <w:tcPr>
            <w:tcW w:w="1098" w:type="dxa"/>
            <w:vAlign w:val="center"/>
          </w:tcPr>
          <w:p w14:paraId="08527A6C" w14:textId="23B86426" w:rsidR="002037F3" w:rsidRPr="002A2E79" w:rsidRDefault="005037BA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5F2F43FE" w14:textId="37BF6792" w:rsidR="002037F3" w:rsidRPr="002A2E79" w:rsidRDefault="005037BA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33506168" w14:textId="31EC6AE3" w:rsidR="002037F3" w:rsidRPr="002A2E79" w:rsidRDefault="002037F3" w:rsidP="002037F3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668199A4" w14:textId="77777777" w:rsidTr="002A2E79">
        <w:tc>
          <w:tcPr>
            <w:tcW w:w="457" w:type="dxa"/>
            <w:vAlign w:val="center"/>
          </w:tcPr>
          <w:p w14:paraId="2E195C85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11</w:t>
            </w:r>
          </w:p>
        </w:tc>
        <w:tc>
          <w:tcPr>
            <w:tcW w:w="2372" w:type="dxa"/>
            <w:vAlign w:val="center"/>
          </w:tcPr>
          <w:p w14:paraId="1DFF3090" w14:textId="057236D9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撥款金額(台幣)</w:t>
            </w:r>
          </w:p>
        </w:tc>
        <w:tc>
          <w:tcPr>
            <w:tcW w:w="1098" w:type="dxa"/>
            <w:vAlign w:val="center"/>
          </w:tcPr>
          <w:p w14:paraId="61F6BA69" w14:textId="16AE77C3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515A2D87" w14:textId="3E353866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0B9176A7" w14:textId="0D7F2F15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0855EFDB" w14:textId="77777777" w:rsidTr="002A2E79">
        <w:tc>
          <w:tcPr>
            <w:tcW w:w="457" w:type="dxa"/>
            <w:vAlign w:val="center"/>
          </w:tcPr>
          <w:p w14:paraId="14F01288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12</w:t>
            </w:r>
          </w:p>
        </w:tc>
        <w:tc>
          <w:tcPr>
            <w:tcW w:w="2372" w:type="dxa"/>
            <w:vAlign w:val="center"/>
          </w:tcPr>
          <w:p w14:paraId="590398BD" w14:textId="09AEC84D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本金餘額</w:t>
            </w:r>
            <w:r w:rsidRPr="002A2E79">
              <w:rPr>
                <w:rFonts w:ascii="標楷體" w:eastAsia="標楷體" w:hAnsi="標楷體" w:cs="Arial"/>
              </w:rPr>
              <w:t>(</w:t>
            </w:r>
            <w:r w:rsidRPr="002A2E79">
              <w:rPr>
                <w:rFonts w:ascii="標楷體" w:eastAsia="標楷體" w:hAnsi="標楷體" w:cs="Arial" w:hint="eastAsia"/>
              </w:rPr>
              <w:t>撥款</w:t>
            </w:r>
            <w:r w:rsidRPr="002A2E79">
              <w:rPr>
                <w:rFonts w:ascii="標楷體" w:eastAsia="標楷體" w:hAnsi="標楷體" w:cs="Arial"/>
              </w:rPr>
              <w:t>)(</w:t>
            </w:r>
            <w:r w:rsidRPr="002A2E79">
              <w:rPr>
                <w:rFonts w:ascii="標楷體" w:eastAsia="標楷體" w:hAnsi="標楷體" w:cs="Arial" w:hint="eastAsia"/>
              </w:rPr>
              <w:t>台幣</w:t>
            </w:r>
            <w:r w:rsidRPr="002A2E79">
              <w:rPr>
                <w:rFonts w:ascii="標楷體" w:eastAsia="標楷體" w:hAnsi="標楷體" w:cs="Arial"/>
              </w:rPr>
              <w:t>)</w:t>
            </w:r>
          </w:p>
        </w:tc>
        <w:tc>
          <w:tcPr>
            <w:tcW w:w="1098" w:type="dxa"/>
            <w:vAlign w:val="center"/>
          </w:tcPr>
          <w:p w14:paraId="7A076060" w14:textId="6B907821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08093B4A" w14:textId="205D791C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0B84FFCC" w14:textId="30C47356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49FB6DF3" w14:textId="77777777" w:rsidTr="002A2E79">
        <w:tc>
          <w:tcPr>
            <w:tcW w:w="457" w:type="dxa"/>
            <w:vAlign w:val="center"/>
          </w:tcPr>
          <w:p w14:paraId="63DF679E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13</w:t>
            </w:r>
          </w:p>
        </w:tc>
        <w:tc>
          <w:tcPr>
            <w:tcW w:w="2372" w:type="dxa"/>
            <w:vAlign w:val="center"/>
          </w:tcPr>
          <w:p w14:paraId="0C97080C" w14:textId="1146DE8F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應收利息(台幣)</w:t>
            </w:r>
          </w:p>
        </w:tc>
        <w:tc>
          <w:tcPr>
            <w:tcW w:w="1098" w:type="dxa"/>
            <w:vAlign w:val="center"/>
          </w:tcPr>
          <w:p w14:paraId="191C5A33" w14:textId="1D89A91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6FBD25F3" w14:textId="4528A6DB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4665C9CC" w14:textId="5E4D55AF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482779CC" w14:textId="77777777" w:rsidTr="002A2E79">
        <w:tc>
          <w:tcPr>
            <w:tcW w:w="457" w:type="dxa"/>
            <w:vAlign w:val="center"/>
          </w:tcPr>
          <w:p w14:paraId="4DB5F11F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14</w:t>
            </w:r>
          </w:p>
        </w:tc>
        <w:tc>
          <w:tcPr>
            <w:tcW w:w="2372" w:type="dxa"/>
            <w:vAlign w:val="center"/>
          </w:tcPr>
          <w:p w14:paraId="57F0170A" w14:textId="66D4CA58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法拍及火險費用(台幣)</w:t>
            </w:r>
          </w:p>
        </w:tc>
        <w:tc>
          <w:tcPr>
            <w:tcW w:w="1098" w:type="dxa"/>
            <w:vAlign w:val="center"/>
          </w:tcPr>
          <w:p w14:paraId="30B0C03D" w14:textId="1EF29440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07CBA354" w14:textId="3820E5CD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41" w:type="dxa"/>
            <w:vAlign w:val="center"/>
          </w:tcPr>
          <w:p w14:paraId="2A4585B7" w14:textId="28962944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46DA862E" w14:textId="77777777" w:rsidTr="002A2E79">
        <w:tc>
          <w:tcPr>
            <w:tcW w:w="457" w:type="dxa"/>
            <w:vAlign w:val="center"/>
          </w:tcPr>
          <w:p w14:paraId="2D78696B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15</w:t>
            </w:r>
          </w:p>
        </w:tc>
        <w:tc>
          <w:tcPr>
            <w:tcW w:w="2372" w:type="dxa"/>
            <w:vAlign w:val="center"/>
          </w:tcPr>
          <w:p w14:paraId="7F70ED55" w14:textId="0C638D3B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逾期繳款天數</w:t>
            </w:r>
          </w:p>
        </w:tc>
        <w:tc>
          <w:tcPr>
            <w:tcW w:w="1098" w:type="dxa"/>
            <w:vAlign w:val="center"/>
          </w:tcPr>
          <w:p w14:paraId="2A4DD050" w14:textId="5B1D8C4E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776" w:type="dxa"/>
            <w:vAlign w:val="center"/>
          </w:tcPr>
          <w:p w14:paraId="063D5F6A" w14:textId="2ED30B54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</w:t>
            </w:r>
          </w:p>
        </w:tc>
        <w:tc>
          <w:tcPr>
            <w:tcW w:w="4241" w:type="dxa"/>
            <w:vAlign w:val="center"/>
          </w:tcPr>
          <w:p w14:paraId="7B820A85" w14:textId="17F0BEE2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0D257004" w14:textId="77777777" w:rsidTr="002A2E79">
        <w:tc>
          <w:tcPr>
            <w:tcW w:w="457" w:type="dxa"/>
            <w:vAlign w:val="center"/>
          </w:tcPr>
          <w:p w14:paraId="485A61E9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16</w:t>
            </w:r>
          </w:p>
        </w:tc>
        <w:tc>
          <w:tcPr>
            <w:tcW w:w="2372" w:type="dxa"/>
            <w:vAlign w:val="center"/>
          </w:tcPr>
          <w:p w14:paraId="4E6B0142" w14:textId="622DBC31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轉催收款日期</w:t>
            </w:r>
          </w:p>
        </w:tc>
        <w:tc>
          <w:tcPr>
            <w:tcW w:w="1098" w:type="dxa"/>
            <w:vAlign w:val="center"/>
          </w:tcPr>
          <w:p w14:paraId="7A1C241A" w14:textId="24C45472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24A20590" w14:textId="1AE86FA9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Y</w:t>
            </w:r>
            <w:r w:rsidRPr="002A2E79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2CECA291" w14:textId="2CE09DBC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080BD053" w14:textId="77777777" w:rsidTr="002A2E79">
        <w:tc>
          <w:tcPr>
            <w:tcW w:w="457" w:type="dxa"/>
            <w:vAlign w:val="center"/>
          </w:tcPr>
          <w:p w14:paraId="70470D09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17</w:t>
            </w:r>
          </w:p>
        </w:tc>
        <w:tc>
          <w:tcPr>
            <w:tcW w:w="2372" w:type="dxa"/>
            <w:vAlign w:val="center"/>
          </w:tcPr>
          <w:p w14:paraId="70CC0C53" w14:textId="0F9980A4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轉銷呆帳日期</w:t>
            </w:r>
          </w:p>
        </w:tc>
        <w:tc>
          <w:tcPr>
            <w:tcW w:w="1098" w:type="dxa"/>
            <w:vAlign w:val="center"/>
          </w:tcPr>
          <w:p w14:paraId="5F01C84F" w14:textId="17800490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626E57CA" w14:textId="253BB618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Y</w:t>
            </w:r>
            <w:r w:rsidRPr="002A2E79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3E2AB919" w14:textId="6D6C43A2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7A7DE93B" w14:textId="77777777" w:rsidTr="002A2E79">
        <w:tc>
          <w:tcPr>
            <w:tcW w:w="457" w:type="dxa"/>
            <w:vAlign w:val="center"/>
          </w:tcPr>
          <w:p w14:paraId="4843A445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18</w:t>
            </w:r>
          </w:p>
        </w:tc>
        <w:tc>
          <w:tcPr>
            <w:tcW w:w="2372" w:type="dxa"/>
            <w:vAlign w:val="center"/>
          </w:tcPr>
          <w:p w14:paraId="6601B3AC" w14:textId="0EE8C915" w:rsidR="005037BA" w:rsidRPr="002A2E79" w:rsidRDefault="005037BA" w:rsidP="005037BA">
            <w:pPr>
              <w:widowControl/>
              <w:rPr>
                <w:rFonts w:ascii="標楷體" w:eastAsia="標楷體" w:hAnsi="標楷體" w:cs="Courier New"/>
                <w:kern w:val="0"/>
              </w:rPr>
            </w:pPr>
            <w:r w:rsidRPr="002A2E79">
              <w:rPr>
                <w:rFonts w:ascii="標楷體" w:eastAsia="標楷體" w:hAnsi="標楷體" w:cs="Arial" w:hint="eastAsia"/>
              </w:rPr>
              <w:t>轉銷呆帳金額</w:t>
            </w:r>
          </w:p>
        </w:tc>
        <w:tc>
          <w:tcPr>
            <w:tcW w:w="1098" w:type="dxa"/>
            <w:vAlign w:val="center"/>
          </w:tcPr>
          <w:p w14:paraId="6A56A7B2" w14:textId="1F3CBE4C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196C4C2E" w14:textId="785D355C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6AB3457E" w14:textId="230930CC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1B90DBCE" w14:textId="77777777" w:rsidTr="002A2E79">
        <w:tc>
          <w:tcPr>
            <w:tcW w:w="457" w:type="dxa"/>
            <w:vAlign w:val="center"/>
          </w:tcPr>
          <w:p w14:paraId="4B69834E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19</w:t>
            </w:r>
          </w:p>
        </w:tc>
        <w:tc>
          <w:tcPr>
            <w:tcW w:w="2372" w:type="dxa"/>
            <w:vAlign w:val="center"/>
          </w:tcPr>
          <w:p w14:paraId="29DF1F61" w14:textId="1376D245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stage3發生日期</w:t>
            </w:r>
          </w:p>
        </w:tc>
        <w:tc>
          <w:tcPr>
            <w:tcW w:w="1098" w:type="dxa"/>
            <w:vAlign w:val="center"/>
          </w:tcPr>
          <w:p w14:paraId="6FC3901F" w14:textId="5E53B83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3C7CE4D5" w14:textId="4CCF0EEA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Y</w:t>
            </w:r>
            <w:r w:rsidRPr="002A2E79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6AE62E73" w14:textId="3696DC11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2A880502" w14:textId="77777777" w:rsidTr="002A2E79">
        <w:tc>
          <w:tcPr>
            <w:tcW w:w="457" w:type="dxa"/>
            <w:vAlign w:val="center"/>
          </w:tcPr>
          <w:p w14:paraId="1F4D2237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lastRenderedPageBreak/>
              <w:t>20</w:t>
            </w:r>
          </w:p>
        </w:tc>
        <w:tc>
          <w:tcPr>
            <w:tcW w:w="2372" w:type="dxa"/>
            <w:vAlign w:val="center"/>
          </w:tcPr>
          <w:p w14:paraId="6D264A2E" w14:textId="506D57EA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上述發生日期前之最近一次利率</w:t>
            </w:r>
          </w:p>
        </w:tc>
        <w:tc>
          <w:tcPr>
            <w:tcW w:w="1098" w:type="dxa"/>
            <w:vAlign w:val="center"/>
          </w:tcPr>
          <w:p w14:paraId="70F8BB5F" w14:textId="668CD7F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113924AD" w14:textId="597E8FF5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.999999</w:t>
            </w:r>
          </w:p>
        </w:tc>
        <w:tc>
          <w:tcPr>
            <w:tcW w:w="4241" w:type="dxa"/>
            <w:vAlign w:val="center"/>
          </w:tcPr>
          <w:p w14:paraId="43AEF8B5" w14:textId="5A884D20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2487558E" w14:textId="77777777" w:rsidTr="002A2E79">
        <w:tc>
          <w:tcPr>
            <w:tcW w:w="457" w:type="dxa"/>
            <w:vAlign w:val="center"/>
          </w:tcPr>
          <w:p w14:paraId="3F34DB9E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21</w:t>
            </w:r>
          </w:p>
        </w:tc>
        <w:tc>
          <w:tcPr>
            <w:tcW w:w="2372" w:type="dxa"/>
            <w:vAlign w:val="center"/>
          </w:tcPr>
          <w:p w14:paraId="69DA1795" w14:textId="0DD2845A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上述發生日期時之本金餘額(台幣)</w:t>
            </w:r>
          </w:p>
        </w:tc>
        <w:tc>
          <w:tcPr>
            <w:tcW w:w="1098" w:type="dxa"/>
            <w:vAlign w:val="center"/>
          </w:tcPr>
          <w:p w14:paraId="6EC7B180" w14:textId="4E278082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7DF17DCC" w14:textId="5C79E4A6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5FC50616" w14:textId="6EF00B1C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61D1521C" w14:textId="77777777" w:rsidTr="002A2E79">
        <w:tc>
          <w:tcPr>
            <w:tcW w:w="457" w:type="dxa"/>
            <w:vAlign w:val="center"/>
          </w:tcPr>
          <w:p w14:paraId="76EA0113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22</w:t>
            </w:r>
          </w:p>
        </w:tc>
        <w:tc>
          <w:tcPr>
            <w:tcW w:w="2372" w:type="dxa"/>
            <w:vAlign w:val="center"/>
          </w:tcPr>
          <w:p w14:paraId="0A38239A" w14:textId="602C2A1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上述發生日期時之應收利息(台幣)</w:t>
            </w:r>
          </w:p>
        </w:tc>
        <w:tc>
          <w:tcPr>
            <w:tcW w:w="1098" w:type="dxa"/>
            <w:vAlign w:val="center"/>
          </w:tcPr>
          <w:p w14:paraId="26BA7B6D" w14:textId="31122935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5B1DCC14" w14:textId="20C39904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09AD8B9A" w14:textId="46AA9C5E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6E3B36CE" w14:textId="77777777" w:rsidTr="002A2E79">
        <w:tc>
          <w:tcPr>
            <w:tcW w:w="457" w:type="dxa"/>
            <w:vAlign w:val="center"/>
          </w:tcPr>
          <w:p w14:paraId="3647DABB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23</w:t>
            </w:r>
          </w:p>
        </w:tc>
        <w:tc>
          <w:tcPr>
            <w:tcW w:w="2372" w:type="dxa"/>
            <w:vAlign w:val="center"/>
          </w:tcPr>
          <w:p w14:paraId="7D9F1A9C" w14:textId="19579371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上述發生日期時之法拍及火險費用(台幣)</w:t>
            </w:r>
          </w:p>
        </w:tc>
        <w:tc>
          <w:tcPr>
            <w:tcW w:w="1098" w:type="dxa"/>
            <w:vAlign w:val="center"/>
          </w:tcPr>
          <w:p w14:paraId="5BCCDB57" w14:textId="5C1B5E59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5D077E6E" w14:textId="20FF6B4E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41" w:type="dxa"/>
            <w:vAlign w:val="center"/>
          </w:tcPr>
          <w:p w14:paraId="3463A845" w14:textId="4BA996DE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18A91185" w14:textId="77777777" w:rsidTr="002A2E79">
        <w:tc>
          <w:tcPr>
            <w:tcW w:w="457" w:type="dxa"/>
            <w:vAlign w:val="center"/>
          </w:tcPr>
          <w:p w14:paraId="70B27192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24</w:t>
            </w:r>
          </w:p>
        </w:tc>
        <w:tc>
          <w:tcPr>
            <w:tcW w:w="2372" w:type="dxa"/>
            <w:vAlign w:val="center"/>
          </w:tcPr>
          <w:p w14:paraId="08BBEE3F" w14:textId="4FC01CC8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stage3發生後第一年本金回收金額(台幣)</w:t>
            </w:r>
          </w:p>
        </w:tc>
        <w:tc>
          <w:tcPr>
            <w:tcW w:w="1098" w:type="dxa"/>
            <w:vAlign w:val="center"/>
          </w:tcPr>
          <w:p w14:paraId="2CAF9246" w14:textId="210B614C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668B416C" w14:textId="4CA058BB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0759BCB5" w14:textId="794EDEA6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34F97AEA" w14:textId="77777777" w:rsidTr="002A2E79">
        <w:tc>
          <w:tcPr>
            <w:tcW w:w="457" w:type="dxa"/>
            <w:vAlign w:val="center"/>
          </w:tcPr>
          <w:p w14:paraId="2911E3C6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25</w:t>
            </w:r>
          </w:p>
        </w:tc>
        <w:tc>
          <w:tcPr>
            <w:tcW w:w="2372" w:type="dxa"/>
            <w:vAlign w:val="center"/>
          </w:tcPr>
          <w:p w14:paraId="2E5BEF35" w14:textId="181D107B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stage3發生後第二年本金回收金額(台幣)</w:t>
            </w:r>
          </w:p>
        </w:tc>
        <w:tc>
          <w:tcPr>
            <w:tcW w:w="1098" w:type="dxa"/>
            <w:vAlign w:val="center"/>
          </w:tcPr>
          <w:p w14:paraId="17F49AA6" w14:textId="3E78D9A5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1DDD9658" w14:textId="3D42755E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67E7717B" w14:textId="55979BA2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11AC8AD1" w14:textId="77777777" w:rsidTr="002A2E79">
        <w:tc>
          <w:tcPr>
            <w:tcW w:w="457" w:type="dxa"/>
            <w:vAlign w:val="center"/>
          </w:tcPr>
          <w:p w14:paraId="61ED26D1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26</w:t>
            </w:r>
          </w:p>
        </w:tc>
        <w:tc>
          <w:tcPr>
            <w:tcW w:w="2372" w:type="dxa"/>
            <w:vAlign w:val="center"/>
          </w:tcPr>
          <w:p w14:paraId="61F70886" w14:textId="2E0E00C6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stage3發生後第三年本金回收金額(台幣)</w:t>
            </w:r>
          </w:p>
        </w:tc>
        <w:tc>
          <w:tcPr>
            <w:tcW w:w="1098" w:type="dxa"/>
            <w:vAlign w:val="center"/>
          </w:tcPr>
          <w:p w14:paraId="5D0EEC65" w14:textId="3B6201FC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208FD83A" w14:textId="395FBAEE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2C569C07" w14:textId="64AF8A5E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325CE3F5" w14:textId="77777777" w:rsidTr="002A2E79">
        <w:tc>
          <w:tcPr>
            <w:tcW w:w="457" w:type="dxa"/>
            <w:vAlign w:val="center"/>
          </w:tcPr>
          <w:p w14:paraId="23563856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27</w:t>
            </w:r>
          </w:p>
        </w:tc>
        <w:tc>
          <w:tcPr>
            <w:tcW w:w="2372" w:type="dxa"/>
            <w:vAlign w:val="center"/>
          </w:tcPr>
          <w:p w14:paraId="3DBC0EDD" w14:textId="6A406758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stage3發生後第四年本金回收金額(台幣)</w:t>
            </w:r>
          </w:p>
        </w:tc>
        <w:tc>
          <w:tcPr>
            <w:tcW w:w="1098" w:type="dxa"/>
            <w:vAlign w:val="center"/>
          </w:tcPr>
          <w:p w14:paraId="72930308" w14:textId="2AF518A3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0CE84671" w14:textId="17BEE9ED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45E30C55" w14:textId="6581F7F9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1EBC5DDD" w14:textId="77777777" w:rsidTr="002A2E79">
        <w:tc>
          <w:tcPr>
            <w:tcW w:w="457" w:type="dxa"/>
            <w:vAlign w:val="center"/>
          </w:tcPr>
          <w:p w14:paraId="30A207FE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28</w:t>
            </w:r>
          </w:p>
        </w:tc>
        <w:tc>
          <w:tcPr>
            <w:tcW w:w="2372" w:type="dxa"/>
            <w:vAlign w:val="center"/>
          </w:tcPr>
          <w:p w14:paraId="53197AE2" w14:textId="43C99CBF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stage3發生後第五年本金回收金額(台幣)</w:t>
            </w:r>
          </w:p>
        </w:tc>
        <w:tc>
          <w:tcPr>
            <w:tcW w:w="1098" w:type="dxa"/>
            <w:vAlign w:val="center"/>
          </w:tcPr>
          <w:p w14:paraId="138C0140" w14:textId="1220F23B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7D18C339" w14:textId="14F97FB4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3A064CC8" w14:textId="1B729E46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25FD605C" w14:textId="77777777" w:rsidTr="002A2E79">
        <w:tc>
          <w:tcPr>
            <w:tcW w:w="457" w:type="dxa"/>
            <w:vAlign w:val="center"/>
          </w:tcPr>
          <w:p w14:paraId="3B69AC85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29</w:t>
            </w:r>
          </w:p>
        </w:tc>
        <w:tc>
          <w:tcPr>
            <w:tcW w:w="2372" w:type="dxa"/>
            <w:vAlign w:val="center"/>
          </w:tcPr>
          <w:p w14:paraId="600C3DDC" w14:textId="288F15F1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stage3發生後第一年應收利息回收金額(台幣)</w:t>
            </w:r>
          </w:p>
        </w:tc>
        <w:tc>
          <w:tcPr>
            <w:tcW w:w="1098" w:type="dxa"/>
            <w:vAlign w:val="center"/>
          </w:tcPr>
          <w:p w14:paraId="50AE0F11" w14:textId="42A4CDB2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4084D977" w14:textId="4773ED12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43977F59" w14:textId="220BE958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6129767B" w14:textId="77777777" w:rsidTr="002A2E79">
        <w:tc>
          <w:tcPr>
            <w:tcW w:w="457" w:type="dxa"/>
            <w:vAlign w:val="center"/>
          </w:tcPr>
          <w:p w14:paraId="046679E6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30</w:t>
            </w:r>
          </w:p>
        </w:tc>
        <w:tc>
          <w:tcPr>
            <w:tcW w:w="2372" w:type="dxa"/>
            <w:vAlign w:val="center"/>
          </w:tcPr>
          <w:p w14:paraId="6A5F232D" w14:textId="14498E21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stage3發生後第二年應收利息回收金額(台幣)</w:t>
            </w:r>
          </w:p>
        </w:tc>
        <w:tc>
          <w:tcPr>
            <w:tcW w:w="1098" w:type="dxa"/>
            <w:vAlign w:val="center"/>
          </w:tcPr>
          <w:p w14:paraId="5ED55F25" w14:textId="34F3BB6A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3AAFFA90" w14:textId="0569AA4D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194402BB" w14:textId="3A7CC7A7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7EE5CD4A" w14:textId="77777777" w:rsidTr="002A2E79">
        <w:tc>
          <w:tcPr>
            <w:tcW w:w="457" w:type="dxa"/>
            <w:vAlign w:val="center"/>
          </w:tcPr>
          <w:p w14:paraId="0EB32F84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31</w:t>
            </w:r>
          </w:p>
        </w:tc>
        <w:tc>
          <w:tcPr>
            <w:tcW w:w="2372" w:type="dxa"/>
            <w:vAlign w:val="center"/>
          </w:tcPr>
          <w:p w14:paraId="0B32A4D6" w14:textId="64DE37B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stage3發生後第三年應收利息回收金額(台幣)</w:t>
            </w:r>
          </w:p>
        </w:tc>
        <w:tc>
          <w:tcPr>
            <w:tcW w:w="1098" w:type="dxa"/>
            <w:vAlign w:val="center"/>
          </w:tcPr>
          <w:p w14:paraId="30EA5CF7" w14:textId="41B708D1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29FD448D" w14:textId="25DA0049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7EA79AAD" w14:textId="27FCBCC5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3878D917" w14:textId="77777777" w:rsidTr="002A2E79">
        <w:tc>
          <w:tcPr>
            <w:tcW w:w="457" w:type="dxa"/>
            <w:vAlign w:val="center"/>
          </w:tcPr>
          <w:p w14:paraId="51018632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32</w:t>
            </w:r>
          </w:p>
        </w:tc>
        <w:tc>
          <w:tcPr>
            <w:tcW w:w="2372" w:type="dxa"/>
            <w:vAlign w:val="center"/>
          </w:tcPr>
          <w:p w14:paraId="4285FECF" w14:textId="3C0C5C5F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stage3發生後第四年應收利息回收金額(台幣)</w:t>
            </w:r>
          </w:p>
        </w:tc>
        <w:tc>
          <w:tcPr>
            <w:tcW w:w="1098" w:type="dxa"/>
            <w:vAlign w:val="center"/>
          </w:tcPr>
          <w:p w14:paraId="298D3274" w14:textId="1A8B28B5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28D54B28" w14:textId="5124D004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19B10E28" w14:textId="65FBD49E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6E8CF5C7" w14:textId="77777777" w:rsidTr="002A2E79">
        <w:tc>
          <w:tcPr>
            <w:tcW w:w="457" w:type="dxa"/>
            <w:vAlign w:val="center"/>
          </w:tcPr>
          <w:p w14:paraId="0F2D28EA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33</w:t>
            </w:r>
          </w:p>
        </w:tc>
        <w:tc>
          <w:tcPr>
            <w:tcW w:w="2372" w:type="dxa"/>
            <w:vAlign w:val="center"/>
          </w:tcPr>
          <w:p w14:paraId="52875F84" w14:textId="414069C6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stage3發生後第五年應收利息回收金額(台幣)</w:t>
            </w:r>
          </w:p>
        </w:tc>
        <w:tc>
          <w:tcPr>
            <w:tcW w:w="1098" w:type="dxa"/>
            <w:vAlign w:val="center"/>
          </w:tcPr>
          <w:p w14:paraId="2E6821DF" w14:textId="704EFCCD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6BE83676" w14:textId="2145250F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71A553CE" w14:textId="4B176B7E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47160EAB" w14:textId="77777777" w:rsidTr="002A2E79">
        <w:tc>
          <w:tcPr>
            <w:tcW w:w="457" w:type="dxa"/>
            <w:vAlign w:val="center"/>
          </w:tcPr>
          <w:p w14:paraId="30BDBB85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lastRenderedPageBreak/>
              <w:t>34</w:t>
            </w:r>
          </w:p>
        </w:tc>
        <w:tc>
          <w:tcPr>
            <w:tcW w:w="2372" w:type="dxa"/>
            <w:vAlign w:val="center"/>
          </w:tcPr>
          <w:p w14:paraId="79CFAA44" w14:textId="5F26B2C9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stage3發生後第一年法拍及火險費用回收金額(台幣)</w:t>
            </w:r>
          </w:p>
        </w:tc>
        <w:tc>
          <w:tcPr>
            <w:tcW w:w="1098" w:type="dxa"/>
            <w:vAlign w:val="center"/>
          </w:tcPr>
          <w:p w14:paraId="2EC3E173" w14:textId="4FACC20F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2BACBE3D" w14:textId="319D8966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41" w:type="dxa"/>
            <w:vAlign w:val="center"/>
          </w:tcPr>
          <w:p w14:paraId="1D0AEC40" w14:textId="552FC920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2FAA60C9" w14:textId="77777777" w:rsidTr="002A2E79">
        <w:tc>
          <w:tcPr>
            <w:tcW w:w="457" w:type="dxa"/>
            <w:vAlign w:val="center"/>
          </w:tcPr>
          <w:p w14:paraId="343D9189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35</w:t>
            </w:r>
          </w:p>
        </w:tc>
        <w:tc>
          <w:tcPr>
            <w:tcW w:w="2372" w:type="dxa"/>
            <w:vAlign w:val="center"/>
          </w:tcPr>
          <w:p w14:paraId="3904FF53" w14:textId="6AA5AB66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stage3發生後第二年法拍及火險費用回收金額(台幣)</w:t>
            </w:r>
          </w:p>
        </w:tc>
        <w:tc>
          <w:tcPr>
            <w:tcW w:w="1098" w:type="dxa"/>
            <w:vAlign w:val="center"/>
          </w:tcPr>
          <w:p w14:paraId="0FC3E2BB" w14:textId="2492908B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68DDCFA9" w14:textId="25BFE29D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41" w:type="dxa"/>
            <w:vAlign w:val="center"/>
          </w:tcPr>
          <w:p w14:paraId="20747B49" w14:textId="5305BC57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00496F92" w14:textId="77777777" w:rsidTr="002A2E79">
        <w:tc>
          <w:tcPr>
            <w:tcW w:w="457" w:type="dxa"/>
            <w:vAlign w:val="center"/>
          </w:tcPr>
          <w:p w14:paraId="364FBA83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36</w:t>
            </w:r>
          </w:p>
        </w:tc>
        <w:tc>
          <w:tcPr>
            <w:tcW w:w="2372" w:type="dxa"/>
            <w:vAlign w:val="center"/>
          </w:tcPr>
          <w:p w14:paraId="2BB315F9" w14:textId="70AD54D9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stage3發生後第三年法拍及火險費用回收金額(台幣)</w:t>
            </w:r>
          </w:p>
        </w:tc>
        <w:tc>
          <w:tcPr>
            <w:tcW w:w="1098" w:type="dxa"/>
            <w:vAlign w:val="center"/>
          </w:tcPr>
          <w:p w14:paraId="105EB7E5" w14:textId="10F0989E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1CC175C7" w14:textId="791B937A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41" w:type="dxa"/>
            <w:vAlign w:val="center"/>
          </w:tcPr>
          <w:p w14:paraId="44D025DD" w14:textId="0AB7E4C3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483FE075" w14:textId="77777777" w:rsidTr="002A2E79">
        <w:tc>
          <w:tcPr>
            <w:tcW w:w="457" w:type="dxa"/>
            <w:vAlign w:val="center"/>
          </w:tcPr>
          <w:p w14:paraId="1C49F72D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37</w:t>
            </w:r>
          </w:p>
        </w:tc>
        <w:tc>
          <w:tcPr>
            <w:tcW w:w="2372" w:type="dxa"/>
            <w:vAlign w:val="center"/>
          </w:tcPr>
          <w:p w14:paraId="5C9C4999" w14:textId="449CFF25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stage3發生後第四年法拍及火險費用回收金額(台幣)</w:t>
            </w:r>
          </w:p>
        </w:tc>
        <w:tc>
          <w:tcPr>
            <w:tcW w:w="1098" w:type="dxa"/>
            <w:vAlign w:val="center"/>
          </w:tcPr>
          <w:p w14:paraId="72C0490C" w14:textId="529E0EF8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55BF42BA" w14:textId="14B12A32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41" w:type="dxa"/>
            <w:vAlign w:val="center"/>
          </w:tcPr>
          <w:p w14:paraId="256FACAB" w14:textId="7E1B9E5C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74BAEAD4" w14:textId="77777777" w:rsidTr="002A2E79">
        <w:tc>
          <w:tcPr>
            <w:tcW w:w="457" w:type="dxa"/>
            <w:vAlign w:val="center"/>
          </w:tcPr>
          <w:p w14:paraId="5592B528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38</w:t>
            </w:r>
          </w:p>
        </w:tc>
        <w:tc>
          <w:tcPr>
            <w:tcW w:w="2372" w:type="dxa"/>
            <w:vAlign w:val="center"/>
          </w:tcPr>
          <w:p w14:paraId="783C9266" w14:textId="55F50116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stage3發生後第五年法拍及火險費用回收金額(台幣)</w:t>
            </w:r>
          </w:p>
        </w:tc>
        <w:tc>
          <w:tcPr>
            <w:tcW w:w="1098" w:type="dxa"/>
            <w:vAlign w:val="center"/>
          </w:tcPr>
          <w:p w14:paraId="46C94F36" w14:textId="0FB6886C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33F0A3B5" w14:textId="689C5F63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41" w:type="dxa"/>
            <w:vAlign w:val="center"/>
          </w:tcPr>
          <w:p w14:paraId="31C52F78" w14:textId="3AECA6D1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14729EC5" w14:textId="77777777" w:rsidTr="002A2E79">
        <w:tc>
          <w:tcPr>
            <w:tcW w:w="457" w:type="dxa"/>
            <w:vAlign w:val="center"/>
          </w:tcPr>
          <w:p w14:paraId="41CFB7DC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39</w:t>
            </w:r>
          </w:p>
        </w:tc>
        <w:tc>
          <w:tcPr>
            <w:tcW w:w="2372" w:type="dxa"/>
            <w:vAlign w:val="center"/>
          </w:tcPr>
          <w:p w14:paraId="58CD3BAD" w14:textId="3337903F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授信行業別</w:t>
            </w:r>
          </w:p>
        </w:tc>
        <w:tc>
          <w:tcPr>
            <w:tcW w:w="1098" w:type="dxa"/>
            <w:vAlign w:val="center"/>
          </w:tcPr>
          <w:p w14:paraId="547743FF" w14:textId="75E9DAD4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776" w:type="dxa"/>
            <w:vAlign w:val="center"/>
          </w:tcPr>
          <w:p w14:paraId="7E7879E8" w14:textId="4D16960A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</w:t>
            </w:r>
          </w:p>
        </w:tc>
        <w:tc>
          <w:tcPr>
            <w:tcW w:w="4241" w:type="dxa"/>
            <w:vAlign w:val="center"/>
          </w:tcPr>
          <w:p w14:paraId="6EE9A52D" w14:textId="4C103126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1462885B" w14:textId="77777777" w:rsidTr="002A2E79">
        <w:tc>
          <w:tcPr>
            <w:tcW w:w="457" w:type="dxa"/>
            <w:vAlign w:val="center"/>
          </w:tcPr>
          <w:p w14:paraId="0C41A2F1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40</w:t>
            </w:r>
          </w:p>
        </w:tc>
        <w:tc>
          <w:tcPr>
            <w:tcW w:w="2372" w:type="dxa"/>
            <w:vAlign w:val="center"/>
          </w:tcPr>
          <w:p w14:paraId="4D14B3F1" w14:textId="75A57FE6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擔保品類別</w:t>
            </w:r>
          </w:p>
        </w:tc>
        <w:tc>
          <w:tcPr>
            <w:tcW w:w="1098" w:type="dxa"/>
            <w:vAlign w:val="center"/>
          </w:tcPr>
          <w:p w14:paraId="2E480DD4" w14:textId="095D023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6" w:type="dxa"/>
            <w:vAlign w:val="center"/>
          </w:tcPr>
          <w:p w14:paraId="1D47395C" w14:textId="62313E5D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0027DD54" w14:textId="13F968AC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147E5A19" w14:textId="77777777" w:rsidTr="002A2E79">
        <w:tc>
          <w:tcPr>
            <w:tcW w:w="457" w:type="dxa"/>
            <w:vAlign w:val="center"/>
          </w:tcPr>
          <w:p w14:paraId="2315BE50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41</w:t>
            </w:r>
          </w:p>
        </w:tc>
        <w:tc>
          <w:tcPr>
            <w:tcW w:w="2372" w:type="dxa"/>
            <w:vAlign w:val="center"/>
          </w:tcPr>
          <w:p w14:paraId="1432CE33" w14:textId="6928918A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擔保品地區別</w:t>
            </w:r>
          </w:p>
        </w:tc>
        <w:tc>
          <w:tcPr>
            <w:tcW w:w="1098" w:type="dxa"/>
            <w:vAlign w:val="center"/>
          </w:tcPr>
          <w:p w14:paraId="7C1D3CFC" w14:textId="2F429D10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776" w:type="dxa"/>
            <w:vAlign w:val="center"/>
          </w:tcPr>
          <w:p w14:paraId="08B9942C" w14:textId="27ACC0D3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192751EB" w14:textId="041EABAD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4BE4821F" w14:textId="77777777" w:rsidTr="002A2E79">
        <w:tc>
          <w:tcPr>
            <w:tcW w:w="457" w:type="dxa"/>
            <w:vAlign w:val="center"/>
          </w:tcPr>
          <w:p w14:paraId="4E532DA0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42</w:t>
            </w:r>
          </w:p>
        </w:tc>
        <w:tc>
          <w:tcPr>
            <w:tcW w:w="2372" w:type="dxa"/>
            <w:vAlign w:val="center"/>
          </w:tcPr>
          <w:p w14:paraId="680A23F8" w14:textId="5464460E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商品利率代碼</w:t>
            </w:r>
          </w:p>
        </w:tc>
        <w:tc>
          <w:tcPr>
            <w:tcW w:w="1098" w:type="dxa"/>
            <w:vAlign w:val="center"/>
          </w:tcPr>
          <w:p w14:paraId="6812E0EB" w14:textId="78F42A25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6" w:type="dxa"/>
            <w:vAlign w:val="center"/>
          </w:tcPr>
          <w:p w14:paraId="374B92EE" w14:textId="65C7B9D7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11B79BE6" w14:textId="69651446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052B36E1" w14:textId="77777777" w:rsidTr="002A2E79">
        <w:tc>
          <w:tcPr>
            <w:tcW w:w="457" w:type="dxa"/>
            <w:vAlign w:val="center"/>
          </w:tcPr>
          <w:p w14:paraId="1860C89D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43</w:t>
            </w:r>
          </w:p>
        </w:tc>
        <w:tc>
          <w:tcPr>
            <w:tcW w:w="2372" w:type="dxa"/>
            <w:vAlign w:val="center"/>
          </w:tcPr>
          <w:p w14:paraId="53FCF159" w14:textId="25E068A5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企業戶</w:t>
            </w:r>
            <w:r w:rsidRPr="002A2E79">
              <w:rPr>
                <w:rFonts w:ascii="標楷體" w:eastAsia="標楷體" w:hAnsi="標楷體" w:cs="Arial"/>
              </w:rPr>
              <w:t>/</w:t>
            </w:r>
            <w:r w:rsidRPr="002A2E79">
              <w:rPr>
                <w:rFonts w:ascii="標楷體" w:eastAsia="標楷體" w:hAnsi="標楷體" w:cs="Arial" w:hint="eastAsia"/>
              </w:rPr>
              <w:t>個人戶</w:t>
            </w:r>
          </w:p>
        </w:tc>
        <w:tc>
          <w:tcPr>
            <w:tcW w:w="1098" w:type="dxa"/>
            <w:vAlign w:val="center"/>
          </w:tcPr>
          <w:p w14:paraId="29C3B3A8" w14:textId="00848E48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53D00314" w14:textId="784EA55E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007E37B1" w14:textId="23F547F3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0FA3D2C0" w14:textId="77777777" w:rsidTr="002A2E79">
        <w:tc>
          <w:tcPr>
            <w:tcW w:w="457" w:type="dxa"/>
            <w:vAlign w:val="center"/>
          </w:tcPr>
          <w:p w14:paraId="65E50458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44</w:t>
            </w:r>
          </w:p>
        </w:tc>
        <w:tc>
          <w:tcPr>
            <w:tcW w:w="2372" w:type="dxa"/>
            <w:vAlign w:val="center"/>
          </w:tcPr>
          <w:p w14:paraId="1DE4888F" w14:textId="2D1B4873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產品別</w:t>
            </w:r>
          </w:p>
        </w:tc>
        <w:tc>
          <w:tcPr>
            <w:tcW w:w="1098" w:type="dxa"/>
            <w:vAlign w:val="center"/>
          </w:tcPr>
          <w:p w14:paraId="63578F58" w14:textId="5902ABA1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6" w:type="dxa"/>
            <w:vAlign w:val="center"/>
          </w:tcPr>
          <w:p w14:paraId="3123020E" w14:textId="61FF3991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271299D2" w14:textId="2C1CA553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</w:tbl>
    <w:p w14:paraId="6B148108" w14:textId="79A4C661" w:rsidR="00400CBA" w:rsidRDefault="00400CBA" w:rsidP="00400CBA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※排序：</w:t>
      </w:r>
      <w:r>
        <w:rPr>
          <w:rFonts w:ascii="標楷體" w:eastAsia="標楷體" w:hAnsi="標楷體"/>
        </w:rPr>
        <w:t>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</w:t>
      </w:r>
      <w:r w:rsidR="002037F3">
        <w:rPr>
          <w:rFonts w:ascii="標楷體" w:eastAsia="標楷體" w:hAnsi="標楷體" w:hint="eastAsia"/>
        </w:rPr>
        <w:t>D</w:t>
      </w:r>
      <w:r w:rsidRPr="007A7B4B">
        <w:rPr>
          <w:rFonts w:ascii="標楷體" w:eastAsia="標楷體" w:hAnsi="標楷體"/>
        </w:rPr>
        <w:t>p</w:t>
      </w:r>
      <w:r w:rsidRPr="004109BB">
        <w:rPr>
          <w:rFonts w:ascii="標楷體" w:eastAsia="標楷體" w:hAnsi="標楷體" w:hint="eastAsia"/>
        </w:rPr>
        <w:t>.</w:t>
      </w:r>
      <w:r w:rsidRPr="0055121F">
        <w:rPr>
          <w:rFonts w:ascii="標楷體" w:eastAsia="標楷體" w:hAnsi="標楷體"/>
        </w:rPr>
        <w:t>CustNo</w:t>
      </w:r>
      <w:r w:rsidRPr="004109BB">
        <w:rPr>
          <w:rFonts w:ascii="標楷體" w:eastAsia="標楷體" w:hAnsi="標楷體" w:hint="eastAsia"/>
        </w:rPr>
        <w:t>、</w:t>
      </w:r>
      <w:r>
        <w:rPr>
          <w:rFonts w:ascii="標楷體" w:eastAsia="標楷體" w:hAnsi="標楷體"/>
        </w:rPr>
        <w:t>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</w:t>
      </w:r>
      <w:r w:rsidR="002037F3">
        <w:rPr>
          <w:rFonts w:ascii="標楷體" w:eastAsia="標楷體" w:hAnsi="標楷體" w:hint="eastAsia"/>
        </w:rPr>
        <w:t>D</w:t>
      </w:r>
      <w:r w:rsidRPr="007A7B4B">
        <w:rPr>
          <w:rFonts w:ascii="標楷體" w:eastAsia="標楷體" w:hAnsi="標楷體"/>
        </w:rPr>
        <w:t>p</w:t>
      </w:r>
      <w:r w:rsidRPr="004109BB">
        <w:rPr>
          <w:rFonts w:ascii="標楷體" w:eastAsia="標楷體" w:hAnsi="標楷體" w:hint="eastAsia"/>
        </w:rPr>
        <w:t>.</w:t>
      </w:r>
      <w:r w:rsidRPr="0055121F">
        <w:rPr>
          <w:rFonts w:ascii="標楷體" w:eastAsia="標楷體" w:hAnsi="標楷體"/>
        </w:rPr>
        <w:t>FacmNo</w:t>
      </w:r>
      <w:r w:rsidRPr="004109BB">
        <w:rPr>
          <w:rFonts w:ascii="標楷體" w:eastAsia="標楷體" w:hAnsi="標楷體" w:hint="eastAsia"/>
        </w:rPr>
        <w:t>、</w:t>
      </w:r>
      <w:r>
        <w:rPr>
          <w:rFonts w:ascii="標楷體" w:eastAsia="標楷體" w:hAnsi="標楷體"/>
        </w:rPr>
        <w:t>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</w:t>
      </w:r>
      <w:r w:rsidR="002037F3">
        <w:rPr>
          <w:rFonts w:ascii="標楷體" w:eastAsia="標楷體" w:hAnsi="標楷體" w:hint="eastAsia"/>
        </w:rPr>
        <w:t>D</w:t>
      </w:r>
      <w:r w:rsidRPr="007A7B4B">
        <w:rPr>
          <w:rFonts w:ascii="標楷體" w:eastAsia="標楷體" w:hAnsi="標楷體"/>
        </w:rPr>
        <w:t>p</w:t>
      </w:r>
      <w:r w:rsidRPr="004109BB">
        <w:rPr>
          <w:rFonts w:ascii="標楷體" w:eastAsia="標楷體" w:hAnsi="標楷體" w:hint="eastAsia"/>
        </w:rPr>
        <w:t>.</w:t>
      </w:r>
      <w:r w:rsidRPr="0055121F">
        <w:rPr>
          <w:rFonts w:ascii="標楷體" w:eastAsia="標楷體" w:hAnsi="標楷體"/>
        </w:rPr>
        <w:t>BormNo</w:t>
      </w:r>
    </w:p>
    <w:p w14:paraId="0CA70074" w14:textId="77777777" w:rsidR="00400CBA" w:rsidRDefault="00400CBA" w:rsidP="00400CBA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※各欄位間加入 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 xml:space="preserve"> 區隔，最後一筆亦要換列</w:t>
      </w:r>
    </w:p>
    <w:p w14:paraId="7DC90F05" w14:textId="77777777" w:rsidR="00400CBA" w:rsidRDefault="00400CBA" w:rsidP="00400CBA">
      <w:pPr>
        <w:ind w:left="1440"/>
      </w:pPr>
    </w:p>
    <w:p w14:paraId="25522B74" w14:textId="77777777" w:rsidR="00400CBA" w:rsidRPr="00AC3BFC" w:rsidRDefault="00400CBA" w:rsidP="00400CBA">
      <w:pPr>
        <w:ind w:left="1440"/>
      </w:pPr>
      <w:r>
        <w:rPr>
          <w:rFonts w:ascii="標楷體" w:eastAsia="標楷體" w:hAnsi="標楷體" w:hint="eastAsia"/>
        </w:rPr>
        <w:t>控制檔：</w:t>
      </w:r>
    </w:p>
    <w:p w14:paraId="5C59C5B3" w14:textId="73FC741B" w:rsidR="00400CBA" w:rsidRPr="00C85B3C" w:rsidRDefault="00400CBA" w:rsidP="00400CBA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檔名</w:t>
      </w:r>
      <w:r>
        <w:rPr>
          <w:rFonts w:ascii="標楷體" w:eastAsia="標楷體" w:hAnsi="標楷體" w:hint="eastAsia"/>
        </w:rPr>
        <w:t>：</w:t>
      </w:r>
      <w:r w:rsidRPr="00BC3A09">
        <w:rPr>
          <w:rFonts w:ascii="標楷體" w:eastAsia="標楷體" w:hAnsi="標楷體"/>
        </w:rPr>
        <w:t>LNF</w:t>
      </w:r>
      <w:r w:rsidR="002037F3">
        <w:rPr>
          <w:rFonts w:ascii="標楷體" w:eastAsia="標楷體" w:hAnsi="標楷體" w:hint="eastAsia"/>
        </w:rPr>
        <w:t>D</w:t>
      </w:r>
      <w:r w:rsidRPr="00BC3A09">
        <w:rPr>
          <w:rFonts w:ascii="標楷體" w:eastAsia="標楷體" w:hAnsi="標楷體"/>
        </w:rPr>
        <w:t>P.</w:t>
      </w:r>
      <w:r>
        <w:rPr>
          <w:rFonts w:ascii="標楷體" w:eastAsia="標楷體" w:hAnsi="標楷體" w:hint="eastAsia"/>
        </w:rPr>
        <w:t>IDX</w:t>
      </w:r>
    </w:p>
    <w:p w14:paraId="7B024595" w14:textId="77777777" w:rsidR="00400CBA" w:rsidRPr="004037BD" w:rsidRDefault="00400CBA" w:rsidP="00400CBA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格式</w:t>
      </w:r>
      <w:r>
        <w:rPr>
          <w:rFonts w:ascii="標楷體" w:eastAsia="標楷體" w:hAnsi="標楷體" w:hint="eastAsia"/>
        </w:rPr>
        <w:t>：文字檔</w:t>
      </w:r>
    </w:p>
    <w:p w14:paraId="21345200" w14:textId="77777777" w:rsidR="00400CBA" w:rsidRPr="004037BD" w:rsidRDefault="00400CBA" w:rsidP="00400CBA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資料格式</w:t>
      </w:r>
      <w:r>
        <w:rPr>
          <w:rFonts w:ascii="標楷體" w:eastAsia="標楷體" w:hAnsi="標楷體" w:hint="eastAsia"/>
        </w:rPr>
        <w:t>：</w:t>
      </w:r>
      <w:r w:rsidRPr="004037BD">
        <w:rPr>
          <w:rFonts w:ascii="標楷體" w:eastAsia="標楷體" w:hAnsi="標楷體"/>
        </w:rPr>
        <w:t>Big5</w:t>
      </w:r>
    </w:p>
    <w:p w14:paraId="6F3AA0FD" w14:textId="77777777" w:rsidR="00400CBA" w:rsidRDefault="00400CBA" w:rsidP="00400CBA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規格</w:t>
      </w:r>
      <w:r>
        <w:rPr>
          <w:rFonts w:ascii="標楷體" w:eastAsia="標楷體" w:hAnsi="標楷體" w:hint="eastAsia"/>
        </w:rPr>
        <w:t>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72"/>
        <w:gridCol w:w="1098"/>
        <w:gridCol w:w="1776"/>
        <w:gridCol w:w="4241"/>
      </w:tblGrid>
      <w:tr w:rsidR="00400CBA" w:rsidRPr="00CE3D0E" w14:paraId="5B4D123E" w14:textId="77777777" w:rsidTr="00E76B74">
        <w:tc>
          <w:tcPr>
            <w:tcW w:w="457" w:type="dxa"/>
            <w:vAlign w:val="center"/>
          </w:tcPr>
          <w:p w14:paraId="373F05B1" w14:textId="77777777" w:rsidR="00400CBA" w:rsidRPr="00CE3D0E" w:rsidRDefault="00400CBA" w:rsidP="00E76B74">
            <w:pPr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E3D0E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72" w:type="dxa"/>
            <w:vAlign w:val="center"/>
          </w:tcPr>
          <w:p w14:paraId="07CA33D7" w14:textId="77777777" w:rsidR="00400CBA" w:rsidRPr="00CE3D0E" w:rsidRDefault="00400CBA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098" w:type="dxa"/>
            <w:vAlign w:val="center"/>
          </w:tcPr>
          <w:p w14:paraId="73337F17" w14:textId="4312211A" w:rsidR="00400CBA" w:rsidRPr="00CE3D0E" w:rsidRDefault="00B058BB" w:rsidP="00E76B74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776" w:type="dxa"/>
            <w:vAlign w:val="center"/>
          </w:tcPr>
          <w:p w14:paraId="199F9A35" w14:textId="77777777" w:rsidR="00400CBA" w:rsidRPr="00CE3D0E" w:rsidRDefault="00400CBA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1" w:type="dxa"/>
            <w:vAlign w:val="center"/>
          </w:tcPr>
          <w:p w14:paraId="1AEB98AE" w14:textId="77777777" w:rsidR="00400CBA" w:rsidRPr="00CE3D0E" w:rsidRDefault="00400CBA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400CBA" w:rsidRPr="00CE3D0E" w14:paraId="32DECFBF" w14:textId="77777777" w:rsidTr="00E76B74">
        <w:tc>
          <w:tcPr>
            <w:tcW w:w="457" w:type="dxa"/>
            <w:vAlign w:val="center"/>
          </w:tcPr>
          <w:p w14:paraId="36C1B5DB" w14:textId="77777777" w:rsidR="00400CBA" w:rsidRPr="002A734C" w:rsidRDefault="00400CBA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1</w:t>
            </w:r>
          </w:p>
        </w:tc>
        <w:tc>
          <w:tcPr>
            <w:tcW w:w="2372" w:type="dxa"/>
            <w:vAlign w:val="center"/>
          </w:tcPr>
          <w:p w14:paraId="406A6A86" w14:textId="77777777" w:rsidR="00400CBA" w:rsidRPr="002A734C" w:rsidRDefault="00400CBA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檔案日期</w:t>
            </w:r>
          </w:p>
        </w:tc>
        <w:tc>
          <w:tcPr>
            <w:tcW w:w="1098" w:type="dxa"/>
            <w:vAlign w:val="center"/>
          </w:tcPr>
          <w:p w14:paraId="4D8579F6" w14:textId="77777777" w:rsidR="00400CBA" w:rsidRPr="002A734C" w:rsidRDefault="00400CBA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14A49FB2" w14:textId="77777777" w:rsidR="00400CBA" w:rsidRPr="002A734C" w:rsidRDefault="00400CBA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0A8F3487" w14:textId="2A825D5F" w:rsidR="00400CBA" w:rsidRPr="002A734C" w:rsidRDefault="00D04259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日曆日</w:t>
            </w:r>
          </w:p>
        </w:tc>
      </w:tr>
      <w:tr w:rsidR="00400CBA" w:rsidRPr="00CE3D0E" w14:paraId="432D59D1" w14:textId="77777777" w:rsidTr="00E76B74">
        <w:tc>
          <w:tcPr>
            <w:tcW w:w="457" w:type="dxa"/>
            <w:vAlign w:val="center"/>
          </w:tcPr>
          <w:p w14:paraId="28D4AEC6" w14:textId="77777777" w:rsidR="00400CBA" w:rsidRPr="002A734C" w:rsidRDefault="00400CBA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2</w:t>
            </w:r>
          </w:p>
        </w:tc>
        <w:tc>
          <w:tcPr>
            <w:tcW w:w="2372" w:type="dxa"/>
            <w:vAlign w:val="center"/>
          </w:tcPr>
          <w:p w14:paraId="0241BA59" w14:textId="77777777" w:rsidR="00400CBA" w:rsidRPr="002A734C" w:rsidRDefault="00400CBA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資料日期</w:t>
            </w:r>
          </w:p>
        </w:tc>
        <w:tc>
          <w:tcPr>
            <w:tcW w:w="1098" w:type="dxa"/>
            <w:vAlign w:val="center"/>
          </w:tcPr>
          <w:p w14:paraId="2E96A8B2" w14:textId="77777777" w:rsidR="00400CBA" w:rsidRPr="002A734C" w:rsidRDefault="00400CBA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64D28FA1" w14:textId="77777777" w:rsidR="00400CBA" w:rsidRPr="002A734C" w:rsidRDefault="00400CBA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7CDCF198" w14:textId="77777777" w:rsidR="00400CBA" w:rsidRPr="002A734C" w:rsidRDefault="00400CBA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</w:t>
            </w:r>
          </w:p>
        </w:tc>
      </w:tr>
      <w:tr w:rsidR="00400CBA" w:rsidRPr="00CE3D0E" w14:paraId="623054E5" w14:textId="77777777" w:rsidTr="00E76B74">
        <w:tc>
          <w:tcPr>
            <w:tcW w:w="457" w:type="dxa"/>
            <w:vAlign w:val="center"/>
          </w:tcPr>
          <w:p w14:paraId="3DDB7BAC" w14:textId="77777777" w:rsidR="00400CBA" w:rsidRPr="002A734C" w:rsidRDefault="00400CBA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3</w:t>
            </w:r>
          </w:p>
        </w:tc>
        <w:tc>
          <w:tcPr>
            <w:tcW w:w="2372" w:type="dxa"/>
            <w:vAlign w:val="center"/>
          </w:tcPr>
          <w:p w14:paraId="282439AC" w14:textId="77777777" w:rsidR="00400CBA" w:rsidRPr="002A734C" w:rsidRDefault="00400CBA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資料筆數</w:t>
            </w:r>
          </w:p>
        </w:tc>
        <w:tc>
          <w:tcPr>
            <w:tcW w:w="1098" w:type="dxa"/>
            <w:vAlign w:val="center"/>
          </w:tcPr>
          <w:p w14:paraId="10C53A34" w14:textId="77777777" w:rsidR="00400CBA" w:rsidRPr="002A734C" w:rsidRDefault="00400CBA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776" w:type="dxa"/>
            <w:vAlign w:val="center"/>
          </w:tcPr>
          <w:p w14:paraId="795691A3" w14:textId="77777777" w:rsidR="00400CBA" w:rsidRPr="002A734C" w:rsidRDefault="00400CBA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999</w:t>
            </w:r>
            <w:r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41" w:type="dxa"/>
            <w:vAlign w:val="center"/>
          </w:tcPr>
          <w:p w14:paraId="091E15A0" w14:textId="77777777" w:rsidR="00400CBA" w:rsidRPr="002A734C" w:rsidRDefault="00400CBA" w:rsidP="00E76B74">
            <w:pPr>
              <w:rPr>
                <w:rFonts w:ascii="標楷體" w:eastAsia="標楷體" w:hAnsi="標楷體"/>
              </w:rPr>
            </w:pPr>
          </w:p>
        </w:tc>
      </w:tr>
    </w:tbl>
    <w:p w14:paraId="7335B0C0" w14:textId="77777777" w:rsidR="00400CBA" w:rsidRDefault="00400CBA" w:rsidP="00400CBA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※各欄位間加入 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 xml:space="preserve"> 區隔，最後一筆亦要換列</w:t>
      </w:r>
    </w:p>
    <w:p w14:paraId="6DCAB49A" w14:textId="77777777" w:rsidR="00400CBA" w:rsidRPr="000F58EB" w:rsidRDefault="00400CBA" w:rsidP="00400CBA">
      <w:pPr>
        <w:ind w:left="1440"/>
      </w:pPr>
    </w:p>
    <w:p w14:paraId="147F65B8" w14:textId="77777777" w:rsidR="00400CBA" w:rsidRDefault="00400CBA" w:rsidP="00400CBA">
      <w:pPr>
        <w:ind w:left="1440"/>
      </w:pPr>
    </w:p>
    <w:p w14:paraId="21E4550C" w14:textId="1F3BE7CB" w:rsidR="00963267" w:rsidRPr="00D37131" w:rsidRDefault="00963267" w:rsidP="00963267">
      <w:pPr>
        <w:ind w:left="1440"/>
        <w:rPr>
          <w:rFonts w:ascii="標楷體" w:eastAsia="標楷體" w:hAnsi="標楷體"/>
        </w:rPr>
      </w:pPr>
      <w:r w:rsidRPr="00866860">
        <w:rPr>
          <w:rFonts w:ascii="標楷體" w:eastAsia="標楷體" w:hAnsi="標楷體"/>
          <w:highlight w:val="yellow"/>
        </w:rPr>
        <w:t>5.</w:t>
      </w:r>
      <w:r w:rsidRPr="00866860">
        <w:rPr>
          <w:rFonts w:ascii="標楷體" w:eastAsia="標楷體" w:hAnsi="標楷體" w:hint="eastAsia"/>
          <w:highlight w:val="yellow"/>
        </w:rPr>
        <w:t>LNM39</w:t>
      </w:r>
      <w:r w:rsidRPr="00866860">
        <w:rPr>
          <w:rFonts w:ascii="標楷體" w:eastAsia="標楷體" w:hAnsi="標楷體"/>
          <w:highlight w:val="yellow"/>
        </w:rPr>
        <w:t>F</w:t>
      </w:r>
      <w:r w:rsidRPr="00866860">
        <w:rPr>
          <w:rFonts w:ascii="標楷體" w:eastAsia="標楷體" w:hAnsi="標楷體" w:hint="eastAsia"/>
          <w:highlight w:val="yellow"/>
        </w:rPr>
        <w:t>P 欄位清單６</w:t>
      </w:r>
    </w:p>
    <w:p w14:paraId="4F9F7105" w14:textId="4231D7E7" w:rsidR="00963267" w:rsidRPr="00C85B3C" w:rsidRDefault="00963267" w:rsidP="00963267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檔名</w:t>
      </w:r>
      <w:r>
        <w:rPr>
          <w:rFonts w:ascii="標楷體" w:eastAsia="標楷體" w:hAnsi="標楷體" w:hint="eastAsia"/>
        </w:rPr>
        <w:t>：</w:t>
      </w:r>
      <w:r w:rsidRPr="00BC3A09">
        <w:rPr>
          <w:rFonts w:ascii="標楷體" w:eastAsia="標楷體" w:hAnsi="標楷體"/>
        </w:rPr>
        <w:t>LNF</w:t>
      </w:r>
      <w:r>
        <w:rPr>
          <w:rFonts w:ascii="標楷體" w:eastAsia="標楷體" w:hAnsi="標楷體"/>
        </w:rPr>
        <w:t>F</w:t>
      </w:r>
      <w:r w:rsidRPr="00BC3A09">
        <w:rPr>
          <w:rFonts w:ascii="標楷體" w:eastAsia="標楷體" w:hAnsi="標楷體"/>
        </w:rPr>
        <w:t>P.TXT</w:t>
      </w:r>
    </w:p>
    <w:p w14:paraId="32BFA77B" w14:textId="77777777" w:rsidR="00963267" w:rsidRPr="004037BD" w:rsidRDefault="00963267" w:rsidP="00963267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lastRenderedPageBreak/>
        <w:t>格式</w:t>
      </w:r>
      <w:r>
        <w:rPr>
          <w:rFonts w:ascii="標楷體" w:eastAsia="標楷體" w:hAnsi="標楷體" w:hint="eastAsia"/>
        </w:rPr>
        <w:t>：文字檔</w:t>
      </w:r>
    </w:p>
    <w:p w14:paraId="7D88EB47" w14:textId="77777777" w:rsidR="00963267" w:rsidRPr="004037BD" w:rsidRDefault="00963267" w:rsidP="00963267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資料格式</w:t>
      </w:r>
      <w:r>
        <w:rPr>
          <w:rFonts w:ascii="標楷體" w:eastAsia="標楷體" w:hAnsi="標楷體" w:hint="eastAsia"/>
        </w:rPr>
        <w:t>：</w:t>
      </w:r>
      <w:r w:rsidRPr="004037BD">
        <w:rPr>
          <w:rFonts w:ascii="標楷體" w:eastAsia="標楷體" w:hAnsi="標楷體"/>
        </w:rPr>
        <w:t>Big5</w:t>
      </w:r>
    </w:p>
    <w:p w14:paraId="08B6FB95" w14:textId="3948752E" w:rsidR="00963267" w:rsidRDefault="00963267" w:rsidP="00963267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用處</w:t>
      </w:r>
      <w:r>
        <w:rPr>
          <w:rFonts w:ascii="標楷體" w:eastAsia="標楷體" w:hAnsi="標楷體" w:hint="eastAsia"/>
        </w:rPr>
        <w:t>：每月產出IFRS</w:t>
      </w:r>
      <w:r w:rsidRPr="00946868">
        <w:rPr>
          <w:rFonts w:ascii="標楷體" w:eastAsia="標楷體" w:hAnsi="標楷體" w:hint="eastAsia"/>
        </w:rPr>
        <w:t>欄位清單</w:t>
      </w:r>
      <w:r>
        <w:rPr>
          <w:rFonts w:ascii="標楷體" w:eastAsia="標楷體" w:hAnsi="標楷體" w:hint="eastAsia"/>
        </w:rPr>
        <w:t>６</w:t>
      </w:r>
    </w:p>
    <w:p w14:paraId="6EDE2F1C" w14:textId="1AA5B36F" w:rsidR="00963267" w:rsidRPr="0028467C" w:rsidRDefault="00963267" w:rsidP="00963267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說明：</w:t>
      </w:r>
      <w:r w:rsidRPr="00963267">
        <w:rPr>
          <w:rFonts w:ascii="標楷體" w:eastAsia="標楷體" w:hAnsi="標楷體" w:hint="eastAsia"/>
        </w:rPr>
        <w:t>放款協商戶資訊(撥款層)</w:t>
      </w:r>
    </w:p>
    <w:p w14:paraId="5CC236E9" w14:textId="35E54B9F" w:rsidR="00963267" w:rsidRDefault="00963267" w:rsidP="00963267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篩選條件：</w:t>
      </w:r>
      <w:r w:rsidRPr="004037BD">
        <w:rPr>
          <w:rFonts w:ascii="標楷體" w:eastAsia="標楷體" w:hAnsi="標楷體"/>
        </w:rPr>
        <w:t xml:space="preserve"> </w:t>
      </w:r>
      <w:r w:rsidRPr="0024703C">
        <w:rPr>
          <w:rFonts w:ascii="標楷體" w:eastAsia="標楷體" w:hAnsi="標楷體"/>
        </w:rPr>
        <w:t>FROM</w:t>
      </w:r>
      <w:r>
        <w:rPr>
          <w:rFonts w:ascii="標楷體" w:eastAsia="標楷體" w:hAnsi="標楷體"/>
        </w:rPr>
        <w:t xml:space="preserve"> "Loan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frsF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</w:t>
      </w:r>
    </w:p>
    <w:p w14:paraId="21C17EA9" w14:textId="28EE94CB" w:rsidR="00963267" w:rsidRDefault="00963267" w:rsidP="00963267">
      <w:pPr>
        <w:pStyle w:val="af9"/>
        <w:ind w:leftChars="0" w:left="3164" w:firstLine="1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WHERE "Loan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frsF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"."</w:t>
      </w:r>
      <w:r w:rsidRPr="0024703C">
        <w:rPr>
          <w:rFonts w:ascii="標楷體" w:eastAsia="標楷體" w:hAnsi="標楷體"/>
        </w:rPr>
        <w:t>DataYM</w:t>
      </w:r>
      <w:r>
        <w:rPr>
          <w:rFonts w:ascii="標楷體" w:eastAsia="標楷體" w:hAnsi="標楷體"/>
        </w:rPr>
        <w:t xml:space="preserve">" = </w:t>
      </w:r>
      <w:r>
        <w:rPr>
          <w:rFonts w:ascii="標楷體" w:eastAsia="標楷體" w:hAnsi="標楷體" w:hint="eastAsia"/>
        </w:rPr>
        <w:t>會計日期年月</w:t>
      </w:r>
    </w:p>
    <w:p w14:paraId="1724D018" w14:textId="77777777" w:rsidR="00963267" w:rsidRDefault="00963267" w:rsidP="00963267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規格</w:t>
      </w:r>
      <w:r>
        <w:rPr>
          <w:rFonts w:ascii="標楷體" w:eastAsia="標楷體" w:hAnsi="標楷體" w:hint="eastAsia"/>
        </w:rPr>
        <w:t>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72"/>
        <w:gridCol w:w="1098"/>
        <w:gridCol w:w="1776"/>
        <w:gridCol w:w="4241"/>
      </w:tblGrid>
      <w:tr w:rsidR="00963267" w:rsidRPr="00CE3D0E" w14:paraId="253780AB" w14:textId="77777777" w:rsidTr="00E76B74">
        <w:tc>
          <w:tcPr>
            <w:tcW w:w="457" w:type="dxa"/>
            <w:vAlign w:val="center"/>
          </w:tcPr>
          <w:p w14:paraId="7A4FF31F" w14:textId="77777777" w:rsidR="00963267" w:rsidRPr="00CE3D0E" w:rsidRDefault="00963267" w:rsidP="00E76B74">
            <w:pPr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E3D0E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72" w:type="dxa"/>
            <w:vAlign w:val="center"/>
          </w:tcPr>
          <w:p w14:paraId="682ED443" w14:textId="77777777" w:rsidR="00963267" w:rsidRPr="00CE3D0E" w:rsidRDefault="00963267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098" w:type="dxa"/>
            <w:vAlign w:val="center"/>
          </w:tcPr>
          <w:p w14:paraId="6791ECAC" w14:textId="16F4F022" w:rsidR="00963267" w:rsidRPr="00CE3D0E" w:rsidRDefault="00B058BB" w:rsidP="00E76B74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776" w:type="dxa"/>
            <w:vAlign w:val="center"/>
          </w:tcPr>
          <w:p w14:paraId="6431769F" w14:textId="77777777" w:rsidR="00963267" w:rsidRPr="00CE3D0E" w:rsidRDefault="00963267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1" w:type="dxa"/>
            <w:vAlign w:val="center"/>
          </w:tcPr>
          <w:p w14:paraId="58A0A06E" w14:textId="77777777" w:rsidR="00963267" w:rsidRPr="00CE3D0E" w:rsidRDefault="00963267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866860" w:rsidRPr="00CE3D0E" w14:paraId="2435EFBD" w14:textId="77777777" w:rsidTr="00E76B74">
        <w:tc>
          <w:tcPr>
            <w:tcW w:w="457" w:type="dxa"/>
            <w:vAlign w:val="center"/>
          </w:tcPr>
          <w:p w14:paraId="5D4FD864" w14:textId="77777777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/>
              </w:rPr>
              <w:t>1</w:t>
            </w:r>
          </w:p>
        </w:tc>
        <w:tc>
          <w:tcPr>
            <w:tcW w:w="2372" w:type="dxa"/>
            <w:vAlign w:val="center"/>
          </w:tcPr>
          <w:p w14:paraId="5B2D5DFA" w14:textId="329CE97A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 w:cs="Arial" w:hint="eastAsia"/>
              </w:rPr>
              <w:t>戶號</w:t>
            </w:r>
          </w:p>
        </w:tc>
        <w:tc>
          <w:tcPr>
            <w:tcW w:w="1098" w:type="dxa"/>
            <w:vAlign w:val="center"/>
          </w:tcPr>
          <w:p w14:paraId="767B1E01" w14:textId="569962C8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776" w:type="dxa"/>
            <w:vAlign w:val="center"/>
          </w:tcPr>
          <w:p w14:paraId="6C3AF290" w14:textId="0A654877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 w:hint="eastAsia"/>
              </w:rPr>
              <w:t>9</w:t>
            </w:r>
            <w:r w:rsidRPr="00866860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41" w:type="dxa"/>
            <w:vAlign w:val="center"/>
          </w:tcPr>
          <w:p w14:paraId="2C78753A" w14:textId="79A63B58" w:rsidR="00866860" w:rsidRPr="00866860" w:rsidRDefault="00866860" w:rsidP="00866860">
            <w:pPr>
              <w:rPr>
                <w:rFonts w:ascii="標楷體" w:eastAsia="標楷體" w:hAnsi="標楷體"/>
              </w:rPr>
            </w:pPr>
          </w:p>
        </w:tc>
      </w:tr>
      <w:tr w:rsidR="00866860" w:rsidRPr="00CE3D0E" w14:paraId="345A4813" w14:textId="77777777" w:rsidTr="00E76B74">
        <w:tc>
          <w:tcPr>
            <w:tcW w:w="457" w:type="dxa"/>
            <w:vAlign w:val="center"/>
          </w:tcPr>
          <w:p w14:paraId="443AEBF1" w14:textId="77777777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/>
              </w:rPr>
              <w:t>2</w:t>
            </w:r>
          </w:p>
        </w:tc>
        <w:tc>
          <w:tcPr>
            <w:tcW w:w="2372" w:type="dxa"/>
            <w:vAlign w:val="center"/>
          </w:tcPr>
          <w:p w14:paraId="237A64EE" w14:textId="48B5C700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 w:cs="Arial" w:hint="eastAsia"/>
              </w:rPr>
              <w:t>借款人</w:t>
            </w:r>
            <w:r w:rsidRPr="00866860">
              <w:rPr>
                <w:rFonts w:ascii="標楷體" w:eastAsia="標楷體" w:hAnsi="標楷體" w:cs="Arial"/>
              </w:rPr>
              <w:t xml:space="preserve">ID / </w:t>
            </w:r>
            <w:r w:rsidRPr="00866860">
              <w:rPr>
                <w:rFonts w:ascii="標楷體" w:eastAsia="標楷體" w:hAnsi="標楷體" w:cs="Arial" w:hint="eastAsia"/>
              </w:rPr>
              <w:t>統編</w:t>
            </w:r>
          </w:p>
        </w:tc>
        <w:tc>
          <w:tcPr>
            <w:tcW w:w="1098" w:type="dxa"/>
            <w:vAlign w:val="center"/>
          </w:tcPr>
          <w:p w14:paraId="297EB2EA" w14:textId="3B9DCF84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 w:hint="eastAsia"/>
              </w:rPr>
              <w:t>1</w:t>
            </w:r>
            <w:r w:rsidRPr="00866860">
              <w:rPr>
                <w:rFonts w:ascii="標楷體" w:eastAsia="標楷體" w:hAnsi="標楷體"/>
              </w:rPr>
              <w:t>0</w:t>
            </w:r>
          </w:p>
        </w:tc>
        <w:tc>
          <w:tcPr>
            <w:tcW w:w="1776" w:type="dxa"/>
            <w:vAlign w:val="center"/>
          </w:tcPr>
          <w:p w14:paraId="7CA2742D" w14:textId="77777777" w:rsidR="00866860" w:rsidRPr="00866860" w:rsidRDefault="00866860" w:rsidP="00866860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7F4FD2E3" w14:textId="666AA6E2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 w:hint="eastAsia"/>
              </w:rPr>
              <w:t>空白</w:t>
            </w:r>
          </w:p>
        </w:tc>
      </w:tr>
      <w:tr w:rsidR="00866860" w:rsidRPr="00CE3D0E" w14:paraId="44AADC42" w14:textId="77777777" w:rsidTr="00E76B74">
        <w:tc>
          <w:tcPr>
            <w:tcW w:w="457" w:type="dxa"/>
            <w:vAlign w:val="center"/>
          </w:tcPr>
          <w:p w14:paraId="068BD341" w14:textId="77777777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/>
              </w:rPr>
              <w:t>3</w:t>
            </w:r>
          </w:p>
        </w:tc>
        <w:tc>
          <w:tcPr>
            <w:tcW w:w="2372" w:type="dxa"/>
            <w:vAlign w:val="center"/>
          </w:tcPr>
          <w:p w14:paraId="3D3409A1" w14:textId="00A025DB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 w:cs="Arial" w:hint="eastAsia"/>
              </w:rPr>
              <w:t>協議編號</w:t>
            </w:r>
          </w:p>
        </w:tc>
        <w:tc>
          <w:tcPr>
            <w:tcW w:w="1098" w:type="dxa"/>
            <w:vAlign w:val="center"/>
          </w:tcPr>
          <w:p w14:paraId="106234FE" w14:textId="024FA5FC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/>
              </w:rPr>
              <w:t>3</w:t>
            </w:r>
          </w:p>
        </w:tc>
        <w:tc>
          <w:tcPr>
            <w:tcW w:w="1776" w:type="dxa"/>
            <w:vAlign w:val="center"/>
          </w:tcPr>
          <w:p w14:paraId="22979D09" w14:textId="39DFDF90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 w:hint="eastAsia"/>
              </w:rPr>
              <w:t>9</w:t>
            </w:r>
            <w:r w:rsidRPr="00866860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1" w:type="dxa"/>
            <w:vAlign w:val="center"/>
          </w:tcPr>
          <w:p w14:paraId="2D7034EB" w14:textId="28849CD4" w:rsidR="00866860" w:rsidRPr="00866860" w:rsidRDefault="00866860" w:rsidP="00866860">
            <w:pPr>
              <w:rPr>
                <w:rFonts w:ascii="標楷體" w:eastAsia="標楷體" w:hAnsi="標楷體"/>
              </w:rPr>
            </w:pPr>
          </w:p>
        </w:tc>
      </w:tr>
      <w:tr w:rsidR="00866860" w:rsidRPr="00CE3D0E" w14:paraId="1AD0E716" w14:textId="77777777" w:rsidTr="00E76B74">
        <w:tc>
          <w:tcPr>
            <w:tcW w:w="457" w:type="dxa"/>
            <w:vAlign w:val="center"/>
          </w:tcPr>
          <w:p w14:paraId="69D0B55A" w14:textId="77777777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/>
              </w:rPr>
              <w:t>4</w:t>
            </w:r>
          </w:p>
        </w:tc>
        <w:tc>
          <w:tcPr>
            <w:tcW w:w="2372" w:type="dxa"/>
            <w:vAlign w:val="center"/>
          </w:tcPr>
          <w:p w14:paraId="06CA34AF" w14:textId="1AD8EC12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 w:cs="Arial" w:hint="eastAsia"/>
              </w:rPr>
              <w:t>協議前後</w:t>
            </w:r>
          </w:p>
        </w:tc>
        <w:tc>
          <w:tcPr>
            <w:tcW w:w="1098" w:type="dxa"/>
            <w:vAlign w:val="center"/>
          </w:tcPr>
          <w:p w14:paraId="1653E223" w14:textId="19EBFB3B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2B1713E9" w14:textId="4936F7CE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 w:hint="eastAsia"/>
              </w:rPr>
              <w:t>A</w:t>
            </w:r>
            <w:r w:rsidRPr="00866860">
              <w:rPr>
                <w:rFonts w:ascii="標楷體" w:eastAsia="標楷體" w:hAnsi="標楷體"/>
              </w:rPr>
              <w:t>/</w:t>
            </w:r>
            <w:r w:rsidRPr="00866860">
              <w:rPr>
                <w:rFonts w:ascii="標楷體" w:eastAsia="標楷體" w:hAnsi="標楷體" w:hint="eastAsia"/>
              </w:rPr>
              <w:t>B</w:t>
            </w:r>
          </w:p>
        </w:tc>
        <w:tc>
          <w:tcPr>
            <w:tcW w:w="4241" w:type="dxa"/>
            <w:vAlign w:val="center"/>
          </w:tcPr>
          <w:p w14:paraId="2030ACE7" w14:textId="77777777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 w:hint="eastAsia"/>
              </w:rPr>
              <w:t>B=協議前; A=協議後</w:t>
            </w:r>
          </w:p>
          <w:p w14:paraId="2F639827" w14:textId="519A1BFD" w:rsidR="00866860" w:rsidRPr="00866860" w:rsidRDefault="00866860" w:rsidP="00866860">
            <w:pPr>
              <w:rPr>
                <w:rFonts w:ascii="標楷體" w:eastAsia="標楷體" w:hAnsi="標楷體"/>
              </w:rPr>
            </w:pPr>
          </w:p>
        </w:tc>
      </w:tr>
      <w:tr w:rsidR="00866860" w:rsidRPr="00CE3D0E" w14:paraId="6182A64F" w14:textId="77777777" w:rsidTr="00E76B74">
        <w:tc>
          <w:tcPr>
            <w:tcW w:w="457" w:type="dxa"/>
            <w:vAlign w:val="center"/>
          </w:tcPr>
          <w:p w14:paraId="5B3E0571" w14:textId="77777777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/>
              </w:rPr>
              <w:t>5</w:t>
            </w:r>
          </w:p>
        </w:tc>
        <w:tc>
          <w:tcPr>
            <w:tcW w:w="2372" w:type="dxa"/>
            <w:vAlign w:val="center"/>
          </w:tcPr>
          <w:p w14:paraId="7563A0B5" w14:textId="0EE53A25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 w:cs="Arial" w:hint="eastAsia"/>
              </w:rPr>
              <w:t>額度編號</w:t>
            </w:r>
          </w:p>
        </w:tc>
        <w:tc>
          <w:tcPr>
            <w:tcW w:w="1098" w:type="dxa"/>
            <w:vAlign w:val="center"/>
          </w:tcPr>
          <w:p w14:paraId="0A1925BC" w14:textId="05899E70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776" w:type="dxa"/>
            <w:vAlign w:val="center"/>
          </w:tcPr>
          <w:p w14:paraId="01C95905" w14:textId="4AD4C1B6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 w:hint="eastAsia"/>
              </w:rPr>
              <w:t>9</w:t>
            </w:r>
            <w:r w:rsidRPr="00866860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1" w:type="dxa"/>
            <w:vAlign w:val="center"/>
          </w:tcPr>
          <w:p w14:paraId="2468BF61" w14:textId="77777777" w:rsidR="00866860" w:rsidRPr="00866860" w:rsidRDefault="00866860" w:rsidP="00866860">
            <w:pPr>
              <w:rPr>
                <w:rFonts w:ascii="標楷體" w:eastAsia="標楷體" w:hAnsi="標楷體"/>
              </w:rPr>
            </w:pPr>
          </w:p>
        </w:tc>
      </w:tr>
      <w:tr w:rsidR="00866860" w:rsidRPr="00CE3D0E" w14:paraId="317704E1" w14:textId="77777777" w:rsidTr="00E76B74">
        <w:tc>
          <w:tcPr>
            <w:tcW w:w="457" w:type="dxa"/>
            <w:vAlign w:val="center"/>
          </w:tcPr>
          <w:p w14:paraId="6C330CC6" w14:textId="77777777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/>
              </w:rPr>
              <w:t>6</w:t>
            </w:r>
          </w:p>
        </w:tc>
        <w:tc>
          <w:tcPr>
            <w:tcW w:w="2372" w:type="dxa"/>
            <w:vAlign w:val="center"/>
          </w:tcPr>
          <w:p w14:paraId="7D7DED3B" w14:textId="0AF466FD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 w:cs="Arial" w:hint="eastAsia"/>
              </w:rPr>
              <w:t>撥款序號</w:t>
            </w:r>
          </w:p>
        </w:tc>
        <w:tc>
          <w:tcPr>
            <w:tcW w:w="1098" w:type="dxa"/>
            <w:vAlign w:val="center"/>
          </w:tcPr>
          <w:p w14:paraId="6302E073" w14:textId="56C98AE6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776" w:type="dxa"/>
            <w:vAlign w:val="center"/>
          </w:tcPr>
          <w:p w14:paraId="00698AE6" w14:textId="089D2FA1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 w:hint="eastAsia"/>
              </w:rPr>
              <w:t>9</w:t>
            </w:r>
            <w:r w:rsidRPr="00866860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1" w:type="dxa"/>
            <w:vAlign w:val="center"/>
          </w:tcPr>
          <w:p w14:paraId="6C025B57" w14:textId="77777777" w:rsidR="00866860" w:rsidRPr="00866860" w:rsidRDefault="00866860" w:rsidP="00866860">
            <w:pPr>
              <w:rPr>
                <w:rFonts w:ascii="標楷體" w:eastAsia="標楷體" w:hAnsi="標楷體"/>
              </w:rPr>
            </w:pPr>
          </w:p>
        </w:tc>
      </w:tr>
    </w:tbl>
    <w:p w14:paraId="211D877C" w14:textId="6CF4C00F" w:rsidR="00963267" w:rsidRDefault="00963267" w:rsidP="00963267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※排序：</w:t>
      </w:r>
    </w:p>
    <w:p w14:paraId="04E3770B" w14:textId="77777777" w:rsidR="00963267" w:rsidRDefault="00963267" w:rsidP="00963267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※各欄位間加入 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 xml:space="preserve"> 區隔，最後一筆亦要換列</w:t>
      </w:r>
    </w:p>
    <w:p w14:paraId="255A900E" w14:textId="77777777" w:rsidR="00963267" w:rsidRDefault="00963267" w:rsidP="00963267">
      <w:pPr>
        <w:ind w:left="1440"/>
      </w:pPr>
    </w:p>
    <w:p w14:paraId="1E551F43" w14:textId="77777777" w:rsidR="00963267" w:rsidRPr="00AC3BFC" w:rsidRDefault="00963267" w:rsidP="00963267">
      <w:pPr>
        <w:ind w:left="1440"/>
      </w:pPr>
      <w:r>
        <w:rPr>
          <w:rFonts w:ascii="標楷體" w:eastAsia="標楷體" w:hAnsi="標楷體" w:hint="eastAsia"/>
        </w:rPr>
        <w:t>控制檔：</w:t>
      </w:r>
    </w:p>
    <w:p w14:paraId="429D0D54" w14:textId="651B691B" w:rsidR="00963267" w:rsidRPr="00C85B3C" w:rsidRDefault="00963267" w:rsidP="00963267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檔名</w:t>
      </w:r>
      <w:r>
        <w:rPr>
          <w:rFonts w:ascii="標楷體" w:eastAsia="標楷體" w:hAnsi="標楷體" w:hint="eastAsia"/>
        </w:rPr>
        <w:t>：</w:t>
      </w:r>
      <w:r w:rsidRPr="00BC3A09">
        <w:rPr>
          <w:rFonts w:ascii="標楷體" w:eastAsia="標楷體" w:hAnsi="標楷體"/>
        </w:rPr>
        <w:t>LNF</w:t>
      </w:r>
      <w:r w:rsidR="00AB6FC1">
        <w:rPr>
          <w:rFonts w:ascii="標楷體" w:eastAsia="標楷體" w:hAnsi="標楷體" w:hint="eastAsia"/>
        </w:rPr>
        <w:t>F</w:t>
      </w:r>
      <w:r w:rsidRPr="00BC3A09">
        <w:rPr>
          <w:rFonts w:ascii="標楷體" w:eastAsia="標楷體" w:hAnsi="標楷體"/>
        </w:rPr>
        <w:t>P.</w:t>
      </w:r>
      <w:r>
        <w:rPr>
          <w:rFonts w:ascii="標楷體" w:eastAsia="標楷體" w:hAnsi="標楷體" w:hint="eastAsia"/>
        </w:rPr>
        <w:t>IDX</w:t>
      </w:r>
    </w:p>
    <w:p w14:paraId="1E152E01" w14:textId="77777777" w:rsidR="00963267" w:rsidRPr="004037BD" w:rsidRDefault="00963267" w:rsidP="00963267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格式</w:t>
      </w:r>
      <w:r>
        <w:rPr>
          <w:rFonts w:ascii="標楷體" w:eastAsia="標楷體" w:hAnsi="標楷體" w:hint="eastAsia"/>
        </w:rPr>
        <w:t>：文字檔</w:t>
      </w:r>
    </w:p>
    <w:p w14:paraId="2D9291B7" w14:textId="77777777" w:rsidR="00963267" w:rsidRPr="004037BD" w:rsidRDefault="00963267" w:rsidP="00963267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資料格式</w:t>
      </w:r>
      <w:r>
        <w:rPr>
          <w:rFonts w:ascii="標楷體" w:eastAsia="標楷體" w:hAnsi="標楷體" w:hint="eastAsia"/>
        </w:rPr>
        <w:t>：</w:t>
      </w:r>
      <w:r w:rsidRPr="004037BD">
        <w:rPr>
          <w:rFonts w:ascii="標楷體" w:eastAsia="標楷體" w:hAnsi="標楷體"/>
        </w:rPr>
        <w:t>Big5</w:t>
      </w:r>
    </w:p>
    <w:p w14:paraId="6AECD98B" w14:textId="77777777" w:rsidR="00963267" w:rsidRDefault="00963267" w:rsidP="00963267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規格</w:t>
      </w:r>
      <w:r>
        <w:rPr>
          <w:rFonts w:ascii="標楷體" w:eastAsia="標楷體" w:hAnsi="標楷體" w:hint="eastAsia"/>
        </w:rPr>
        <w:t>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72"/>
        <w:gridCol w:w="1098"/>
        <w:gridCol w:w="1776"/>
        <w:gridCol w:w="4241"/>
      </w:tblGrid>
      <w:tr w:rsidR="00963267" w:rsidRPr="00CE3D0E" w14:paraId="0DA2F067" w14:textId="77777777" w:rsidTr="00E76B74">
        <w:tc>
          <w:tcPr>
            <w:tcW w:w="457" w:type="dxa"/>
            <w:vAlign w:val="center"/>
          </w:tcPr>
          <w:p w14:paraId="1B628EF4" w14:textId="77777777" w:rsidR="00963267" w:rsidRPr="00CE3D0E" w:rsidRDefault="00963267" w:rsidP="00E76B74">
            <w:pPr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E3D0E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72" w:type="dxa"/>
            <w:vAlign w:val="center"/>
          </w:tcPr>
          <w:p w14:paraId="2F12D805" w14:textId="77777777" w:rsidR="00963267" w:rsidRPr="00CE3D0E" w:rsidRDefault="00963267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098" w:type="dxa"/>
            <w:vAlign w:val="center"/>
          </w:tcPr>
          <w:p w14:paraId="00F60632" w14:textId="03B83DFD" w:rsidR="00963267" w:rsidRPr="00CE3D0E" w:rsidRDefault="00B058BB" w:rsidP="00E76B74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776" w:type="dxa"/>
            <w:vAlign w:val="center"/>
          </w:tcPr>
          <w:p w14:paraId="79585F7D" w14:textId="77777777" w:rsidR="00963267" w:rsidRPr="00CE3D0E" w:rsidRDefault="00963267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1" w:type="dxa"/>
            <w:vAlign w:val="center"/>
          </w:tcPr>
          <w:p w14:paraId="4E542882" w14:textId="77777777" w:rsidR="00963267" w:rsidRPr="00CE3D0E" w:rsidRDefault="00963267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963267" w:rsidRPr="00CE3D0E" w14:paraId="451716C1" w14:textId="77777777" w:rsidTr="00E76B74">
        <w:tc>
          <w:tcPr>
            <w:tcW w:w="457" w:type="dxa"/>
            <w:vAlign w:val="center"/>
          </w:tcPr>
          <w:p w14:paraId="3EED457B" w14:textId="77777777" w:rsidR="00963267" w:rsidRPr="002A734C" w:rsidRDefault="00963267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1</w:t>
            </w:r>
          </w:p>
        </w:tc>
        <w:tc>
          <w:tcPr>
            <w:tcW w:w="2372" w:type="dxa"/>
            <w:vAlign w:val="center"/>
          </w:tcPr>
          <w:p w14:paraId="2F8F6404" w14:textId="77777777" w:rsidR="00963267" w:rsidRPr="002A734C" w:rsidRDefault="00963267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檔案日期</w:t>
            </w:r>
          </w:p>
        </w:tc>
        <w:tc>
          <w:tcPr>
            <w:tcW w:w="1098" w:type="dxa"/>
            <w:vAlign w:val="center"/>
          </w:tcPr>
          <w:p w14:paraId="2AFCA93F" w14:textId="77777777" w:rsidR="00963267" w:rsidRPr="002A734C" w:rsidRDefault="00963267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39F5ADC7" w14:textId="77777777" w:rsidR="00963267" w:rsidRPr="002A734C" w:rsidRDefault="00963267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2118879B" w14:textId="774B3EA1" w:rsidR="00963267" w:rsidRPr="002A734C" w:rsidRDefault="00D04259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日曆日</w:t>
            </w:r>
          </w:p>
        </w:tc>
      </w:tr>
      <w:tr w:rsidR="00963267" w:rsidRPr="00CE3D0E" w14:paraId="520DE1CE" w14:textId="77777777" w:rsidTr="00E76B74">
        <w:tc>
          <w:tcPr>
            <w:tcW w:w="457" w:type="dxa"/>
            <w:vAlign w:val="center"/>
          </w:tcPr>
          <w:p w14:paraId="21D0D4F7" w14:textId="77777777" w:rsidR="00963267" w:rsidRPr="002A734C" w:rsidRDefault="00963267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2</w:t>
            </w:r>
          </w:p>
        </w:tc>
        <w:tc>
          <w:tcPr>
            <w:tcW w:w="2372" w:type="dxa"/>
            <w:vAlign w:val="center"/>
          </w:tcPr>
          <w:p w14:paraId="6386BBF4" w14:textId="77777777" w:rsidR="00963267" w:rsidRPr="002A734C" w:rsidRDefault="00963267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資料日期</w:t>
            </w:r>
          </w:p>
        </w:tc>
        <w:tc>
          <w:tcPr>
            <w:tcW w:w="1098" w:type="dxa"/>
            <w:vAlign w:val="center"/>
          </w:tcPr>
          <w:p w14:paraId="42E570A2" w14:textId="77777777" w:rsidR="00963267" w:rsidRPr="002A734C" w:rsidRDefault="00963267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771ECD64" w14:textId="77777777" w:rsidR="00963267" w:rsidRPr="002A734C" w:rsidRDefault="00963267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73BA6DA9" w14:textId="77777777" w:rsidR="00963267" w:rsidRPr="002A734C" w:rsidRDefault="00963267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</w:t>
            </w:r>
          </w:p>
        </w:tc>
      </w:tr>
      <w:tr w:rsidR="00963267" w:rsidRPr="00CE3D0E" w14:paraId="6A3B4041" w14:textId="77777777" w:rsidTr="00E76B74">
        <w:tc>
          <w:tcPr>
            <w:tcW w:w="457" w:type="dxa"/>
            <w:vAlign w:val="center"/>
          </w:tcPr>
          <w:p w14:paraId="799C8DF3" w14:textId="77777777" w:rsidR="00963267" w:rsidRPr="002A734C" w:rsidRDefault="00963267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3</w:t>
            </w:r>
          </w:p>
        </w:tc>
        <w:tc>
          <w:tcPr>
            <w:tcW w:w="2372" w:type="dxa"/>
            <w:vAlign w:val="center"/>
          </w:tcPr>
          <w:p w14:paraId="05FE959F" w14:textId="77777777" w:rsidR="00963267" w:rsidRPr="002A734C" w:rsidRDefault="00963267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資料筆數</w:t>
            </w:r>
          </w:p>
        </w:tc>
        <w:tc>
          <w:tcPr>
            <w:tcW w:w="1098" w:type="dxa"/>
            <w:vAlign w:val="center"/>
          </w:tcPr>
          <w:p w14:paraId="12BEAF6F" w14:textId="77777777" w:rsidR="00963267" w:rsidRPr="002A734C" w:rsidRDefault="00963267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776" w:type="dxa"/>
            <w:vAlign w:val="center"/>
          </w:tcPr>
          <w:p w14:paraId="385CF16B" w14:textId="77777777" w:rsidR="00963267" w:rsidRPr="002A734C" w:rsidRDefault="00963267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999</w:t>
            </w:r>
            <w:r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41" w:type="dxa"/>
            <w:vAlign w:val="center"/>
          </w:tcPr>
          <w:p w14:paraId="60A66345" w14:textId="77777777" w:rsidR="00963267" w:rsidRPr="002A734C" w:rsidRDefault="00963267" w:rsidP="00E76B74">
            <w:pPr>
              <w:rPr>
                <w:rFonts w:ascii="標楷體" w:eastAsia="標楷體" w:hAnsi="標楷體"/>
              </w:rPr>
            </w:pPr>
          </w:p>
        </w:tc>
      </w:tr>
    </w:tbl>
    <w:p w14:paraId="7E1CF6EB" w14:textId="77777777" w:rsidR="00963267" w:rsidRDefault="00963267" w:rsidP="00963267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※各欄位間加入 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 xml:space="preserve"> 區隔，最後一筆亦要換列</w:t>
      </w:r>
    </w:p>
    <w:p w14:paraId="3839987F" w14:textId="77777777" w:rsidR="00963267" w:rsidRPr="000F58EB" w:rsidRDefault="00963267" w:rsidP="00963267">
      <w:pPr>
        <w:ind w:left="1440"/>
      </w:pPr>
    </w:p>
    <w:p w14:paraId="149C152F" w14:textId="77777777" w:rsidR="00963267" w:rsidRDefault="00963267" w:rsidP="00963267">
      <w:pPr>
        <w:ind w:left="1440"/>
      </w:pPr>
    </w:p>
    <w:p w14:paraId="370DE64E" w14:textId="09991190" w:rsidR="008304D1" w:rsidRPr="00D37131" w:rsidRDefault="008304D1" w:rsidP="008304D1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  <w:highlight w:val="yellow"/>
        </w:rPr>
        <w:t>6</w:t>
      </w:r>
      <w:r w:rsidRPr="00866860">
        <w:rPr>
          <w:rFonts w:ascii="標楷體" w:eastAsia="標楷體" w:hAnsi="標楷體"/>
          <w:highlight w:val="yellow"/>
        </w:rPr>
        <w:t>.</w:t>
      </w:r>
      <w:r w:rsidRPr="00866860">
        <w:rPr>
          <w:rFonts w:ascii="標楷體" w:eastAsia="標楷體" w:hAnsi="標楷體" w:hint="eastAsia"/>
          <w:highlight w:val="yellow"/>
        </w:rPr>
        <w:t>LNM39</w:t>
      </w:r>
      <w:r>
        <w:rPr>
          <w:rFonts w:ascii="標楷體" w:eastAsia="標楷體" w:hAnsi="標楷體"/>
          <w:highlight w:val="yellow"/>
        </w:rPr>
        <w:t>G</w:t>
      </w:r>
      <w:r w:rsidRPr="00866860">
        <w:rPr>
          <w:rFonts w:ascii="標楷體" w:eastAsia="標楷體" w:hAnsi="標楷體" w:hint="eastAsia"/>
          <w:highlight w:val="yellow"/>
        </w:rPr>
        <w:t>P 欄位清單</w:t>
      </w:r>
      <w:r>
        <w:rPr>
          <w:rFonts w:ascii="標楷體" w:eastAsia="標楷體" w:hAnsi="標楷體" w:hint="eastAsia"/>
          <w:highlight w:val="yellow"/>
        </w:rPr>
        <w:t>７</w:t>
      </w:r>
    </w:p>
    <w:p w14:paraId="2B490A17" w14:textId="3F94EFE0" w:rsidR="008304D1" w:rsidRPr="00C85B3C" w:rsidRDefault="008304D1" w:rsidP="008304D1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檔名</w:t>
      </w:r>
      <w:r>
        <w:rPr>
          <w:rFonts w:ascii="標楷體" w:eastAsia="標楷體" w:hAnsi="標楷體" w:hint="eastAsia"/>
        </w:rPr>
        <w:t>：</w:t>
      </w:r>
      <w:r w:rsidRPr="00BC3A09">
        <w:rPr>
          <w:rFonts w:ascii="標楷體" w:eastAsia="標楷體" w:hAnsi="標楷體"/>
        </w:rPr>
        <w:t>LNF</w:t>
      </w:r>
      <w:r>
        <w:rPr>
          <w:rFonts w:ascii="標楷體" w:eastAsia="標楷體" w:hAnsi="標楷體"/>
        </w:rPr>
        <w:t>G</w:t>
      </w:r>
      <w:r w:rsidRPr="00BC3A09">
        <w:rPr>
          <w:rFonts w:ascii="標楷體" w:eastAsia="標楷體" w:hAnsi="標楷體"/>
        </w:rPr>
        <w:t>P.TXT</w:t>
      </w:r>
    </w:p>
    <w:p w14:paraId="2C14E056" w14:textId="77777777" w:rsidR="008304D1" w:rsidRPr="004037BD" w:rsidRDefault="008304D1" w:rsidP="008304D1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格式</w:t>
      </w:r>
      <w:r>
        <w:rPr>
          <w:rFonts w:ascii="標楷體" w:eastAsia="標楷體" w:hAnsi="標楷體" w:hint="eastAsia"/>
        </w:rPr>
        <w:t>：文字檔</w:t>
      </w:r>
    </w:p>
    <w:p w14:paraId="37EEFDC3" w14:textId="77777777" w:rsidR="008304D1" w:rsidRPr="004037BD" w:rsidRDefault="008304D1" w:rsidP="008304D1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資料格式</w:t>
      </w:r>
      <w:r>
        <w:rPr>
          <w:rFonts w:ascii="標楷體" w:eastAsia="標楷體" w:hAnsi="標楷體" w:hint="eastAsia"/>
        </w:rPr>
        <w:t>：</w:t>
      </w:r>
      <w:r w:rsidRPr="004037BD">
        <w:rPr>
          <w:rFonts w:ascii="標楷體" w:eastAsia="標楷體" w:hAnsi="標楷體"/>
        </w:rPr>
        <w:t>Big5</w:t>
      </w:r>
    </w:p>
    <w:p w14:paraId="6689F65B" w14:textId="28283937" w:rsidR="008304D1" w:rsidRDefault="008304D1" w:rsidP="008304D1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用處</w:t>
      </w:r>
      <w:r>
        <w:rPr>
          <w:rFonts w:ascii="標楷體" w:eastAsia="標楷體" w:hAnsi="標楷體" w:hint="eastAsia"/>
        </w:rPr>
        <w:t>：每月產出IFRS</w:t>
      </w:r>
      <w:r w:rsidRPr="00946868">
        <w:rPr>
          <w:rFonts w:ascii="標楷體" w:eastAsia="標楷體" w:hAnsi="標楷體" w:hint="eastAsia"/>
        </w:rPr>
        <w:t>欄位清單</w:t>
      </w:r>
      <w:r>
        <w:rPr>
          <w:rFonts w:ascii="標楷體" w:eastAsia="標楷體" w:hAnsi="標楷體" w:hint="eastAsia"/>
        </w:rPr>
        <w:t>７</w:t>
      </w:r>
    </w:p>
    <w:p w14:paraId="55BCFD10" w14:textId="072BDE54" w:rsidR="008304D1" w:rsidRPr="0028467C" w:rsidRDefault="008304D1" w:rsidP="008304D1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說明：</w:t>
      </w:r>
      <w:r w:rsidRPr="008304D1">
        <w:rPr>
          <w:rFonts w:ascii="標楷體" w:eastAsia="標楷體" w:hAnsi="標楷體" w:hint="eastAsia"/>
        </w:rPr>
        <w:t>放款stage轉換分類(撥款層)</w:t>
      </w:r>
    </w:p>
    <w:p w14:paraId="4E454041" w14:textId="739214D9" w:rsidR="008304D1" w:rsidRDefault="008304D1" w:rsidP="008304D1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篩選條件：</w:t>
      </w:r>
      <w:r w:rsidRPr="004037BD">
        <w:rPr>
          <w:rFonts w:ascii="標楷體" w:eastAsia="標楷體" w:hAnsi="標楷體"/>
        </w:rPr>
        <w:t xml:space="preserve"> </w:t>
      </w:r>
      <w:r w:rsidRPr="0024703C">
        <w:rPr>
          <w:rFonts w:ascii="標楷體" w:eastAsia="標楷體" w:hAnsi="標楷體"/>
        </w:rPr>
        <w:t>FROM</w:t>
      </w:r>
      <w:r>
        <w:rPr>
          <w:rFonts w:ascii="標楷體" w:eastAsia="標楷體" w:hAnsi="標楷體"/>
        </w:rPr>
        <w:t xml:space="preserve"> "Loan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frsG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</w:t>
      </w:r>
    </w:p>
    <w:p w14:paraId="51BED79A" w14:textId="79C87FEE" w:rsidR="008304D1" w:rsidRDefault="008304D1" w:rsidP="008304D1">
      <w:pPr>
        <w:pStyle w:val="af9"/>
        <w:ind w:leftChars="0" w:left="3164" w:firstLine="1"/>
        <w:rPr>
          <w:rFonts w:ascii="標楷體" w:eastAsia="標楷體" w:hAnsi="標楷體"/>
        </w:rPr>
      </w:pPr>
      <w:r>
        <w:rPr>
          <w:rFonts w:ascii="標楷體" w:eastAsia="標楷體" w:hAnsi="標楷體"/>
        </w:rPr>
        <w:lastRenderedPageBreak/>
        <w:t>WHERE "Loan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frsG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"."</w:t>
      </w:r>
      <w:r w:rsidRPr="0024703C">
        <w:rPr>
          <w:rFonts w:ascii="標楷體" w:eastAsia="標楷體" w:hAnsi="標楷體"/>
        </w:rPr>
        <w:t>DataYM</w:t>
      </w:r>
      <w:r>
        <w:rPr>
          <w:rFonts w:ascii="標楷體" w:eastAsia="標楷體" w:hAnsi="標楷體"/>
        </w:rPr>
        <w:t xml:space="preserve">" = </w:t>
      </w:r>
      <w:r>
        <w:rPr>
          <w:rFonts w:ascii="標楷體" w:eastAsia="標楷體" w:hAnsi="標楷體" w:hint="eastAsia"/>
        </w:rPr>
        <w:t>會計日期年月</w:t>
      </w:r>
    </w:p>
    <w:p w14:paraId="21620E8E" w14:textId="77777777" w:rsidR="008304D1" w:rsidRDefault="008304D1" w:rsidP="008304D1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規格</w:t>
      </w:r>
      <w:r>
        <w:rPr>
          <w:rFonts w:ascii="標楷體" w:eastAsia="標楷體" w:hAnsi="標楷體" w:hint="eastAsia"/>
        </w:rPr>
        <w:t>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72"/>
        <w:gridCol w:w="1098"/>
        <w:gridCol w:w="1776"/>
        <w:gridCol w:w="4241"/>
      </w:tblGrid>
      <w:tr w:rsidR="008304D1" w:rsidRPr="00CE3D0E" w14:paraId="5733FFC4" w14:textId="77777777" w:rsidTr="00BD3576">
        <w:tc>
          <w:tcPr>
            <w:tcW w:w="457" w:type="dxa"/>
            <w:vAlign w:val="center"/>
          </w:tcPr>
          <w:p w14:paraId="49D52EBC" w14:textId="77777777" w:rsidR="008304D1" w:rsidRPr="00CE3D0E" w:rsidRDefault="008304D1" w:rsidP="00E76B74">
            <w:pPr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E3D0E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72" w:type="dxa"/>
            <w:vAlign w:val="center"/>
          </w:tcPr>
          <w:p w14:paraId="126EB146" w14:textId="77777777" w:rsidR="008304D1" w:rsidRPr="00CE3D0E" w:rsidRDefault="008304D1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098" w:type="dxa"/>
            <w:vAlign w:val="center"/>
          </w:tcPr>
          <w:p w14:paraId="3B938F24" w14:textId="738BF4FD" w:rsidR="008304D1" w:rsidRPr="00CE3D0E" w:rsidRDefault="00B058BB" w:rsidP="00E76B74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776" w:type="dxa"/>
            <w:vAlign w:val="center"/>
          </w:tcPr>
          <w:p w14:paraId="26E72136" w14:textId="77777777" w:rsidR="008304D1" w:rsidRPr="00CE3D0E" w:rsidRDefault="008304D1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1" w:type="dxa"/>
            <w:vAlign w:val="center"/>
          </w:tcPr>
          <w:p w14:paraId="0BF1D2E3" w14:textId="77777777" w:rsidR="008304D1" w:rsidRPr="00CE3D0E" w:rsidRDefault="008304D1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7D6142" w:rsidRPr="00CE3D0E" w14:paraId="766B8D92" w14:textId="77777777" w:rsidTr="00484705">
        <w:tc>
          <w:tcPr>
            <w:tcW w:w="457" w:type="dxa"/>
            <w:vAlign w:val="center"/>
          </w:tcPr>
          <w:p w14:paraId="00E7EFFA" w14:textId="77777777" w:rsidR="007D6142" w:rsidRPr="00484705" w:rsidRDefault="007D6142" w:rsidP="007D6142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/>
              </w:rPr>
              <w:t>1</w:t>
            </w:r>
          </w:p>
        </w:tc>
        <w:tc>
          <w:tcPr>
            <w:tcW w:w="2372" w:type="dxa"/>
            <w:vAlign w:val="center"/>
          </w:tcPr>
          <w:p w14:paraId="5CEE0144" w14:textId="408F6BBD" w:rsidR="007D6142" w:rsidRPr="00484705" w:rsidRDefault="007D6142" w:rsidP="007D6142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cs="Arial" w:hint="eastAsia"/>
              </w:rPr>
              <w:t>戶號</w:t>
            </w:r>
          </w:p>
        </w:tc>
        <w:tc>
          <w:tcPr>
            <w:tcW w:w="1098" w:type="dxa"/>
            <w:vAlign w:val="center"/>
          </w:tcPr>
          <w:p w14:paraId="31B3776E" w14:textId="71E6C1E1" w:rsidR="007D6142" w:rsidRPr="00484705" w:rsidRDefault="007D6142" w:rsidP="007D6142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776" w:type="dxa"/>
            <w:vAlign w:val="center"/>
          </w:tcPr>
          <w:p w14:paraId="4CF98137" w14:textId="253E1CB9" w:rsidR="007D6142" w:rsidRPr="00484705" w:rsidRDefault="00E24875" w:rsidP="007D6142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9</w:t>
            </w:r>
            <w:r w:rsidRPr="00484705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41" w:type="dxa"/>
            <w:vAlign w:val="center"/>
          </w:tcPr>
          <w:p w14:paraId="1ADEF50C" w14:textId="77777777" w:rsidR="007D6142" w:rsidRPr="00484705" w:rsidRDefault="007D6142" w:rsidP="007D6142">
            <w:pPr>
              <w:rPr>
                <w:rFonts w:ascii="標楷體" w:eastAsia="標楷體" w:hAnsi="標楷體"/>
              </w:rPr>
            </w:pPr>
          </w:p>
        </w:tc>
      </w:tr>
      <w:tr w:rsidR="00E24875" w:rsidRPr="00CE3D0E" w14:paraId="47F61767" w14:textId="77777777" w:rsidTr="00484705">
        <w:tc>
          <w:tcPr>
            <w:tcW w:w="457" w:type="dxa"/>
            <w:vAlign w:val="center"/>
          </w:tcPr>
          <w:p w14:paraId="17230D6E" w14:textId="77777777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/>
              </w:rPr>
              <w:t>2</w:t>
            </w:r>
          </w:p>
        </w:tc>
        <w:tc>
          <w:tcPr>
            <w:tcW w:w="2372" w:type="dxa"/>
            <w:vAlign w:val="center"/>
          </w:tcPr>
          <w:p w14:paraId="36C70450" w14:textId="59250FB2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cs="Arial" w:hint="eastAsia"/>
              </w:rPr>
              <w:t>借款人</w:t>
            </w:r>
            <w:r w:rsidRPr="00484705">
              <w:rPr>
                <w:rFonts w:ascii="標楷體" w:eastAsia="標楷體" w:hAnsi="標楷體" w:cs="Arial"/>
              </w:rPr>
              <w:t xml:space="preserve">ID / </w:t>
            </w:r>
            <w:r w:rsidRPr="00484705">
              <w:rPr>
                <w:rFonts w:ascii="標楷體" w:eastAsia="標楷體" w:hAnsi="標楷體" w:cs="Arial" w:hint="eastAsia"/>
              </w:rPr>
              <w:t>統編</w:t>
            </w:r>
          </w:p>
        </w:tc>
        <w:tc>
          <w:tcPr>
            <w:tcW w:w="1098" w:type="dxa"/>
            <w:vAlign w:val="center"/>
          </w:tcPr>
          <w:p w14:paraId="0BFD3241" w14:textId="397CE33A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</w:t>
            </w:r>
            <w:r w:rsidRPr="00484705">
              <w:rPr>
                <w:rFonts w:ascii="標楷體" w:eastAsia="標楷體" w:hAnsi="標楷體"/>
              </w:rPr>
              <w:t>0</w:t>
            </w:r>
          </w:p>
        </w:tc>
        <w:tc>
          <w:tcPr>
            <w:tcW w:w="1776" w:type="dxa"/>
            <w:vAlign w:val="center"/>
          </w:tcPr>
          <w:p w14:paraId="0B7D9C24" w14:textId="77777777" w:rsidR="00E24875" w:rsidRPr="00484705" w:rsidRDefault="00E24875" w:rsidP="00E24875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6CDBD137" w14:textId="3F7AE959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  <w:color w:val="000000"/>
              </w:rPr>
              <w:t>空白</w:t>
            </w:r>
          </w:p>
        </w:tc>
      </w:tr>
      <w:tr w:rsidR="00E24875" w:rsidRPr="00CE3D0E" w14:paraId="62A4F3DB" w14:textId="77777777" w:rsidTr="00484705">
        <w:tc>
          <w:tcPr>
            <w:tcW w:w="457" w:type="dxa"/>
            <w:vAlign w:val="center"/>
          </w:tcPr>
          <w:p w14:paraId="46EC9DF7" w14:textId="77777777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/>
              </w:rPr>
              <w:t>3</w:t>
            </w:r>
          </w:p>
        </w:tc>
        <w:tc>
          <w:tcPr>
            <w:tcW w:w="2372" w:type="dxa"/>
            <w:vAlign w:val="center"/>
          </w:tcPr>
          <w:p w14:paraId="7E74D482" w14:textId="7DD7F7ED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cs="Arial" w:hint="eastAsia"/>
              </w:rPr>
              <w:t>額度編號</w:t>
            </w:r>
          </w:p>
        </w:tc>
        <w:tc>
          <w:tcPr>
            <w:tcW w:w="1098" w:type="dxa"/>
            <w:vAlign w:val="center"/>
          </w:tcPr>
          <w:p w14:paraId="63097FE0" w14:textId="430810F9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776" w:type="dxa"/>
            <w:vAlign w:val="center"/>
          </w:tcPr>
          <w:p w14:paraId="7E7BAFEE" w14:textId="304B669C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9</w:t>
            </w:r>
            <w:r w:rsidRPr="0048470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1" w:type="dxa"/>
            <w:vAlign w:val="center"/>
          </w:tcPr>
          <w:p w14:paraId="6A192B74" w14:textId="77777777" w:rsidR="00E24875" w:rsidRPr="00484705" w:rsidRDefault="00E24875" w:rsidP="00E24875">
            <w:pPr>
              <w:rPr>
                <w:rFonts w:ascii="標楷體" w:eastAsia="標楷體" w:hAnsi="標楷體"/>
              </w:rPr>
            </w:pPr>
          </w:p>
        </w:tc>
      </w:tr>
      <w:tr w:rsidR="00E24875" w:rsidRPr="00CE3D0E" w14:paraId="608192B4" w14:textId="77777777" w:rsidTr="00484705">
        <w:tc>
          <w:tcPr>
            <w:tcW w:w="457" w:type="dxa"/>
            <w:vAlign w:val="center"/>
          </w:tcPr>
          <w:p w14:paraId="6D2BF5EB" w14:textId="77777777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/>
              </w:rPr>
              <w:t>4</w:t>
            </w:r>
          </w:p>
        </w:tc>
        <w:tc>
          <w:tcPr>
            <w:tcW w:w="2372" w:type="dxa"/>
            <w:vAlign w:val="center"/>
          </w:tcPr>
          <w:p w14:paraId="4A861EA6" w14:textId="614F3E40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cs="Arial" w:hint="eastAsia"/>
              </w:rPr>
              <w:t>核准號碼</w:t>
            </w:r>
          </w:p>
        </w:tc>
        <w:tc>
          <w:tcPr>
            <w:tcW w:w="1098" w:type="dxa"/>
            <w:vAlign w:val="center"/>
          </w:tcPr>
          <w:p w14:paraId="16529DE6" w14:textId="2112D365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776" w:type="dxa"/>
            <w:vAlign w:val="center"/>
          </w:tcPr>
          <w:p w14:paraId="7A8040FD" w14:textId="0B98E96C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9</w:t>
            </w:r>
            <w:r w:rsidRPr="00484705">
              <w:rPr>
                <w:rFonts w:ascii="標楷體" w:eastAsia="標楷體" w:hAnsi="標楷體"/>
              </w:rPr>
              <w:t>99999</w:t>
            </w:r>
          </w:p>
        </w:tc>
        <w:tc>
          <w:tcPr>
            <w:tcW w:w="4241" w:type="dxa"/>
            <w:vAlign w:val="center"/>
          </w:tcPr>
          <w:p w14:paraId="2A74DE51" w14:textId="77777777" w:rsidR="00E24875" w:rsidRPr="00484705" w:rsidRDefault="00E24875" w:rsidP="00E24875">
            <w:pPr>
              <w:rPr>
                <w:rFonts w:ascii="標楷體" w:eastAsia="標楷體" w:hAnsi="標楷體"/>
              </w:rPr>
            </w:pPr>
          </w:p>
        </w:tc>
      </w:tr>
      <w:tr w:rsidR="00E24875" w:rsidRPr="00CE3D0E" w14:paraId="2E8D57C1" w14:textId="77777777" w:rsidTr="00484705">
        <w:tc>
          <w:tcPr>
            <w:tcW w:w="457" w:type="dxa"/>
            <w:vAlign w:val="center"/>
          </w:tcPr>
          <w:p w14:paraId="65E5F5F4" w14:textId="77777777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/>
              </w:rPr>
              <w:t>5</w:t>
            </w:r>
          </w:p>
        </w:tc>
        <w:tc>
          <w:tcPr>
            <w:tcW w:w="2372" w:type="dxa"/>
            <w:vAlign w:val="center"/>
          </w:tcPr>
          <w:p w14:paraId="4219876E" w14:textId="38140088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cs="Arial" w:hint="eastAsia"/>
              </w:rPr>
              <w:t>撥款序號</w:t>
            </w:r>
          </w:p>
        </w:tc>
        <w:tc>
          <w:tcPr>
            <w:tcW w:w="1098" w:type="dxa"/>
            <w:vAlign w:val="center"/>
          </w:tcPr>
          <w:p w14:paraId="686D4F1D" w14:textId="778AE7B1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776" w:type="dxa"/>
            <w:vAlign w:val="center"/>
          </w:tcPr>
          <w:p w14:paraId="448108AA" w14:textId="701A1F2A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9</w:t>
            </w:r>
            <w:r w:rsidRPr="0048470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1" w:type="dxa"/>
            <w:vAlign w:val="center"/>
          </w:tcPr>
          <w:p w14:paraId="253648A3" w14:textId="77777777" w:rsidR="00E24875" w:rsidRPr="00484705" w:rsidRDefault="00E24875" w:rsidP="00E24875">
            <w:pPr>
              <w:rPr>
                <w:rFonts w:ascii="標楷體" w:eastAsia="標楷體" w:hAnsi="標楷體"/>
              </w:rPr>
            </w:pPr>
          </w:p>
        </w:tc>
      </w:tr>
      <w:tr w:rsidR="00E24875" w:rsidRPr="00CE3D0E" w14:paraId="6AD0BABE" w14:textId="77777777" w:rsidTr="00484705">
        <w:tc>
          <w:tcPr>
            <w:tcW w:w="457" w:type="dxa"/>
            <w:vAlign w:val="center"/>
          </w:tcPr>
          <w:p w14:paraId="7F6C45F9" w14:textId="77777777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/>
              </w:rPr>
              <w:t>6</w:t>
            </w:r>
          </w:p>
        </w:tc>
        <w:tc>
          <w:tcPr>
            <w:tcW w:w="2372" w:type="dxa"/>
            <w:vAlign w:val="center"/>
          </w:tcPr>
          <w:p w14:paraId="77C570DE" w14:textId="72652EBB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cs="Arial" w:hint="eastAsia"/>
              </w:rPr>
              <w:t>企業戶</w:t>
            </w:r>
            <w:r w:rsidRPr="00484705">
              <w:rPr>
                <w:rFonts w:ascii="標楷體" w:eastAsia="標楷體" w:hAnsi="標楷體" w:cs="Arial"/>
              </w:rPr>
              <w:t>/</w:t>
            </w:r>
            <w:r w:rsidRPr="00484705">
              <w:rPr>
                <w:rFonts w:ascii="標楷體" w:eastAsia="標楷體" w:hAnsi="標楷體" w:cs="Arial" w:hint="eastAsia"/>
              </w:rPr>
              <w:t>個人戶</w:t>
            </w:r>
          </w:p>
        </w:tc>
        <w:tc>
          <w:tcPr>
            <w:tcW w:w="1098" w:type="dxa"/>
            <w:vAlign w:val="center"/>
          </w:tcPr>
          <w:p w14:paraId="6C87E7F6" w14:textId="0D56A7CB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34DAB730" w14:textId="60E911ED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402A5E3F" w14:textId="77777777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1=企業戶、2=個人戶</w:t>
            </w:r>
          </w:p>
          <w:p w14:paraId="2A26053D" w14:textId="77777777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自然人採用企金自然人評等模型者，應歸類為企業戶</w:t>
            </w:r>
          </w:p>
          <w:p w14:paraId="45B278CA" w14:textId="0EB0A7E7" w:rsidR="00E24875" w:rsidRPr="00484705" w:rsidRDefault="00E24875" w:rsidP="00E24875">
            <w:pPr>
              <w:rPr>
                <w:rFonts w:ascii="標楷體" w:eastAsia="標楷體" w:hAnsi="標楷體"/>
              </w:rPr>
            </w:pPr>
          </w:p>
        </w:tc>
      </w:tr>
      <w:tr w:rsidR="00E24875" w:rsidRPr="00CE3D0E" w14:paraId="5D19F2CF" w14:textId="77777777" w:rsidTr="00484705">
        <w:tc>
          <w:tcPr>
            <w:tcW w:w="457" w:type="dxa"/>
            <w:vAlign w:val="center"/>
          </w:tcPr>
          <w:p w14:paraId="54CC2BDB" w14:textId="109FF7D5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2372" w:type="dxa"/>
            <w:vAlign w:val="center"/>
          </w:tcPr>
          <w:p w14:paraId="37BB655F" w14:textId="2EBEA728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cs="Arial" w:hint="eastAsia"/>
              </w:rPr>
              <w:t>戶況</w:t>
            </w:r>
          </w:p>
        </w:tc>
        <w:tc>
          <w:tcPr>
            <w:tcW w:w="1098" w:type="dxa"/>
            <w:vAlign w:val="center"/>
          </w:tcPr>
          <w:p w14:paraId="2B2CCE2C" w14:textId="36C2B023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70EE2D99" w14:textId="1B05DBFF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1DBA892E" w14:textId="77777777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1=正常、2=催收</w:t>
            </w:r>
          </w:p>
          <w:p w14:paraId="7C582896" w14:textId="2F6DAE0A" w:rsidR="00E24875" w:rsidRPr="00484705" w:rsidRDefault="00E24875" w:rsidP="00E24875">
            <w:pPr>
              <w:rPr>
                <w:rFonts w:ascii="標楷體" w:eastAsia="標楷體" w:hAnsi="標楷體"/>
              </w:rPr>
            </w:pPr>
          </w:p>
        </w:tc>
      </w:tr>
      <w:tr w:rsidR="00E24875" w:rsidRPr="00CE3D0E" w14:paraId="7F3F0DDC" w14:textId="77777777" w:rsidTr="00484705">
        <w:tc>
          <w:tcPr>
            <w:tcW w:w="457" w:type="dxa"/>
            <w:vAlign w:val="center"/>
          </w:tcPr>
          <w:p w14:paraId="4784D3D4" w14:textId="7C8795D8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2372" w:type="dxa"/>
            <w:vAlign w:val="center"/>
          </w:tcPr>
          <w:p w14:paraId="4DBF43AE" w14:textId="631F80AC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cs="Arial" w:hint="eastAsia"/>
              </w:rPr>
              <w:t>轉催收款日期</w:t>
            </w:r>
          </w:p>
        </w:tc>
        <w:tc>
          <w:tcPr>
            <w:tcW w:w="1098" w:type="dxa"/>
            <w:vAlign w:val="center"/>
          </w:tcPr>
          <w:p w14:paraId="3D9457FB" w14:textId="5E9E89A8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7F0015FE" w14:textId="2735D358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41" w:type="dxa"/>
            <w:vAlign w:val="center"/>
          </w:tcPr>
          <w:p w14:paraId="41589AFF" w14:textId="600EE6CB" w:rsidR="00E24875" w:rsidRPr="00484705" w:rsidRDefault="00E24875" w:rsidP="00E24875">
            <w:pPr>
              <w:rPr>
                <w:rFonts w:ascii="標楷體" w:eastAsia="標楷體" w:hAnsi="標楷體"/>
              </w:rPr>
            </w:pPr>
          </w:p>
        </w:tc>
      </w:tr>
      <w:tr w:rsidR="00E24875" w:rsidRPr="00CE3D0E" w14:paraId="4A800028" w14:textId="77777777" w:rsidTr="00484705">
        <w:tc>
          <w:tcPr>
            <w:tcW w:w="457" w:type="dxa"/>
            <w:vAlign w:val="center"/>
          </w:tcPr>
          <w:p w14:paraId="3103C056" w14:textId="4A4B2D92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372" w:type="dxa"/>
            <w:vAlign w:val="center"/>
          </w:tcPr>
          <w:p w14:paraId="77F67031" w14:textId="4A9829D7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cs="Arial" w:hint="eastAsia"/>
              </w:rPr>
              <w:t>原始認列時時信用評等</w:t>
            </w:r>
          </w:p>
        </w:tc>
        <w:tc>
          <w:tcPr>
            <w:tcW w:w="1098" w:type="dxa"/>
            <w:vAlign w:val="center"/>
          </w:tcPr>
          <w:p w14:paraId="443AF68B" w14:textId="7B8739D5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25111E52" w14:textId="44AF9EC8" w:rsidR="00E24875" w:rsidRPr="00484705" w:rsidRDefault="00E24875" w:rsidP="00E24875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1CC4F1E1" w14:textId="2B5A24AC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  <w:color w:val="000000"/>
              </w:rPr>
              <w:t>空白</w:t>
            </w:r>
          </w:p>
        </w:tc>
      </w:tr>
      <w:tr w:rsidR="00E24875" w:rsidRPr="00CE3D0E" w14:paraId="73061CD7" w14:textId="77777777" w:rsidTr="00484705">
        <w:tc>
          <w:tcPr>
            <w:tcW w:w="457" w:type="dxa"/>
            <w:vAlign w:val="center"/>
          </w:tcPr>
          <w:p w14:paraId="2B92D9F2" w14:textId="7632F98A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2372" w:type="dxa"/>
            <w:vAlign w:val="center"/>
          </w:tcPr>
          <w:p w14:paraId="3BBFE378" w14:textId="4A89F166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cs="Arial" w:hint="eastAsia"/>
              </w:rPr>
              <w:t>原始認列時信用評等模型</w:t>
            </w:r>
          </w:p>
        </w:tc>
        <w:tc>
          <w:tcPr>
            <w:tcW w:w="1098" w:type="dxa"/>
            <w:vAlign w:val="center"/>
          </w:tcPr>
          <w:p w14:paraId="4B86422B" w14:textId="24A771AA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78A541B6" w14:textId="3F896810" w:rsidR="00E24875" w:rsidRPr="00484705" w:rsidRDefault="00E24875" w:rsidP="00E24875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2B2985FE" w14:textId="3C3DAE2E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  <w:color w:val="000000"/>
              </w:rPr>
              <w:t>空白</w:t>
            </w:r>
          </w:p>
        </w:tc>
      </w:tr>
      <w:tr w:rsidR="00E24875" w:rsidRPr="00CE3D0E" w14:paraId="1A09CE6B" w14:textId="77777777" w:rsidTr="00484705">
        <w:tc>
          <w:tcPr>
            <w:tcW w:w="457" w:type="dxa"/>
            <w:vAlign w:val="center"/>
          </w:tcPr>
          <w:p w14:paraId="4C8D4D74" w14:textId="71C8FF10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2372" w:type="dxa"/>
            <w:vAlign w:val="center"/>
          </w:tcPr>
          <w:p w14:paraId="63E143F7" w14:textId="28FEBD28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cs="Arial" w:hint="eastAsia"/>
              </w:rPr>
              <w:t>財務報導日時信用評等</w:t>
            </w:r>
          </w:p>
        </w:tc>
        <w:tc>
          <w:tcPr>
            <w:tcW w:w="1098" w:type="dxa"/>
            <w:vAlign w:val="center"/>
          </w:tcPr>
          <w:p w14:paraId="53F938FD" w14:textId="7E976E07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1B0C2F15" w14:textId="6C27A34B" w:rsidR="00E24875" w:rsidRPr="00484705" w:rsidRDefault="00E24875" w:rsidP="00E24875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3D77050E" w14:textId="254FF06E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  <w:color w:val="000000"/>
              </w:rPr>
              <w:t>空白</w:t>
            </w:r>
          </w:p>
        </w:tc>
      </w:tr>
      <w:tr w:rsidR="00E24875" w:rsidRPr="00CE3D0E" w14:paraId="1B71D004" w14:textId="77777777" w:rsidTr="00484705">
        <w:tc>
          <w:tcPr>
            <w:tcW w:w="457" w:type="dxa"/>
            <w:vAlign w:val="center"/>
          </w:tcPr>
          <w:p w14:paraId="05409AAB" w14:textId="1968E6E2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2372" w:type="dxa"/>
            <w:vAlign w:val="center"/>
          </w:tcPr>
          <w:p w14:paraId="1A7A43A7" w14:textId="4FAB7EF9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cs="Arial" w:hint="eastAsia"/>
              </w:rPr>
              <w:t>財務報導日時信用評等模型</w:t>
            </w:r>
          </w:p>
        </w:tc>
        <w:tc>
          <w:tcPr>
            <w:tcW w:w="1098" w:type="dxa"/>
            <w:vAlign w:val="center"/>
          </w:tcPr>
          <w:p w14:paraId="5F82139D" w14:textId="456DF9E9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1C3765D9" w14:textId="51D5CB75" w:rsidR="00E24875" w:rsidRPr="00484705" w:rsidRDefault="00E24875" w:rsidP="00E24875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144AFA52" w14:textId="06C77E03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  <w:color w:val="000000"/>
              </w:rPr>
              <w:t>空白</w:t>
            </w:r>
          </w:p>
        </w:tc>
      </w:tr>
      <w:tr w:rsidR="00E24875" w:rsidRPr="00CE3D0E" w14:paraId="3ACDB190" w14:textId="77777777" w:rsidTr="00484705">
        <w:tc>
          <w:tcPr>
            <w:tcW w:w="457" w:type="dxa"/>
            <w:vAlign w:val="center"/>
          </w:tcPr>
          <w:p w14:paraId="4DCFBC90" w14:textId="63B8CD05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2372" w:type="dxa"/>
            <w:vAlign w:val="center"/>
          </w:tcPr>
          <w:p w14:paraId="3581CF0F" w14:textId="0132EF53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cs="Arial" w:hint="eastAsia"/>
              </w:rPr>
              <w:t>逾期繳款天數</w:t>
            </w:r>
          </w:p>
        </w:tc>
        <w:tc>
          <w:tcPr>
            <w:tcW w:w="1098" w:type="dxa"/>
            <w:vAlign w:val="center"/>
          </w:tcPr>
          <w:p w14:paraId="4FF137C2" w14:textId="64A77A52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776" w:type="dxa"/>
            <w:vAlign w:val="center"/>
          </w:tcPr>
          <w:p w14:paraId="73F4E7FD" w14:textId="669A5995" w:rsidR="00E24875" w:rsidRPr="00484705" w:rsidRDefault="0048470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9</w:t>
            </w:r>
            <w:r w:rsidRPr="00484705">
              <w:rPr>
                <w:rFonts w:ascii="標楷體" w:eastAsia="標楷體" w:hAnsi="標楷體"/>
              </w:rPr>
              <w:t>999</w:t>
            </w:r>
          </w:p>
        </w:tc>
        <w:tc>
          <w:tcPr>
            <w:tcW w:w="4241" w:type="dxa"/>
            <w:vAlign w:val="center"/>
          </w:tcPr>
          <w:p w14:paraId="4FED5B16" w14:textId="77777777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抓取月底日資料，並以天數表示</w:t>
            </w:r>
          </w:p>
          <w:p w14:paraId="1574BEF0" w14:textId="3A32F4FD" w:rsidR="00E24875" w:rsidRPr="00484705" w:rsidRDefault="00E24875" w:rsidP="00E24875">
            <w:pPr>
              <w:rPr>
                <w:rFonts w:ascii="標楷體" w:eastAsia="標楷體" w:hAnsi="標楷體"/>
              </w:rPr>
            </w:pPr>
          </w:p>
        </w:tc>
      </w:tr>
      <w:tr w:rsidR="00E24875" w:rsidRPr="00CE3D0E" w14:paraId="438DD5B5" w14:textId="77777777" w:rsidTr="00484705">
        <w:tc>
          <w:tcPr>
            <w:tcW w:w="457" w:type="dxa"/>
            <w:vAlign w:val="center"/>
          </w:tcPr>
          <w:p w14:paraId="0021B9E2" w14:textId="686ADD82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/>
              </w:rPr>
              <w:t>1</w:t>
            </w:r>
            <w:r w:rsidRPr="00484705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2372" w:type="dxa"/>
            <w:vAlign w:val="center"/>
          </w:tcPr>
          <w:p w14:paraId="28E4BB0A" w14:textId="1A1406F7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cs="Arial" w:hint="eastAsia"/>
              </w:rPr>
              <w:t>債務人屬企業戶，且其歸戶下任一債務逾期</w:t>
            </w:r>
            <w:r w:rsidRPr="00484705">
              <w:rPr>
                <w:rFonts w:ascii="標楷體" w:eastAsia="標楷體" w:hAnsi="標楷體" w:cs="Arial"/>
              </w:rPr>
              <w:t>90</w:t>
            </w:r>
            <w:r w:rsidRPr="00484705">
              <w:rPr>
                <w:rFonts w:ascii="標楷體" w:eastAsia="標楷體" w:hAnsi="標楷體" w:cs="Arial" w:hint="eastAsia"/>
              </w:rPr>
              <w:t>天</w:t>
            </w:r>
            <w:r w:rsidRPr="00484705">
              <w:rPr>
                <w:rFonts w:ascii="標楷體" w:eastAsia="標楷體" w:hAnsi="標楷體" w:cs="Arial"/>
              </w:rPr>
              <w:t>(</w:t>
            </w:r>
            <w:r w:rsidRPr="00484705">
              <w:rPr>
                <w:rFonts w:ascii="標楷體" w:eastAsia="標楷體" w:hAnsi="標楷體" w:cs="Arial" w:hint="eastAsia"/>
              </w:rPr>
              <w:t>含</w:t>
            </w:r>
            <w:r w:rsidRPr="00484705">
              <w:rPr>
                <w:rFonts w:ascii="標楷體" w:eastAsia="標楷體" w:hAnsi="標楷體" w:cs="Arial"/>
              </w:rPr>
              <w:t>)</w:t>
            </w:r>
            <w:r w:rsidRPr="00484705">
              <w:rPr>
                <w:rFonts w:ascii="標楷體" w:eastAsia="標楷體" w:hAnsi="標楷體" w:cs="Arial" w:hint="eastAsia"/>
              </w:rPr>
              <w:t>以上</w:t>
            </w:r>
          </w:p>
        </w:tc>
        <w:tc>
          <w:tcPr>
            <w:tcW w:w="1098" w:type="dxa"/>
            <w:vAlign w:val="center"/>
          </w:tcPr>
          <w:p w14:paraId="69E8415A" w14:textId="5224C57D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0E20164E" w14:textId="187362BB" w:rsidR="00E24875" w:rsidRPr="00484705" w:rsidRDefault="0048470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00046470" w14:textId="3CFDFE1D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  <w:color w:val="000000"/>
              </w:rPr>
              <w:t>1=</w:t>
            </w:r>
            <w:r w:rsidRPr="00484705">
              <w:rPr>
                <w:rFonts w:ascii="標楷體" w:eastAsia="標楷體" w:hAnsi="標楷體" w:hint="eastAsia"/>
              </w:rPr>
              <w:t>是  2=否</w:t>
            </w:r>
            <w:r w:rsidRPr="00484705">
              <w:rPr>
                <w:rFonts w:ascii="標楷體" w:eastAsia="標楷體" w:hAnsi="標楷體" w:hint="eastAsia"/>
              </w:rPr>
              <w:br/>
            </w:r>
            <w:r w:rsidRPr="00484705">
              <w:rPr>
                <w:rFonts w:ascii="標楷體" w:eastAsia="標楷體" w:hAnsi="標楷體" w:cs="Arial" w:hint="eastAsia"/>
              </w:rPr>
              <w:t>企業戶</w:t>
            </w:r>
            <w:r w:rsidRPr="00484705">
              <w:rPr>
                <w:rFonts w:ascii="標楷體" w:eastAsia="標楷體" w:hAnsi="標楷體" w:hint="eastAsia"/>
              </w:rPr>
              <w:t>為IAS39減損客觀條件1：若「逾期繳款天數」達90天（含）以上，本欄位應註記為1</w:t>
            </w:r>
          </w:p>
        </w:tc>
      </w:tr>
      <w:tr w:rsidR="00E24875" w:rsidRPr="00CE3D0E" w14:paraId="79E16ADB" w14:textId="77777777" w:rsidTr="00484705">
        <w:tc>
          <w:tcPr>
            <w:tcW w:w="457" w:type="dxa"/>
            <w:vAlign w:val="center"/>
          </w:tcPr>
          <w:p w14:paraId="334C635D" w14:textId="1027A989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15</w:t>
            </w:r>
          </w:p>
        </w:tc>
        <w:tc>
          <w:tcPr>
            <w:tcW w:w="2372" w:type="dxa"/>
            <w:vAlign w:val="center"/>
          </w:tcPr>
          <w:p w14:paraId="148CA9A0" w14:textId="0D5BF3F9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cs="Arial" w:hint="eastAsia"/>
              </w:rPr>
              <w:t>個人消費性放款逾期超逾</w:t>
            </w:r>
            <w:r w:rsidRPr="00484705">
              <w:rPr>
                <w:rFonts w:ascii="標楷體" w:eastAsia="標楷體" w:hAnsi="標楷體" w:cs="Arial"/>
              </w:rPr>
              <w:t>90</w:t>
            </w:r>
            <w:r w:rsidRPr="00484705">
              <w:rPr>
                <w:rFonts w:ascii="標楷體" w:eastAsia="標楷體" w:hAnsi="標楷體" w:cs="Arial" w:hint="eastAsia"/>
              </w:rPr>
              <w:t>天</w:t>
            </w:r>
            <w:r w:rsidRPr="00484705">
              <w:rPr>
                <w:rFonts w:ascii="標楷體" w:eastAsia="標楷體" w:hAnsi="標楷體" w:cs="Arial"/>
              </w:rPr>
              <w:t>(</w:t>
            </w:r>
            <w:r w:rsidRPr="00484705">
              <w:rPr>
                <w:rFonts w:ascii="標楷體" w:eastAsia="標楷體" w:hAnsi="標楷體" w:cs="Arial" w:hint="eastAsia"/>
              </w:rPr>
              <w:t>含</w:t>
            </w:r>
            <w:r w:rsidRPr="00484705">
              <w:rPr>
                <w:rFonts w:ascii="標楷體" w:eastAsia="標楷體" w:hAnsi="標楷體" w:cs="Arial"/>
              </w:rPr>
              <w:t>)</w:t>
            </w:r>
            <w:r w:rsidRPr="00484705">
              <w:rPr>
                <w:rFonts w:ascii="標楷體" w:eastAsia="標楷體" w:hAnsi="標楷體" w:cs="Arial" w:hint="eastAsia"/>
              </w:rPr>
              <w:t>以上</w:t>
            </w:r>
          </w:p>
        </w:tc>
        <w:tc>
          <w:tcPr>
            <w:tcW w:w="1098" w:type="dxa"/>
            <w:vAlign w:val="center"/>
          </w:tcPr>
          <w:p w14:paraId="7354137F" w14:textId="36A0D216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7B7CEE10" w14:textId="5B29552B" w:rsidR="00E24875" w:rsidRPr="00484705" w:rsidRDefault="0048470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02C5D0A1" w14:textId="498F2472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  <w:color w:val="000000"/>
              </w:rPr>
              <w:t>1=</w:t>
            </w:r>
            <w:r w:rsidRPr="00484705">
              <w:rPr>
                <w:rFonts w:ascii="標楷體" w:eastAsia="標楷體" w:hAnsi="標楷體" w:hint="eastAsia"/>
              </w:rPr>
              <w:t>是 2=否</w:t>
            </w:r>
            <w:r w:rsidRPr="00484705">
              <w:rPr>
                <w:rFonts w:ascii="標楷體" w:eastAsia="標楷體" w:hAnsi="標楷體" w:hint="eastAsia"/>
              </w:rPr>
              <w:br/>
              <w:t>個人戶為IAS39減損客觀條件2：若「逾期繳款天數」達90天（含）以上，本欄位應註記為1</w:t>
            </w:r>
          </w:p>
        </w:tc>
      </w:tr>
      <w:tr w:rsidR="00E24875" w:rsidRPr="00CE3D0E" w14:paraId="2C5C871A" w14:textId="77777777" w:rsidTr="00484705">
        <w:tc>
          <w:tcPr>
            <w:tcW w:w="457" w:type="dxa"/>
            <w:vAlign w:val="center"/>
          </w:tcPr>
          <w:p w14:paraId="57CD4081" w14:textId="6FDEA481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16</w:t>
            </w:r>
          </w:p>
        </w:tc>
        <w:tc>
          <w:tcPr>
            <w:tcW w:w="2372" w:type="dxa"/>
            <w:vAlign w:val="center"/>
          </w:tcPr>
          <w:p w14:paraId="783089D3" w14:textId="1BAB45F4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cs="Arial" w:hint="eastAsia"/>
              </w:rPr>
              <w:t>債務人屬企業戶，且其歸戶任一債務已經本行轉催收款、或符合列報逾期放款條件、或本</w:t>
            </w:r>
            <w:r w:rsidRPr="00484705">
              <w:rPr>
                <w:rFonts w:ascii="標楷體" w:eastAsia="標楷體" w:hAnsi="標楷體" w:cs="Arial" w:hint="eastAsia"/>
              </w:rPr>
              <w:lastRenderedPageBreak/>
              <w:t>行對該債務讓步</w:t>
            </w:r>
            <w:r w:rsidRPr="00484705">
              <w:rPr>
                <w:rFonts w:ascii="標楷體" w:eastAsia="標楷體" w:hAnsi="標楷體" w:cs="Arial"/>
              </w:rPr>
              <w:t>(</w:t>
            </w:r>
            <w:r w:rsidRPr="00484705">
              <w:rPr>
                <w:rFonts w:ascii="標楷體" w:eastAsia="標楷體" w:hAnsi="標楷體" w:cs="Arial" w:hint="eastAsia"/>
              </w:rPr>
              <w:t>如協議</w:t>
            </w:r>
            <w:r w:rsidRPr="00484705">
              <w:rPr>
                <w:rFonts w:ascii="標楷體" w:eastAsia="標楷體" w:hAnsi="標楷體" w:cs="Arial"/>
              </w:rPr>
              <w:t>)</w:t>
            </w:r>
          </w:p>
        </w:tc>
        <w:tc>
          <w:tcPr>
            <w:tcW w:w="1098" w:type="dxa"/>
            <w:vAlign w:val="center"/>
          </w:tcPr>
          <w:p w14:paraId="7924523E" w14:textId="78169130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lastRenderedPageBreak/>
              <w:t>1</w:t>
            </w:r>
          </w:p>
        </w:tc>
        <w:tc>
          <w:tcPr>
            <w:tcW w:w="1776" w:type="dxa"/>
            <w:vAlign w:val="center"/>
          </w:tcPr>
          <w:p w14:paraId="017418A0" w14:textId="7D323778" w:rsidR="00E24875" w:rsidRPr="00484705" w:rsidRDefault="0048470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5DE16E97" w14:textId="7795971B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  <w:color w:val="000000"/>
              </w:rPr>
              <w:t>1=</w:t>
            </w:r>
            <w:r w:rsidRPr="00484705">
              <w:rPr>
                <w:rFonts w:ascii="標楷體" w:eastAsia="標楷體" w:hAnsi="標楷體" w:hint="eastAsia"/>
              </w:rPr>
              <w:t>是 2=否</w:t>
            </w:r>
            <w:r w:rsidRPr="00484705">
              <w:rPr>
                <w:rFonts w:ascii="標楷體" w:eastAsia="標楷體" w:hAnsi="標楷體" w:hint="eastAsia"/>
              </w:rPr>
              <w:br/>
            </w:r>
            <w:r w:rsidRPr="00484705">
              <w:rPr>
                <w:rFonts w:ascii="標楷體" w:eastAsia="標楷體" w:hAnsi="標楷體" w:cs="Arial" w:hint="eastAsia"/>
              </w:rPr>
              <w:t>企業戶</w:t>
            </w:r>
            <w:r w:rsidRPr="00484705">
              <w:rPr>
                <w:rFonts w:ascii="標楷體" w:eastAsia="標楷體" w:hAnsi="標楷體" w:hint="eastAsia"/>
              </w:rPr>
              <w:t>為IAS39減損客觀條件3</w:t>
            </w:r>
          </w:p>
        </w:tc>
      </w:tr>
      <w:tr w:rsidR="00E24875" w:rsidRPr="00CE3D0E" w14:paraId="20A30105" w14:textId="77777777" w:rsidTr="00484705">
        <w:tc>
          <w:tcPr>
            <w:tcW w:w="457" w:type="dxa"/>
            <w:vAlign w:val="center"/>
          </w:tcPr>
          <w:p w14:paraId="74B7B321" w14:textId="0EE90CC5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17</w:t>
            </w:r>
          </w:p>
        </w:tc>
        <w:tc>
          <w:tcPr>
            <w:tcW w:w="2372" w:type="dxa"/>
            <w:vAlign w:val="center"/>
          </w:tcPr>
          <w:p w14:paraId="465FEC27" w14:textId="14A75D19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cs="Arial" w:hint="eastAsia"/>
              </w:rPr>
              <w:t>個人消費性放款已經本行轉催收、或符合列報逾期放款條件、或本行對該債務讓步</w:t>
            </w:r>
            <w:r w:rsidRPr="00484705">
              <w:rPr>
                <w:rFonts w:ascii="標楷體" w:eastAsia="標楷體" w:hAnsi="標楷體" w:cs="Arial"/>
              </w:rPr>
              <w:t>(</w:t>
            </w:r>
            <w:r w:rsidRPr="00484705">
              <w:rPr>
                <w:rFonts w:ascii="標楷體" w:eastAsia="標楷體" w:hAnsi="標楷體" w:cs="Arial" w:hint="eastAsia"/>
              </w:rPr>
              <w:t>如協議</w:t>
            </w:r>
            <w:r w:rsidRPr="00484705">
              <w:rPr>
                <w:rFonts w:ascii="標楷體" w:eastAsia="標楷體" w:hAnsi="標楷體" w:cs="Arial"/>
              </w:rPr>
              <w:t>)</w:t>
            </w:r>
          </w:p>
        </w:tc>
        <w:tc>
          <w:tcPr>
            <w:tcW w:w="1098" w:type="dxa"/>
            <w:vAlign w:val="center"/>
          </w:tcPr>
          <w:p w14:paraId="68F3750C" w14:textId="71B46098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5EDE483D" w14:textId="0C948311" w:rsidR="00E24875" w:rsidRPr="00484705" w:rsidRDefault="0048470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0A8B64B4" w14:textId="557CD6EA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  <w:color w:val="000000"/>
              </w:rPr>
              <w:t>1=</w:t>
            </w:r>
            <w:r w:rsidRPr="00484705">
              <w:rPr>
                <w:rFonts w:ascii="標楷體" w:eastAsia="標楷體" w:hAnsi="標楷體" w:hint="eastAsia"/>
              </w:rPr>
              <w:t>是 2=否</w:t>
            </w:r>
            <w:r w:rsidRPr="00484705">
              <w:rPr>
                <w:rFonts w:ascii="標楷體" w:eastAsia="標楷體" w:hAnsi="標楷體" w:hint="eastAsia"/>
              </w:rPr>
              <w:br/>
              <w:t>個人戶為IAS39減損客觀條件4</w:t>
            </w:r>
          </w:p>
        </w:tc>
      </w:tr>
      <w:tr w:rsidR="00E24875" w:rsidRPr="00CE3D0E" w14:paraId="1DF4DE1B" w14:textId="77777777" w:rsidTr="00484705">
        <w:tc>
          <w:tcPr>
            <w:tcW w:w="457" w:type="dxa"/>
            <w:vAlign w:val="center"/>
          </w:tcPr>
          <w:p w14:paraId="286AD610" w14:textId="56F96B7F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18</w:t>
            </w:r>
          </w:p>
        </w:tc>
        <w:tc>
          <w:tcPr>
            <w:tcW w:w="2372" w:type="dxa"/>
            <w:vAlign w:val="center"/>
          </w:tcPr>
          <w:p w14:paraId="25A2F4F6" w14:textId="73AB53CB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cs="Arial" w:hint="eastAsia"/>
              </w:rPr>
              <w:t>債務人申請重組、破產或其他等程序，而進行該等程序可能使債務人免除或延遲償還債務</w:t>
            </w:r>
          </w:p>
        </w:tc>
        <w:tc>
          <w:tcPr>
            <w:tcW w:w="1098" w:type="dxa"/>
            <w:vAlign w:val="center"/>
          </w:tcPr>
          <w:p w14:paraId="779C5057" w14:textId="7C14F67B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42C304AE" w14:textId="191A61F2" w:rsidR="00E24875" w:rsidRPr="00484705" w:rsidRDefault="0048470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4E97506A" w14:textId="79FC22EE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  <w:color w:val="000000"/>
              </w:rPr>
              <w:t>1=</w:t>
            </w:r>
            <w:r w:rsidRPr="00484705">
              <w:rPr>
                <w:rFonts w:ascii="標楷體" w:eastAsia="標楷體" w:hAnsi="標楷體" w:hint="eastAsia"/>
              </w:rPr>
              <w:t>是 2=否</w:t>
            </w:r>
            <w:r w:rsidRPr="00484705">
              <w:rPr>
                <w:rFonts w:ascii="標楷體" w:eastAsia="標楷體" w:hAnsi="標楷體" w:hint="eastAsia"/>
              </w:rPr>
              <w:br/>
              <w:t>為IAS39減損客觀條件5</w:t>
            </w:r>
          </w:p>
        </w:tc>
      </w:tr>
      <w:tr w:rsidR="00E24875" w:rsidRPr="00CE3D0E" w14:paraId="0736318C" w14:textId="77777777" w:rsidTr="00484705">
        <w:tc>
          <w:tcPr>
            <w:tcW w:w="457" w:type="dxa"/>
            <w:vAlign w:val="center"/>
          </w:tcPr>
          <w:p w14:paraId="55F9855A" w14:textId="731A1AAE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19</w:t>
            </w:r>
          </w:p>
        </w:tc>
        <w:tc>
          <w:tcPr>
            <w:tcW w:w="2372" w:type="dxa"/>
            <w:vAlign w:val="center"/>
          </w:tcPr>
          <w:p w14:paraId="607DBBD7" w14:textId="0EBA94CA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cs="Arial" w:hint="eastAsia"/>
              </w:rPr>
              <w:t>內部違約機率降至</w:t>
            </w:r>
            <w:r w:rsidRPr="00484705">
              <w:rPr>
                <w:rFonts w:ascii="標楷體" w:eastAsia="標楷體" w:hAnsi="標楷體" w:cs="Arial"/>
              </w:rPr>
              <w:t>D</w:t>
            </w:r>
            <w:r w:rsidRPr="00484705">
              <w:rPr>
                <w:rFonts w:ascii="標楷體" w:eastAsia="標楷體" w:hAnsi="標楷體" w:cs="Arial" w:hint="eastAsia"/>
              </w:rPr>
              <w:t>評等</w:t>
            </w:r>
          </w:p>
        </w:tc>
        <w:tc>
          <w:tcPr>
            <w:tcW w:w="1098" w:type="dxa"/>
            <w:vAlign w:val="center"/>
          </w:tcPr>
          <w:p w14:paraId="529C0165" w14:textId="2205AA1A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45EE54CF" w14:textId="3746BB5E" w:rsidR="00E24875" w:rsidRPr="00484705" w:rsidRDefault="00E24875" w:rsidP="00E24875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63387039" w14:textId="3FB07751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  <w:color w:val="000000"/>
              </w:rPr>
              <w:t>空白</w:t>
            </w:r>
          </w:p>
        </w:tc>
      </w:tr>
    </w:tbl>
    <w:p w14:paraId="6498F14C" w14:textId="77777777" w:rsidR="008304D1" w:rsidRDefault="008304D1" w:rsidP="008304D1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※排序：</w:t>
      </w:r>
    </w:p>
    <w:p w14:paraId="5A6DEE90" w14:textId="77777777" w:rsidR="008304D1" w:rsidRDefault="008304D1" w:rsidP="008304D1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※各欄位間加入 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 xml:space="preserve"> 區隔，最後一筆亦要換列</w:t>
      </w:r>
    </w:p>
    <w:p w14:paraId="4665F11D" w14:textId="77777777" w:rsidR="008304D1" w:rsidRDefault="008304D1" w:rsidP="008304D1">
      <w:pPr>
        <w:ind w:left="1440"/>
      </w:pPr>
    </w:p>
    <w:p w14:paraId="4FDFC777" w14:textId="77777777" w:rsidR="008304D1" w:rsidRPr="00AC3BFC" w:rsidRDefault="008304D1" w:rsidP="008304D1">
      <w:pPr>
        <w:ind w:left="1440"/>
      </w:pPr>
      <w:r>
        <w:rPr>
          <w:rFonts w:ascii="標楷體" w:eastAsia="標楷體" w:hAnsi="標楷體" w:hint="eastAsia"/>
        </w:rPr>
        <w:t>控制檔：</w:t>
      </w:r>
    </w:p>
    <w:p w14:paraId="56F40994" w14:textId="131F6A43" w:rsidR="008304D1" w:rsidRPr="00C85B3C" w:rsidRDefault="008304D1" w:rsidP="008304D1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檔名</w:t>
      </w:r>
      <w:r>
        <w:rPr>
          <w:rFonts w:ascii="標楷體" w:eastAsia="標楷體" w:hAnsi="標楷體" w:hint="eastAsia"/>
        </w:rPr>
        <w:t>：</w:t>
      </w:r>
      <w:r w:rsidRPr="00BC3A09">
        <w:rPr>
          <w:rFonts w:ascii="標楷體" w:eastAsia="標楷體" w:hAnsi="標楷體"/>
        </w:rPr>
        <w:t>LNF</w:t>
      </w:r>
      <w:r>
        <w:rPr>
          <w:rFonts w:ascii="標楷體" w:eastAsia="標楷體" w:hAnsi="標楷體"/>
        </w:rPr>
        <w:t>G</w:t>
      </w:r>
      <w:r w:rsidRPr="00BC3A09">
        <w:rPr>
          <w:rFonts w:ascii="標楷體" w:eastAsia="標楷體" w:hAnsi="標楷體"/>
        </w:rPr>
        <w:t>P.</w:t>
      </w:r>
      <w:r>
        <w:rPr>
          <w:rFonts w:ascii="標楷體" w:eastAsia="標楷體" w:hAnsi="標楷體" w:hint="eastAsia"/>
        </w:rPr>
        <w:t>IDX</w:t>
      </w:r>
    </w:p>
    <w:p w14:paraId="6B205B70" w14:textId="77777777" w:rsidR="008304D1" w:rsidRPr="004037BD" w:rsidRDefault="008304D1" w:rsidP="008304D1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格式</w:t>
      </w:r>
      <w:r>
        <w:rPr>
          <w:rFonts w:ascii="標楷體" w:eastAsia="標楷體" w:hAnsi="標楷體" w:hint="eastAsia"/>
        </w:rPr>
        <w:t>：文字檔</w:t>
      </w:r>
    </w:p>
    <w:p w14:paraId="5360CE60" w14:textId="77777777" w:rsidR="008304D1" w:rsidRPr="004037BD" w:rsidRDefault="008304D1" w:rsidP="008304D1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資料格式</w:t>
      </w:r>
      <w:r>
        <w:rPr>
          <w:rFonts w:ascii="標楷體" w:eastAsia="標楷體" w:hAnsi="標楷體" w:hint="eastAsia"/>
        </w:rPr>
        <w:t>：</w:t>
      </w:r>
      <w:r w:rsidRPr="004037BD">
        <w:rPr>
          <w:rFonts w:ascii="標楷體" w:eastAsia="標楷體" w:hAnsi="標楷體"/>
        </w:rPr>
        <w:t>Big5</w:t>
      </w:r>
    </w:p>
    <w:p w14:paraId="43DA07ED" w14:textId="77777777" w:rsidR="008304D1" w:rsidRDefault="008304D1" w:rsidP="008304D1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規格</w:t>
      </w:r>
      <w:r>
        <w:rPr>
          <w:rFonts w:ascii="標楷體" w:eastAsia="標楷體" w:hAnsi="標楷體" w:hint="eastAsia"/>
        </w:rPr>
        <w:t>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72"/>
        <w:gridCol w:w="1098"/>
        <w:gridCol w:w="1776"/>
        <w:gridCol w:w="4241"/>
      </w:tblGrid>
      <w:tr w:rsidR="008304D1" w:rsidRPr="00CE3D0E" w14:paraId="4CBA75E0" w14:textId="77777777" w:rsidTr="00E76B74">
        <w:tc>
          <w:tcPr>
            <w:tcW w:w="457" w:type="dxa"/>
            <w:vAlign w:val="center"/>
          </w:tcPr>
          <w:p w14:paraId="1E6EDAC7" w14:textId="77777777" w:rsidR="008304D1" w:rsidRPr="00CE3D0E" w:rsidRDefault="008304D1" w:rsidP="00E76B74">
            <w:pPr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E3D0E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72" w:type="dxa"/>
            <w:vAlign w:val="center"/>
          </w:tcPr>
          <w:p w14:paraId="1DCBC94E" w14:textId="77777777" w:rsidR="008304D1" w:rsidRPr="00CE3D0E" w:rsidRDefault="008304D1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098" w:type="dxa"/>
            <w:vAlign w:val="center"/>
          </w:tcPr>
          <w:p w14:paraId="2DF673FA" w14:textId="202B04B3" w:rsidR="008304D1" w:rsidRPr="00CE3D0E" w:rsidRDefault="00B058BB" w:rsidP="00E76B74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776" w:type="dxa"/>
            <w:vAlign w:val="center"/>
          </w:tcPr>
          <w:p w14:paraId="62CC11F7" w14:textId="77777777" w:rsidR="008304D1" w:rsidRPr="00CE3D0E" w:rsidRDefault="008304D1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1" w:type="dxa"/>
            <w:vAlign w:val="center"/>
          </w:tcPr>
          <w:p w14:paraId="49DA09E5" w14:textId="77777777" w:rsidR="008304D1" w:rsidRPr="00CE3D0E" w:rsidRDefault="008304D1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8304D1" w:rsidRPr="00CE3D0E" w14:paraId="39890513" w14:textId="77777777" w:rsidTr="00E76B74">
        <w:tc>
          <w:tcPr>
            <w:tcW w:w="457" w:type="dxa"/>
            <w:vAlign w:val="center"/>
          </w:tcPr>
          <w:p w14:paraId="2848EA7E" w14:textId="77777777" w:rsidR="008304D1" w:rsidRPr="002A734C" w:rsidRDefault="008304D1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1</w:t>
            </w:r>
          </w:p>
        </w:tc>
        <w:tc>
          <w:tcPr>
            <w:tcW w:w="2372" w:type="dxa"/>
            <w:vAlign w:val="center"/>
          </w:tcPr>
          <w:p w14:paraId="1058AEA1" w14:textId="77777777" w:rsidR="008304D1" w:rsidRPr="002A734C" w:rsidRDefault="008304D1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檔案日期</w:t>
            </w:r>
          </w:p>
        </w:tc>
        <w:tc>
          <w:tcPr>
            <w:tcW w:w="1098" w:type="dxa"/>
            <w:vAlign w:val="center"/>
          </w:tcPr>
          <w:p w14:paraId="35301B93" w14:textId="77777777" w:rsidR="008304D1" w:rsidRPr="002A734C" w:rsidRDefault="008304D1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119E9C04" w14:textId="77777777" w:rsidR="008304D1" w:rsidRPr="002A734C" w:rsidRDefault="008304D1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0CD3EF1E" w14:textId="70DC4176" w:rsidR="008304D1" w:rsidRPr="002A734C" w:rsidRDefault="00D04259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日曆日</w:t>
            </w:r>
          </w:p>
        </w:tc>
      </w:tr>
      <w:tr w:rsidR="008304D1" w:rsidRPr="00CE3D0E" w14:paraId="7D1F8E26" w14:textId="77777777" w:rsidTr="00E76B74">
        <w:tc>
          <w:tcPr>
            <w:tcW w:w="457" w:type="dxa"/>
            <w:vAlign w:val="center"/>
          </w:tcPr>
          <w:p w14:paraId="58948610" w14:textId="77777777" w:rsidR="008304D1" w:rsidRPr="002A734C" w:rsidRDefault="008304D1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2</w:t>
            </w:r>
          </w:p>
        </w:tc>
        <w:tc>
          <w:tcPr>
            <w:tcW w:w="2372" w:type="dxa"/>
            <w:vAlign w:val="center"/>
          </w:tcPr>
          <w:p w14:paraId="54E7FDAF" w14:textId="77777777" w:rsidR="008304D1" w:rsidRPr="002A734C" w:rsidRDefault="008304D1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資料日期</w:t>
            </w:r>
          </w:p>
        </w:tc>
        <w:tc>
          <w:tcPr>
            <w:tcW w:w="1098" w:type="dxa"/>
            <w:vAlign w:val="center"/>
          </w:tcPr>
          <w:p w14:paraId="62FC15AA" w14:textId="77777777" w:rsidR="008304D1" w:rsidRPr="002A734C" w:rsidRDefault="008304D1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7BD7F498" w14:textId="77777777" w:rsidR="008304D1" w:rsidRPr="002A734C" w:rsidRDefault="008304D1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26CF6341" w14:textId="77777777" w:rsidR="008304D1" w:rsidRPr="002A734C" w:rsidRDefault="008304D1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</w:t>
            </w:r>
          </w:p>
        </w:tc>
      </w:tr>
      <w:tr w:rsidR="008304D1" w:rsidRPr="00CE3D0E" w14:paraId="1AD8DFB2" w14:textId="77777777" w:rsidTr="00E76B74">
        <w:tc>
          <w:tcPr>
            <w:tcW w:w="457" w:type="dxa"/>
            <w:vAlign w:val="center"/>
          </w:tcPr>
          <w:p w14:paraId="3E9D4A55" w14:textId="77777777" w:rsidR="008304D1" w:rsidRPr="002A734C" w:rsidRDefault="008304D1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3</w:t>
            </w:r>
          </w:p>
        </w:tc>
        <w:tc>
          <w:tcPr>
            <w:tcW w:w="2372" w:type="dxa"/>
            <w:vAlign w:val="center"/>
          </w:tcPr>
          <w:p w14:paraId="3339628A" w14:textId="77777777" w:rsidR="008304D1" w:rsidRPr="002A734C" w:rsidRDefault="008304D1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資料筆數</w:t>
            </w:r>
          </w:p>
        </w:tc>
        <w:tc>
          <w:tcPr>
            <w:tcW w:w="1098" w:type="dxa"/>
            <w:vAlign w:val="center"/>
          </w:tcPr>
          <w:p w14:paraId="3B8622CC" w14:textId="77777777" w:rsidR="008304D1" w:rsidRPr="002A734C" w:rsidRDefault="008304D1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776" w:type="dxa"/>
            <w:vAlign w:val="center"/>
          </w:tcPr>
          <w:p w14:paraId="23F1BDB5" w14:textId="77777777" w:rsidR="008304D1" w:rsidRPr="002A734C" w:rsidRDefault="008304D1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999</w:t>
            </w:r>
            <w:r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41" w:type="dxa"/>
            <w:vAlign w:val="center"/>
          </w:tcPr>
          <w:p w14:paraId="0C079B2E" w14:textId="77777777" w:rsidR="008304D1" w:rsidRPr="002A734C" w:rsidRDefault="008304D1" w:rsidP="00E76B74">
            <w:pPr>
              <w:rPr>
                <w:rFonts w:ascii="標楷體" w:eastAsia="標楷體" w:hAnsi="標楷體"/>
              </w:rPr>
            </w:pPr>
          </w:p>
        </w:tc>
      </w:tr>
    </w:tbl>
    <w:p w14:paraId="0D0A7B0C" w14:textId="77777777" w:rsidR="008304D1" w:rsidRDefault="008304D1" w:rsidP="008304D1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※各欄位間加入 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 xml:space="preserve"> 區隔，最後一筆亦要換列</w:t>
      </w:r>
    </w:p>
    <w:p w14:paraId="661F247E" w14:textId="77777777" w:rsidR="008304D1" w:rsidRPr="000F58EB" w:rsidRDefault="008304D1" w:rsidP="008304D1">
      <w:pPr>
        <w:ind w:left="1440"/>
      </w:pPr>
    </w:p>
    <w:p w14:paraId="53C7EB43" w14:textId="77777777" w:rsidR="008304D1" w:rsidRDefault="008304D1" w:rsidP="008304D1">
      <w:pPr>
        <w:ind w:left="1440"/>
      </w:pPr>
    </w:p>
    <w:p w14:paraId="7A2FE8C0" w14:textId="775FAE01" w:rsidR="00F73891" w:rsidRPr="00D37131" w:rsidRDefault="00F73891" w:rsidP="00F73891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  <w:highlight w:val="yellow"/>
        </w:rPr>
        <w:t>7</w:t>
      </w:r>
      <w:r w:rsidRPr="00866860">
        <w:rPr>
          <w:rFonts w:ascii="標楷體" w:eastAsia="標楷體" w:hAnsi="標楷體"/>
          <w:highlight w:val="yellow"/>
        </w:rPr>
        <w:t>.</w:t>
      </w:r>
      <w:r w:rsidRPr="00866860">
        <w:rPr>
          <w:rFonts w:ascii="標楷體" w:eastAsia="標楷體" w:hAnsi="標楷體" w:hint="eastAsia"/>
          <w:highlight w:val="yellow"/>
        </w:rPr>
        <w:t>LNM39</w:t>
      </w:r>
      <w:r w:rsidR="00AE6A10">
        <w:rPr>
          <w:rFonts w:ascii="標楷體" w:eastAsia="標楷體" w:hAnsi="標楷體"/>
          <w:highlight w:val="yellow"/>
        </w:rPr>
        <w:t>H</w:t>
      </w:r>
      <w:r w:rsidRPr="00866860">
        <w:rPr>
          <w:rFonts w:ascii="標楷體" w:eastAsia="標楷體" w:hAnsi="標楷體" w:hint="eastAsia"/>
          <w:highlight w:val="yellow"/>
        </w:rPr>
        <w:t>P 欄位清單</w:t>
      </w:r>
      <w:r>
        <w:rPr>
          <w:rFonts w:ascii="標楷體" w:eastAsia="標楷體" w:hAnsi="標楷體" w:hint="eastAsia"/>
          <w:highlight w:val="yellow"/>
        </w:rPr>
        <w:t>８</w:t>
      </w:r>
    </w:p>
    <w:p w14:paraId="1B010543" w14:textId="113A5EB7" w:rsidR="00F73891" w:rsidRPr="00C85B3C" w:rsidRDefault="00F73891" w:rsidP="00F73891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檔名</w:t>
      </w:r>
      <w:r>
        <w:rPr>
          <w:rFonts w:ascii="標楷體" w:eastAsia="標楷體" w:hAnsi="標楷體" w:hint="eastAsia"/>
        </w:rPr>
        <w:t>：</w:t>
      </w:r>
      <w:r w:rsidRPr="00BC3A09">
        <w:rPr>
          <w:rFonts w:ascii="標楷體" w:eastAsia="標楷體" w:hAnsi="標楷體"/>
        </w:rPr>
        <w:t>LNF</w:t>
      </w:r>
      <w:r>
        <w:rPr>
          <w:rFonts w:ascii="標楷體" w:eastAsia="標楷體" w:hAnsi="標楷體"/>
        </w:rPr>
        <w:t>H</w:t>
      </w:r>
      <w:r w:rsidRPr="00BC3A09">
        <w:rPr>
          <w:rFonts w:ascii="標楷體" w:eastAsia="標楷體" w:hAnsi="標楷體"/>
        </w:rPr>
        <w:t>P.TXT</w:t>
      </w:r>
    </w:p>
    <w:p w14:paraId="1133AA64" w14:textId="77777777" w:rsidR="00F73891" w:rsidRPr="004037BD" w:rsidRDefault="00F73891" w:rsidP="00F73891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格式</w:t>
      </w:r>
      <w:r>
        <w:rPr>
          <w:rFonts w:ascii="標楷體" w:eastAsia="標楷體" w:hAnsi="標楷體" w:hint="eastAsia"/>
        </w:rPr>
        <w:t>：文字檔</w:t>
      </w:r>
    </w:p>
    <w:p w14:paraId="061C8A02" w14:textId="6D6DFBFA" w:rsidR="00F73891" w:rsidRPr="004037BD" w:rsidRDefault="00F73891" w:rsidP="00F73891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資料格式</w:t>
      </w:r>
      <w:r>
        <w:rPr>
          <w:rFonts w:ascii="標楷體" w:eastAsia="標楷體" w:hAnsi="標楷體" w:hint="eastAsia"/>
        </w:rPr>
        <w:t>：</w:t>
      </w:r>
      <w:r w:rsidRPr="004037BD">
        <w:rPr>
          <w:rFonts w:ascii="標楷體" w:eastAsia="標楷體" w:hAnsi="標楷體"/>
        </w:rPr>
        <w:t>Big5</w:t>
      </w:r>
    </w:p>
    <w:p w14:paraId="0FE733BD" w14:textId="185B4F9C" w:rsidR="00F73891" w:rsidRDefault="00F73891" w:rsidP="00F73891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用處</w:t>
      </w:r>
      <w:r>
        <w:rPr>
          <w:rFonts w:ascii="標楷體" w:eastAsia="標楷體" w:hAnsi="標楷體" w:hint="eastAsia"/>
        </w:rPr>
        <w:t>：每月產出IFRS</w:t>
      </w:r>
      <w:r w:rsidRPr="00946868">
        <w:rPr>
          <w:rFonts w:ascii="標楷體" w:eastAsia="標楷體" w:hAnsi="標楷體" w:hint="eastAsia"/>
        </w:rPr>
        <w:t>欄位清單</w:t>
      </w:r>
      <w:r>
        <w:rPr>
          <w:rFonts w:ascii="標楷體" w:eastAsia="標楷體" w:hAnsi="標楷體" w:hint="eastAsia"/>
        </w:rPr>
        <w:t>８</w:t>
      </w:r>
    </w:p>
    <w:p w14:paraId="33B8984D" w14:textId="4010A375" w:rsidR="00F73891" w:rsidRPr="0028467C" w:rsidRDefault="00F73891" w:rsidP="00F73891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說明：</w:t>
      </w:r>
      <w:r w:rsidRPr="00F73891">
        <w:rPr>
          <w:rFonts w:ascii="標楷體" w:eastAsia="標楷體" w:hAnsi="標楷體" w:hint="eastAsia"/>
        </w:rPr>
        <w:t>放款風險參數檔(額度層)</w:t>
      </w:r>
    </w:p>
    <w:p w14:paraId="4BB7961E" w14:textId="0B23AC89" w:rsidR="00F73891" w:rsidRDefault="00F73891" w:rsidP="00F73891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篩選條件：</w:t>
      </w:r>
      <w:r w:rsidRPr="004037BD">
        <w:rPr>
          <w:rFonts w:ascii="標楷體" w:eastAsia="標楷體" w:hAnsi="標楷體"/>
        </w:rPr>
        <w:t xml:space="preserve"> </w:t>
      </w:r>
      <w:r w:rsidRPr="0024703C">
        <w:rPr>
          <w:rFonts w:ascii="標楷體" w:eastAsia="標楷體" w:hAnsi="標楷體"/>
        </w:rPr>
        <w:t>FROM</w:t>
      </w:r>
      <w:r>
        <w:rPr>
          <w:rFonts w:ascii="標楷體" w:eastAsia="標楷體" w:hAnsi="標楷體"/>
        </w:rPr>
        <w:t xml:space="preserve"> "Loan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frsH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</w:t>
      </w:r>
    </w:p>
    <w:p w14:paraId="5D06D610" w14:textId="75EE40D7" w:rsidR="00F73891" w:rsidRDefault="00F73891" w:rsidP="00F73891">
      <w:pPr>
        <w:pStyle w:val="af9"/>
        <w:ind w:leftChars="0" w:left="3164" w:firstLine="1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WHERE "Loan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frsH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"."</w:t>
      </w:r>
      <w:r w:rsidRPr="0024703C">
        <w:rPr>
          <w:rFonts w:ascii="標楷體" w:eastAsia="標楷體" w:hAnsi="標楷體"/>
        </w:rPr>
        <w:t>DataYM</w:t>
      </w:r>
      <w:r>
        <w:rPr>
          <w:rFonts w:ascii="標楷體" w:eastAsia="標楷體" w:hAnsi="標楷體"/>
        </w:rPr>
        <w:t xml:space="preserve">" = </w:t>
      </w:r>
      <w:r>
        <w:rPr>
          <w:rFonts w:ascii="標楷體" w:eastAsia="標楷體" w:hAnsi="標楷體" w:hint="eastAsia"/>
        </w:rPr>
        <w:t>會計日期年月</w:t>
      </w:r>
    </w:p>
    <w:p w14:paraId="6A4F037E" w14:textId="77777777" w:rsidR="00F73891" w:rsidRDefault="00F73891" w:rsidP="00F73891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規格</w:t>
      </w:r>
      <w:r>
        <w:rPr>
          <w:rFonts w:ascii="標楷體" w:eastAsia="標楷體" w:hAnsi="標楷體" w:hint="eastAsia"/>
        </w:rPr>
        <w:t>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72"/>
        <w:gridCol w:w="1098"/>
        <w:gridCol w:w="1776"/>
        <w:gridCol w:w="4241"/>
      </w:tblGrid>
      <w:tr w:rsidR="00F73891" w:rsidRPr="00CE3D0E" w14:paraId="1B0359CF" w14:textId="77777777" w:rsidTr="008E6412">
        <w:tc>
          <w:tcPr>
            <w:tcW w:w="457" w:type="dxa"/>
            <w:vAlign w:val="center"/>
          </w:tcPr>
          <w:p w14:paraId="7445F740" w14:textId="77777777" w:rsidR="00F73891" w:rsidRPr="00CE3D0E" w:rsidRDefault="00F73891" w:rsidP="00E76B74">
            <w:pPr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lastRenderedPageBreak/>
              <w:t>序</w:t>
            </w:r>
            <w:r w:rsidRPr="00CE3D0E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72" w:type="dxa"/>
            <w:vAlign w:val="center"/>
          </w:tcPr>
          <w:p w14:paraId="3B2B4378" w14:textId="77777777" w:rsidR="00F73891" w:rsidRPr="00CE3D0E" w:rsidRDefault="00F73891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098" w:type="dxa"/>
            <w:vAlign w:val="center"/>
          </w:tcPr>
          <w:p w14:paraId="05C817C2" w14:textId="593074F8" w:rsidR="00F73891" w:rsidRPr="00CE3D0E" w:rsidRDefault="00B058BB" w:rsidP="00E76B74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776" w:type="dxa"/>
            <w:vAlign w:val="center"/>
          </w:tcPr>
          <w:p w14:paraId="684413B0" w14:textId="77777777" w:rsidR="00F73891" w:rsidRPr="00CE3D0E" w:rsidRDefault="00F73891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1" w:type="dxa"/>
            <w:vAlign w:val="center"/>
          </w:tcPr>
          <w:p w14:paraId="16B43935" w14:textId="77777777" w:rsidR="00F73891" w:rsidRPr="00CE3D0E" w:rsidRDefault="00F73891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8E6412" w:rsidRPr="00CE3D0E" w14:paraId="254A7BAA" w14:textId="77777777" w:rsidTr="00E02B39">
        <w:tc>
          <w:tcPr>
            <w:tcW w:w="457" w:type="dxa"/>
            <w:vAlign w:val="center"/>
          </w:tcPr>
          <w:p w14:paraId="6A990C79" w14:textId="77777777" w:rsidR="008E6412" w:rsidRPr="00E02B39" w:rsidRDefault="008E6412" w:rsidP="008E6412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/>
              </w:rPr>
              <w:t>1</w:t>
            </w:r>
          </w:p>
        </w:tc>
        <w:tc>
          <w:tcPr>
            <w:tcW w:w="2372" w:type="dxa"/>
            <w:vAlign w:val="center"/>
          </w:tcPr>
          <w:p w14:paraId="0C807998" w14:textId="697DC275" w:rsidR="008E6412" w:rsidRPr="00E02B39" w:rsidRDefault="008E6412" w:rsidP="008E6412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cs="Arial" w:hint="eastAsia"/>
              </w:rPr>
              <w:t>戶號</w:t>
            </w:r>
          </w:p>
        </w:tc>
        <w:tc>
          <w:tcPr>
            <w:tcW w:w="1098" w:type="dxa"/>
            <w:vAlign w:val="center"/>
          </w:tcPr>
          <w:p w14:paraId="37C56475" w14:textId="77777777" w:rsidR="008E6412" w:rsidRPr="00E02B39" w:rsidRDefault="008E6412" w:rsidP="008E6412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776" w:type="dxa"/>
            <w:vAlign w:val="center"/>
          </w:tcPr>
          <w:p w14:paraId="2AABA4BD" w14:textId="77777777" w:rsidR="008E6412" w:rsidRPr="00E02B39" w:rsidRDefault="008E6412" w:rsidP="008E6412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9</w:t>
            </w:r>
            <w:r w:rsidRPr="00E02B39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41" w:type="dxa"/>
            <w:vAlign w:val="center"/>
          </w:tcPr>
          <w:p w14:paraId="15DB9E09" w14:textId="77777777" w:rsidR="008E6412" w:rsidRPr="00E02B39" w:rsidRDefault="008E6412" w:rsidP="008E6412">
            <w:pPr>
              <w:rPr>
                <w:rFonts w:ascii="標楷體" w:eastAsia="標楷體" w:hAnsi="標楷體"/>
              </w:rPr>
            </w:pPr>
          </w:p>
        </w:tc>
      </w:tr>
      <w:tr w:rsidR="008E6412" w:rsidRPr="00CE3D0E" w14:paraId="5533BF47" w14:textId="77777777" w:rsidTr="00E02B39">
        <w:tc>
          <w:tcPr>
            <w:tcW w:w="457" w:type="dxa"/>
            <w:vAlign w:val="center"/>
          </w:tcPr>
          <w:p w14:paraId="3576EBAB" w14:textId="77777777" w:rsidR="008E6412" w:rsidRPr="00E02B39" w:rsidRDefault="008E6412" w:rsidP="008E6412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/>
              </w:rPr>
              <w:t>2</w:t>
            </w:r>
          </w:p>
        </w:tc>
        <w:tc>
          <w:tcPr>
            <w:tcW w:w="2372" w:type="dxa"/>
            <w:vAlign w:val="center"/>
          </w:tcPr>
          <w:p w14:paraId="2E3BE0D4" w14:textId="653BFB63" w:rsidR="008E6412" w:rsidRPr="00E02B39" w:rsidRDefault="008E6412" w:rsidP="008E6412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cs="Arial" w:hint="eastAsia"/>
              </w:rPr>
              <w:t>借款人ID / 統編</w:t>
            </w:r>
          </w:p>
        </w:tc>
        <w:tc>
          <w:tcPr>
            <w:tcW w:w="1098" w:type="dxa"/>
            <w:vAlign w:val="center"/>
          </w:tcPr>
          <w:p w14:paraId="4A2CF976" w14:textId="77777777" w:rsidR="008E6412" w:rsidRPr="00E02B39" w:rsidRDefault="008E6412" w:rsidP="008E6412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1</w:t>
            </w:r>
            <w:r w:rsidRPr="00E02B39">
              <w:rPr>
                <w:rFonts w:ascii="標楷體" w:eastAsia="標楷體" w:hAnsi="標楷體"/>
              </w:rPr>
              <w:t>0</w:t>
            </w:r>
          </w:p>
        </w:tc>
        <w:tc>
          <w:tcPr>
            <w:tcW w:w="1776" w:type="dxa"/>
            <w:vAlign w:val="center"/>
          </w:tcPr>
          <w:p w14:paraId="3A6AF28B" w14:textId="77777777" w:rsidR="008E6412" w:rsidRPr="00E02B39" w:rsidRDefault="008E6412" w:rsidP="008E6412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33E78DB2" w14:textId="77777777" w:rsidR="008E6412" w:rsidRPr="00E02B39" w:rsidRDefault="008E6412" w:rsidP="008E6412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  <w:color w:val="000000"/>
              </w:rPr>
              <w:t>空白</w:t>
            </w:r>
          </w:p>
        </w:tc>
      </w:tr>
      <w:tr w:rsidR="008E6412" w:rsidRPr="00CE3D0E" w14:paraId="62404B61" w14:textId="77777777" w:rsidTr="00E02B39">
        <w:tc>
          <w:tcPr>
            <w:tcW w:w="457" w:type="dxa"/>
            <w:vAlign w:val="center"/>
          </w:tcPr>
          <w:p w14:paraId="3D3DE9EC" w14:textId="77777777" w:rsidR="008E6412" w:rsidRPr="00E02B39" w:rsidRDefault="008E6412" w:rsidP="008E6412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/>
              </w:rPr>
              <w:t>3</w:t>
            </w:r>
          </w:p>
        </w:tc>
        <w:tc>
          <w:tcPr>
            <w:tcW w:w="2372" w:type="dxa"/>
            <w:vAlign w:val="center"/>
          </w:tcPr>
          <w:p w14:paraId="0B43E87E" w14:textId="1C643670" w:rsidR="008E6412" w:rsidRPr="00E02B39" w:rsidRDefault="008E6412" w:rsidP="008E6412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cs="Arial" w:hint="eastAsia"/>
              </w:rPr>
              <w:t>額度編號</w:t>
            </w:r>
          </w:p>
        </w:tc>
        <w:tc>
          <w:tcPr>
            <w:tcW w:w="1098" w:type="dxa"/>
            <w:vAlign w:val="center"/>
          </w:tcPr>
          <w:p w14:paraId="473AD083" w14:textId="77777777" w:rsidR="008E6412" w:rsidRPr="00E02B39" w:rsidRDefault="008E6412" w:rsidP="008E6412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776" w:type="dxa"/>
            <w:vAlign w:val="center"/>
          </w:tcPr>
          <w:p w14:paraId="365E07E8" w14:textId="15760A11" w:rsidR="008E6412" w:rsidRPr="00E02B39" w:rsidRDefault="008E6412" w:rsidP="008E6412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9</w:t>
            </w:r>
            <w:r w:rsidRPr="00E02B39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1" w:type="dxa"/>
            <w:vAlign w:val="center"/>
          </w:tcPr>
          <w:p w14:paraId="506232B6" w14:textId="77777777" w:rsidR="008E6412" w:rsidRPr="00E02B39" w:rsidRDefault="008E6412" w:rsidP="008E6412">
            <w:pPr>
              <w:rPr>
                <w:rFonts w:ascii="標楷體" w:eastAsia="標楷體" w:hAnsi="標楷體"/>
              </w:rPr>
            </w:pPr>
          </w:p>
        </w:tc>
      </w:tr>
      <w:tr w:rsidR="008E6412" w:rsidRPr="00CE3D0E" w14:paraId="4B04941B" w14:textId="77777777" w:rsidTr="00E02B39">
        <w:tc>
          <w:tcPr>
            <w:tcW w:w="457" w:type="dxa"/>
            <w:vAlign w:val="center"/>
          </w:tcPr>
          <w:p w14:paraId="5798AB38" w14:textId="77777777" w:rsidR="008E6412" w:rsidRPr="00E02B39" w:rsidRDefault="008E6412" w:rsidP="008E6412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/>
              </w:rPr>
              <w:t>4</w:t>
            </w:r>
          </w:p>
        </w:tc>
        <w:tc>
          <w:tcPr>
            <w:tcW w:w="2372" w:type="dxa"/>
            <w:vAlign w:val="center"/>
          </w:tcPr>
          <w:p w14:paraId="16ED5B2A" w14:textId="67BD37E8" w:rsidR="008E6412" w:rsidRPr="00E02B39" w:rsidRDefault="008E6412" w:rsidP="008E6412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cs="Arial" w:hint="eastAsia"/>
              </w:rPr>
              <w:t>核准號碼</w:t>
            </w:r>
          </w:p>
        </w:tc>
        <w:tc>
          <w:tcPr>
            <w:tcW w:w="1098" w:type="dxa"/>
            <w:vAlign w:val="center"/>
          </w:tcPr>
          <w:p w14:paraId="2ACF093D" w14:textId="764C78D3" w:rsidR="008E6412" w:rsidRPr="00E02B39" w:rsidRDefault="00CC2E7E" w:rsidP="008E6412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776" w:type="dxa"/>
            <w:vAlign w:val="center"/>
          </w:tcPr>
          <w:p w14:paraId="63A23EBA" w14:textId="6779CD4A" w:rsidR="008E6412" w:rsidRPr="00E02B39" w:rsidRDefault="008E6412" w:rsidP="008E6412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9</w:t>
            </w:r>
            <w:r w:rsidRPr="00E02B39">
              <w:rPr>
                <w:rFonts w:ascii="標楷體" w:eastAsia="標楷體" w:hAnsi="標楷體"/>
              </w:rPr>
              <w:t>99</w:t>
            </w:r>
            <w:r w:rsidR="00CC2E7E" w:rsidRPr="00E02B39"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41" w:type="dxa"/>
            <w:vAlign w:val="center"/>
          </w:tcPr>
          <w:p w14:paraId="624D500B" w14:textId="4310A88F" w:rsidR="00594322" w:rsidRPr="00E02B39" w:rsidRDefault="00594322" w:rsidP="00594322">
            <w:pPr>
              <w:rPr>
                <w:rFonts w:ascii="標楷體" w:eastAsia="標楷體" w:hAnsi="標楷體"/>
              </w:rPr>
            </w:pPr>
          </w:p>
        </w:tc>
      </w:tr>
      <w:tr w:rsidR="008E6412" w:rsidRPr="00CE3D0E" w14:paraId="5DEFBCF2" w14:textId="77777777" w:rsidTr="00E02B39">
        <w:tc>
          <w:tcPr>
            <w:tcW w:w="457" w:type="dxa"/>
            <w:vAlign w:val="center"/>
          </w:tcPr>
          <w:p w14:paraId="09B2AF0C" w14:textId="77777777" w:rsidR="008E6412" w:rsidRPr="00E02B39" w:rsidRDefault="008E6412" w:rsidP="008E6412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/>
              </w:rPr>
              <w:t>5</w:t>
            </w:r>
          </w:p>
        </w:tc>
        <w:tc>
          <w:tcPr>
            <w:tcW w:w="2372" w:type="dxa"/>
            <w:vAlign w:val="center"/>
          </w:tcPr>
          <w:p w14:paraId="26F20DAB" w14:textId="3FF95283" w:rsidR="008E6412" w:rsidRPr="00E02B39" w:rsidRDefault="008E6412" w:rsidP="008E6412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cs="Arial" w:hint="eastAsia"/>
              </w:rPr>
              <w:t>企業戶/個人戶</w:t>
            </w:r>
          </w:p>
        </w:tc>
        <w:tc>
          <w:tcPr>
            <w:tcW w:w="1098" w:type="dxa"/>
            <w:vAlign w:val="center"/>
          </w:tcPr>
          <w:p w14:paraId="2F031657" w14:textId="267381EC" w:rsidR="008E6412" w:rsidRPr="00E02B39" w:rsidRDefault="00CC2E7E" w:rsidP="008E6412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247CCA72" w14:textId="0559210A" w:rsidR="008E6412" w:rsidRPr="00E02B39" w:rsidRDefault="008E6412" w:rsidP="008E6412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7CD952FC" w14:textId="77777777" w:rsidR="008E6412" w:rsidRPr="00E02B39" w:rsidRDefault="00594322" w:rsidP="008E6412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1=企業戶, 2=個人戶</w:t>
            </w:r>
          </w:p>
          <w:p w14:paraId="626F2BCA" w14:textId="77DD38CF" w:rsidR="00594322" w:rsidRPr="00E02B39" w:rsidRDefault="00594322" w:rsidP="008E6412">
            <w:pPr>
              <w:rPr>
                <w:rFonts w:ascii="標楷體" w:eastAsia="標楷體" w:hAnsi="標楷體"/>
              </w:rPr>
            </w:pPr>
          </w:p>
        </w:tc>
      </w:tr>
      <w:tr w:rsidR="005E38E6" w:rsidRPr="00CE3D0E" w14:paraId="34F73BB6" w14:textId="77777777" w:rsidTr="00E02B39">
        <w:tc>
          <w:tcPr>
            <w:tcW w:w="457" w:type="dxa"/>
            <w:vAlign w:val="center"/>
          </w:tcPr>
          <w:p w14:paraId="51308494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/>
              </w:rPr>
              <w:t>6</w:t>
            </w:r>
          </w:p>
        </w:tc>
        <w:tc>
          <w:tcPr>
            <w:tcW w:w="2372" w:type="dxa"/>
            <w:vAlign w:val="center"/>
          </w:tcPr>
          <w:p w14:paraId="4D5AF47C" w14:textId="44268B3C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cs="Arial" w:hint="eastAsia"/>
              </w:rPr>
              <w:t>核准日期</w:t>
            </w:r>
          </w:p>
        </w:tc>
        <w:tc>
          <w:tcPr>
            <w:tcW w:w="1098" w:type="dxa"/>
            <w:vAlign w:val="center"/>
          </w:tcPr>
          <w:p w14:paraId="35622744" w14:textId="456AE3F0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11893CF7" w14:textId="6C867799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Y</w:t>
            </w:r>
            <w:r w:rsidRPr="00E02B39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0B59394A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1.優先取用對保日期</w:t>
            </w:r>
          </w:p>
          <w:p w14:paraId="78F7856D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2.無對保日採用准駁日</w:t>
            </w:r>
          </w:p>
          <w:p w14:paraId="4AC6939E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3.若無上述二個日期，以空值提供</w:t>
            </w:r>
          </w:p>
          <w:p w14:paraId="4BC3E363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</w:p>
        </w:tc>
      </w:tr>
      <w:tr w:rsidR="005E38E6" w:rsidRPr="00CE3D0E" w14:paraId="2A4563DA" w14:textId="77777777" w:rsidTr="00E02B39">
        <w:tc>
          <w:tcPr>
            <w:tcW w:w="457" w:type="dxa"/>
            <w:vAlign w:val="center"/>
          </w:tcPr>
          <w:p w14:paraId="0BBA7A6E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2372" w:type="dxa"/>
            <w:vAlign w:val="center"/>
          </w:tcPr>
          <w:p w14:paraId="0BF7821D" w14:textId="5B28852A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cs="Arial" w:hint="eastAsia"/>
              </w:rPr>
              <w:t>初貸日期</w:t>
            </w:r>
          </w:p>
        </w:tc>
        <w:tc>
          <w:tcPr>
            <w:tcW w:w="1098" w:type="dxa"/>
            <w:vAlign w:val="center"/>
          </w:tcPr>
          <w:p w14:paraId="31475632" w14:textId="0093C3D8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18C296D4" w14:textId="3FCCEF2A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Y</w:t>
            </w:r>
            <w:r w:rsidRPr="00E02B39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0D352FF1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額度初貸日</w:t>
            </w:r>
          </w:p>
          <w:p w14:paraId="64EC2D0A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若尚未撥款，以空值列示</w:t>
            </w:r>
          </w:p>
          <w:p w14:paraId="1C209D75" w14:textId="544B3990" w:rsidR="005E38E6" w:rsidRPr="00E02B39" w:rsidRDefault="005E38E6" w:rsidP="005E38E6">
            <w:pPr>
              <w:rPr>
                <w:rFonts w:ascii="標楷體" w:eastAsia="標楷體" w:hAnsi="標楷體"/>
              </w:rPr>
            </w:pPr>
          </w:p>
        </w:tc>
      </w:tr>
      <w:tr w:rsidR="005E38E6" w:rsidRPr="00CE3D0E" w14:paraId="07E16CB2" w14:textId="77777777" w:rsidTr="00E02B39">
        <w:tc>
          <w:tcPr>
            <w:tcW w:w="457" w:type="dxa"/>
            <w:vAlign w:val="center"/>
          </w:tcPr>
          <w:p w14:paraId="43146D93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2372" w:type="dxa"/>
            <w:vAlign w:val="center"/>
          </w:tcPr>
          <w:p w14:paraId="01BC6FE8" w14:textId="7FBB37CE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cs="Arial" w:hint="eastAsia"/>
              </w:rPr>
              <w:t>核准金額(台幣)</w:t>
            </w:r>
          </w:p>
        </w:tc>
        <w:tc>
          <w:tcPr>
            <w:tcW w:w="1098" w:type="dxa"/>
            <w:vAlign w:val="center"/>
          </w:tcPr>
          <w:p w14:paraId="351DC00B" w14:textId="1933C570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1</w:t>
            </w:r>
            <w:r w:rsidRPr="00E02B3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515D38A5" w14:textId="41683E2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9</w:t>
            </w:r>
            <w:r w:rsidRPr="00E02B3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0052E9D6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</w:p>
        </w:tc>
      </w:tr>
      <w:tr w:rsidR="005E38E6" w:rsidRPr="00CE3D0E" w14:paraId="731D4387" w14:textId="77777777" w:rsidTr="00E02B39">
        <w:tc>
          <w:tcPr>
            <w:tcW w:w="457" w:type="dxa"/>
            <w:vAlign w:val="center"/>
          </w:tcPr>
          <w:p w14:paraId="6E1393BF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372" w:type="dxa"/>
            <w:vAlign w:val="center"/>
          </w:tcPr>
          <w:p w14:paraId="0017FF9E" w14:textId="04DD23F9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cs="Arial" w:hint="eastAsia"/>
              </w:rPr>
              <w:t>產品別</w:t>
            </w:r>
          </w:p>
        </w:tc>
        <w:tc>
          <w:tcPr>
            <w:tcW w:w="1098" w:type="dxa"/>
            <w:vAlign w:val="center"/>
          </w:tcPr>
          <w:p w14:paraId="33B5F0B2" w14:textId="66592FEA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6" w:type="dxa"/>
            <w:vAlign w:val="center"/>
          </w:tcPr>
          <w:p w14:paraId="65DF9B27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4E502160" w14:textId="2E90C765" w:rsidR="005E38E6" w:rsidRPr="00E02B39" w:rsidRDefault="005E38E6" w:rsidP="005E38E6">
            <w:pPr>
              <w:rPr>
                <w:rFonts w:ascii="標楷體" w:eastAsia="標楷體" w:hAnsi="標楷體"/>
              </w:rPr>
            </w:pPr>
          </w:p>
        </w:tc>
      </w:tr>
      <w:tr w:rsidR="005E38E6" w:rsidRPr="00CE3D0E" w14:paraId="7AE486B7" w14:textId="77777777" w:rsidTr="00E02B39">
        <w:tc>
          <w:tcPr>
            <w:tcW w:w="457" w:type="dxa"/>
            <w:vAlign w:val="center"/>
          </w:tcPr>
          <w:p w14:paraId="44B48236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2372" w:type="dxa"/>
            <w:vAlign w:val="center"/>
          </w:tcPr>
          <w:p w14:paraId="5BF4284F" w14:textId="1BA6C49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cs="Arial" w:hint="eastAsia"/>
              </w:rPr>
              <w:t>可動用餘額(台幣)</w:t>
            </w:r>
          </w:p>
        </w:tc>
        <w:tc>
          <w:tcPr>
            <w:tcW w:w="1098" w:type="dxa"/>
            <w:vAlign w:val="center"/>
          </w:tcPr>
          <w:p w14:paraId="40BB3E9C" w14:textId="510FD330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1</w:t>
            </w:r>
            <w:r w:rsidRPr="00E02B3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6A5DAD54" w14:textId="6725B26D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9</w:t>
            </w:r>
            <w:r w:rsidRPr="00E02B3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26CF545F" w14:textId="06200B88" w:rsidR="005E38E6" w:rsidRPr="00E02B39" w:rsidRDefault="005E38E6" w:rsidP="005E38E6">
            <w:pPr>
              <w:rPr>
                <w:rFonts w:ascii="標楷體" w:eastAsia="標楷體" w:hAnsi="標楷體"/>
              </w:rPr>
            </w:pPr>
          </w:p>
        </w:tc>
      </w:tr>
      <w:tr w:rsidR="00802B96" w:rsidRPr="00CE3D0E" w14:paraId="5B149291" w14:textId="77777777" w:rsidTr="00E02B39">
        <w:tc>
          <w:tcPr>
            <w:tcW w:w="457" w:type="dxa"/>
            <w:vAlign w:val="center"/>
          </w:tcPr>
          <w:p w14:paraId="2C112241" w14:textId="77777777" w:rsidR="00802B96" w:rsidRPr="00E02B39" w:rsidRDefault="00802B96" w:rsidP="00802B9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2372" w:type="dxa"/>
            <w:vAlign w:val="center"/>
          </w:tcPr>
          <w:p w14:paraId="285BD030" w14:textId="4A802335" w:rsidR="00802B96" w:rsidRPr="00E02B39" w:rsidRDefault="00802B96" w:rsidP="00802B9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cs="Arial" w:hint="eastAsia"/>
              </w:rPr>
              <w:t>該筆額度是否可循環動用</w:t>
            </w:r>
          </w:p>
        </w:tc>
        <w:tc>
          <w:tcPr>
            <w:tcW w:w="1098" w:type="dxa"/>
            <w:vAlign w:val="center"/>
          </w:tcPr>
          <w:p w14:paraId="654E7A3B" w14:textId="123C4681" w:rsidR="00802B96" w:rsidRPr="00E02B39" w:rsidRDefault="00802B96" w:rsidP="00802B9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0EB41D80" w14:textId="58F2DB05" w:rsidR="00802B96" w:rsidRPr="00E02B39" w:rsidRDefault="00802B96" w:rsidP="00802B9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5BF18E10" w14:textId="77777777" w:rsidR="00802B96" w:rsidRPr="00E02B39" w:rsidRDefault="00802B96" w:rsidP="00802B96">
            <w:pPr>
              <w:rPr>
                <w:rFonts w:ascii="標楷體" w:eastAsia="標楷體" w:hAnsi="標楷體" w:cs="Arial"/>
              </w:rPr>
            </w:pPr>
            <w:r w:rsidRPr="00E02B39">
              <w:rPr>
                <w:rFonts w:ascii="標楷體" w:eastAsia="標楷體" w:hAnsi="標楷體" w:cs="Arial" w:hint="eastAsia"/>
              </w:rPr>
              <w:t>1=是 0=否</w:t>
            </w:r>
          </w:p>
          <w:p w14:paraId="2EDC78D7" w14:textId="4807526A" w:rsidR="00802B96" w:rsidRPr="00E02B39" w:rsidRDefault="00802B96" w:rsidP="00802B96">
            <w:pPr>
              <w:rPr>
                <w:rFonts w:ascii="標楷體" w:eastAsia="標楷體" w:hAnsi="標楷體"/>
              </w:rPr>
            </w:pPr>
          </w:p>
        </w:tc>
      </w:tr>
      <w:tr w:rsidR="00802B96" w:rsidRPr="00CE3D0E" w14:paraId="7C5C10AF" w14:textId="77777777" w:rsidTr="00E02B39">
        <w:tc>
          <w:tcPr>
            <w:tcW w:w="457" w:type="dxa"/>
            <w:vAlign w:val="center"/>
          </w:tcPr>
          <w:p w14:paraId="3F47A2F0" w14:textId="77777777" w:rsidR="00802B96" w:rsidRPr="00E02B39" w:rsidRDefault="00802B96" w:rsidP="00802B9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2372" w:type="dxa"/>
            <w:vAlign w:val="center"/>
          </w:tcPr>
          <w:p w14:paraId="3A4297FF" w14:textId="3F29ADC2" w:rsidR="00802B96" w:rsidRPr="00E02B39" w:rsidRDefault="00802B96" w:rsidP="00802B9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cs="Arial" w:hint="eastAsia"/>
              </w:rPr>
              <w:t>該筆額度是否為不可徹銷</w:t>
            </w:r>
          </w:p>
        </w:tc>
        <w:tc>
          <w:tcPr>
            <w:tcW w:w="1098" w:type="dxa"/>
            <w:vAlign w:val="center"/>
          </w:tcPr>
          <w:p w14:paraId="27CDDE11" w14:textId="298A12F6" w:rsidR="00802B96" w:rsidRPr="00E02B39" w:rsidRDefault="00802B96" w:rsidP="00802B9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1FCCF025" w14:textId="7E6288E4" w:rsidR="00802B96" w:rsidRPr="00E02B39" w:rsidRDefault="00802B96" w:rsidP="00802B9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19D4EED6" w14:textId="77777777" w:rsidR="00802B96" w:rsidRPr="00E02B39" w:rsidRDefault="00802B96" w:rsidP="00802B96">
            <w:pPr>
              <w:rPr>
                <w:rFonts w:ascii="標楷體" w:eastAsia="標楷體" w:hAnsi="標楷體" w:cs="Arial"/>
              </w:rPr>
            </w:pPr>
            <w:r w:rsidRPr="00E02B39">
              <w:rPr>
                <w:rFonts w:ascii="標楷體" w:eastAsia="標楷體" w:hAnsi="標楷體" w:cs="Arial" w:hint="eastAsia"/>
              </w:rPr>
              <w:t>1=是 0=否</w:t>
            </w:r>
          </w:p>
          <w:p w14:paraId="1425773D" w14:textId="16280F05" w:rsidR="00802B96" w:rsidRPr="00E02B39" w:rsidRDefault="00802B96" w:rsidP="00802B96">
            <w:pPr>
              <w:rPr>
                <w:rFonts w:ascii="標楷體" w:eastAsia="標楷體" w:hAnsi="標楷體"/>
              </w:rPr>
            </w:pPr>
          </w:p>
        </w:tc>
      </w:tr>
      <w:tr w:rsidR="005E38E6" w:rsidRPr="00CE3D0E" w14:paraId="4ACA2904" w14:textId="77777777" w:rsidTr="00E02B39">
        <w:tc>
          <w:tcPr>
            <w:tcW w:w="457" w:type="dxa"/>
            <w:vAlign w:val="center"/>
          </w:tcPr>
          <w:p w14:paraId="72F90C3F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2372" w:type="dxa"/>
            <w:vAlign w:val="center"/>
          </w:tcPr>
          <w:p w14:paraId="5757C4B2" w14:textId="22E4598E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cs="Arial" w:hint="eastAsia"/>
              </w:rPr>
              <w:t>主計處行業別代碼</w:t>
            </w:r>
          </w:p>
        </w:tc>
        <w:tc>
          <w:tcPr>
            <w:tcW w:w="1098" w:type="dxa"/>
            <w:vAlign w:val="center"/>
          </w:tcPr>
          <w:p w14:paraId="5D21CB96" w14:textId="43513D8D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776" w:type="dxa"/>
            <w:vAlign w:val="center"/>
          </w:tcPr>
          <w:p w14:paraId="748C1B0C" w14:textId="31E6B708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9</w:t>
            </w:r>
            <w:r w:rsidRPr="00E02B39"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41" w:type="dxa"/>
            <w:vAlign w:val="center"/>
          </w:tcPr>
          <w:p w14:paraId="35D5166D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</w:p>
        </w:tc>
      </w:tr>
      <w:tr w:rsidR="005E38E6" w:rsidRPr="00CE3D0E" w14:paraId="2A2A98F6" w14:textId="77777777" w:rsidTr="00E02B39">
        <w:tc>
          <w:tcPr>
            <w:tcW w:w="457" w:type="dxa"/>
            <w:vAlign w:val="center"/>
          </w:tcPr>
          <w:p w14:paraId="48945AFD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/>
              </w:rPr>
              <w:t>1</w:t>
            </w:r>
            <w:r w:rsidRPr="00E02B39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2372" w:type="dxa"/>
            <w:vAlign w:val="center"/>
          </w:tcPr>
          <w:p w14:paraId="7E738242" w14:textId="66ECC1D9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cs="Arial" w:hint="eastAsia"/>
              </w:rPr>
              <w:t>原始認列時時信用評等</w:t>
            </w:r>
          </w:p>
        </w:tc>
        <w:tc>
          <w:tcPr>
            <w:tcW w:w="1098" w:type="dxa"/>
            <w:vAlign w:val="center"/>
          </w:tcPr>
          <w:p w14:paraId="305922D3" w14:textId="4AB97A25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6699D470" w14:textId="35A25DE8" w:rsidR="005E38E6" w:rsidRPr="00E02B39" w:rsidRDefault="005E38E6" w:rsidP="005E38E6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3677BA15" w14:textId="0C5B6D4E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空白</w:t>
            </w:r>
          </w:p>
        </w:tc>
      </w:tr>
      <w:tr w:rsidR="005E38E6" w:rsidRPr="00CE3D0E" w14:paraId="279FCC90" w14:textId="77777777" w:rsidTr="00E02B39">
        <w:tc>
          <w:tcPr>
            <w:tcW w:w="457" w:type="dxa"/>
            <w:vAlign w:val="center"/>
          </w:tcPr>
          <w:p w14:paraId="3F3AED55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15</w:t>
            </w:r>
          </w:p>
        </w:tc>
        <w:tc>
          <w:tcPr>
            <w:tcW w:w="2372" w:type="dxa"/>
            <w:vAlign w:val="center"/>
          </w:tcPr>
          <w:p w14:paraId="52AFB928" w14:textId="542676EB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cs="Arial" w:hint="eastAsia"/>
              </w:rPr>
              <w:t>原始認列時信用評等模型</w:t>
            </w:r>
          </w:p>
        </w:tc>
        <w:tc>
          <w:tcPr>
            <w:tcW w:w="1098" w:type="dxa"/>
            <w:vAlign w:val="center"/>
          </w:tcPr>
          <w:p w14:paraId="3A5F2739" w14:textId="7B9B7A66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6F707A90" w14:textId="40FADF1A" w:rsidR="005E38E6" w:rsidRPr="00E02B39" w:rsidRDefault="005E38E6" w:rsidP="005E38E6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491AE3BE" w14:textId="3ED6AA21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空白</w:t>
            </w:r>
          </w:p>
        </w:tc>
      </w:tr>
      <w:tr w:rsidR="005E38E6" w:rsidRPr="00CE3D0E" w14:paraId="292D5464" w14:textId="77777777" w:rsidTr="00E02B39">
        <w:tc>
          <w:tcPr>
            <w:tcW w:w="457" w:type="dxa"/>
            <w:vAlign w:val="center"/>
          </w:tcPr>
          <w:p w14:paraId="3877704D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16</w:t>
            </w:r>
          </w:p>
        </w:tc>
        <w:tc>
          <w:tcPr>
            <w:tcW w:w="2372" w:type="dxa"/>
            <w:vAlign w:val="center"/>
          </w:tcPr>
          <w:p w14:paraId="591C1875" w14:textId="1EEBE198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cs="Arial" w:hint="eastAsia"/>
              </w:rPr>
              <w:t>財務報導日時信用評等</w:t>
            </w:r>
          </w:p>
        </w:tc>
        <w:tc>
          <w:tcPr>
            <w:tcW w:w="1098" w:type="dxa"/>
            <w:vAlign w:val="center"/>
          </w:tcPr>
          <w:p w14:paraId="25E31C38" w14:textId="487CBCFB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14BE5069" w14:textId="6751FF95" w:rsidR="005E38E6" w:rsidRPr="00E02B39" w:rsidRDefault="005E38E6" w:rsidP="005E38E6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641F8B3B" w14:textId="3CAEA36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空白</w:t>
            </w:r>
          </w:p>
        </w:tc>
      </w:tr>
      <w:tr w:rsidR="005E38E6" w:rsidRPr="00CE3D0E" w14:paraId="01E56989" w14:textId="77777777" w:rsidTr="00E02B39">
        <w:tc>
          <w:tcPr>
            <w:tcW w:w="457" w:type="dxa"/>
            <w:vAlign w:val="center"/>
          </w:tcPr>
          <w:p w14:paraId="4B0B40C4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17</w:t>
            </w:r>
          </w:p>
        </w:tc>
        <w:tc>
          <w:tcPr>
            <w:tcW w:w="2372" w:type="dxa"/>
            <w:vAlign w:val="center"/>
          </w:tcPr>
          <w:p w14:paraId="09C08123" w14:textId="08B93F58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cs="Arial" w:hint="eastAsia"/>
              </w:rPr>
              <w:t>財務報導日時信用評等模型</w:t>
            </w:r>
          </w:p>
        </w:tc>
        <w:tc>
          <w:tcPr>
            <w:tcW w:w="1098" w:type="dxa"/>
            <w:vAlign w:val="center"/>
          </w:tcPr>
          <w:p w14:paraId="3926DEB4" w14:textId="7A0E9D93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233A61B4" w14:textId="2E97C699" w:rsidR="005E38E6" w:rsidRPr="00E02B39" w:rsidRDefault="005E38E6" w:rsidP="005E38E6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11C306B8" w14:textId="5774A970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空白</w:t>
            </w:r>
          </w:p>
        </w:tc>
      </w:tr>
      <w:tr w:rsidR="005E38E6" w:rsidRPr="00CE3D0E" w14:paraId="4935DC01" w14:textId="77777777" w:rsidTr="00E02B39">
        <w:tc>
          <w:tcPr>
            <w:tcW w:w="457" w:type="dxa"/>
            <w:vAlign w:val="center"/>
          </w:tcPr>
          <w:p w14:paraId="590E5215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18</w:t>
            </w:r>
          </w:p>
        </w:tc>
        <w:tc>
          <w:tcPr>
            <w:tcW w:w="2372" w:type="dxa"/>
            <w:vAlign w:val="center"/>
          </w:tcPr>
          <w:p w14:paraId="156FDB02" w14:textId="6B745AD5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cs="Arial" w:hint="eastAsia"/>
              </w:rPr>
              <w:t>違約損失率模型</w:t>
            </w:r>
          </w:p>
        </w:tc>
        <w:tc>
          <w:tcPr>
            <w:tcW w:w="1098" w:type="dxa"/>
            <w:vAlign w:val="center"/>
          </w:tcPr>
          <w:p w14:paraId="7F318B01" w14:textId="14E2E758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6" w:type="dxa"/>
            <w:vAlign w:val="center"/>
          </w:tcPr>
          <w:p w14:paraId="2AAE96CE" w14:textId="0831FBE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9</w:t>
            </w:r>
            <w:r w:rsidRPr="00E02B39">
              <w:rPr>
                <w:rFonts w:ascii="標楷體" w:eastAsia="標楷體" w:hAnsi="標楷體"/>
              </w:rPr>
              <w:t>9</w:t>
            </w:r>
          </w:p>
        </w:tc>
        <w:tc>
          <w:tcPr>
            <w:tcW w:w="4241" w:type="dxa"/>
            <w:vAlign w:val="center"/>
          </w:tcPr>
          <w:p w14:paraId="06DC36FA" w14:textId="20BFDBC6" w:rsidR="005E38E6" w:rsidRPr="00E02B39" w:rsidRDefault="005E38E6" w:rsidP="005E38E6">
            <w:pPr>
              <w:rPr>
                <w:rFonts w:ascii="標楷體" w:eastAsia="標楷體" w:hAnsi="標楷體"/>
              </w:rPr>
            </w:pPr>
          </w:p>
        </w:tc>
      </w:tr>
      <w:tr w:rsidR="005E38E6" w:rsidRPr="00CE3D0E" w14:paraId="169EC04B" w14:textId="77777777" w:rsidTr="00E02B39">
        <w:tc>
          <w:tcPr>
            <w:tcW w:w="457" w:type="dxa"/>
            <w:vAlign w:val="center"/>
          </w:tcPr>
          <w:p w14:paraId="3245DB45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19</w:t>
            </w:r>
          </w:p>
        </w:tc>
        <w:tc>
          <w:tcPr>
            <w:tcW w:w="2372" w:type="dxa"/>
            <w:vAlign w:val="center"/>
          </w:tcPr>
          <w:p w14:paraId="3CF9B5CA" w14:textId="0B6EC4FE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cs="Arial" w:hint="eastAsia"/>
              </w:rPr>
              <w:t>違約損失率</w:t>
            </w:r>
          </w:p>
        </w:tc>
        <w:tc>
          <w:tcPr>
            <w:tcW w:w="1098" w:type="dxa"/>
            <w:vAlign w:val="center"/>
          </w:tcPr>
          <w:p w14:paraId="52BFEA69" w14:textId="7375FD6C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2790AACB" w14:textId="2EAEFB3A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9</w:t>
            </w:r>
            <w:r w:rsidRPr="00E02B39">
              <w:rPr>
                <w:rFonts w:ascii="標楷體" w:eastAsia="標楷體" w:hAnsi="標楷體"/>
              </w:rPr>
              <w:t>9.99999</w:t>
            </w:r>
          </w:p>
        </w:tc>
        <w:tc>
          <w:tcPr>
            <w:tcW w:w="4241" w:type="dxa"/>
            <w:vAlign w:val="center"/>
          </w:tcPr>
          <w:p w14:paraId="73F4EFC1" w14:textId="6F889E11" w:rsidR="005E38E6" w:rsidRPr="00E02B39" w:rsidRDefault="005E38E6" w:rsidP="005E38E6">
            <w:pPr>
              <w:rPr>
                <w:rFonts w:ascii="標楷體" w:eastAsia="標楷體" w:hAnsi="標楷體"/>
              </w:rPr>
            </w:pPr>
          </w:p>
        </w:tc>
      </w:tr>
      <w:tr w:rsidR="005E38E6" w:rsidRPr="00CE3D0E" w14:paraId="242BC694" w14:textId="77777777" w:rsidTr="00E02B39">
        <w:tc>
          <w:tcPr>
            <w:tcW w:w="457" w:type="dxa"/>
            <w:vAlign w:val="center"/>
          </w:tcPr>
          <w:p w14:paraId="4D2C1568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18</w:t>
            </w:r>
          </w:p>
        </w:tc>
        <w:tc>
          <w:tcPr>
            <w:tcW w:w="2372" w:type="dxa"/>
            <w:vAlign w:val="center"/>
          </w:tcPr>
          <w:p w14:paraId="2F3E23F4" w14:textId="0235728E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cs="Arial" w:hint="eastAsia"/>
              </w:rPr>
              <w:t>核准金額(交易幣)</w:t>
            </w:r>
          </w:p>
        </w:tc>
        <w:tc>
          <w:tcPr>
            <w:tcW w:w="1098" w:type="dxa"/>
            <w:vAlign w:val="center"/>
          </w:tcPr>
          <w:p w14:paraId="7DF61410" w14:textId="78379985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1</w:t>
            </w:r>
            <w:r w:rsidRPr="00E02B3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646CB481" w14:textId="08098DA3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9</w:t>
            </w:r>
            <w:r w:rsidRPr="00E02B3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3FC2DF42" w14:textId="77777777" w:rsidR="005E38E6" w:rsidRPr="00E02B39" w:rsidRDefault="00802B9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以交易幣提供，若交易幣為台幣，此欄資訊與第8欄相同</w:t>
            </w:r>
          </w:p>
          <w:p w14:paraId="39559B18" w14:textId="18BDADD7" w:rsidR="00802B96" w:rsidRPr="00E02B39" w:rsidRDefault="00802B96" w:rsidP="005E38E6">
            <w:pPr>
              <w:rPr>
                <w:rFonts w:ascii="標楷體" w:eastAsia="標楷體" w:hAnsi="標楷體"/>
              </w:rPr>
            </w:pPr>
          </w:p>
        </w:tc>
      </w:tr>
      <w:tr w:rsidR="005E38E6" w:rsidRPr="00CE3D0E" w14:paraId="7B16698E" w14:textId="77777777" w:rsidTr="00E02B39">
        <w:tc>
          <w:tcPr>
            <w:tcW w:w="457" w:type="dxa"/>
            <w:vAlign w:val="center"/>
          </w:tcPr>
          <w:p w14:paraId="3E6DF3F5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19</w:t>
            </w:r>
          </w:p>
        </w:tc>
        <w:tc>
          <w:tcPr>
            <w:tcW w:w="2372" w:type="dxa"/>
            <w:vAlign w:val="center"/>
          </w:tcPr>
          <w:p w14:paraId="1B34CFD4" w14:textId="4156C226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cs="Arial" w:hint="eastAsia"/>
              </w:rPr>
              <w:t>可動用餘額(交易幣)</w:t>
            </w:r>
          </w:p>
        </w:tc>
        <w:tc>
          <w:tcPr>
            <w:tcW w:w="1098" w:type="dxa"/>
            <w:vAlign w:val="center"/>
          </w:tcPr>
          <w:p w14:paraId="5415B8FA" w14:textId="6C7CB471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1</w:t>
            </w:r>
            <w:r w:rsidRPr="00E02B3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60663B2A" w14:textId="072348EB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9</w:t>
            </w:r>
            <w:r w:rsidRPr="00E02B3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14884C30" w14:textId="77777777" w:rsidR="005E38E6" w:rsidRPr="00E02B39" w:rsidRDefault="00802B9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以交易幣提供，若交易幣為台幣，此欄資訊與第10欄相同</w:t>
            </w:r>
          </w:p>
          <w:p w14:paraId="4CF8AD1F" w14:textId="2AD6FBD8" w:rsidR="00802B96" w:rsidRPr="00E02B39" w:rsidRDefault="00802B96" w:rsidP="005E38E6">
            <w:pPr>
              <w:rPr>
                <w:rFonts w:ascii="標楷體" w:eastAsia="標楷體" w:hAnsi="標楷體"/>
              </w:rPr>
            </w:pPr>
          </w:p>
        </w:tc>
      </w:tr>
    </w:tbl>
    <w:p w14:paraId="6343B66A" w14:textId="77777777" w:rsidR="00F73891" w:rsidRDefault="00F73891" w:rsidP="00F73891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※排序：</w:t>
      </w:r>
    </w:p>
    <w:p w14:paraId="37B9F10D" w14:textId="77777777" w:rsidR="00F73891" w:rsidRDefault="00F73891" w:rsidP="00F73891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※各欄位間加入 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 xml:space="preserve"> 區隔，最後一筆亦要換列</w:t>
      </w:r>
    </w:p>
    <w:p w14:paraId="736152D1" w14:textId="77777777" w:rsidR="00F73891" w:rsidRDefault="00F73891" w:rsidP="00F73891">
      <w:pPr>
        <w:ind w:left="1440"/>
      </w:pPr>
    </w:p>
    <w:p w14:paraId="77B3069F" w14:textId="77777777" w:rsidR="00F73891" w:rsidRPr="00AC3BFC" w:rsidRDefault="00F73891" w:rsidP="00F73891">
      <w:pPr>
        <w:ind w:left="1440"/>
      </w:pPr>
      <w:r>
        <w:rPr>
          <w:rFonts w:ascii="標楷體" w:eastAsia="標楷體" w:hAnsi="標楷體" w:hint="eastAsia"/>
        </w:rPr>
        <w:t>控制檔：</w:t>
      </w:r>
    </w:p>
    <w:p w14:paraId="2A11F4C7" w14:textId="7AE6F40A" w:rsidR="00F73891" w:rsidRPr="00C85B3C" w:rsidRDefault="00F73891" w:rsidP="00F73891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檔名</w:t>
      </w:r>
      <w:r>
        <w:rPr>
          <w:rFonts w:ascii="標楷體" w:eastAsia="標楷體" w:hAnsi="標楷體" w:hint="eastAsia"/>
        </w:rPr>
        <w:t>：</w:t>
      </w:r>
      <w:r w:rsidRPr="00BC3A09">
        <w:rPr>
          <w:rFonts w:ascii="標楷體" w:eastAsia="標楷體" w:hAnsi="標楷體"/>
        </w:rPr>
        <w:t>LNF</w:t>
      </w:r>
      <w:r w:rsidR="00FF4ABA">
        <w:rPr>
          <w:rFonts w:ascii="標楷體" w:eastAsia="標楷體" w:hAnsi="標楷體"/>
        </w:rPr>
        <w:t>H</w:t>
      </w:r>
      <w:r w:rsidRPr="00BC3A09">
        <w:rPr>
          <w:rFonts w:ascii="標楷體" w:eastAsia="標楷體" w:hAnsi="標楷體"/>
        </w:rPr>
        <w:t>P.</w:t>
      </w:r>
      <w:r>
        <w:rPr>
          <w:rFonts w:ascii="標楷體" w:eastAsia="標楷體" w:hAnsi="標楷體" w:hint="eastAsia"/>
        </w:rPr>
        <w:t>IDX</w:t>
      </w:r>
    </w:p>
    <w:p w14:paraId="0DE8493E" w14:textId="77777777" w:rsidR="00F73891" w:rsidRPr="004037BD" w:rsidRDefault="00F73891" w:rsidP="00F73891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格式</w:t>
      </w:r>
      <w:r>
        <w:rPr>
          <w:rFonts w:ascii="標楷體" w:eastAsia="標楷體" w:hAnsi="標楷體" w:hint="eastAsia"/>
        </w:rPr>
        <w:t>：文字檔</w:t>
      </w:r>
    </w:p>
    <w:p w14:paraId="234E85EC" w14:textId="77777777" w:rsidR="00F73891" w:rsidRPr="004037BD" w:rsidRDefault="00F73891" w:rsidP="00F73891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資料格式</w:t>
      </w:r>
      <w:r>
        <w:rPr>
          <w:rFonts w:ascii="標楷體" w:eastAsia="標楷體" w:hAnsi="標楷體" w:hint="eastAsia"/>
        </w:rPr>
        <w:t>：</w:t>
      </w:r>
      <w:r w:rsidRPr="004037BD">
        <w:rPr>
          <w:rFonts w:ascii="標楷體" w:eastAsia="標楷體" w:hAnsi="標楷體"/>
        </w:rPr>
        <w:t>Big5</w:t>
      </w:r>
    </w:p>
    <w:p w14:paraId="167483A2" w14:textId="77777777" w:rsidR="00F73891" w:rsidRDefault="00F73891" w:rsidP="00F73891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規格</w:t>
      </w:r>
      <w:r>
        <w:rPr>
          <w:rFonts w:ascii="標楷體" w:eastAsia="標楷體" w:hAnsi="標楷體" w:hint="eastAsia"/>
        </w:rPr>
        <w:t>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72"/>
        <w:gridCol w:w="1098"/>
        <w:gridCol w:w="1776"/>
        <w:gridCol w:w="4241"/>
      </w:tblGrid>
      <w:tr w:rsidR="00F73891" w:rsidRPr="00CE3D0E" w14:paraId="69342446" w14:textId="77777777" w:rsidTr="00E76B74">
        <w:tc>
          <w:tcPr>
            <w:tcW w:w="457" w:type="dxa"/>
            <w:vAlign w:val="center"/>
          </w:tcPr>
          <w:p w14:paraId="0EEA899D" w14:textId="77777777" w:rsidR="00F73891" w:rsidRPr="00CE3D0E" w:rsidRDefault="00F73891" w:rsidP="00E76B74">
            <w:pPr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E3D0E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72" w:type="dxa"/>
            <w:vAlign w:val="center"/>
          </w:tcPr>
          <w:p w14:paraId="56AE0282" w14:textId="77777777" w:rsidR="00F73891" w:rsidRPr="00CE3D0E" w:rsidRDefault="00F73891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098" w:type="dxa"/>
            <w:vAlign w:val="center"/>
          </w:tcPr>
          <w:p w14:paraId="6CA31116" w14:textId="440F0FE1" w:rsidR="00F73891" w:rsidRPr="00CE3D0E" w:rsidRDefault="00B058BB" w:rsidP="00E76B74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776" w:type="dxa"/>
            <w:vAlign w:val="center"/>
          </w:tcPr>
          <w:p w14:paraId="46D36D5B" w14:textId="77777777" w:rsidR="00F73891" w:rsidRPr="00CE3D0E" w:rsidRDefault="00F73891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1" w:type="dxa"/>
            <w:vAlign w:val="center"/>
          </w:tcPr>
          <w:p w14:paraId="38171958" w14:textId="77777777" w:rsidR="00F73891" w:rsidRPr="00CE3D0E" w:rsidRDefault="00F73891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F73891" w:rsidRPr="00CE3D0E" w14:paraId="596805BC" w14:textId="77777777" w:rsidTr="00E76B74">
        <w:tc>
          <w:tcPr>
            <w:tcW w:w="457" w:type="dxa"/>
            <w:vAlign w:val="center"/>
          </w:tcPr>
          <w:p w14:paraId="1060936F" w14:textId="77777777" w:rsidR="00F73891" w:rsidRPr="002A734C" w:rsidRDefault="00F73891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1</w:t>
            </w:r>
          </w:p>
        </w:tc>
        <w:tc>
          <w:tcPr>
            <w:tcW w:w="2372" w:type="dxa"/>
            <w:vAlign w:val="center"/>
          </w:tcPr>
          <w:p w14:paraId="6404C26B" w14:textId="77777777" w:rsidR="00F73891" w:rsidRPr="002A734C" w:rsidRDefault="00F73891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檔案日期</w:t>
            </w:r>
          </w:p>
        </w:tc>
        <w:tc>
          <w:tcPr>
            <w:tcW w:w="1098" w:type="dxa"/>
            <w:vAlign w:val="center"/>
          </w:tcPr>
          <w:p w14:paraId="25A36C72" w14:textId="77777777" w:rsidR="00F73891" w:rsidRPr="002A734C" w:rsidRDefault="00F73891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098428A2" w14:textId="77777777" w:rsidR="00F73891" w:rsidRPr="002A734C" w:rsidRDefault="00F73891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2E1792D0" w14:textId="3AC7C41D" w:rsidR="00F73891" w:rsidRPr="002A734C" w:rsidRDefault="00D04259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日曆日</w:t>
            </w:r>
          </w:p>
        </w:tc>
      </w:tr>
      <w:tr w:rsidR="00F73891" w:rsidRPr="00CE3D0E" w14:paraId="028E6575" w14:textId="77777777" w:rsidTr="00E76B74">
        <w:tc>
          <w:tcPr>
            <w:tcW w:w="457" w:type="dxa"/>
            <w:vAlign w:val="center"/>
          </w:tcPr>
          <w:p w14:paraId="06B0E4C7" w14:textId="77777777" w:rsidR="00F73891" w:rsidRPr="002A734C" w:rsidRDefault="00F73891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2</w:t>
            </w:r>
          </w:p>
        </w:tc>
        <w:tc>
          <w:tcPr>
            <w:tcW w:w="2372" w:type="dxa"/>
            <w:vAlign w:val="center"/>
          </w:tcPr>
          <w:p w14:paraId="4B4553D9" w14:textId="77777777" w:rsidR="00F73891" w:rsidRPr="002A734C" w:rsidRDefault="00F73891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資料日期</w:t>
            </w:r>
          </w:p>
        </w:tc>
        <w:tc>
          <w:tcPr>
            <w:tcW w:w="1098" w:type="dxa"/>
            <w:vAlign w:val="center"/>
          </w:tcPr>
          <w:p w14:paraId="3DAE9675" w14:textId="77777777" w:rsidR="00F73891" w:rsidRPr="002A734C" w:rsidRDefault="00F73891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6DCECC2F" w14:textId="77777777" w:rsidR="00F73891" w:rsidRPr="002A734C" w:rsidRDefault="00F73891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317C246E" w14:textId="77777777" w:rsidR="00F73891" w:rsidRPr="002A734C" w:rsidRDefault="00F73891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</w:t>
            </w:r>
          </w:p>
        </w:tc>
      </w:tr>
      <w:tr w:rsidR="00F73891" w:rsidRPr="00CE3D0E" w14:paraId="7549FC72" w14:textId="77777777" w:rsidTr="00E76B74">
        <w:tc>
          <w:tcPr>
            <w:tcW w:w="457" w:type="dxa"/>
            <w:vAlign w:val="center"/>
          </w:tcPr>
          <w:p w14:paraId="2BD6F6A6" w14:textId="77777777" w:rsidR="00F73891" w:rsidRPr="002A734C" w:rsidRDefault="00F73891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3</w:t>
            </w:r>
          </w:p>
        </w:tc>
        <w:tc>
          <w:tcPr>
            <w:tcW w:w="2372" w:type="dxa"/>
            <w:vAlign w:val="center"/>
          </w:tcPr>
          <w:p w14:paraId="70C0FA2C" w14:textId="77777777" w:rsidR="00F73891" w:rsidRPr="002A734C" w:rsidRDefault="00F73891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資料筆數</w:t>
            </w:r>
          </w:p>
        </w:tc>
        <w:tc>
          <w:tcPr>
            <w:tcW w:w="1098" w:type="dxa"/>
            <w:vAlign w:val="center"/>
          </w:tcPr>
          <w:p w14:paraId="364A5FD9" w14:textId="77777777" w:rsidR="00F73891" w:rsidRPr="002A734C" w:rsidRDefault="00F73891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776" w:type="dxa"/>
            <w:vAlign w:val="center"/>
          </w:tcPr>
          <w:p w14:paraId="5E4BD708" w14:textId="77777777" w:rsidR="00F73891" w:rsidRPr="002A734C" w:rsidRDefault="00F73891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999</w:t>
            </w:r>
            <w:r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41" w:type="dxa"/>
            <w:vAlign w:val="center"/>
          </w:tcPr>
          <w:p w14:paraId="1E852786" w14:textId="77777777" w:rsidR="00F73891" w:rsidRPr="002A734C" w:rsidRDefault="00F73891" w:rsidP="00E76B74">
            <w:pPr>
              <w:rPr>
                <w:rFonts w:ascii="標楷體" w:eastAsia="標楷體" w:hAnsi="標楷體"/>
              </w:rPr>
            </w:pPr>
          </w:p>
        </w:tc>
      </w:tr>
    </w:tbl>
    <w:p w14:paraId="3266872B" w14:textId="77777777" w:rsidR="00F73891" w:rsidRDefault="00F73891" w:rsidP="00F73891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※各欄位間加入 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 xml:space="preserve"> 區隔，最後一筆亦要換列</w:t>
      </w:r>
    </w:p>
    <w:p w14:paraId="225C49E0" w14:textId="77777777" w:rsidR="00F73891" w:rsidRPr="000F58EB" w:rsidRDefault="00F73891" w:rsidP="00F73891">
      <w:pPr>
        <w:ind w:left="1440"/>
      </w:pPr>
    </w:p>
    <w:p w14:paraId="498AD444" w14:textId="77777777" w:rsidR="00F73891" w:rsidRDefault="00F73891" w:rsidP="00F73891">
      <w:pPr>
        <w:ind w:left="1440"/>
      </w:pPr>
    </w:p>
    <w:p w14:paraId="1428996B" w14:textId="2A8A97D7" w:rsidR="00777F78" w:rsidRPr="00D37131" w:rsidRDefault="00777F78" w:rsidP="00777F78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  <w:highlight w:val="yellow"/>
        </w:rPr>
        <w:t>8</w:t>
      </w:r>
      <w:r w:rsidRPr="00866860">
        <w:rPr>
          <w:rFonts w:ascii="標楷體" w:eastAsia="標楷體" w:hAnsi="標楷體"/>
          <w:highlight w:val="yellow"/>
        </w:rPr>
        <w:t>.</w:t>
      </w:r>
      <w:r w:rsidRPr="00866860">
        <w:rPr>
          <w:rFonts w:ascii="標楷體" w:eastAsia="標楷體" w:hAnsi="標楷體" w:hint="eastAsia"/>
          <w:highlight w:val="yellow"/>
        </w:rPr>
        <w:t>LNM39</w:t>
      </w:r>
      <w:r>
        <w:rPr>
          <w:rFonts w:ascii="標楷體" w:eastAsia="標楷體" w:hAnsi="標楷體"/>
        </w:rPr>
        <w:t>I</w:t>
      </w:r>
      <w:r w:rsidRPr="00866860">
        <w:rPr>
          <w:rFonts w:ascii="標楷體" w:eastAsia="標楷體" w:hAnsi="標楷體" w:hint="eastAsia"/>
          <w:highlight w:val="yellow"/>
        </w:rPr>
        <w:t>P 欄位清單</w:t>
      </w:r>
      <w:r>
        <w:rPr>
          <w:rFonts w:ascii="標楷體" w:eastAsia="標楷體" w:hAnsi="標楷體" w:hint="eastAsia"/>
          <w:highlight w:val="yellow"/>
        </w:rPr>
        <w:t>９</w:t>
      </w:r>
    </w:p>
    <w:p w14:paraId="74926054" w14:textId="1D27891F" w:rsidR="00777F78" w:rsidRPr="00C85B3C" w:rsidRDefault="00777F78" w:rsidP="00777F78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檔名</w:t>
      </w:r>
      <w:r>
        <w:rPr>
          <w:rFonts w:ascii="標楷體" w:eastAsia="標楷體" w:hAnsi="標楷體" w:hint="eastAsia"/>
        </w:rPr>
        <w:t>：</w:t>
      </w:r>
      <w:r w:rsidRPr="00BC3A09">
        <w:rPr>
          <w:rFonts w:ascii="標楷體" w:eastAsia="標楷體" w:hAnsi="標楷體"/>
        </w:rPr>
        <w:t>LNF</w:t>
      </w:r>
      <w:r>
        <w:rPr>
          <w:rFonts w:ascii="標楷體" w:eastAsia="標楷體" w:hAnsi="標楷體"/>
        </w:rPr>
        <w:t>I</w:t>
      </w:r>
      <w:r w:rsidRPr="00BC3A09">
        <w:rPr>
          <w:rFonts w:ascii="標楷體" w:eastAsia="標楷體" w:hAnsi="標楷體"/>
        </w:rPr>
        <w:t>P.TXT</w:t>
      </w:r>
    </w:p>
    <w:p w14:paraId="2E867B24" w14:textId="77777777" w:rsidR="00777F78" w:rsidRPr="004037BD" w:rsidRDefault="00777F78" w:rsidP="00777F78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格式</w:t>
      </w:r>
      <w:r>
        <w:rPr>
          <w:rFonts w:ascii="標楷體" w:eastAsia="標楷體" w:hAnsi="標楷體" w:hint="eastAsia"/>
        </w:rPr>
        <w:t>：文字檔</w:t>
      </w:r>
    </w:p>
    <w:p w14:paraId="782EDB08" w14:textId="77777777" w:rsidR="00777F78" w:rsidRPr="004037BD" w:rsidRDefault="00777F78" w:rsidP="00777F78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資料格式</w:t>
      </w:r>
      <w:r>
        <w:rPr>
          <w:rFonts w:ascii="標楷體" w:eastAsia="標楷體" w:hAnsi="標楷體" w:hint="eastAsia"/>
        </w:rPr>
        <w:t>：</w:t>
      </w:r>
      <w:r w:rsidRPr="004037BD">
        <w:rPr>
          <w:rFonts w:ascii="標楷體" w:eastAsia="標楷體" w:hAnsi="標楷體"/>
        </w:rPr>
        <w:t>Big5</w:t>
      </w:r>
    </w:p>
    <w:p w14:paraId="3895C2A2" w14:textId="721D0537" w:rsidR="00777F78" w:rsidRDefault="00777F78" w:rsidP="00777F78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用處</w:t>
      </w:r>
      <w:r>
        <w:rPr>
          <w:rFonts w:ascii="標楷體" w:eastAsia="標楷體" w:hAnsi="標楷體" w:hint="eastAsia"/>
        </w:rPr>
        <w:t>：每月產出IFRS</w:t>
      </w:r>
      <w:r w:rsidRPr="00946868">
        <w:rPr>
          <w:rFonts w:ascii="標楷體" w:eastAsia="標楷體" w:hAnsi="標楷體" w:hint="eastAsia"/>
        </w:rPr>
        <w:t>欄位清單</w:t>
      </w:r>
      <w:r>
        <w:rPr>
          <w:rFonts w:ascii="標楷體" w:eastAsia="標楷體" w:hAnsi="標楷體" w:hint="eastAsia"/>
        </w:rPr>
        <w:t>９</w:t>
      </w:r>
    </w:p>
    <w:p w14:paraId="64589D16" w14:textId="20561929" w:rsidR="00777F78" w:rsidRPr="0028467C" w:rsidRDefault="00777F78" w:rsidP="00777F78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說明：</w:t>
      </w:r>
      <w:r w:rsidR="00C63370" w:rsidRPr="00C63370">
        <w:rPr>
          <w:rFonts w:ascii="標楷體" w:eastAsia="標楷體" w:hAnsi="標楷體" w:hint="eastAsia"/>
        </w:rPr>
        <w:t>放款已核准未動撥額度(額度層)</w:t>
      </w:r>
    </w:p>
    <w:p w14:paraId="368F45D6" w14:textId="3EDE2D23" w:rsidR="00777F78" w:rsidRDefault="00777F78" w:rsidP="00777F78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篩選條件：</w:t>
      </w:r>
      <w:r w:rsidRPr="004037BD">
        <w:rPr>
          <w:rFonts w:ascii="標楷體" w:eastAsia="標楷體" w:hAnsi="標楷體"/>
        </w:rPr>
        <w:t xml:space="preserve"> </w:t>
      </w:r>
      <w:r w:rsidRPr="0024703C">
        <w:rPr>
          <w:rFonts w:ascii="標楷體" w:eastAsia="標楷體" w:hAnsi="標楷體"/>
        </w:rPr>
        <w:t>FROM</w:t>
      </w:r>
      <w:r>
        <w:rPr>
          <w:rFonts w:ascii="標楷體" w:eastAsia="標楷體" w:hAnsi="標楷體"/>
        </w:rPr>
        <w:t xml:space="preserve"> "Loan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frsI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</w:t>
      </w:r>
    </w:p>
    <w:p w14:paraId="3176EB59" w14:textId="4F15A0B1" w:rsidR="00777F78" w:rsidRDefault="00777F78" w:rsidP="00777F78">
      <w:pPr>
        <w:pStyle w:val="af9"/>
        <w:ind w:leftChars="0" w:left="3164" w:firstLine="1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WHERE "Loan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frsI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"."</w:t>
      </w:r>
      <w:r w:rsidRPr="0024703C">
        <w:rPr>
          <w:rFonts w:ascii="標楷體" w:eastAsia="標楷體" w:hAnsi="標楷體"/>
        </w:rPr>
        <w:t>DataYM</w:t>
      </w:r>
      <w:r>
        <w:rPr>
          <w:rFonts w:ascii="標楷體" w:eastAsia="標楷體" w:hAnsi="標楷體"/>
        </w:rPr>
        <w:t xml:space="preserve">" = </w:t>
      </w:r>
      <w:r>
        <w:rPr>
          <w:rFonts w:ascii="標楷體" w:eastAsia="標楷體" w:hAnsi="標楷體" w:hint="eastAsia"/>
        </w:rPr>
        <w:t>會計日期年月</w:t>
      </w:r>
    </w:p>
    <w:p w14:paraId="3A2F8F8C" w14:textId="77777777" w:rsidR="00777F78" w:rsidRDefault="00777F78" w:rsidP="00777F78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規格</w:t>
      </w:r>
      <w:r>
        <w:rPr>
          <w:rFonts w:ascii="標楷體" w:eastAsia="標楷體" w:hAnsi="標楷體" w:hint="eastAsia"/>
        </w:rPr>
        <w:t>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72"/>
        <w:gridCol w:w="1098"/>
        <w:gridCol w:w="1776"/>
        <w:gridCol w:w="4241"/>
      </w:tblGrid>
      <w:tr w:rsidR="00777F78" w:rsidRPr="00CE3D0E" w14:paraId="4655EE35" w14:textId="77777777" w:rsidTr="00220C9B">
        <w:tc>
          <w:tcPr>
            <w:tcW w:w="457" w:type="dxa"/>
            <w:vAlign w:val="center"/>
          </w:tcPr>
          <w:p w14:paraId="4DA2BC02" w14:textId="77777777" w:rsidR="00777F78" w:rsidRPr="00CE3D0E" w:rsidRDefault="00777F78" w:rsidP="00E76B74">
            <w:pPr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E3D0E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72" w:type="dxa"/>
            <w:vAlign w:val="center"/>
          </w:tcPr>
          <w:p w14:paraId="771383DF" w14:textId="77777777" w:rsidR="00777F78" w:rsidRPr="00CE3D0E" w:rsidRDefault="00777F78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098" w:type="dxa"/>
            <w:vAlign w:val="center"/>
          </w:tcPr>
          <w:p w14:paraId="42B6F879" w14:textId="25B579B4" w:rsidR="00777F78" w:rsidRPr="00CE3D0E" w:rsidRDefault="00B058BB" w:rsidP="00E76B74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776" w:type="dxa"/>
            <w:vAlign w:val="center"/>
          </w:tcPr>
          <w:p w14:paraId="00671A8B" w14:textId="77777777" w:rsidR="00777F78" w:rsidRPr="00CE3D0E" w:rsidRDefault="00777F78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1" w:type="dxa"/>
            <w:vAlign w:val="center"/>
          </w:tcPr>
          <w:p w14:paraId="0E71FF25" w14:textId="77777777" w:rsidR="00777F78" w:rsidRPr="00CE3D0E" w:rsidRDefault="00777F78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220C9B" w:rsidRPr="00AF412C" w14:paraId="0A67F4AE" w14:textId="77777777" w:rsidTr="00AF412C">
        <w:tc>
          <w:tcPr>
            <w:tcW w:w="457" w:type="dxa"/>
            <w:vAlign w:val="center"/>
          </w:tcPr>
          <w:p w14:paraId="69A03F33" w14:textId="71B1E286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72" w:type="dxa"/>
            <w:vAlign w:val="center"/>
          </w:tcPr>
          <w:p w14:paraId="43A572AD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戶號</w:t>
            </w:r>
          </w:p>
        </w:tc>
        <w:tc>
          <w:tcPr>
            <w:tcW w:w="1098" w:type="dxa"/>
            <w:vAlign w:val="center"/>
          </w:tcPr>
          <w:p w14:paraId="3D2D26F2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776" w:type="dxa"/>
            <w:vAlign w:val="center"/>
          </w:tcPr>
          <w:p w14:paraId="083BF26D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  <w:r w:rsidRPr="00AF412C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41" w:type="dxa"/>
            <w:vAlign w:val="center"/>
          </w:tcPr>
          <w:p w14:paraId="7ECFF146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</w:p>
        </w:tc>
      </w:tr>
      <w:tr w:rsidR="00220C9B" w:rsidRPr="00AF412C" w14:paraId="08D64AA0" w14:textId="77777777" w:rsidTr="00AF412C">
        <w:tc>
          <w:tcPr>
            <w:tcW w:w="457" w:type="dxa"/>
            <w:vAlign w:val="center"/>
          </w:tcPr>
          <w:p w14:paraId="51228091" w14:textId="122E8E33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72" w:type="dxa"/>
            <w:vAlign w:val="center"/>
          </w:tcPr>
          <w:p w14:paraId="33AB0DD9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借款人ID / 統編</w:t>
            </w:r>
          </w:p>
        </w:tc>
        <w:tc>
          <w:tcPr>
            <w:tcW w:w="1098" w:type="dxa"/>
            <w:vAlign w:val="center"/>
          </w:tcPr>
          <w:p w14:paraId="443F0923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1</w:t>
            </w:r>
            <w:r w:rsidRPr="00AF412C">
              <w:rPr>
                <w:rFonts w:ascii="標楷體" w:eastAsia="標楷體" w:hAnsi="標楷體"/>
              </w:rPr>
              <w:t>0</w:t>
            </w:r>
          </w:p>
        </w:tc>
        <w:tc>
          <w:tcPr>
            <w:tcW w:w="1776" w:type="dxa"/>
            <w:vAlign w:val="center"/>
          </w:tcPr>
          <w:p w14:paraId="414E4C3F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73CFE021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空白</w:t>
            </w:r>
          </w:p>
        </w:tc>
      </w:tr>
      <w:tr w:rsidR="00220C9B" w:rsidRPr="00AF412C" w14:paraId="6C9A9551" w14:textId="77777777" w:rsidTr="00AF412C">
        <w:tc>
          <w:tcPr>
            <w:tcW w:w="457" w:type="dxa"/>
            <w:vAlign w:val="center"/>
          </w:tcPr>
          <w:p w14:paraId="1FF9A0B0" w14:textId="11D560A5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72" w:type="dxa"/>
            <w:vAlign w:val="center"/>
          </w:tcPr>
          <w:p w14:paraId="46963B21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額度編號</w:t>
            </w:r>
          </w:p>
        </w:tc>
        <w:tc>
          <w:tcPr>
            <w:tcW w:w="1098" w:type="dxa"/>
            <w:vAlign w:val="center"/>
          </w:tcPr>
          <w:p w14:paraId="0C674DDD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776" w:type="dxa"/>
            <w:vAlign w:val="center"/>
          </w:tcPr>
          <w:p w14:paraId="7222C7D6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  <w:r w:rsidRPr="00AF412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1" w:type="dxa"/>
            <w:vAlign w:val="center"/>
          </w:tcPr>
          <w:p w14:paraId="3B59518E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</w:p>
        </w:tc>
      </w:tr>
      <w:tr w:rsidR="00220C9B" w:rsidRPr="00AF412C" w14:paraId="6610872F" w14:textId="77777777" w:rsidTr="00AF412C">
        <w:tc>
          <w:tcPr>
            <w:tcW w:w="457" w:type="dxa"/>
            <w:vAlign w:val="center"/>
          </w:tcPr>
          <w:p w14:paraId="015F3160" w14:textId="2FECA0CB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2372" w:type="dxa"/>
            <w:vAlign w:val="center"/>
          </w:tcPr>
          <w:p w14:paraId="3BF5E78C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核准號碼</w:t>
            </w:r>
          </w:p>
        </w:tc>
        <w:tc>
          <w:tcPr>
            <w:tcW w:w="1098" w:type="dxa"/>
            <w:vAlign w:val="center"/>
          </w:tcPr>
          <w:p w14:paraId="63C0BE20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776" w:type="dxa"/>
            <w:vAlign w:val="center"/>
          </w:tcPr>
          <w:p w14:paraId="744AB5E0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  <w:r w:rsidRPr="00AF412C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41" w:type="dxa"/>
            <w:vAlign w:val="center"/>
          </w:tcPr>
          <w:p w14:paraId="713053EC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</w:p>
        </w:tc>
      </w:tr>
      <w:tr w:rsidR="00220C9B" w:rsidRPr="00AF412C" w14:paraId="048E38E4" w14:textId="77777777" w:rsidTr="00AF412C">
        <w:tc>
          <w:tcPr>
            <w:tcW w:w="457" w:type="dxa"/>
            <w:vAlign w:val="center"/>
          </w:tcPr>
          <w:p w14:paraId="231EF90E" w14:textId="15A1C418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72" w:type="dxa"/>
            <w:vAlign w:val="center"/>
          </w:tcPr>
          <w:p w14:paraId="764565E6" w14:textId="66D5757B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核准日期</w:t>
            </w:r>
          </w:p>
        </w:tc>
        <w:tc>
          <w:tcPr>
            <w:tcW w:w="1098" w:type="dxa"/>
            <w:vAlign w:val="center"/>
          </w:tcPr>
          <w:p w14:paraId="5F632442" w14:textId="3BEC42ED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7972F3FB" w14:textId="5F77331E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Y</w:t>
            </w:r>
            <w:r w:rsidRPr="00AF412C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594A401A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1.優先取用對保日期</w:t>
            </w:r>
          </w:p>
          <w:p w14:paraId="1089FEFD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2.無對保日採用准駁日</w:t>
            </w:r>
          </w:p>
          <w:p w14:paraId="1907E5B6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3.若無上述二個日期，以空值提供</w:t>
            </w:r>
          </w:p>
          <w:p w14:paraId="033E3545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</w:p>
        </w:tc>
      </w:tr>
      <w:tr w:rsidR="00220C9B" w:rsidRPr="00AF412C" w14:paraId="7A257EE3" w14:textId="77777777" w:rsidTr="00AF412C">
        <w:tc>
          <w:tcPr>
            <w:tcW w:w="457" w:type="dxa"/>
            <w:vAlign w:val="center"/>
          </w:tcPr>
          <w:p w14:paraId="5F29255F" w14:textId="02D91A80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72" w:type="dxa"/>
            <w:vAlign w:val="center"/>
          </w:tcPr>
          <w:p w14:paraId="488B943B" w14:textId="3DBFC1F8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初貸日期</w:t>
            </w:r>
          </w:p>
        </w:tc>
        <w:tc>
          <w:tcPr>
            <w:tcW w:w="1098" w:type="dxa"/>
            <w:vAlign w:val="center"/>
          </w:tcPr>
          <w:p w14:paraId="2DC2671D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15FA888C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Y</w:t>
            </w:r>
            <w:r w:rsidRPr="00AF412C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490697B3" w14:textId="77777777" w:rsidR="00220C9B" w:rsidRPr="00AF412C" w:rsidRDefault="00AF412C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額度初貸日</w:t>
            </w:r>
          </w:p>
          <w:p w14:paraId="58D4FDD2" w14:textId="77777777" w:rsidR="00AF412C" w:rsidRPr="00AF412C" w:rsidRDefault="00AF412C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若尚未撥款，以空值列示</w:t>
            </w:r>
          </w:p>
          <w:p w14:paraId="1096897F" w14:textId="277BF0E3" w:rsidR="00AF412C" w:rsidRPr="00AF412C" w:rsidRDefault="00AF412C" w:rsidP="00220C9B">
            <w:pPr>
              <w:rPr>
                <w:rFonts w:ascii="標楷體" w:eastAsia="標楷體" w:hAnsi="標楷體"/>
              </w:rPr>
            </w:pPr>
          </w:p>
        </w:tc>
      </w:tr>
      <w:tr w:rsidR="00220C9B" w:rsidRPr="00AF412C" w14:paraId="68763A1D" w14:textId="77777777" w:rsidTr="00AF412C">
        <w:tc>
          <w:tcPr>
            <w:tcW w:w="457" w:type="dxa"/>
            <w:vAlign w:val="center"/>
          </w:tcPr>
          <w:p w14:paraId="0B81BBAF" w14:textId="1D5B5DE9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2372" w:type="dxa"/>
            <w:vAlign w:val="center"/>
          </w:tcPr>
          <w:p w14:paraId="0B09EDBD" w14:textId="72A01C1A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核准金額(台幣)</w:t>
            </w:r>
          </w:p>
        </w:tc>
        <w:tc>
          <w:tcPr>
            <w:tcW w:w="1098" w:type="dxa"/>
            <w:vAlign w:val="center"/>
          </w:tcPr>
          <w:p w14:paraId="16F211E0" w14:textId="4BAAA0D9" w:rsidR="00220C9B" w:rsidRPr="00AF412C" w:rsidRDefault="00223251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1</w:t>
            </w:r>
            <w:r w:rsidRPr="00AF412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5FA48A47" w14:textId="00FEA292" w:rsidR="00220C9B" w:rsidRPr="00AF412C" w:rsidRDefault="00223251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  <w:r w:rsidRPr="00AF412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703D5562" w14:textId="77777777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每額度編號項下之放款帳號皆同</w:t>
            </w:r>
          </w:p>
          <w:p w14:paraId="24E84625" w14:textId="77777777" w:rsidR="00220C9B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lastRenderedPageBreak/>
              <w:t>核准額度金額</w:t>
            </w:r>
          </w:p>
          <w:p w14:paraId="6F31E6F5" w14:textId="4F2DA38D" w:rsidR="00AF412C" w:rsidRPr="00AF412C" w:rsidRDefault="00AF412C" w:rsidP="00AF412C">
            <w:pPr>
              <w:rPr>
                <w:rFonts w:ascii="標楷體" w:eastAsia="標楷體" w:hAnsi="標楷體"/>
              </w:rPr>
            </w:pPr>
          </w:p>
        </w:tc>
      </w:tr>
      <w:tr w:rsidR="00220C9B" w:rsidRPr="00AF412C" w14:paraId="488B0678" w14:textId="77777777" w:rsidTr="00AF412C">
        <w:tc>
          <w:tcPr>
            <w:tcW w:w="457" w:type="dxa"/>
            <w:vAlign w:val="center"/>
          </w:tcPr>
          <w:p w14:paraId="1AA06725" w14:textId="7017435B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lastRenderedPageBreak/>
              <w:t>8</w:t>
            </w:r>
          </w:p>
        </w:tc>
        <w:tc>
          <w:tcPr>
            <w:tcW w:w="2372" w:type="dxa"/>
            <w:vAlign w:val="center"/>
          </w:tcPr>
          <w:p w14:paraId="16A1AC8B" w14:textId="06649BBD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帳管費(台幣)</w:t>
            </w:r>
          </w:p>
        </w:tc>
        <w:tc>
          <w:tcPr>
            <w:tcW w:w="1098" w:type="dxa"/>
            <w:vAlign w:val="center"/>
          </w:tcPr>
          <w:p w14:paraId="53650984" w14:textId="66A5C002" w:rsidR="00220C9B" w:rsidRPr="00AF412C" w:rsidRDefault="00223251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/>
              </w:rPr>
              <w:t>5</w:t>
            </w:r>
          </w:p>
        </w:tc>
        <w:tc>
          <w:tcPr>
            <w:tcW w:w="1776" w:type="dxa"/>
            <w:vAlign w:val="center"/>
          </w:tcPr>
          <w:p w14:paraId="662AEF8F" w14:textId="2D967060" w:rsidR="00220C9B" w:rsidRPr="00AF412C" w:rsidRDefault="00223251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  <w:r w:rsidRPr="00AF412C"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41" w:type="dxa"/>
            <w:vAlign w:val="center"/>
          </w:tcPr>
          <w:p w14:paraId="18351C4A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</w:p>
        </w:tc>
      </w:tr>
      <w:tr w:rsidR="00220C9B" w:rsidRPr="00AF412C" w14:paraId="55CEF841" w14:textId="77777777" w:rsidTr="00AF412C">
        <w:tc>
          <w:tcPr>
            <w:tcW w:w="457" w:type="dxa"/>
            <w:vAlign w:val="center"/>
          </w:tcPr>
          <w:p w14:paraId="1883FD4B" w14:textId="0EEB0521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9</w:t>
            </w:r>
          </w:p>
        </w:tc>
        <w:tc>
          <w:tcPr>
            <w:tcW w:w="2372" w:type="dxa"/>
            <w:vAlign w:val="center"/>
          </w:tcPr>
          <w:p w14:paraId="1A98D59A" w14:textId="001353D9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法拍及火險費用(台幣)</w:t>
            </w:r>
          </w:p>
        </w:tc>
        <w:tc>
          <w:tcPr>
            <w:tcW w:w="1098" w:type="dxa"/>
            <w:vAlign w:val="center"/>
          </w:tcPr>
          <w:p w14:paraId="744746FD" w14:textId="56487429" w:rsidR="00220C9B" w:rsidRPr="00AF412C" w:rsidRDefault="00223251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6D7B5424" w14:textId="3D1632CD" w:rsidR="00220C9B" w:rsidRPr="00AF412C" w:rsidRDefault="00223251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  <w:r w:rsidRPr="00AF412C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41" w:type="dxa"/>
            <w:vAlign w:val="center"/>
          </w:tcPr>
          <w:p w14:paraId="2F57C936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</w:p>
        </w:tc>
      </w:tr>
      <w:tr w:rsidR="00220C9B" w:rsidRPr="00AF412C" w14:paraId="07A357FD" w14:textId="77777777" w:rsidTr="00AF412C">
        <w:tc>
          <w:tcPr>
            <w:tcW w:w="457" w:type="dxa"/>
            <w:vAlign w:val="center"/>
          </w:tcPr>
          <w:p w14:paraId="0016B513" w14:textId="03462485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10</w:t>
            </w:r>
          </w:p>
        </w:tc>
        <w:tc>
          <w:tcPr>
            <w:tcW w:w="2372" w:type="dxa"/>
            <w:vAlign w:val="center"/>
          </w:tcPr>
          <w:p w14:paraId="022D5D1E" w14:textId="7174496E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核准利率</w:t>
            </w:r>
          </w:p>
        </w:tc>
        <w:tc>
          <w:tcPr>
            <w:tcW w:w="1098" w:type="dxa"/>
            <w:vAlign w:val="center"/>
          </w:tcPr>
          <w:p w14:paraId="2159F8C1" w14:textId="0F07760A" w:rsidR="00220C9B" w:rsidRPr="00AF412C" w:rsidRDefault="00223251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13A8D5BB" w14:textId="18D7A18C" w:rsidR="00220C9B" w:rsidRPr="00AF412C" w:rsidRDefault="00223251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/>
              </w:rPr>
              <w:t>9.999999</w:t>
            </w:r>
          </w:p>
        </w:tc>
        <w:tc>
          <w:tcPr>
            <w:tcW w:w="4241" w:type="dxa"/>
            <w:vAlign w:val="center"/>
          </w:tcPr>
          <w:p w14:paraId="1AC96C3C" w14:textId="77777777" w:rsidR="00220C9B" w:rsidRPr="00AF412C" w:rsidRDefault="00AF412C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至小數點後第6位。例如，利率為2.12%，則本欄位值表示0.021200</w:t>
            </w:r>
          </w:p>
          <w:p w14:paraId="4F1C317D" w14:textId="53706B18" w:rsidR="00AF412C" w:rsidRPr="00AF412C" w:rsidRDefault="00AF412C" w:rsidP="00220C9B">
            <w:pPr>
              <w:rPr>
                <w:rFonts w:ascii="標楷體" w:eastAsia="標楷體" w:hAnsi="標楷體"/>
              </w:rPr>
            </w:pPr>
          </w:p>
        </w:tc>
      </w:tr>
      <w:tr w:rsidR="00220C9B" w:rsidRPr="00AF412C" w14:paraId="1D978223" w14:textId="77777777" w:rsidTr="00AF412C">
        <w:tc>
          <w:tcPr>
            <w:tcW w:w="457" w:type="dxa"/>
            <w:vAlign w:val="center"/>
          </w:tcPr>
          <w:p w14:paraId="207334A4" w14:textId="02A6748A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11</w:t>
            </w:r>
          </w:p>
        </w:tc>
        <w:tc>
          <w:tcPr>
            <w:tcW w:w="2372" w:type="dxa"/>
            <w:vAlign w:val="center"/>
          </w:tcPr>
          <w:p w14:paraId="7EB74619" w14:textId="38DA5DFA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初貸時約定還本寬限期</w:t>
            </w:r>
          </w:p>
        </w:tc>
        <w:tc>
          <w:tcPr>
            <w:tcW w:w="1098" w:type="dxa"/>
            <w:vAlign w:val="center"/>
          </w:tcPr>
          <w:p w14:paraId="58093B12" w14:textId="09D4E9A6" w:rsidR="00220C9B" w:rsidRPr="00AF412C" w:rsidRDefault="00223251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776" w:type="dxa"/>
            <w:vAlign w:val="center"/>
          </w:tcPr>
          <w:p w14:paraId="752C0378" w14:textId="772B5D93" w:rsidR="00220C9B" w:rsidRPr="00AF412C" w:rsidRDefault="00223251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  <w:r w:rsidRPr="00AF412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1" w:type="dxa"/>
            <w:vAlign w:val="center"/>
          </w:tcPr>
          <w:p w14:paraId="007F0563" w14:textId="77777777" w:rsidR="00220C9B" w:rsidRPr="00AF412C" w:rsidRDefault="00AF412C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以月為單位</w:t>
            </w:r>
          </w:p>
          <w:p w14:paraId="46073560" w14:textId="4681E6C6" w:rsidR="00AF412C" w:rsidRPr="00AF412C" w:rsidRDefault="00AF412C" w:rsidP="00220C9B">
            <w:pPr>
              <w:rPr>
                <w:rFonts w:ascii="標楷體" w:eastAsia="標楷體" w:hAnsi="標楷體"/>
              </w:rPr>
            </w:pPr>
          </w:p>
        </w:tc>
      </w:tr>
      <w:tr w:rsidR="00AF412C" w:rsidRPr="00AF412C" w14:paraId="7E48B0BF" w14:textId="77777777" w:rsidTr="00AF412C">
        <w:tc>
          <w:tcPr>
            <w:tcW w:w="457" w:type="dxa"/>
            <w:vAlign w:val="center"/>
          </w:tcPr>
          <w:p w14:paraId="58683F85" w14:textId="6EC04630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12</w:t>
            </w:r>
          </w:p>
        </w:tc>
        <w:tc>
          <w:tcPr>
            <w:tcW w:w="2372" w:type="dxa"/>
            <w:vAlign w:val="center"/>
          </w:tcPr>
          <w:p w14:paraId="3259C41C" w14:textId="3177996C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契約當時還款方式</w:t>
            </w:r>
          </w:p>
        </w:tc>
        <w:tc>
          <w:tcPr>
            <w:tcW w:w="1098" w:type="dxa"/>
            <w:vAlign w:val="center"/>
          </w:tcPr>
          <w:p w14:paraId="38C52423" w14:textId="2D4D09E5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7E0834DE" w14:textId="696FA85A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2A255A2C" w14:textId="77777777" w:rsidR="00AF412C" w:rsidRPr="00AF412C" w:rsidRDefault="00AF412C" w:rsidP="00AF412C">
            <w:pPr>
              <w:rPr>
                <w:rFonts w:ascii="標楷體" w:eastAsia="標楷體" w:hAnsi="標楷體" w:cs="Arial"/>
              </w:rPr>
            </w:pPr>
            <w:r w:rsidRPr="00AF412C">
              <w:rPr>
                <w:rFonts w:ascii="標楷體" w:eastAsia="標楷體" w:hAnsi="標楷體" w:cs="Arial"/>
              </w:rPr>
              <w:t>1=</w:t>
            </w:r>
            <w:r w:rsidRPr="00AF412C">
              <w:rPr>
                <w:rFonts w:ascii="標楷體" w:eastAsia="標楷體" w:hAnsi="標楷體" w:cs="Arial" w:hint="eastAsia"/>
              </w:rPr>
              <w:t>按期繳息</w:t>
            </w:r>
            <w:r w:rsidRPr="00AF412C">
              <w:rPr>
                <w:rFonts w:ascii="標楷體" w:eastAsia="標楷體" w:hAnsi="標楷體" w:cs="Arial"/>
              </w:rPr>
              <w:t>(</w:t>
            </w:r>
            <w:r w:rsidRPr="00AF412C">
              <w:rPr>
                <w:rFonts w:ascii="標楷體" w:eastAsia="標楷體" w:hAnsi="標楷體" w:cs="Arial" w:hint="eastAsia"/>
              </w:rPr>
              <w:t>到期還本</w:t>
            </w:r>
            <w:r w:rsidRPr="00AF412C">
              <w:rPr>
                <w:rFonts w:ascii="標楷體" w:eastAsia="標楷體" w:hAnsi="標楷體" w:cs="Arial"/>
              </w:rPr>
              <w:t>)</w:t>
            </w:r>
            <w:r w:rsidRPr="00AF412C">
              <w:rPr>
                <w:rFonts w:ascii="標楷體" w:eastAsia="標楷體" w:hAnsi="標楷體" w:cs="Arial" w:hint="eastAsia"/>
              </w:rPr>
              <w:t>；</w:t>
            </w:r>
            <w:r w:rsidRPr="00AF412C">
              <w:rPr>
                <w:rFonts w:ascii="標楷體" w:eastAsia="標楷體" w:hAnsi="標楷體" w:cs="Arial"/>
              </w:rPr>
              <w:t>2=</w:t>
            </w:r>
            <w:r w:rsidRPr="00AF412C">
              <w:rPr>
                <w:rFonts w:ascii="標楷體" w:eastAsia="標楷體" w:hAnsi="標楷體" w:cs="Arial" w:hint="eastAsia"/>
              </w:rPr>
              <w:t>平均攤還本息；</w:t>
            </w:r>
          </w:p>
          <w:p w14:paraId="279E484E" w14:textId="202442DA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/>
              </w:rPr>
              <w:t>3=</w:t>
            </w:r>
            <w:r w:rsidRPr="00AF412C">
              <w:rPr>
                <w:rFonts w:ascii="標楷體" w:eastAsia="標楷體" w:hAnsi="標楷體" w:cs="Arial" w:hint="eastAsia"/>
              </w:rPr>
              <w:t>平均攤還本金；</w:t>
            </w:r>
            <w:r w:rsidRPr="00AF412C">
              <w:rPr>
                <w:rFonts w:ascii="標楷體" w:eastAsia="標楷體" w:hAnsi="標楷體" w:cs="Arial"/>
              </w:rPr>
              <w:t>4=</w:t>
            </w:r>
            <w:r w:rsidRPr="00AF412C">
              <w:rPr>
                <w:rFonts w:ascii="標楷體" w:eastAsia="標楷體" w:hAnsi="標楷體" w:cs="Arial" w:hint="eastAsia"/>
              </w:rPr>
              <w:t>到期繳息還本</w:t>
            </w:r>
          </w:p>
        </w:tc>
      </w:tr>
      <w:tr w:rsidR="00AF412C" w:rsidRPr="00AF412C" w14:paraId="63289313" w14:textId="77777777" w:rsidTr="00AF412C">
        <w:tc>
          <w:tcPr>
            <w:tcW w:w="457" w:type="dxa"/>
            <w:vAlign w:val="center"/>
          </w:tcPr>
          <w:p w14:paraId="45B19C7A" w14:textId="131E4BA3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13</w:t>
            </w:r>
          </w:p>
        </w:tc>
        <w:tc>
          <w:tcPr>
            <w:tcW w:w="2372" w:type="dxa"/>
            <w:vAlign w:val="center"/>
          </w:tcPr>
          <w:p w14:paraId="49CCCF5C" w14:textId="0AA654EB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契約當時利率調整方式</w:t>
            </w:r>
          </w:p>
        </w:tc>
        <w:tc>
          <w:tcPr>
            <w:tcW w:w="1098" w:type="dxa"/>
            <w:vAlign w:val="center"/>
          </w:tcPr>
          <w:p w14:paraId="513BCA7F" w14:textId="159B8877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7DD44E50" w14:textId="5E772933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54CD4DA5" w14:textId="74E479AE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/>
              </w:rPr>
              <w:t>1=</w:t>
            </w:r>
            <w:r w:rsidRPr="00AF412C">
              <w:rPr>
                <w:rFonts w:ascii="標楷體" w:eastAsia="標楷體" w:hAnsi="標楷體" w:cs="Arial" w:hint="eastAsia"/>
              </w:rPr>
              <w:t>機動；</w:t>
            </w:r>
            <w:r w:rsidRPr="00AF412C">
              <w:rPr>
                <w:rFonts w:ascii="標楷體" w:eastAsia="標楷體" w:hAnsi="標楷體" w:cs="Arial"/>
              </w:rPr>
              <w:t>2=</w:t>
            </w:r>
            <w:r w:rsidRPr="00AF412C">
              <w:rPr>
                <w:rFonts w:ascii="標楷體" w:eastAsia="標楷體" w:hAnsi="標楷體" w:cs="Arial" w:hint="eastAsia"/>
              </w:rPr>
              <w:t>固定；</w:t>
            </w:r>
            <w:r w:rsidRPr="00AF412C">
              <w:rPr>
                <w:rFonts w:ascii="標楷體" w:eastAsia="標楷體" w:hAnsi="標楷體" w:cs="Arial"/>
              </w:rPr>
              <w:t>3=</w:t>
            </w:r>
            <w:r w:rsidRPr="00AF412C">
              <w:rPr>
                <w:rFonts w:ascii="標楷體" w:eastAsia="標楷體" w:hAnsi="標楷體" w:cs="Arial" w:hint="eastAsia"/>
              </w:rPr>
              <w:t>固定階梯；</w:t>
            </w:r>
            <w:r w:rsidRPr="00AF412C">
              <w:rPr>
                <w:rFonts w:ascii="標楷體" w:eastAsia="標楷體" w:hAnsi="標楷體" w:cs="Arial"/>
              </w:rPr>
              <w:t>4=</w:t>
            </w:r>
            <w:r w:rsidRPr="00AF412C">
              <w:rPr>
                <w:rFonts w:ascii="標楷體" w:eastAsia="標楷體" w:hAnsi="標楷體" w:cs="Arial" w:hint="eastAsia"/>
              </w:rPr>
              <w:t>浮動階梯</w:t>
            </w:r>
          </w:p>
        </w:tc>
      </w:tr>
      <w:tr w:rsidR="00AF412C" w:rsidRPr="00AF412C" w14:paraId="33E5349F" w14:textId="77777777" w:rsidTr="00AF412C">
        <w:tc>
          <w:tcPr>
            <w:tcW w:w="457" w:type="dxa"/>
            <w:vAlign w:val="center"/>
          </w:tcPr>
          <w:p w14:paraId="269F1B77" w14:textId="4FC27884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14</w:t>
            </w:r>
          </w:p>
        </w:tc>
        <w:tc>
          <w:tcPr>
            <w:tcW w:w="2372" w:type="dxa"/>
            <w:vAlign w:val="center"/>
          </w:tcPr>
          <w:p w14:paraId="40ED7CB9" w14:textId="6DED20FE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契約約定當時還本週期</w:t>
            </w:r>
          </w:p>
        </w:tc>
        <w:tc>
          <w:tcPr>
            <w:tcW w:w="1098" w:type="dxa"/>
            <w:vAlign w:val="center"/>
          </w:tcPr>
          <w:p w14:paraId="71D68C89" w14:textId="59F11B0A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6" w:type="dxa"/>
            <w:vAlign w:val="center"/>
          </w:tcPr>
          <w:p w14:paraId="4EDA60F9" w14:textId="2D8800D3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  <w:r w:rsidRPr="00AF412C">
              <w:rPr>
                <w:rFonts w:ascii="標楷體" w:eastAsia="標楷體" w:hAnsi="標楷體"/>
              </w:rPr>
              <w:t>9</w:t>
            </w:r>
          </w:p>
        </w:tc>
        <w:tc>
          <w:tcPr>
            <w:tcW w:w="4241" w:type="dxa"/>
            <w:vAlign w:val="center"/>
          </w:tcPr>
          <w:p w14:paraId="2AC71E61" w14:textId="7C1D0663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若為到期還本，則填入</w:t>
            </w:r>
            <w:r w:rsidRPr="00AF412C">
              <w:rPr>
                <w:rFonts w:ascii="標楷體" w:eastAsia="標楷體" w:hAnsi="標楷體" w:cs="Arial"/>
              </w:rPr>
              <w:t>0</w:t>
            </w:r>
            <w:r w:rsidRPr="00AF412C">
              <w:rPr>
                <w:rFonts w:ascii="標楷體" w:eastAsia="標楷體" w:hAnsi="標楷體" w:cs="Arial" w:hint="eastAsia"/>
              </w:rPr>
              <w:t>；若按月還本，則填入</w:t>
            </w:r>
            <w:r w:rsidRPr="00AF412C">
              <w:rPr>
                <w:rFonts w:ascii="標楷體" w:eastAsia="標楷體" w:hAnsi="標楷體" w:cs="Arial"/>
              </w:rPr>
              <w:t>1</w:t>
            </w:r>
            <w:r w:rsidRPr="00AF412C">
              <w:rPr>
                <w:rFonts w:ascii="標楷體" w:eastAsia="標楷體" w:hAnsi="標楷體" w:cs="Arial" w:hint="eastAsia"/>
              </w:rPr>
              <w:t>；季繳，</w:t>
            </w:r>
            <w:r w:rsidRPr="00AF412C">
              <w:rPr>
                <w:rFonts w:ascii="標楷體" w:eastAsia="標楷體" w:hAnsi="標楷體" w:cs="Arial"/>
              </w:rPr>
              <w:t>3</w:t>
            </w:r>
            <w:r w:rsidRPr="00AF412C">
              <w:rPr>
                <w:rFonts w:ascii="標楷體" w:eastAsia="標楷體" w:hAnsi="標楷體" w:cs="Arial" w:hint="eastAsia"/>
              </w:rPr>
              <w:t>；半年，</w:t>
            </w:r>
            <w:r w:rsidRPr="00AF412C">
              <w:rPr>
                <w:rFonts w:ascii="標楷體" w:eastAsia="標楷體" w:hAnsi="標楷體" w:cs="Arial"/>
              </w:rPr>
              <w:t>6</w:t>
            </w:r>
            <w:r w:rsidRPr="00AF412C">
              <w:rPr>
                <w:rFonts w:ascii="標楷體" w:eastAsia="標楷體" w:hAnsi="標楷體" w:cs="Arial" w:hint="eastAsia"/>
              </w:rPr>
              <w:t>；年繳</w:t>
            </w:r>
            <w:r w:rsidRPr="00AF412C">
              <w:rPr>
                <w:rFonts w:ascii="標楷體" w:eastAsia="標楷體" w:hAnsi="標楷體" w:cs="Arial"/>
              </w:rPr>
              <w:t>,12</w:t>
            </w:r>
            <w:r w:rsidRPr="00AF412C">
              <w:rPr>
                <w:rFonts w:ascii="標楷體" w:eastAsia="標楷體" w:hAnsi="標楷體" w:cs="Arial" w:hint="eastAsia"/>
              </w:rPr>
              <w:t>。</w:t>
            </w:r>
          </w:p>
        </w:tc>
      </w:tr>
      <w:tr w:rsidR="00AF412C" w:rsidRPr="00AF412C" w14:paraId="2EDA8109" w14:textId="77777777" w:rsidTr="00AF412C">
        <w:tc>
          <w:tcPr>
            <w:tcW w:w="457" w:type="dxa"/>
            <w:vAlign w:val="center"/>
          </w:tcPr>
          <w:p w14:paraId="7B20993D" w14:textId="07E655EA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15</w:t>
            </w:r>
          </w:p>
        </w:tc>
        <w:tc>
          <w:tcPr>
            <w:tcW w:w="2372" w:type="dxa"/>
            <w:vAlign w:val="center"/>
          </w:tcPr>
          <w:p w14:paraId="2CA3C56D" w14:textId="4D8FD009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契約約定當時繳息週期</w:t>
            </w:r>
          </w:p>
        </w:tc>
        <w:tc>
          <w:tcPr>
            <w:tcW w:w="1098" w:type="dxa"/>
            <w:vAlign w:val="center"/>
          </w:tcPr>
          <w:p w14:paraId="21D9C1A3" w14:textId="5D2E8D10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6" w:type="dxa"/>
            <w:vAlign w:val="center"/>
          </w:tcPr>
          <w:p w14:paraId="39E6584A" w14:textId="3E7089DC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  <w:r w:rsidRPr="00AF412C">
              <w:rPr>
                <w:rFonts w:ascii="標楷體" w:eastAsia="標楷體" w:hAnsi="標楷體"/>
              </w:rPr>
              <w:t>9</w:t>
            </w:r>
          </w:p>
        </w:tc>
        <w:tc>
          <w:tcPr>
            <w:tcW w:w="4241" w:type="dxa"/>
            <w:vAlign w:val="center"/>
          </w:tcPr>
          <w:p w14:paraId="54D5F310" w14:textId="008AFFAD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若為到期繳息，則填入</w:t>
            </w:r>
            <w:r w:rsidRPr="00AF412C">
              <w:rPr>
                <w:rFonts w:ascii="標楷體" w:eastAsia="標楷體" w:hAnsi="標楷體" w:cs="Arial"/>
              </w:rPr>
              <w:t>0</w:t>
            </w:r>
            <w:r w:rsidRPr="00AF412C">
              <w:rPr>
                <w:rFonts w:ascii="標楷體" w:eastAsia="標楷體" w:hAnsi="標楷體" w:cs="Arial" w:hint="eastAsia"/>
              </w:rPr>
              <w:t>；若按月還本，則填入</w:t>
            </w:r>
            <w:r w:rsidRPr="00AF412C">
              <w:rPr>
                <w:rFonts w:ascii="標楷體" w:eastAsia="標楷體" w:hAnsi="標楷體" w:cs="Arial"/>
              </w:rPr>
              <w:t>1</w:t>
            </w:r>
            <w:r w:rsidRPr="00AF412C">
              <w:rPr>
                <w:rFonts w:ascii="標楷體" w:eastAsia="標楷體" w:hAnsi="標楷體" w:cs="Arial" w:hint="eastAsia"/>
              </w:rPr>
              <w:t>；季繳，</w:t>
            </w:r>
            <w:r w:rsidRPr="00AF412C">
              <w:rPr>
                <w:rFonts w:ascii="標楷體" w:eastAsia="標楷體" w:hAnsi="標楷體" w:cs="Arial"/>
              </w:rPr>
              <w:t>3</w:t>
            </w:r>
            <w:r w:rsidRPr="00AF412C">
              <w:rPr>
                <w:rFonts w:ascii="標楷體" w:eastAsia="標楷體" w:hAnsi="標楷體" w:cs="Arial" w:hint="eastAsia"/>
              </w:rPr>
              <w:t>；半年，</w:t>
            </w:r>
            <w:r w:rsidRPr="00AF412C">
              <w:rPr>
                <w:rFonts w:ascii="標楷體" w:eastAsia="標楷體" w:hAnsi="標楷體" w:cs="Arial"/>
              </w:rPr>
              <w:t>6</w:t>
            </w:r>
            <w:r w:rsidRPr="00AF412C">
              <w:rPr>
                <w:rFonts w:ascii="標楷體" w:eastAsia="標楷體" w:hAnsi="標楷體" w:cs="Arial" w:hint="eastAsia"/>
              </w:rPr>
              <w:t>；年繳</w:t>
            </w:r>
            <w:r w:rsidRPr="00AF412C">
              <w:rPr>
                <w:rFonts w:ascii="標楷體" w:eastAsia="標楷體" w:hAnsi="標楷體" w:cs="Arial"/>
              </w:rPr>
              <w:t>,12</w:t>
            </w:r>
            <w:r w:rsidRPr="00AF412C">
              <w:rPr>
                <w:rFonts w:ascii="標楷體" w:eastAsia="標楷體" w:hAnsi="標楷體" w:cs="Arial" w:hint="eastAsia"/>
              </w:rPr>
              <w:t>。</w:t>
            </w:r>
          </w:p>
        </w:tc>
      </w:tr>
      <w:tr w:rsidR="00220C9B" w:rsidRPr="00AF412C" w14:paraId="464092F8" w14:textId="77777777" w:rsidTr="00AF412C">
        <w:tc>
          <w:tcPr>
            <w:tcW w:w="457" w:type="dxa"/>
            <w:vAlign w:val="center"/>
          </w:tcPr>
          <w:p w14:paraId="0F94F00B" w14:textId="3D8A5EF6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16</w:t>
            </w:r>
          </w:p>
        </w:tc>
        <w:tc>
          <w:tcPr>
            <w:tcW w:w="2372" w:type="dxa"/>
            <w:vAlign w:val="center"/>
          </w:tcPr>
          <w:p w14:paraId="5FC98B32" w14:textId="4C46065A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授信行業別</w:t>
            </w:r>
          </w:p>
        </w:tc>
        <w:tc>
          <w:tcPr>
            <w:tcW w:w="1098" w:type="dxa"/>
            <w:vAlign w:val="center"/>
          </w:tcPr>
          <w:p w14:paraId="51EDD5A7" w14:textId="607D1907" w:rsidR="00220C9B" w:rsidRPr="00AF412C" w:rsidRDefault="00223251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776" w:type="dxa"/>
            <w:vAlign w:val="center"/>
          </w:tcPr>
          <w:p w14:paraId="2C2A555D" w14:textId="0F699664" w:rsidR="00220C9B" w:rsidRPr="00AF412C" w:rsidRDefault="00223251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  <w:r w:rsidRPr="00AF412C">
              <w:rPr>
                <w:rFonts w:ascii="標楷體" w:eastAsia="標楷體" w:hAnsi="標楷體"/>
              </w:rPr>
              <w:t>99999</w:t>
            </w:r>
          </w:p>
        </w:tc>
        <w:tc>
          <w:tcPr>
            <w:tcW w:w="4241" w:type="dxa"/>
            <w:vAlign w:val="center"/>
          </w:tcPr>
          <w:p w14:paraId="6F19A7A0" w14:textId="5890FC30" w:rsidR="00220C9B" w:rsidRPr="00AF412C" w:rsidRDefault="00220C9B" w:rsidP="00220C9B">
            <w:pPr>
              <w:rPr>
                <w:rFonts w:ascii="標楷體" w:eastAsia="標楷體" w:hAnsi="標楷體"/>
              </w:rPr>
            </w:pPr>
          </w:p>
        </w:tc>
      </w:tr>
      <w:tr w:rsidR="00220C9B" w:rsidRPr="00AF412C" w14:paraId="290C0D6C" w14:textId="77777777" w:rsidTr="00AF412C">
        <w:tc>
          <w:tcPr>
            <w:tcW w:w="457" w:type="dxa"/>
            <w:vAlign w:val="center"/>
          </w:tcPr>
          <w:p w14:paraId="36531906" w14:textId="785DCBAA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17</w:t>
            </w:r>
          </w:p>
        </w:tc>
        <w:tc>
          <w:tcPr>
            <w:tcW w:w="2372" w:type="dxa"/>
            <w:vAlign w:val="center"/>
          </w:tcPr>
          <w:p w14:paraId="2CF3C85B" w14:textId="6F070919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擔保品類別</w:t>
            </w:r>
          </w:p>
        </w:tc>
        <w:tc>
          <w:tcPr>
            <w:tcW w:w="1098" w:type="dxa"/>
            <w:vAlign w:val="center"/>
          </w:tcPr>
          <w:p w14:paraId="1F5A2859" w14:textId="5ABF8B50" w:rsidR="00220C9B" w:rsidRPr="00AF412C" w:rsidRDefault="00223251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6" w:type="dxa"/>
            <w:vAlign w:val="center"/>
          </w:tcPr>
          <w:p w14:paraId="60CA9747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571A5A6E" w14:textId="74EF1428" w:rsidR="00220C9B" w:rsidRPr="00AF412C" w:rsidRDefault="00AF412C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以對應至JCIC的類別</w:t>
            </w:r>
          </w:p>
        </w:tc>
      </w:tr>
      <w:tr w:rsidR="00220C9B" w:rsidRPr="00AF412C" w14:paraId="6CEBA6D9" w14:textId="77777777" w:rsidTr="00AF412C">
        <w:tc>
          <w:tcPr>
            <w:tcW w:w="457" w:type="dxa"/>
            <w:vAlign w:val="center"/>
          </w:tcPr>
          <w:p w14:paraId="4E6BAB72" w14:textId="6257A480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18</w:t>
            </w:r>
          </w:p>
        </w:tc>
        <w:tc>
          <w:tcPr>
            <w:tcW w:w="2372" w:type="dxa"/>
            <w:vAlign w:val="center"/>
          </w:tcPr>
          <w:p w14:paraId="139D0BA2" w14:textId="008FE368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擔保品地區別</w:t>
            </w:r>
          </w:p>
        </w:tc>
        <w:tc>
          <w:tcPr>
            <w:tcW w:w="1098" w:type="dxa"/>
            <w:vAlign w:val="center"/>
          </w:tcPr>
          <w:p w14:paraId="0AD409D1" w14:textId="141961C4" w:rsidR="00220C9B" w:rsidRPr="00AF412C" w:rsidRDefault="00223251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6" w:type="dxa"/>
            <w:vAlign w:val="center"/>
          </w:tcPr>
          <w:p w14:paraId="038940BD" w14:textId="0F7B257D" w:rsidR="00220C9B" w:rsidRPr="00AF412C" w:rsidRDefault="00220C9B" w:rsidP="00220C9B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695B61D5" w14:textId="77777777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A=臺北市</w:t>
            </w:r>
          </w:p>
          <w:p w14:paraId="71C5226F" w14:textId="77777777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B=新北市</w:t>
            </w:r>
          </w:p>
          <w:p w14:paraId="32C6F868" w14:textId="77777777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C=桃園市</w:t>
            </w:r>
          </w:p>
          <w:p w14:paraId="16347FD5" w14:textId="77777777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D=台中市</w:t>
            </w:r>
          </w:p>
          <w:p w14:paraId="7718BDE1" w14:textId="77777777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E=台南市</w:t>
            </w:r>
          </w:p>
          <w:p w14:paraId="0B396717" w14:textId="77777777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F=高雄市</w:t>
            </w:r>
          </w:p>
          <w:p w14:paraId="29029E8A" w14:textId="77777777" w:rsidR="00220C9B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G=其他</w:t>
            </w:r>
          </w:p>
          <w:p w14:paraId="438553C6" w14:textId="02559A07" w:rsidR="00AF412C" w:rsidRPr="00AF412C" w:rsidRDefault="00AF412C" w:rsidP="00AF412C">
            <w:pPr>
              <w:rPr>
                <w:rFonts w:ascii="標楷體" w:eastAsia="標楷體" w:hAnsi="標楷體"/>
              </w:rPr>
            </w:pPr>
          </w:p>
        </w:tc>
      </w:tr>
      <w:tr w:rsidR="00220C9B" w:rsidRPr="00AF412C" w14:paraId="14C982A7" w14:textId="77777777" w:rsidTr="00AF412C">
        <w:tc>
          <w:tcPr>
            <w:tcW w:w="457" w:type="dxa"/>
            <w:vAlign w:val="center"/>
          </w:tcPr>
          <w:p w14:paraId="276CBD75" w14:textId="00B905C9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19</w:t>
            </w:r>
          </w:p>
        </w:tc>
        <w:tc>
          <w:tcPr>
            <w:tcW w:w="2372" w:type="dxa"/>
            <w:vAlign w:val="center"/>
          </w:tcPr>
          <w:p w14:paraId="11ACF744" w14:textId="30EE6833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商品利率代碼</w:t>
            </w:r>
          </w:p>
        </w:tc>
        <w:tc>
          <w:tcPr>
            <w:tcW w:w="1098" w:type="dxa"/>
            <w:vAlign w:val="center"/>
          </w:tcPr>
          <w:p w14:paraId="3396A34D" w14:textId="5E8F5643" w:rsidR="00220C9B" w:rsidRPr="00AF412C" w:rsidRDefault="00223251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6" w:type="dxa"/>
            <w:vAlign w:val="center"/>
          </w:tcPr>
          <w:p w14:paraId="35039245" w14:textId="5036335F" w:rsidR="00220C9B" w:rsidRPr="00AF412C" w:rsidRDefault="00220C9B" w:rsidP="00220C9B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650F3DFA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</w:p>
        </w:tc>
      </w:tr>
      <w:tr w:rsidR="00220C9B" w:rsidRPr="00AF412C" w14:paraId="4FDB5E0A" w14:textId="77777777" w:rsidTr="00AF412C">
        <w:tc>
          <w:tcPr>
            <w:tcW w:w="457" w:type="dxa"/>
            <w:vAlign w:val="center"/>
          </w:tcPr>
          <w:p w14:paraId="11A60A8D" w14:textId="3AC465D1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20</w:t>
            </w:r>
          </w:p>
        </w:tc>
        <w:tc>
          <w:tcPr>
            <w:tcW w:w="2372" w:type="dxa"/>
            <w:vAlign w:val="center"/>
          </w:tcPr>
          <w:p w14:paraId="29EF7A72" w14:textId="02E35E21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企業戶</w:t>
            </w:r>
            <w:r w:rsidRPr="00AF412C">
              <w:rPr>
                <w:rFonts w:ascii="標楷體" w:eastAsia="標楷體" w:hAnsi="標楷體" w:cs="Arial"/>
              </w:rPr>
              <w:t>/</w:t>
            </w:r>
            <w:r w:rsidRPr="00AF412C">
              <w:rPr>
                <w:rFonts w:ascii="標楷體" w:eastAsia="標楷體" w:hAnsi="標楷體" w:cs="Arial" w:hint="eastAsia"/>
              </w:rPr>
              <w:t>個人戶</w:t>
            </w:r>
          </w:p>
        </w:tc>
        <w:tc>
          <w:tcPr>
            <w:tcW w:w="1098" w:type="dxa"/>
            <w:vAlign w:val="center"/>
          </w:tcPr>
          <w:p w14:paraId="63393C3B" w14:textId="35C51DEE" w:rsidR="00220C9B" w:rsidRPr="00AF412C" w:rsidRDefault="00223251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25C894F4" w14:textId="07FC8540" w:rsidR="00220C9B" w:rsidRPr="00AF412C" w:rsidRDefault="00220C9B" w:rsidP="00220C9B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10C33284" w14:textId="77777777" w:rsidR="00220C9B" w:rsidRPr="00AF412C" w:rsidRDefault="00AF412C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1=企業戶、2=個人戶</w:t>
            </w:r>
          </w:p>
          <w:p w14:paraId="625D7FE6" w14:textId="77777777" w:rsidR="00AF412C" w:rsidRPr="00AF412C" w:rsidRDefault="00AF412C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自然人採用企金自然人評等模型者，應歸類為企業戶</w:t>
            </w:r>
          </w:p>
          <w:p w14:paraId="78E04C48" w14:textId="7E2EBEDF" w:rsidR="00AF412C" w:rsidRPr="00AF412C" w:rsidRDefault="00AF412C" w:rsidP="00220C9B">
            <w:pPr>
              <w:rPr>
                <w:rFonts w:ascii="標楷體" w:eastAsia="標楷體" w:hAnsi="標楷體"/>
              </w:rPr>
            </w:pPr>
          </w:p>
        </w:tc>
      </w:tr>
      <w:tr w:rsidR="00220C9B" w:rsidRPr="00AF412C" w14:paraId="79B9FCA3" w14:textId="77777777" w:rsidTr="00AF412C">
        <w:tc>
          <w:tcPr>
            <w:tcW w:w="457" w:type="dxa"/>
            <w:vAlign w:val="center"/>
          </w:tcPr>
          <w:p w14:paraId="2DB39773" w14:textId="07421288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21</w:t>
            </w:r>
          </w:p>
        </w:tc>
        <w:tc>
          <w:tcPr>
            <w:tcW w:w="2372" w:type="dxa"/>
            <w:vAlign w:val="center"/>
          </w:tcPr>
          <w:p w14:paraId="5DC5ED3E" w14:textId="527D3F91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產品別</w:t>
            </w:r>
          </w:p>
        </w:tc>
        <w:tc>
          <w:tcPr>
            <w:tcW w:w="1098" w:type="dxa"/>
            <w:vAlign w:val="center"/>
          </w:tcPr>
          <w:p w14:paraId="0D2B54E5" w14:textId="6F7F704F" w:rsidR="00220C9B" w:rsidRPr="00AF412C" w:rsidRDefault="00223251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6" w:type="dxa"/>
            <w:vAlign w:val="center"/>
          </w:tcPr>
          <w:p w14:paraId="526481D9" w14:textId="2D5A3B46" w:rsidR="00220C9B" w:rsidRPr="00AF412C" w:rsidRDefault="00220C9B" w:rsidP="00220C9B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5B377615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</w:p>
        </w:tc>
      </w:tr>
      <w:tr w:rsidR="00223251" w:rsidRPr="00AF412C" w14:paraId="2496BD90" w14:textId="77777777" w:rsidTr="00AF412C">
        <w:tc>
          <w:tcPr>
            <w:tcW w:w="457" w:type="dxa"/>
            <w:vAlign w:val="center"/>
          </w:tcPr>
          <w:p w14:paraId="43270F01" w14:textId="4999BBA6" w:rsidR="00223251" w:rsidRPr="00AF412C" w:rsidRDefault="00223251" w:rsidP="00223251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22</w:t>
            </w:r>
          </w:p>
        </w:tc>
        <w:tc>
          <w:tcPr>
            <w:tcW w:w="2372" w:type="dxa"/>
            <w:vAlign w:val="center"/>
          </w:tcPr>
          <w:p w14:paraId="4C776AF6" w14:textId="575EFF28" w:rsidR="00223251" w:rsidRPr="00AF412C" w:rsidRDefault="00223251" w:rsidP="00223251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原始鑑價金額</w:t>
            </w:r>
          </w:p>
        </w:tc>
        <w:tc>
          <w:tcPr>
            <w:tcW w:w="1098" w:type="dxa"/>
            <w:vAlign w:val="center"/>
          </w:tcPr>
          <w:p w14:paraId="1C4F31CA" w14:textId="7DF214F7" w:rsidR="00223251" w:rsidRPr="00AF412C" w:rsidRDefault="00223251" w:rsidP="00223251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1</w:t>
            </w:r>
            <w:r w:rsidRPr="00AF412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2535E4BB" w14:textId="4B1B49A8" w:rsidR="00223251" w:rsidRPr="00AF412C" w:rsidRDefault="00223251" w:rsidP="00223251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  <w:r w:rsidRPr="00AF412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1F94A550" w14:textId="77777777" w:rsidR="00223251" w:rsidRPr="00AF412C" w:rsidRDefault="00223251" w:rsidP="00223251">
            <w:pPr>
              <w:rPr>
                <w:rFonts w:ascii="標楷體" w:eastAsia="標楷體" w:hAnsi="標楷體"/>
              </w:rPr>
            </w:pPr>
          </w:p>
        </w:tc>
      </w:tr>
      <w:tr w:rsidR="00223251" w:rsidRPr="00AF412C" w14:paraId="56CBA87D" w14:textId="77777777" w:rsidTr="00AF412C">
        <w:tc>
          <w:tcPr>
            <w:tcW w:w="457" w:type="dxa"/>
            <w:vAlign w:val="center"/>
          </w:tcPr>
          <w:p w14:paraId="45F30C70" w14:textId="60CF2EF9" w:rsidR="00223251" w:rsidRPr="00AF412C" w:rsidRDefault="00223251" w:rsidP="00223251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23</w:t>
            </w:r>
          </w:p>
        </w:tc>
        <w:tc>
          <w:tcPr>
            <w:tcW w:w="2372" w:type="dxa"/>
            <w:vAlign w:val="center"/>
          </w:tcPr>
          <w:p w14:paraId="1830F756" w14:textId="3AC2B2D7" w:rsidR="00223251" w:rsidRPr="00AF412C" w:rsidRDefault="00223251" w:rsidP="00223251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可動用餘額</w:t>
            </w:r>
          </w:p>
        </w:tc>
        <w:tc>
          <w:tcPr>
            <w:tcW w:w="1098" w:type="dxa"/>
            <w:vAlign w:val="center"/>
          </w:tcPr>
          <w:p w14:paraId="298D5F22" w14:textId="16B3F74A" w:rsidR="00223251" w:rsidRPr="00AF412C" w:rsidRDefault="00223251" w:rsidP="00223251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1</w:t>
            </w:r>
            <w:r w:rsidRPr="00AF412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2F875A5E" w14:textId="11229938" w:rsidR="00223251" w:rsidRPr="00AF412C" w:rsidRDefault="00223251" w:rsidP="00223251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  <w:r w:rsidRPr="00AF412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76A298C5" w14:textId="77777777" w:rsidR="00223251" w:rsidRPr="00AF412C" w:rsidRDefault="00223251" w:rsidP="00223251">
            <w:pPr>
              <w:rPr>
                <w:rFonts w:ascii="標楷體" w:eastAsia="標楷體" w:hAnsi="標楷體"/>
              </w:rPr>
            </w:pPr>
          </w:p>
        </w:tc>
      </w:tr>
      <w:tr w:rsidR="00AF412C" w:rsidRPr="00AF412C" w14:paraId="6EE9216A" w14:textId="77777777" w:rsidTr="00AF412C">
        <w:tc>
          <w:tcPr>
            <w:tcW w:w="457" w:type="dxa"/>
            <w:vAlign w:val="center"/>
          </w:tcPr>
          <w:p w14:paraId="5E0BA50A" w14:textId="38B2CF55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lastRenderedPageBreak/>
              <w:t>24</w:t>
            </w:r>
          </w:p>
        </w:tc>
        <w:tc>
          <w:tcPr>
            <w:tcW w:w="2372" w:type="dxa"/>
            <w:vAlign w:val="center"/>
          </w:tcPr>
          <w:p w14:paraId="7FC76478" w14:textId="55E8AC6B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該筆額度是否可循環動用</w:t>
            </w:r>
          </w:p>
        </w:tc>
        <w:tc>
          <w:tcPr>
            <w:tcW w:w="1098" w:type="dxa"/>
            <w:vAlign w:val="center"/>
          </w:tcPr>
          <w:p w14:paraId="1F6648C1" w14:textId="5F8B4CB3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3201E304" w14:textId="78F02FD2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53239846" w14:textId="0C949BF2" w:rsidR="00AF412C" w:rsidRPr="00AF412C" w:rsidRDefault="00AF412C" w:rsidP="00AF412C">
            <w:pPr>
              <w:rPr>
                <w:rFonts w:ascii="標楷體" w:eastAsia="標楷體" w:hAnsi="標楷體" w:cs="Arial"/>
              </w:rPr>
            </w:pPr>
            <w:r w:rsidRPr="00AF412C">
              <w:rPr>
                <w:rFonts w:ascii="標楷體" w:eastAsia="標楷體" w:hAnsi="標楷體" w:cs="Arial"/>
              </w:rPr>
              <w:t>1=</w:t>
            </w:r>
            <w:r w:rsidRPr="00AF412C">
              <w:rPr>
                <w:rFonts w:ascii="標楷體" w:eastAsia="標楷體" w:hAnsi="標楷體" w:cs="Arial" w:hint="eastAsia"/>
              </w:rPr>
              <w:t>是</w:t>
            </w:r>
            <w:r w:rsidRPr="00AF412C">
              <w:rPr>
                <w:rFonts w:ascii="標楷體" w:eastAsia="標楷體" w:hAnsi="標楷體" w:hint="eastAsia"/>
              </w:rPr>
              <w:t>、</w:t>
            </w:r>
            <w:r w:rsidRPr="00AF412C">
              <w:rPr>
                <w:rFonts w:ascii="標楷體" w:eastAsia="標楷體" w:hAnsi="標楷體" w:cs="Arial"/>
              </w:rPr>
              <w:t>0=</w:t>
            </w:r>
            <w:r w:rsidRPr="00AF412C">
              <w:rPr>
                <w:rFonts w:ascii="標楷體" w:eastAsia="標楷體" w:hAnsi="標楷體" w:cs="Arial" w:hint="eastAsia"/>
              </w:rPr>
              <w:t>否</w:t>
            </w:r>
          </w:p>
          <w:p w14:paraId="0D6ECE33" w14:textId="0EFB20BC" w:rsidR="00AF412C" w:rsidRPr="00AF412C" w:rsidRDefault="00AF412C" w:rsidP="00AF412C">
            <w:pPr>
              <w:rPr>
                <w:rFonts w:ascii="標楷體" w:eastAsia="標楷體" w:hAnsi="標楷體"/>
              </w:rPr>
            </w:pPr>
          </w:p>
        </w:tc>
      </w:tr>
      <w:tr w:rsidR="00AF412C" w:rsidRPr="00AF412C" w14:paraId="3FF2032E" w14:textId="77777777" w:rsidTr="00AF412C">
        <w:tc>
          <w:tcPr>
            <w:tcW w:w="457" w:type="dxa"/>
            <w:vAlign w:val="center"/>
          </w:tcPr>
          <w:p w14:paraId="00B3C3C4" w14:textId="3834666A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25</w:t>
            </w:r>
          </w:p>
        </w:tc>
        <w:tc>
          <w:tcPr>
            <w:tcW w:w="2372" w:type="dxa"/>
            <w:vAlign w:val="center"/>
          </w:tcPr>
          <w:p w14:paraId="0B69EB2E" w14:textId="4D4A78E0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該筆額度是否為不可徹銷</w:t>
            </w:r>
          </w:p>
        </w:tc>
        <w:tc>
          <w:tcPr>
            <w:tcW w:w="1098" w:type="dxa"/>
            <w:vAlign w:val="center"/>
          </w:tcPr>
          <w:p w14:paraId="7970074B" w14:textId="59405BBC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59D4CDCE" w14:textId="26978F5A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4D67BE62" w14:textId="2888D9B5" w:rsidR="00AF412C" w:rsidRPr="00AF412C" w:rsidRDefault="00AF412C" w:rsidP="00AF412C">
            <w:pPr>
              <w:rPr>
                <w:rFonts w:ascii="標楷體" w:eastAsia="標楷體" w:hAnsi="標楷體" w:cs="Arial"/>
              </w:rPr>
            </w:pPr>
            <w:r w:rsidRPr="00AF412C">
              <w:rPr>
                <w:rFonts w:ascii="標楷體" w:eastAsia="標楷體" w:hAnsi="標楷體" w:cs="Arial"/>
              </w:rPr>
              <w:t>1=</w:t>
            </w:r>
            <w:r w:rsidRPr="00AF412C">
              <w:rPr>
                <w:rFonts w:ascii="標楷體" w:eastAsia="標楷體" w:hAnsi="標楷體" w:cs="Arial" w:hint="eastAsia"/>
              </w:rPr>
              <w:t>是</w:t>
            </w:r>
            <w:r w:rsidRPr="00AF412C">
              <w:rPr>
                <w:rFonts w:ascii="標楷體" w:eastAsia="標楷體" w:hAnsi="標楷體" w:hint="eastAsia"/>
              </w:rPr>
              <w:t>、</w:t>
            </w:r>
            <w:r w:rsidRPr="00AF412C">
              <w:rPr>
                <w:rFonts w:ascii="標楷體" w:eastAsia="標楷體" w:hAnsi="標楷體" w:cs="Arial"/>
              </w:rPr>
              <w:t>0=</w:t>
            </w:r>
            <w:r w:rsidRPr="00AF412C">
              <w:rPr>
                <w:rFonts w:ascii="標楷體" w:eastAsia="標楷體" w:hAnsi="標楷體" w:cs="Arial" w:hint="eastAsia"/>
              </w:rPr>
              <w:t>否</w:t>
            </w:r>
          </w:p>
          <w:p w14:paraId="0F5EB929" w14:textId="758D6BA6" w:rsidR="00AF412C" w:rsidRPr="00AF412C" w:rsidRDefault="00AF412C" w:rsidP="00AF412C">
            <w:pPr>
              <w:rPr>
                <w:rFonts w:ascii="標楷體" w:eastAsia="標楷體" w:hAnsi="標楷體"/>
              </w:rPr>
            </w:pPr>
          </w:p>
        </w:tc>
      </w:tr>
      <w:tr w:rsidR="00220C9B" w:rsidRPr="00AF412C" w14:paraId="511D7966" w14:textId="77777777" w:rsidTr="00AF412C">
        <w:tc>
          <w:tcPr>
            <w:tcW w:w="457" w:type="dxa"/>
            <w:vAlign w:val="center"/>
          </w:tcPr>
          <w:p w14:paraId="4270D8C6" w14:textId="1F807110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26</w:t>
            </w:r>
          </w:p>
        </w:tc>
        <w:tc>
          <w:tcPr>
            <w:tcW w:w="2372" w:type="dxa"/>
            <w:vAlign w:val="center"/>
          </w:tcPr>
          <w:p w14:paraId="7E38EE54" w14:textId="105A2CDD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合約期限</w:t>
            </w:r>
          </w:p>
        </w:tc>
        <w:tc>
          <w:tcPr>
            <w:tcW w:w="1098" w:type="dxa"/>
            <w:vAlign w:val="center"/>
          </w:tcPr>
          <w:p w14:paraId="691C1AE1" w14:textId="66C3D64C" w:rsidR="00220C9B" w:rsidRPr="00AF412C" w:rsidRDefault="00223251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76400812" w14:textId="20080C57" w:rsidR="00220C9B" w:rsidRPr="00AF412C" w:rsidRDefault="00223251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  <w:r w:rsidRPr="00AF412C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41" w:type="dxa"/>
            <w:vAlign w:val="center"/>
          </w:tcPr>
          <w:p w14:paraId="58A871AA" w14:textId="125EF73C" w:rsidR="00AF412C" w:rsidRPr="00AF412C" w:rsidRDefault="00AF412C" w:rsidP="00AF412C">
            <w:pPr>
              <w:rPr>
                <w:rFonts w:ascii="標楷體" w:eastAsia="標楷體" w:hAnsi="標楷體"/>
              </w:rPr>
            </w:pPr>
          </w:p>
        </w:tc>
      </w:tr>
      <w:tr w:rsidR="00223251" w:rsidRPr="00AF412C" w14:paraId="3584FA21" w14:textId="77777777" w:rsidTr="00AF412C">
        <w:tc>
          <w:tcPr>
            <w:tcW w:w="457" w:type="dxa"/>
            <w:vAlign w:val="center"/>
          </w:tcPr>
          <w:p w14:paraId="72C71472" w14:textId="0E081A1B" w:rsidR="00223251" w:rsidRPr="00AF412C" w:rsidRDefault="00223251" w:rsidP="00223251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27</w:t>
            </w:r>
          </w:p>
        </w:tc>
        <w:tc>
          <w:tcPr>
            <w:tcW w:w="2372" w:type="dxa"/>
            <w:vAlign w:val="center"/>
          </w:tcPr>
          <w:p w14:paraId="5A6843D0" w14:textId="05F239F2" w:rsidR="00223251" w:rsidRPr="00AF412C" w:rsidRDefault="00223251" w:rsidP="00223251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備忘分錄會計科目(8碼)</w:t>
            </w:r>
          </w:p>
        </w:tc>
        <w:tc>
          <w:tcPr>
            <w:tcW w:w="1098" w:type="dxa"/>
            <w:vAlign w:val="center"/>
          </w:tcPr>
          <w:p w14:paraId="6CFE59B4" w14:textId="4B3CD8F5" w:rsidR="00223251" w:rsidRPr="00AF412C" w:rsidRDefault="00223251" w:rsidP="00223251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74C431BE" w14:textId="38E1634A" w:rsidR="00223251" w:rsidRPr="00AF412C" w:rsidRDefault="00223251" w:rsidP="00223251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  <w:r w:rsidRPr="00AF412C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41" w:type="dxa"/>
            <w:vAlign w:val="center"/>
          </w:tcPr>
          <w:p w14:paraId="25B540D5" w14:textId="77777777" w:rsidR="00223251" w:rsidRPr="00AF412C" w:rsidRDefault="00223251" w:rsidP="00223251">
            <w:pPr>
              <w:rPr>
                <w:rFonts w:ascii="標楷體" w:eastAsia="標楷體" w:hAnsi="標楷體"/>
              </w:rPr>
            </w:pPr>
          </w:p>
        </w:tc>
      </w:tr>
      <w:tr w:rsidR="00AF412C" w:rsidRPr="00AF412C" w14:paraId="2826F3DB" w14:textId="77777777" w:rsidTr="00AF412C">
        <w:tc>
          <w:tcPr>
            <w:tcW w:w="457" w:type="dxa"/>
            <w:vAlign w:val="center"/>
          </w:tcPr>
          <w:p w14:paraId="497C9A28" w14:textId="5420B7A7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28</w:t>
            </w:r>
          </w:p>
        </w:tc>
        <w:tc>
          <w:tcPr>
            <w:tcW w:w="2372" w:type="dxa"/>
            <w:vAlign w:val="center"/>
          </w:tcPr>
          <w:p w14:paraId="4C32C606" w14:textId="470CC76A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記帳幣別</w:t>
            </w:r>
          </w:p>
        </w:tc>
        <w:tc>
          <w:tcPr>
            <w:tcW w:w="1098" w:type="dxa"/>
            <w:vAlign w:val="center"/>
          </w:tcPr>
          <w:p w14:paraId="52E3B7AF" w14:textId="1B9300CE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050A96CF" w14:textId="43B06E81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242CF4B1" w14:textId="77777777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1=台幣</w:t>
            </w:r>
          </w:p>
          <w:p w14:paraId="6BB3EE09" w14:textId="77777777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2=美元</w:t>
            </w:r>
          </w:p>
          <w:p w14:paraId="70BFB0E6" w14:textId="77777777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3=澳幣</w:t>
            </w:r>
          </w:p>
          <w:p w14:paraId="04F25B79" w14:textId="77777777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4=人民幣</w:t>
            </w:r>
          </w:p>
          <w:p w14:paraId="60ABE46E" w14:textId="77777777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5=歐元</w:t>
            </w:r>
          </w:p>
          <w:p w14:paraId="02483BB3" w14:textId="04D1BA3A" w:rsidR="00AF412C" w:rsidRPr="00AF412C" w:rsidRDefault="00AF412C" w:rsidP="00AF412C">
            <w:pPr>
              <w:rPr>
                <w:rFonts w:ascii="標楷體" w:eastAsia="標楷體" w:hAnsi="標楷體"/>
              </w:rPr>
            </w:pPr>
          </w:p>
        </w:tc>
      </w:tr>
      <w:tr w:rsidR="00AF412C" w:rsidRPr="00AF412C" w14:paraId="7CD13521" w14:textId="77777777" w:rsidTr="00AF412C">
        <w:tc>
          <w:tcPr>
            <w:tcW w:w="457" w:type="dxa"/>
            <w:vAlign w:val="center"/>
          </w:tcPr>
          <w:p w14:paraId="7965EA61" w14:textId="57713EEE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29</w:t>
            </w:r>
          </w:p>
        </w:tc>
        <w:tc>
          <w:tcPr>
            <w:tcW w:w="2372" w:type="dxa"/>
            <w:vAlign w:val="center"/>
          </w:tcPr>
          <w:p w14:paraId="55DD8991" w14:textId="6879FD9B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會計帳冊</w:t>
            </w:r>
          </w:p>
        </w:tc>
        <w:tc>
          <w:tcPr>
            <w:tcW w:w="1098" w:type="dxa"/>
            <w:vAlign w:val="center"/>
          </w:tcPr>
          <w:p w14:paraId="2EF3631B" w14:textId="65F0D535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4A2DDE12" w14:textId="09FF6213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1465B040" w14:textId="77777777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1=一般</w:t>
            </w:r>
          </w:p>
          <w:p w14:paraId="1C2742BF" w14:textId="77777777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2=分紅</w:t>
            </w:r>
          </w:p>
          <w:p w14:paraId="29385568" w14:textId="77777777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3=利變</w:t>
            </w:r>
          </w:p>
          <w:p w14:paraId="5CAD3B85" w14:textId="71313D36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/>
              </w:rPr>
              <w:t>4=OIU</w:t>
            </w:r>
          </w:p>
        </w:tc>
      </w:tr>
      <w:tr w:rsidR="00AF412C" w:rsidRPr="00AF412C" w14:paraId="0B846C82" w14:textId="77777777" w:rsidTr="00AF412C">
        <w:tc>
          <w:tcPr>
            <w:tcW w:w="457" w:type="dxa"/>
            <w:vAlign w:val="center"/>
          </w:tcPr>
          <w:p w14:paraId="00F02EB3" w14:textId="3392C28F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30</w:t>
            </w:r>
          </w:p>
        </w:tc>
        <w:tc>
          <w:tcPr>
            <w:tcW w:w="2372" w:type="dxa"/>
            <w:vAlign w:val="center"/>
          </w:tcPr>
          <w:p w14:paraId="193C384F" w14:textId="314B37B6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  <w:color w:val="000000"/>
              </w:rPr>
              <w:t>交易幣別</w:t>
            </w:r>
          </w:p>
        </w:tc>
        <w:tc>
          <w:tcPr>
            <w:tcW w:w="1098" w:type="dxa"/>
            <w:vAlign w:val="center"/>
          </w:tcPr>
          <w:p w14:paraId="3648F9C8" w14:textId="72941D4C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776" w:type="dxa"/>
            <w:vAlign w:val="center"/>
          </w:tcPr>
          <w:p w14:paraId="28A32CC9" w14:textId="77777777" w:rsidR="00AF412C" w:rsidRPr="00AF412C" w:rsidRDefault="00AF412C" w:rsidP="00AF412C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16F9E2F4" w14:textId="00ED8ADE" w:rsidR="00AF412C" w:rsidRPr="00AF412C" w:rsidRDefault="00AF412C" w:rsidP="00AF412C">
            <w:pPr>
              <w:rPr>
                <w:rFonts w:ascii="標楷體" w:eastAsia="標楷體" w:hAnsi="標楷體"/>
              </w:rPr>
            </w:pPr>
          </w:p>
        </w:tc>
      </w:tr>
      <w:tr w:rsidR="00AF412C" w:rsidRPr="00AF412C" w14:paraId="78AB0708" w14:textId="77777777" w:rsidTr="00AF412C">
        <w:tc>
          <w:tcPr>
            <w:tcW w:w="457" w:type="dxa"/>
            <w:vAlign w:val="center"/>
          </w:tcPr>
          <w:p w14:paraId="72435DBD" w14:textId="2304AF67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31</w:t>
            </w:r>
          </w:p>
        </w:tc>
        <w:tc>
          <w:tcPr>
            <w:tcW w:w="2372" w:type="dxa"/>
            <w:vAlign w:val="center"/>
          </w:tcPr>
          <w:p w14:paraId="1D700370" w14:textId="32F3B012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  <w:color w:val="000000"/>
              </w:rPr>
              <w:t>報導日匯率</w:t>
            </w:r>
          </w:p>
        </w:tc>
        <w:tc>
          <w:tcPr>
            <w:tcW w:w="1098" w:type="dxa"/>
            <w:vAlign w:val="center"/>
          </w:tcPr>
          <w:p w14:paraId="6D40A931" w14:textId="42EB8861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1</w:t>
            </w:r>
            <w:r w:rsidRPr="00AF412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64A79DE8" w14:textId="09CEEEBB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  <w:r w:rsidRPr="00AF412C">
              <w:rPr>
                <w:rFonts w:ascii="標楷體" w:eastAsia="標楷體" w:hAnsi="標楷體"/>
              </w:rPr>
              <w:t>9.99999999</w:t>
            </w:r>
          </w:p>
        </w:tc>
        <w:tc>
          <w:tcPr>
            <w:tcW w:w="4241" w:type="dxa"/>
            <w:vAlign w:val="center"/>
          </w:tcPr>
          <w:p w14:paraId="428B1DC9" w14:textId="77777777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交易幣別對台幣之轉換匯率</w:t>
            </w:r>
          </w:p>
          <w:p w14:paraId="0D61B6B5" w14:textId="25AB954B" w:rsidR="00AF412C" w:rsidRPr="00AF412C" w:rsidRDefault="00AF412C" w:rsidP="00AF412C">
            <w:pPr>
              <w:rPr>
                <w:rFonts w:ascii="標楷體" w:eastAsia="標楷體" w:hAnsi="標楷體"/>
              </w:rPr>
            </w:pPr>
          </w:p>
        </w:tc>
      </w:tr>
      <w:tr w:rsidR="00AF412C" w:rsidRPr="00AF412C" w14:paraId="1F62CB53" w14:textId="77777777" w:rsidTr="00AF412C">
        <w:tc>
          <w:tcPr>
            <w:tcW w:w="457" w:type="dxa"/>
            <w:vAlign w:val="center"/>
          </w:tcPr>
          <w:p w14:paraId="5439B079" w14:textId="27061BD9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32</w:t>
            </w:r>
          </w:p>
        </w:tc>
        <w:tc>
          <w:tcPr>
            <w:tcW w:w="2372" w:type="dxa"/>
            <w:vAlign w:val="center"/>
          </w:tcPr>
          <w:p w14:paraId="4433E175" w14:textId="79D6DB02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核准金額(交易幣)</w:t>
            </w:r>
          </w:p>
        </w:tc>
        <w:tc>
          <w:tcPr>
            <w:tcW w:w="1098" w:type="dxa"/>
            <w:vAlign w:val="center"/>
          </w:tcPr>
          <w:p w14:paraId="155D14A2" w14:textId="7B8322D5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1</w:t>
            </w:r>
            <w:r w:rsidRPr="00AF412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2EED3723" w14:textId="70DC3A0A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  <w:r w:rsidRPr="00AF412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37AFEB6C" w14:textId="77777777" w:rsidR="00AF412C" w:rsidRPr="00AF412C" w:rsidRDefault="00AF412C" w:rsidP="00AF412C">
            <w:pPr>
              <w:rPr>
                <w:rFonts w:ascii="標楷體" w:eastAsia="標楷體" w:hAnsi="標楷體" w:cs="Arial"/>
              </w:rPr>
            </w:pPr>
            <w:r w:rsidRPr="00AF412C">
              <w:rPr>
                <w:rFonts w:ascii="標楷體" w:eastAsia="標楷體" w:hAnsi="標楷體" w:cs="Arial" w:hint="eastAsia"/>
              </w:rPr>
              <w:t>以交易幣提供，若交易幣為台幣，此欄資訊與第7欄相同</w:t>
            </w:r>
          </w:p>
          <w:p w14:paraId="5D68FA9A" w14:textId="101CB09B" w:rsidR="00AF412C" w:rsidRPr="00AF412C" w:rsidRDefault="00AF412C" w:rsidP="00AF412C">
            <w:pPr>
              <w:rPr>
                <w:rFonts w:ascii="標楷體" w:eastAsia="標楷體" w:hAnsi="標楷體"/>
              </w:rPr>
            </w:pPr>
          </w:p>
        </w:tc>
      </w:tr>
      <w:tr w:rsidR="00AF412C" w:rsidRPr="00AF412C" w14:paraId="5233AAA9" w14:textId="77777777" w:rsidTr="00AF412C">
        <w:tc>
          <w:tcPr>
            <w:tcW w:w="457" w:type="dxa"/>
            <w:vAlign w:val="center"/>
          </w:tcPr>
          <w:p w14:paraId="2C1EFFC7" w14:textId="7D731DA4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33</w:t>
            </w:r>
          </w:p>
        </w:tc>
        <w:tc>
          <w:tcPr>
            <w:tcW w:w="2372" w:type="dxa"/>
            <w:vAlign w:val="center"/>
          </w:tcPr>
          <w:p w14:paraId="3C4739DA" w14:textId="1749443A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帳管費(交易幣)</w:t>
            </w:r>
          </w:p>
        </w:tc>
        <w:tc>
          <w:tcPr>
            <w:tcW w:w="1098" w:type="dxa"/>
            <w:vAlign w:val="center"/>
          </w:tcPr>
          <w:p w14:paraId="138341C1" w14:textId="4BAB8ACB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/>
              </w:rPr>
              <w:t>5</w:t>
            </w:r>
          </w:p>
        </w:tc>
        <w:tc>
          <w:tcPr>
            <w:tcW w:w="1776" w:type="dxa"/>
            <w:vAlign w:val="center"/>
          </w:tcPr>
          <w:p w14:paraId="2D7E4F9F" w14:textId="0EF85CA6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  <w:r w:rsidRPr="00AF412C"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41" w:type="dxa"/>
            <w:vAlign w:val="center"/>
          </w:tcPr>
          <w:p w14:paraId="42B77C5C" w14:textId="77777777" w:rsidR="00AF412C" w:rsidRPr="00AF412C" w:rsidRDefault="00AF412C" w:rsidP="00AF412C">
            <w:pPr>
              <w:rPr>
                <w:rFonts w:ascii="標楷體" w:eastAsia="標楷體" w:hAnsi="標楷體" w:cs="Arial"/>
              </w:rPr>
            </w:pPr>
            <w:r w:rsidRPr="00AF412C">
              <w:rPr>
                <w:rFonts w:ascii="標楷體" w:eastAsia="標楷體" w:hAnsi="標楷體" w:cs="Arial" w:hint="eastAsia"/>
              </w:rPr>
              <w:t>以交易幣提供，若交易幣為台幣，此欄資訊與第8欄相同</w:t>
            </w:r>
          </w:p>
          <w:p w14:paraId="61C15DAD" w14:textId="1E4B1D80" w:rsidR="00AF412C" w:rsidRPr="00AF412C" w:rsidRDefault="00AF412C" w:rsidP="00AF412C">
            <w:pPr>
              <w:rPr>
                <w:rFonts w:ascii="標楷體" w:eastAsia="標楷體" w:hAnsi="標楷體"/>
              </w:rPr>
            </w:pPr>
          </w:p>
        </w:tc>
      </w:tr>
      <w:tr w:rsidR="00AF412C" w:rsidRPr="00AF412C" w14:paraId="178D733D" w14:textId="77777777" w:rsidTr="00AF412C">
        <w:tc>
          <w:tcPr>
            <w:tcW w:w="457" w:type="dxa"/>
            <w:vAlign w:val="center"/>
          </w:tcPr>
          <w:p w14:paraId="2326F60E" w14:textId="2A17BA49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34</w:t>
            </w:r>
          </w:p>
        </w:tc>
        <w:tc>
          <w:tcPr>
            <w:tcW w:w="2372" w:type="dxa"/>
            <w:vAlign w:val="center"/>
          </w:tcPr>
          <w:p w14:paraId="28BA36B4" w14:textId="3C98CC17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法拍及火險費用(交易幣)</w:t>
            </w:r>
          </w:p>
        </w:tc>
        <w:tc>
          <w:tcPr>
            <w:tcW w:w="1098" w:type="dxa"/>
            <w:vAlign w:val="center"/>
          </w:tcPr>
          <w:p w14:paraId="0AD1530A" w14:textId="69070A0B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1B6B4A3A" w14:textId="4E193B9C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  <w:r w:rsidRPr="00AF412C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41" w:type="dxa"/>
            <w:vAlign w:val="center"/>
          </w:tcPr>
          <w:p w14:paraId="40653920" w14:textId="77777777" w:rsidR="00AF412C" w:rsidRPr="00AF412C" w:rsidRDefault="00AF412C" w:rsidP="00AF412C">
            <w:pPr>
              <w:rPr>
                <w:rFonts w:ascii="標楷體" w:eastAsia="標楷體" w:hAnsi="標楷體" w:cs="Arial"/>
              </w:rPr>
            </w:pPr>
            <w:r w:rsidRPr="00AF412C">
              <w:rPr>
                <w:rFonts w:ascii="標楷體" w:eastAsia="標楷體" w:hAnsi="標楷體" w:cs="Arial" w:hint="eastAsia"/>
              </w:rPr>
              <w:t>以交易幣提供，若交易幣為台幣，此欄資訊與第9欄相同</w:t>
            </w:r>
          </w:p>
          <w:p w14:paraId="1339480A" w14:textId="6271BCCF" w:rsidR="00AF412C" w:rsidRPr="00AF412C" w:rsidRDefault="00AF412C" w:rsidP="00AF412C">
            <w:pPr>
              <w:rPr>
                <w:rFonts w:ascii="標楷體" w:eastAsia="標楷體" w:hAnsi="標楷體"/>
              </w:rPr>
            </w:pPr>
          </w:p>
        </w:tc>
      </w:tr>
    </w:tbl>
    <w:p w14:paraId="6F1DE077" w14:textId="77777777" w:rsidR="00777F78" w:rsidRDefault="00777F78" w:rsidP="00777F78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※排序：</w:t>
      </w:r>
    </w:p>
    <w:p w14:paraId="68391AC2" w14:textId="77777777" w:rsidR="00777F78" w:rsidRDefault="00777F78" w:rsidP="00777F78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※各欄位間加入 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 xml:space="preserve"> 區隔，最後一筆亦要換列</w:t>
      </w:r>
    </w:p>
    <w:p w14:paraId="71C4631C" w14:textId="77777777" w:rsidR="00777F78" w:rsidRDefault="00777F78" w:rsidP="00777F78">
      <w:pPr>
        <w:ind w:left="1440"/>
      </w:pPr>
    </w:p>
    <w:p w14:paraId="161B12D3" w14:textId="77777777" w:rsidR="00777F78" w:rsidRPr="00AC3BFC" w:rsidRDefault="00777F78" w:rsidP="00777F78">
      <w:pPr>
        <w:ind w:left="1440"/>
      </w:pPr>
      <w:r>
        <w:rPr>
          <w:rFonts w:ascii="標楷體" w:eastAsia="標楷體" w:hAnsi="標楷體" w:hint="eastAsia"/>
        </w:rPr>
        <w:t>控制檔：</w:t>
      </w:r>
    </w:p>
    <w:p w14:paraId="27ADE0A0" w14:textId="451F7558" w:rsidR="00777F78" w:rsidRPr="00C85B3C" w:rsidRDefault="00777F78" w:rsidP="00777F78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檔名</w:t>
      </w:r>
      <w:r>
        <w:rPr>
          <w:rFonts w:ascii="標楷體" w:eastAsia="標楷體" w:hAnsi="標楷體" w:hint="eastAsia"/>
        </w:rPr>
        <w:t>：</w:t>
      </w:r>
      <w:r w:rsidRPr="00BC3A09">
        <w:rPr>
          <w:rFonts w:ascii="標楷體" w:eastAsia="標楷體" w:hAnsi="標楷體"/>
        </w:rPr>
        <w:t>LNF</w:t>
      </w:r>
      <w:r>
        <w:rPr>
          <w:rFonts w:ascii="標楷體" w:eastAsia="標楷體" w:hAnsi="標楷體"/>
        </w:rPr>
        <w:t>I</w:t>
      </w:r>
      <w:r w:rsidRPr="00BC3A09">
        <w:rPr>
          <w:rFonts w:ascii="標楷體" w:eastAsia="標楷體" w:hAnsi="標楷體"/>
        </w:rPr>
        <w:t>P.</w:t>
      </w:r>
      <w:r>
        <w:rPr>
          <w:rFonts w:ascii="標楷體" w:eastAsia="標楷體" w:hAnsi="標楷體" w:hint="eastAsia"/>
        </w:rPr>
        <w:t>IDX</w:t>
      </w:r>
    </w:p>
    <w:p w14:paraId="548F27E6" w14:textId="77777777" w:rsidR="00777F78" w:rsidRPr="004037BD" w:rsidRDefault="00777F78" w:rsidP="00777F78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格式</w:t>
      </w:r>
      <w:r>
        <w:rPr>
          <w:rFonts w:ascii="標楷體" w:eastAsia="標楷體" w:hAnsi="標楷體" w:hint="eastAsia"/>
        </w:rPr>
        <w:t>：文字檔</w:t>
      </w:r>
    </w:p>
    <w:p w14:paraId="12FA913A" w14:textId="77777777" w:rsidR="00777F78" w:rsidRPr="004037BD" w:rsidRDefault="00777F78" w:rsidP="00777F78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資料格式</w:t>
      </w:r>
      <w:r>
        <w:rPr>
          <w:rFonts w:ascii="標楷體" w:eastAsia="標楷體" w:hAnsi="標楷體" w:hint="eastAsia"/>
        </w:rPr>
        <w:t>：</w:t>
      </w:r>
      <w:r w:rsidRPr="004037BD">
        <w:rPr>
          <w:rFonts w:ascii="標楷體" w:eastAsia="標楷體" w:hAnsi="標楷體"/>
        </w:rPr>
        <w:t>Big5</w:t>
      </w:r>
    </w:p>
    <w:p w14:paraId="31A21C69" w14:textId="77777777" w:rsidR="00777F78" w:rsidRDefault="00777F78" w:rsidP="00777F78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規格</w:t>
      </w:r>
      <w:r>
        <w:rPr>
          <w:rFonts w:ascii="標楷體" w:eastAsia="標楷體" w:hAnsi="標楷體" w:hint="eastAsia"/>
        </w:rPr>
        <w:t>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72"/>
        <w:gridCol w:w="1098"/>
        <w:gridCol w:w="1776"/>
        <w:gridCol w:w="4241"/>
      </w:tblGrid>
      <w:tr w:rsidR="00777F78" w:rsidRPr="00CE3D0E" w14:paraId="17655551" w14:textId="77777777" w:rsidTr="00E76B74">
        <w:tc>
          <w:tcPr>
            <w:tcW w:w="457" w:type="dxa"/>
            <w:vAlign w:val="center"/>
          </w:tcPr>
          <w:p w14:paraId="3328C6C8" w14:textId="77777777" w:rsidR="00777F78" w:rsidRPr="00CE3D0E" w:rsidRDefault="00777F78" w:rsidP="00E76B74">
            <w:pPr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E3D0E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72" w:type="dxa"/>
            <w:vAlign w:val="center"/>
          </w:tcPr>
          <w:p w14:paraId="3E5EA9F1" w14:textId="77777777" w:rsidR="00777F78" w:rsidRPr="00CE3D0E" w:rsidRDefault="00777F78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098" w:type="dxa"/>
            <w:vAlign w:val="center"/>
          </w:tcPr>
          <w:p w14:paraId="50AA60BC" w14:textId="3C744AD8" w:rsidR="00777F78" w:rsidRPr="00CE3D0E" w:rsidRDefault="00B058BB" w:rsidP="00E76B74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776" w:type="dxa"/>
            <w:vAlign w:val="center"/>
          </w:tcPr>
          <w:p w14:paraId="334DF280" w14:textId="77777777" w:rsidR="00777F78" w:rsidRPr="00CE3D0E" w:rsidRDefault="00777F78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1" w:type="dxa"/>
            <w:vAlign w:val="center"/>
          </w:tcPr>
          <w:p w14:paraId="505CE90C" w14:textId="77777777" w:rsidR="00777F78" w:rsidRPr="00CE3D0E" w:rsidRDefault="00777F78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777F78" w:rsidRPr="00CE3D0E" w14:paraId="5F412513" w14:textId="77777777" w:rsidTr="00E76B74">
        <w:tc>
          <w:tcPr>
            <w:tcW w:w="457" w:type="dxa"/>
            <w:vAlign w:val="center"/>
          </w:tcPr>
          <w:p w14:paraId="2586C3BE" w14:textId="77777777" w:rsidR="00777F78" w:rsidRPr="002A734C" w:rsidRDefault="00777F78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lastRenderedPageBreak/>
              <w:t>1</w:t>
            </w:r>
          </w:p>
        </w:tc>
        <w:tc>
          <w:tcPr>
            <w:tcW w:w="2372" w:type="dxa"/>
            <w:vAlign w:val="center"/>
          </w:tcPr>
          <w:p w14:paraId="3E101628" w14:textId="77777777" w:rsidR="00777F78" w:rsidRPr="002A734C" w:rsidRDefault="00777F78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檔案日期</w:t>
            </w:r>
          </w:p>
        </w:tc>
        <w:tc>
          <w:tcPr>
            <w:tcW w:w="1098" w:type="dxa"/>
            <w:vAlign w:val="center"/>
          </w:tcPr>
          <w:p w14:paraId="0A2ED6F9" w14:textId="77777777" w:rsidR="00777F78" w:rsidRPr="002A734C" w:rsidRDefault="00777F78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41F9CB26" w14:textId="77777777" w:rsidR="00777F78" w:rsidRPr="002A734C" w:rsidRDefault="00777F78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26F34F97" w14:textId="594285DA" w:rsidR="00777F78" w:rsidRPr="002A734C" w:rsidRDefault="00D04259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日曆日</w:t>
            </w:r>
          </w:p>
        </w:tc>
      </w:tr>
      <w:tr w:rsidR="00777F78" w:rsidRPr="00CE3D0E" w14:paraId="3978CCDE" w14:textId="77777777" w:rsidTr="00E76B74">
        <w:tc>
          <w:tcPr>
            <w:tcW w:w="457" w:type="dxa"/>
            <w:vAlign w:val="center"/>
          </w:tcPr>
          <w:p w14:paraId="61384635" w14:textId="77777777" w:rsidR="00777F78" w:rsidRPr="002A734C" w:rsidRDefault="00777F78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2</w:t>
            </w:r>
          </w:p>
        </w:tc>
        <w:tc>
          <w:tcPr>
            <w:tcW w:w="2372" w:type="dxa"/>
            <w:vAlign w:val="center"/>
          </w:tcPr>
          <w:p w14:paraId="46EA4635" w14:textId="77777777" w:rsidR="00777F78" w:rsidRPr="002A734C" w:rsidRDefault="00777F78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資料日期</w:t>
            </w:r>
          </w:p>
        </w:tc>
        <w:tc>
          <w:tcPr>
            <w:tcW w:w="1098" w:type="dxa"/>
            <w:vAlign w:val="center"/>
          </w:tcPr>
          <w:p w14:paraId="249428C3" w14:textId="77777777" w:rsidR="00777F78" w:rsidRPr="002A734C" w:rsidRDefault="00777F78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62EC7B95" w14:textId="77777777" w:rsidR="00777F78" w:rsidRPr="002A734C" w:rsidRDefault="00777F78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254DEC8E" w14:textId="77777777" w:rsidR="00777F78" w:rsidRPr="002A734C" w:rsidRDefault="00777F78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</w:t>
            </w:r>
          </w:p>
        </w:tc>
      </w:tr>
      <w:tr w:rsidR="00777F78" w:rsidRPr="00CE3D0E" w14:paraId="214055C2" w14:textId="77777777" w:rsidTr="00E76B74">
        <w:tc>
          <w:tcPr>
            <w:tcW w:w="457" w:type="dxa"/>
            <w:vAlign w:val="center"/>
          </w:tcPr>
          <w:p w14:paraId="6A582CD9" w14:textId="77777777" w:rsidR="00777F78" w:rsidRPr="002A734C" w:rsidRDefault="00777F78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3</w:t>
            </w:r>
          </w:p>
        </w:tc>
        <w:tc>
          <w:tcPr>
            <w:tcW w:w="2372" w:type="dxa"/>
            <w:vAlign w:val="center"/>
          </w:tcPr>
          <w:p w14:paraId="53BD769E" w14:textId="77777777" w:rsidR="00777F78" w:rsidRPr="002A734C" w:rsidRDefault="00777F78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資料筆數</w:t>
            </w:r>
          </w:p>
        </w:tc>
        <w:tc>
          <w:tcPr>
            <w:tcW w:w="1098" w:type="dxa"/>
            <w:vAlign w:val="center"/>
          </w:tcPr>
          <w:p w14:paraId="267C79EB" w14:textId="77777777" w:rsidR="00777F78" w:rsidRPr="002A734C" w:rsidRDefault="00777F78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776" w:type="dxa"/>
            <w:vAlign w:val="center"/>
          </w:tcPr>
          <w:p w14:paraId="105E0324" w14:textId="77777777" w:rsidR="00777F78" w:rsidRPr="002A734C" w:rsidRDefault="00777F78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999</w:t>
            </w:r>
            <w:r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41" w:type="dxa"/>
            <w:vAlign w:val="center"/>
          </w:tcPr>
          <w:p w14:paraId="01AB3C98" w14:textId="77777777" w:rsidR="00777F78" w:rsidRPr="002A734C" w:rsidRDefault="00777F78" w:rsidP="00E76B74">
            <w:pPr>
              <w:rPr>
                <w:rFonts w:ascii="標楷體" w:eastAsia="標楷體" w:hAnsi="標楷體"/>
              </w:rPr>
            </w:pPr>
          </w:p>
        </w:tc>
      </w:tr>
    </w:tbl>
    <w:p w14:paraId="3C26B258" w14:textId="77777777" w:rsidR="00777F78" w:rsidRDefault="00777F78" w:rsidP="00777F78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※各欄位間加入 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 xml:space="preserve"> 區隔，最後一筆亦要換列</w:t>
      </w:r>
    </w:p>
    <w:p w14:paraId="3394B3A9" w14:textId="77777777" w:rsidR="00777F78" w:rsidRPr="000F58EB" w:rsidRDefault="00777F78" w:rsidP="00777F78">
      <w:pPr>
        <w:ind w:left="1440"/>
      </w:pPr>
    </w:p>
    <w:p w14:paraId="6ABD1E21" w14:textId="77777777" w:rsidR="00777F78" w:rsidRDefault="00777F78" w:rsidP="00777F78">
      <w:pPr>
        <w:ind w:left="1440"/>
      </w:pPr>
    </w:p>
    <w:p w14:paraId="18D32E97" w14:textId="73AA5A7F" w:rsidR="006831C4" w:rsidRPr="00D37131" w:rsidRDefault="006831C4" w:rsidP="006831C4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  <w:highlight w:val="yellow"/>
        </w:rPr>
        <w:t>9</w:t>
      </w:r>
      <w:r w:rsidRPr="00866860">
        <w:rPr>
          <w:rFonts w:ascii="標楷體" w:eastAsia="標楷體" w:hAnsi="標楷體"/>
          <w:highlight w:val="yellow"/>
        </w:rPr>
        <w:t>.</w:t>
      </w:r>
      <w:r w:rsidRPr="00866860">
        <w:rPr>
          <w:rFonts w:ascii="標楷體" w:eastAsia="標楷體" w:hAnsi="標楷體" w:hint="eastAsia"/>
          <w:highlight w:val="yellow"/>
        </w:rPr>
        <w:t>LNM39</w:t>
      </w:r>
      <w:r>
        <w:rPr>
          <w:rFonts w:ascii="標楷體" w:eastAsia="標楷體" w:hAnsi="標楷體"/>
        </w:rPr>
        <w:t>N</w:t>
      </w:r>
      <w:r w:rsidRPr="00866860">
        <w:rPr>
          <w:rFonts w:ascii="標楷體" w:eastAsia="標楷體" w:hAnsi="標楷體" w:hint="eastAsia"/>
          <w:highlight w:val="yellow"/>
        </w:rPr>
        <w:t>P 欄位清單</w:t>
      </w:r>
      <w:r w:rsidR="00936F1A">
        <w:rPr>
          <w:rFonts w:ascii="標楷體" w:eastAsia="標楷體" w:hAnsi="標楷體" w:hint="eastAsia"/>
          <w:highlight w:val="yellow"/>
        </w:rPr>
        <w:t>10</w:t>
      </w:r>
    </w:p>
    <w:p w14:paraId="78AF1771" w14:textId="4506BA64" w:rsidR="006831C4" w:rsidRPr="00C85B3C" w:rsidRDefault="006831C4" w:rsidP="006831C4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檔名</w:t>
      </w:r>
      <w:r>
        <w:rPr>
          <w:rFonts w:ascii="標楷體" w:eastAsia="標楷體" w:hAnsi="標楷體" w:hint="eastAsia"/>
        </w:rPr>
        <w:t>：</w:t>
      </w:r>
      <w:r w:rsidRPr="00BC3A09">
        <w:rPr>
          <w:rFonts w:ascii="標楷體" w:eastAsia="標楷體" w:hAnsi="標楷體"/>
        </w:rPr>
        <w:t>LNF</w:t>
      </w:r>
      <w:r>
        <w:rPr>
          <w:rFonts w:ascii="標楷體" w:eastAsia="標楷體" w:hAnsi="標楷體"/>
        </w:rPr>
        <w:t>N</w:t>
      </w:r>
      <w:r w:rsidRPr="00BC3A09">
        <w:rPr>
          <w:rFonts w:ascii="標楷體" w:eastAsia="標楷體" w:hAnsi="標楷體"/>
        </w:rPr>
        <w:t>P.TXT</w:t>
      </w:r>
    </w:p>
    <w:p w14:paraId="7023456B" w14:textId="77777777" w:rsidR="006831C4" w:rsidRPr="004037BD" w:rsidRDefault="006831C4" w:rsidP="006831C4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格式</w:t>
      </w:r>
      <w:r>
        <w:rPr>
          <w:rFonts w:ascii="標楷體" w:eastAsia="標楷體" w:hAnsi="標楷體" w:hint="eastAsia"/>
        </w:rPr>
        <w:t>：文字檔</w:t>
      </w:r>
    </w:p>
    <w:p w14:paraId="142B09BE" w14:textId="77777777" w:rsidR="006831C4" w:rsidRPr="004037BD" w:rsidRDefault="006831C4" w:rsidP="006831C4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資料格式</w:t>
      </w:r>
      <w:r>
        <w:rPr>
          <w:rFonts w:ascii="標楷體" w:eastAsia="標楷體" w:hAnsi="標楷體" w:hint="eastAsia"/>
        </w:rPr>
        <w:t>：</w:t>
      </w:r>
      <w:r w:rsidRPr="004037BD">
        <w:rPr>
          <w:rFonts w:ascii="標楷體" w:eastAsia="標楷體" w:hAnsi="標楷體"/>
        </w:rPr>
        <w:t>Big5</w:t>
      </w:r>
    </w:p>
    <w:p w14:paraId="522178D7" w14:textId="7814CDA7" w:rsidR="006831C4" w:rsidRDefault="006831C4" w:rsidP="006831C4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用處</w:t>
      </w:r>
      <w:r>
        <w:rPr>
          <w:rFonts w:ascii="標楷體" w:eastAsia="標楷體" w:hAnsi="標楷體" w:hint="eastAsia"/>
        </w:rPr>
        <w:t>：每月產出IFRS</w:t>
      </w:r>
      <w:r w:rsidRPr="00946868">
        <w:rPr>
          <w:rFonts w:ascii="標楷體" w:eastAsia="標楷體" w:hAnsi="標楷體" w:hint="eastAsia"/>
        </w:rPr>
        <w:t>欄位清單</w:t>
      </w:r>
      <w:r w:rsidR="00936F1A">
        <w:rPr>
          <w:rFonts w:ascii="標楷體" w:eastAsia="標楷體" w:hAnsi="標楷體" w:hint="eastAsia"/>
        </w:rPr>
        <w:t>10</w:t>
      </w:r>
    </w:p>
    <w:p w14:paraId="6925C07F" w14:textId="2F164CDA" w:rsidR="006831C4" w:rsidRPr="0028467C" w:rsidRDefault="006831C4" w:rsidP="006831C4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說明：</w:t>
      </w:r>
      <w:r w:rsidRPr="006831C4">
        <w:rPr>
          <w:rFonts w:ascii="標楷體" w:eastAsia="標楷體" w:hAnsi="標楷體" w:hint="eastAsia"/>
        </w:rPr>
        <w:t>契約變更(無實際撥款)之累積案件</w:t>
      </w:r>
    </w:p>
    <w:p w14:paraId="6856B3A8" w14:textId="1F34AD16" w:rsidR="006831C4" w:rsidRDefault="006831C4" w:rsidP="006831C4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篩選條件：</w:t>
      </w:r>
      <w:r w:rsidRPr="004037BD">
        <w:rPr>
          <w:rFonts w:ascii="標楷體" w:eastAsia="標楷體" w:hAnsi="標楷體"/>
        </w:rPr>
        <w:t xml:space="preserve"> </w:t>
      </w:r>
      <w:r w:rsidRPr="0024703C">
        <w:rPr>
          <w:rFonts w:ascii="標楷體" w:eastAsia="標楷體" w:hAnsi="標楷體"/>
        </w:rPr>
        <w:t>FROM</w:t>
      </w:r>
      <w:r>
        <w:rPr>
          <w:rFonts w:ascii="標楷體" w:eastAsia="標楷體" w:hAnsi="標楷體"/>
        </w:rPr>
        <w:t xml:space="preserve"> "Loan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frsN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</w:t>
      </w:r>
    </w:p>
    <w:p w14:paraId="613726F8" w14:textId="63E778FA" w:rsidR="006831C4" w:rsidRDefault="006831C4" w:rsidP="006831C4">
      <w:pPr>
        <w:pStyle w:val="af9"/>
        <w:ind w:leftChars="0" w:left="3164" w:firstLine="1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WHERE "Loan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frsN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"."</w:t>
      </w:r>
      <w:r w:rsidRPr="0024703C">
        <w:rPr>
          <w:rFonts w:ascii="標楷體" w:eastAsia="標楷體" w:hAnsi="標楷體"/>
        </w:rPr>
        <w:t>DataYM</w:t>
      </w:r>
      <w:r>
        <w:rPr>
          <w:rFonts w:ascii="標楷體" w:eastAsia="標楷體" w:hAnsi="標楷體"/>
        </w:rPr>
        <w:t xml:space="preserve">" = </w:t>
      </w:r>
      <w:r>
        <w:rPr>
          <w:rFonts w:ascii="標楷體" w:eastAsia="標楷體" w:hAnsi="標楷體" w:hint="eastAsia"/>
        </w:rPr>
        <w:t>會計日期年月</w:t>
      </w:r>
    </w:p>
    <w:p w14:paraId="1BDEEA5D" w14:textId="77777777" w:rsidR="006831C4" w:rsidRDefault="006831C4" w:rsidP="006831C4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規格</w:t>
      </w:r>
      <w:r>
        <w:rPr>
          <w:rFonts w:ascii="標楷體" w:eastAsia="標楷體" w:hAnsi="標楷體" w:hint="eastAsia"/>
        </w:rPr>
        <w:t>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72"/>
        <w:gridCol w:w="1098"/>
        <w:gridCol w:w="1776"/>
        <w:gridCol w:w="4241"/>
      </w:tblGrid>
      <w:tr w:rsidR="006831C4" w:rsidRPr="00CE3D0E" w14:paraId="0D4C3EB9" w14:textId="77777777" w:rsidTr="00E76B74">
        <w:tc>
          <w:tcPr>
            <w:tcW w:w="457" w:type="dxa"/>
            <w:vAlign w:val="center"/>
          </w:tcPr>
          <w:p w14:paraId="51D1A556" w14:textId="77777777" w:rsidR="006831C4" w:rsidRPr="00CE3D0E" w:rsidRDefault="006831C4" w:rsidP="00E76B74">
            <w:pPr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E3D0E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72" w:type="dxa"/>
            <w:vAlign w:val="center"/>
          </w:tcPr>
          <w:p w14:paraId="72C0ACE1" w14:textId="77777777" w:rsidR="006831C4" w:rsidRPr="00CE3D0E" w:rsidRDefault="006831C4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098" w:type="dxa"/>
            <w:vAlign w:val="center"/>
          </w:tcPr>
          <w:p w14:paraId="64B52F5E" w14:textId="351FE467" w:rsidR="006831C4" w:rsidRPr="00CE3D0E" w:rsidRDefault="00B058BB" w:rsidP="00E76B74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776" w:type="dxa"/>
            <w:vAlign w:val="center"/>
          </w:tcPr>
          <w:p w14:paraId="15E71E44" w14:textId="77777777" w:rsidR="006831C4" w:rsidRPr="00CE3D0E" w:rsidRDefault="006831C4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1" w:type="dxa"/>
            <w:vAlign w:val="center"/>
          </w:tcPr>
          <w:p w14:paraId="5E80C681" w14:textId="77777777" w:rsidR="006831C4" w:rsidRPr="00CE3D0E" w:rsidRDefault="006831C4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743E13" w:rsidRPr="00AF412C" w14:paraId="4C71BB3B" w14:textId="77777777" w:rsidTr="00E76B74">
        <w:tc>
          <w:tcPr>
            <w:tcW w:w="457" w:type="dxa"/>
            <w:vAlign w:val="center"/>
          </w:tcPr>
          <w:p w14:paraId="410EFC59" w14:textId="77777777" w:rsidR="00743E13" w:rsidRPr="00AF412C" w:rsidRDefault="00743E13" w:rsidP="00743E13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72" w:type="dxa"/>
            <w:vAlign w:val="center"/>
          </w:tcPr>
          <w:p w14:paraId="76F3C48F" w14:textId="2A391E3B" w:rsidR="00743E13" w:rsidRPr="009B0153" w:rsidRDefault="00743E13" w:rsidP="00743E13">
            <w:pPr>
              <w:rPr>
                <w:rFonts w:ascii="標楷體" w:eastAsia="標楷體" w:hAnsi="標楷體"/>
              </w:rPr>
            </w:pPr>
            <w:r w:rsidRPr="009B0153">
              <w:rPr>
                <w:rFonts w:ascii="標楷體" w:eastAsia="標楷體" w:hAnsi="標楷體" w:cs="Arial" w:hint="eastAsia"/>
              </w:rPr>
              <w:t>年月</w:t>
            </w:r>
          </w:p>
        </w:tc>
        <w:tc>
          <w:tcPr>
            <w:tcW w:w="1098" w:type="dxa"/>
            <w:vAlign w:val="center"/>
          </w:tcPr>
          <w:p w14:paraId="00C8A72D" w14:textId="19153CA0" w:rsidR="00743E13" w:rsidRPr="009B0153" w:rsidRDefault="00743E13" w:rsidP="00743E13">
            <w:pPr>
              <w:rPr>
                <w:rFonts w:ascii="標楷體" w:eastAsia="標楷體" w:hAnsi="標楷體"/>
              </w:rPr>
            </w:pPr>
            <w:r w:rsidRPr="009B0153">
              <w:rPr>
                <w:rFonts w:ascii="標楷體" w:eastAsia="標楷體" w:hAnsi="標楷體"/>
              </w:rPr>
              <w:t>6</w:t>
            </w:r>
          </w:p>
        </w:tc>
        <w:tc>
          <w:tcPr>
            <w:tcW w:w="1776" w:type="dxa"/>
            <w:vAlign w:val="center"/>
          </w:tcPr>
          <w:p w14:paraId="2CC21B54" w14:textId="6B2A3016" w:rsidR="00743E13" w:rsidRPr="009B0153" w:rsidRDefault="00743E13" w:rsidP="00743E13">
            <w:pPr>
              <w:rPr>
                <w:rFonts w:ascii="標楷體" w:eastAsia="標楷體" w:hAnsi="標楷體"/>
              </w:rPr>
            </w:pPr>
            <w:r w:rsidRPr="009B0153">
              <w:rPr>
                <w:rFonts w:ascii="標楷體" w:eastAsia="標楷體" w:hAnsi="標楷體" w:hint="eastAsia"/>
              </w:rPr>
              <w:t>Y</w:t>
            </w:r>
            <w:r w:rsidRPr="009B0153">
              <w:rPr>
                <w:rFonts w:ascii="標楷體" w:eastAsia="標楷體" w:hAnsi="標楷體"/>
              </w:rPr>
              <w:t>YYMM</w:t>
            </w:r>
          </w:p>
        </w:tc>
        <w:tc>
          <w:tcPr>
            <w:tcW w:w="4241" w:type="dxa"/>
            <w:vAlign w:val="center"/>
          </w:tcPr>
          <w:p w14:paraId="2D9F1EEA" w14:textId="77777777" w:rsidR="00743E13" w:rsidRPr="009B0153" w:rsidRDefault="00743E13" w:rsidP="00743E13">
            <w:pPr>
              <w:rPr>
                <w:rFonts w:ascii="標楷體" w:eastAsia="標楷體" w:hAnsi="標楷體"/>
              </w:rPr>
            </w:pPr>
          </w:p>
        </w:tc>
      </w:tr>
      <w:tr w:rsidR="00743E13" w:rsidRPr="00AF412C" w14:paraId="512AC531" w14:textId="77777777" w:rsidTr="00E76B74">
        <w:tc>
          <w:tcPr>
            <w:tcW w:w="457" w:type="dxa"/>
            <w:vAlign w:val="center"/>
          </w:tcPr>
          <w:p w14:paraId="42289BD1" w14:textId="77777777" w:rsidR="00743E13" w:rsidRPr="00AF412C" w:rsidRDefault="00743E13" w:rsidP="00743E13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72" w:type="dxa"/>
            <w:vAlign w:val="center"/>
          </w:tcPr>
          <w:p w14:paraId="2AEE66C3" w14:textId="6C498643" w:rsidR="00743E13" w:rsidRPr="009B0153" w:rsidRDefault="00743E13" w:rsidP="00743E13">
            <w:pPr>
              <w:rPr>
                <w:rFonts w:ascii="標楷體" w:eastAsia="標楷體" w:hAnsi="標楷體"/>
              </w:rPr>
            </w:pPr>
            <w:r w:rsidRPr="009B0153">
              <w:rPr>
                <w:rFonts w:ascii="標楷體" w:eastAsia="標楷體" w:hAnsi="標楷體" w:cs="Arial" w:hint="eastAsia"/>
              </w:rPr>
              <w:t>戶號</w:t>
            </w:r>
          </w:p>
        </w:tc>
        <w:tc>
          <w:tcPr>
            <w:tcW w:w="1098" w:type="dxa"/>
            <w:vAlign w:val="center"/>
          </w:tcPr>
          <w:p w14:paraId="16E90568" w14:textId="0CA38725" w:rsidR="00743E13" w:rsidRPr="009B0153" w:rsidRDefault="00743E13" w:rsidP="00743E13">
            <w:pPr>
              <w:rPr>
                <w:rFonts w:ascii="標楷體" w:eastAsia="標楷體" w:hAnsi="標楷體"/>
              </w:rPr>
            </w:pPr>
            <w:r w:rsidRPr="009B0153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776" w:type="dxa"/>
            <w:vAlign w:val="center"/>
          </w:tcPr>
          <w:p w14:paraId="048133F6" w14:textId="2F96282F" w:rsidR="00743E13" w:rsidRPr="009B0153" w:rsidRDefault="00743E13" w:rsidP="00743E13">
            <w:pPr>
              <w:rPr>
                <w:rFonts w:ascii="標楷體" w:eastAsia="標楷體" w:hAnsi="標楷體"/>
              </w:rPr>
            </w:pPr>
            <w:r w:rsidRPr="009B0153">
              <w:rPr>
                <w:rFonts w:ascii="標楷體" w:eastAsia="標楷體" w:hAnsi="標楷體" w:hint="eastAsia"/>
              </w:rPr>
              <w:t>9</w:t>
            </w:r>
            <w:r w:rsidRPr="009B0153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41" w:type="dxa"/>
            <w:vAlign w:val="center"/>
          </w:tcPr>
          <w:p w14:paraId="6BB31B4A" w14:textId="3C7B342F" w:rsidR="00743E13" w:rsidRPr="009B0153" w:rsidRDefault="00743E13" w:rsidP="00743E13">
            <w:pPr>
              <w:rPr>
                <w:rFonts w:ascii="標楷體" w:eastAsia="標楷體" w:hAnsi="標楷體"/>
              </w:rPr>
            </w:pPr>
          </w:p>
        </w:tc>
      </w:tr>
      <w:tr w:rsidR="00743E13" w:rsidRPr="00AF412C" w14:paraId="7B6C3CBB" w14:textId="77777777" w:rsidTr="00E76B74">
        <w:tc>
          <w:tcPr>
            <w:tcW w:w="457" w:type="dxa"/>
            <w:vAlign w:val="center"/>
          </w:tcPr>
          <w:p w14:paraId="70DBC46F" w14:textId="77777777" w:rsidR="00743E13" w:rsidRPr="00AF412C" w:rsidRDefault="00743E13" w:rsidP="00743E13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72" w:type="dxa"/>
            <w:vAlign w:val="center"/>
          </w:tcPr>
          <w:p w14:paraId="3A0BDC26" w14:textId="5BB0A775" w:rsidR="00743E13" w:rsidRPr="009B0153" w:rsidRDefault="00743E13" w:rsidP="00743E13">
            <w:pPr>
              <w:rPr>
                <w:rFonts w:ascii="標楷體" w:eastAsia="標楷體" w:hAnsi="標楷體"/>
              </w:rPr>
            </w:pPr>
            <w:r w:rsidRPr="009B0153">
              <w:rPr>
                <w:rFonts w:ascii="標楷體" w:eastAsia="標楷體" w:hAnsi="標楷體" w:cs="Arial" w:hint="eastAsia"/>
              </w:rPr>
              <w:t>新額度編號</w:t>
            </w:r>
          </w:p>
        </w:tc>
        <w:tc>
          <w:tcPr>
            <w:tcW w:w="1098" w:type="dxa"/>
            <w:vAlign w:val="center"/>
          </w:tcPr>
          <w:p w14:paraId="7409612A" w14:textId="1805ADC9" w:rsidR="00743E13" w:rsidRPr="009B0153" w:rsidRDefault="00743E13" w:rsidP="00743E13">
            <w:pPr>
              <w:rPr>
                <w:rFonts w:ascii="標楷體" w:eastAsia="標楷體" w:hAnsi="標楷體"/>
              </w:rPr>
            </w:pPr>
            <w:r w:rsidRPr="009B0153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776" w:type="dxa"/>
            <w:vAlign w:val="center"/>
          </w:tcPr>
          <w:p w14:paraId="26E16D6A" w14:textId="798F8358" w:rsidR="00743E13" w:rsidRPr="009B0153" w:rsidRDefault="00743E13" w:rsidP="00743E13">
            <w:pPr>
              <w:rPr>
                <w:rFonts w:ascii="標楷體" w:eastAsia="標楷體" w:hAnsi="標楷體"/>
              </w:rPr>
            </w:pPr>
            <w:r w:rsidRPr="009B0153">
              <w:rPr>
                <w:rFonts w:ascii="標楷體" w:eastAsia="標楷體" w:hAnsi="標楷體" w:hint="eastAsia"/>
              </w:rPr>
              <w:t>9</w:t>
            </w:r>
            <w:r w:rsidRPr="009B0153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1" w:type="dxa"/>
            <w:vAlign w:val="center"/>
          </w:tcPr>
          <w:p w14:paraId="312F3760" w14:textId="77777777" w:rsidR="00743E13" w:rsidRPr="009B0153" w:rsidRDefault="00743E13" w:rsidP="00743E13">
            <w:pPr>
              <w:rPr>
                <w:rFonts w:ascii="標楷體" w:eastAsia="標楷體" w:hAnsi="標楷體"/>
              </w:rPr>
            </w:pPr>
          </w:p>
        </w:tc>
      </w:tr>
      <w:tr w:rsidR="00743E13" w:rsidRPr="00AF412C" w14:paraId="683C4744" w14:textId="77777777" w:rsidTr="00E76B74">
        <w:tc>
          <w:tcPr>
            <w:tcW w:w="457" w:type="dxa"/>
            <w:vAlign w:val="center"/>
          </w:tcPr>
          <w:p w14:paraId="0262D07E" w14:textId="77777777" w:rsidR="00743E13" w:rsidRPr="00AF412C" w:rsidRDefault="00743E13" w:rsidP="00743E13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2372" w:type="dxa"/>
            <w:vAlign w:val="center"/>
          </w:tcPr>
          <w:p w14:paraId="23E51D4F" w14:textId="23151BBB" w:rsidR="00743E13" w:rsidRPr="009B0153" w:rsidRDefault="00743E13" w:rsidP="00743E13">
            <w:pPr>
              <w:rPr>
                <w:rFonts w:ascii="標楷體" w:eastAsia="標楷體" w:hAnsi="標楷體"/>
              </w:rPr>
            </w:pPr>
            <w:r w:rsidRPr="009B0153">
              <w:rPr>
                <w:rFonts w:ascii="標楷體" w:eastAsia="標楷體" w:hAnsi="標楷體" w:cs="Arial" w:hint="eastAsia"/>
              </w:rPr>
              <w:t>新撥款序號</w:t>
            </w:r>
          </w:p>
        </w:tc>
        <w:tc>
          <w:tcPr>
            <w:tcW w:w="1098" w:type="dxa"/>
            <w:vAlign w:val="center"/>
          </w:tcPr>
          <w:p w14:paraId="27A227A2" w14:textId="5FCD551E" w:rsidR="00743E13" w:rsidRPr="009B0153" w:rsidRDefault="00743E13" w:rsidP="00743E13">
            <w:pPr>
              <w:rPr>
                <w:rFonts w:ascii="標楷體" w:eastAsia="標楷體" w:hAnsi="標楷體"/>
              </w:rPr>
            </w:pPr>
            <w:r w:rsidRPr="009B0153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776" w:type="dxa"/>
            <w:vAlign w:val="center"/>
          </w:tcPr>
          <w:p w14:paraId="12D74AB8" w14:textId="038C0466" w:rsidR="00743E13" w:rsidRPr="009B0153" w:rsidRDefault="00743E13" w:rsidP="00743E13">
            <w:pPr>
              <w:rPr>
                <w:rFonts w:ascii="標楷體" w:eastAsia="標楷體" w:hAnsi="標楷體"/>
              </w:rPr>
            </w:pPr>
            <w:r w:rsidRPr="009B0153">
              <w:rPr>
                <w:rFonts w:ascii="標楷體" w:eastAsia="標楷體" w:hAnsi="標楷體" w:hint="eastAsia"/>
              </w:rPr>
              <w:t>9</w:t>
            </w:r>
            <w:r w:rsidRPr="009B0153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1" w:type="dxa"/>
            <w:vAlign w:val="center"/>
          </w:tcPr>
          <w:p w14:paraId="685A38A7" w14:textId="77777777" w:rsidR="00743E13" w:rsidRPr="009B0153" w:rsidRDefault="00743E13" w:rsidP="00743E13">
            <w:pPr>
              <w:rPr>
                <w:rFonts w:ascii="標楷體" w:eastAsia="標楷體" w:hAnsi="標楷體"/>
              </w:rPr>
            </w:pPr>
          </w:p>
        </w:tc>
      </w:tr>
      <w:tr w:rsidR="00743E13" w:rsidRPr="00AF412C" w14:paraId="2479D5FD" w14:textId="77777777" w:rsidTr="00E76B74">
        <w:tc>
          <w:tcPr>
            <w:tcW w:w="457" w:type="dxa"/>
            <w:vAlign w:val="center"/>
          </w:tcPr>
          <w:p w14:paraId="6B86EB6B" w14:textId="77777777" w:rsidR="00743E13" w:rsidRPr="00AF412C" w:rsidRDefault="00743E13" w:rsidP="00743E13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72" w:type="dxa"/>
            <w:vAlign w:val="center"/>
          </w:tcPr>
          <w:p w14:paraId="32026168" w14:textId="7BD5A1CF" w:rsidR="00743E13" w:rsidRPr="009B0153" w:rsidRDefault="00743E13" w:rsidP="00743E13">
            <w:pPr>
              <w:rPr>
                <w:rFonts w:ascii="標楷體" w:eastAsia="標楷體" w:hAnsi="標楷體"/>
              </w:rPr>
            </w:pPr>
            <w:r w:rsidRPr="009B0153">
              <w:rPr>
                <w:rFonts w:ascii="標楷體" w:eastAsia="標楷體" w:hAnsi="標楷體" w:cs="Arial" w:hint="eastAsia"/>
              </w:rPr>
              <w:t>舊額度編號</w:t>
            </w:r>
          </w:p>
        </w:tc>
        <w:tc>
          <w:tcPr>
            <w:tcW w:w="1098" w:type="dxa"/>
            <w:vAlign w:val="center"/>
          </w:tcPr>
          <w:p w14:paraId="205F9E3C" w14:textId="0A7D4110" w:rsidR="00743E13" w:rsidRPr="009B0153" w:rsidRDefault="00743E13" w:rsidP="00743E13">
            <w:pPr>
              <w:rPr>
                <w:rFonts w:ascii="標楷體" w:eastAsia="標楷體" w:hAnsi="標楷體"/>
              </w:rPr>
            </w:pPr>
            <w:r w:rsidRPr="009B0153">
              <w:rPr>
                <w:rFonts w:ascii="標楷體" w:eastAsia="標楷體" w:hAnsi="標楷體"/>
              </w:rPr>
              <w:t>3</w:t>
            </w:r>
          </w:p>
        </w:tc>
        <w:tc>
          <w:tcPr>
            <w:tcW w:w="1776" w:type="dxa"/>
            <w:vAlign w:val="center"/>
          </w:tcPr>
          <w:p w14:paraId="0F463A44" w14:textId="00679908" w:rsidR="00743E13" w:rsidRPr="009B0153" w:rsidRDefault="00743E13" w:rsidP="00743E13">
            <w:pPr>
              <w:rPr>
                <w:rFonts w:ascii="標楷體" w:eastAsia="標楷體" w:hAnsi="標楷體"/>
              </w:rPr>
            </w:pPr>
            <w:r w:rsidRPr="009B0153">
              <w:rPr>
                <w:rFonts w:ascii="標楷體" w:eastAsia="標楷體" w:hAnsi="標楷體" w:hint="eastAsia"/>
              </w:rPr>
              <w:t>9</w:t>
            </w:r>
            <w:r w:rsidRPr="009B0153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1" w:type="dxa"/>
            <w:vAlign w:val="center"/>
          </w:tcPr>
          <w:p w14:paraId="7F135A3D" w14:textId="77777777" w:rsidR="00743E13" w:rsidRPr="009B0153" w:rsidRDefault="00743E13" w:rsidP="00743E13">
            <w:pPr>
              <w:rPr>
                <w:rFonts w:ascii="標楷體" w:eastAsia="標楷體" w:hAnsi="標楷體"/>
              </w:rPr>
            </w:pPr>
          </w:p>
        </w:tc>
      </w:tr>
      <w:tr w:rsidR="00743E13" w:rsidRPr="00AF412C" w14:paraId="21F96F96" w14:textId="77777777" w:rsidTr="00E76B74">
        <w:tc>
          <w:tcPr>
            <w:tcW w:w="457" w:type="dxa"/>
            <w:vAlign w:val="center"/>
          </w:tcPr>
          <w:p w14:paraId="71132040" w14:textId="77777777" w:rsidR="00743E13" w:rsidRPr="00AF412C" w:rsidRDefault="00743E13" w:rsidP="00743E13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72" w:type="dxa"/>
            <w:vAlign w:val="center"/>
          </w:tcPr>
          <w:p w14:paraId="05C9332F" w14:textId="4DAD69F9" w:rsidR="00743E13" w:rsidRPr="009B0153" w:rsidRDefault="00743E13" w:rsidP="00743E13">
            <w:pPr>
              <w:rPr>
                <w:rFonts w:ascii="標楷體" w:eastAsia="標楷體" w:hAnsi="標楷體"/>
              </w:rPr>
            </w:pPr>
            <w:r w:rsidRPr="009B0153">
              <w:rPr>
                <w:rFonts w:ascii="標楷體" w:eastAsia="標楷體" w:hAnsi="標楷體" w:cs="Arial" w:hint="eastAsia"/>
              </w:rPr>
              <w:t>舊撥款序號</w:t>
            </w:r>
          </w:p>
        </w:tc>
        <w:tc>
          <w:tcPr>
            <w:tcW w:w="1098" w:type="dxa"/>
            <w:vAlign w:val="center"/>
          </w:tcPr>
          <w:p w14:paraId="12BD5656" w14:textId="6F48D457" w:rsidR="00743E13" w:rsidRPr="009B0153" w:rsidRDefault="00743E13" w:rsidP="00743E13">
            <w:pPr>
              <w:rPr>
                <w:rFonts w:ascii="標楷體" w:eastAsia="標楷體" w:hAnsi="標楷體"/>
              </w:rPr>
            </w:pPr>
            <w:r w:rsidRPr="009B0153">
              <w:rPr>
                <w:rFonts w:ascii="標楷體" w:eastAsia="標楷體" w:hAnsi="標楷體"/>
              </w:rPr>
              <w:t>3</w:t>
            </w:r>
          </w:p>
        </w:tc>
        <w:tc>
          <w:tcPr>
            <w:tcW w:w="1776" w:type="dxa"/>
            <w:vAlign w:val="center"/>
          </w:tcPr>
          <w:p w14:paraId="04A5E6EE" w14:textId="3AC81463" w:rsidR="00743E13" w:rsidRPr="009B0153" w:rsidRDefault="00743E13" w:rsidP="00743E13">
            <w:pPr>
              <w:rPr>
                <w:rFonts w:ascii="標楷體" w:eastAsia="標楷體" w:hAnsi="標楷體"/>
              </w:rPr>
            </w:pPr>
            <w:r w:rsidRPr="009B0153">
              <w:rPr>
                <w:rFonts w:ascii="標楷體" w:eastAsia="標楷體" w:hAnsi="標楷體" w:hint="eastAsia"/>
              </w:rPr>
              <w:t>9</w:t>
            </w:r>
            <w:r w:rsidRPr="009B0153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1" w:type="dxa"/>
            <w:vAlign w:val="center"/>
          </w:tcPr>
          <w:p w14:paraId="10B24478" w14:textId="77777777" w:rsidR="00743E13" w:rsidRPr="009B0153" w:rsidRDefault="00743E13" w:rsidP="00743E13">
            <w:pPr>
              <w:rPr>
                <w:rFonts w:ascii="標楷體" w:eastAsia="標楷體" w:hAnsi="標楷體"/>
              </w:rPr>
            </w:pPr>
          </w:p>
        </w:tc>
      </w:tr>
    </w:tbl>
    <w:p w14:paraId="7481968E" w14:textId="77777777" w:rsidR="006831C4" w:rsidRDefault="006831C4" w:rsidP="006831C4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※排序：</w:t>
      </w:r>
    </w:p>
    <w:p w14:paraId="2A79B5FB" w14:textId="77777777" w:rsidR="006831C4" w:rsidRDefault="006831C4" w:rsidP="006831C4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※各欄位間加入 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 xml:space="preserve"> 區隔，最後一筆亦要換列</w:t>
      </w:r>
    </w:p>
    <w:p w14:paraId="1A472358" w14:textId="77777777" w:rsidR="006831C4" w:rsidRDefault="006831C4" w:rsidP="006831C4">
      <w:pPr>
        <w:ind w:left="1440"/>
      </w:pPr>
    </w:p>
    <w:p w14:paraId="3623B38C" w14:textId="77777777" w:rsidR="006831C4" w:rsidRPr="00AC3BFC" w:rsidRDefault="006831C4" w:rsidP="006831C4">
      <w:pPr>
        <w:ind w:left="1440"/>
      </w:pPr>
      <w:r>
        <w:rPr>
          <w:rFonts w:ascii="標楷體" w:eastAsia="標楷體" w:hAnsi="標楷體" w:hint="eastAsia"/>
        </w:rPr>
        <w:t>控制檔：</w:t>
      </w:r>
    </w:p>
    <w:p w14:paraId="12ABCDC4" w14:textId="4B048FCB" w:rsidR="006831C4" w:rsidRPr="00C85B3C" w:rsidRDefault="006831C4" w:rsidP="006831C4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檔名</w:t>
      </w:r>
      <w:r>
        <w:rPr>
          <w:rFonts w:ascii="標楷體" w:eastAsia="標楷體" w:hAnsi="標楷體" w:hint="eastAsia"/>
        </w:rPr>
        <w:t>：</w:t>
      </w:r>
      <w:r w:rsidRPr="00BC3A09">
        <w:rPr>
          <w:rFonts w:ascii="標楷體" w:eastAsia="標楷體" w:hAnsi="標楷體"/>
        </w:rPr>
        <w:t>LNF</w:t>
      </w:r>
      <w:r>
        <w:rPr>
          <w:rFonts w:ascii="標楷體" w:eastAsia="標楷體" w:hAnsi="標楷體"/>
        </w:rPr>
        <w:t>N</w:t>
      </w:r>
      <w:r w:rsidRPr="00BC3A09">
        <w:rPr>
          <w:rFonts w:ascii="標楷體" w:eastAsia="標楷體" w:hAnsi="標楷體"/>
        </w:rPr>
        <w:t>P.</w:t>
      </w:r>
      <w:r>
        <w:rPr>
          <w:rFonts w:ascii="標楷體" w:eastAsia="標楷體" w:hAnsi="標楷體" w:hint="eastAsia"/>
        </w:rPr>
        <w:t>IDX</w:t>
      </w:r>
    </w:p>
    <w:p w14:paraId="64018BC0" w14:textId="77777777" w:rsidR="006831C4" w:rsidRPr="004037BD" w:rsidRDefault="006831C4" w:rsidP="006831C4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格式</w:t>
      </w:r>
      <w:r>
        <w:rPr>
          <w:rFonts w:ascii="標楷體" w:eastAsia="標楷體" w:hAnsi="標楷體" w:hint="eastAsia"/>
        </w:rPr>
        <w:t>：文字檔</w:t>
      </w:r>
    </w:p>
    <w:p w14:paraId="2A5B43C1" w14:textId="77777777" w:rsidR="006831C4" w:rsidRPr="004037BD" w:rsidRDefault="006831C4" w:rsidP="006831C4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資料格式</w:t>
      </w:r>
      <w:r>
        <w:rPr>
          <w:rFonts w:ascii="標楷體" w:eastAsia="標楷體" w:hAnsi="標楷體" w:hint="eastAsia"/>
        </w:rPr>
        <w:t>：</w:t>
      </w:r>
      <w:r w:rsidRPr="004037BD">
        <w:rPr>
          <w:rFonts w:ascii="標楷體" w:eastAsia="標楷體" w:hAnsi="標楷體"/>
        </w:rPr>
        <w:t>Big5</w:t>
      </w:r>
    </w:p>
    <w:p w14:paraId="0A431863" w14:textId="77777777" w:rsidR="006831C4" w:rsidRDefault="006831C4" w:rsidP="006831C4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規格</w:t>
      </w:r>
      <w:r>
        <w:rPr>
          <w:rFonts w:ascii="標楷體" w:eastAsia="標楷體" w:hAnsi="標楷體" w:hint="eastAsia"/>
        </w:rPr>
        <w:t>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72"/>
        <w:gridCol w:w="1098"/>
        <w:gridCol w:w="1776"/>
        <w:gridCol w:w="4241"/>
      </w:tblGrid>
      <w:tr w:rsidR="006831C4" w:rsidRPr="00CE3D0E" w14:paraId="5ABF1264" w14:textId="77777777" w:rsidTr="00E76B74">
        <w:tc>
          <w:tcPr>
            <w:tcW w:w="457" w:type="dxa"/>
            <w:vAlign w:val="center"/>
          </w:tcPr>
          <w:p w14:paraId="4B0B3633" w14:textId="77777777" w:rsidR="006831C4" w:rsidRPr="00CE3D0E" w:rsidRDefault="006831C4" w:rsidP="00E76B74">
            <w:pPr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E3D0E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72" w:type="dxa"/>
            <w:vAlign w:val="center"/>
          </w:tcPr>
          <w:p w14:paraId="082B3120" w14:textId="77777777" w:rsidR="006831C4" w:rsidRPr="00CE3D0E" w:rsidRDefault="006831C4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098" w:type="dxa"/>
            <w:vAlign w:val="center"/>
          </w:tcPr>
          <w:p w14:paraId="7C084FFE" w14:textId="03FEA53F" w:rsidR="006831C4" w:rsidRPr="00CE3D0E" w:rsidRDefault="00B058BB" w:rsidP="00E76B74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776" w:type="dxa"/>
            <w:vAlign w:val="center"/>
          </w:tcPr>
          <w:p w14:paraId="65F1CC64" w14:textId="77777777" w:rsidR="006831C4" w:rsidRPr="00CE3D0E" w:rsidRDefault="006831C4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1" w:type="dxa"/>
            <w:vAlign w:val="center"/>
          </w:tcPr>
          <w:p w14:paraId="083B01C2" w14:textId="77777777" w:rsidR="006831C4" w:rsidRPr="00CE3D0E" w:rsidRDefault="006831C4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6831C4" w:rsidRPr="00CE3D0E" w14:paraId="2CBDCFF1" w14:textId="77777777" w:rsidTr="00E76B74">
        <w:tc>
          <w:tcPr>
            <w:tcW w:w="457" w:type="dxa"/>
            <w:vAlign w:val="center"/>
          </w:tcPr>
          <w:p w14:paraId="6F3178E4" w14:textId="77777777" w:rsidR="006831C4" w:rsidRPr="002A734C" w:rsidRDefault="006831C4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1</w:t>
            </w:r>
          </w:p>
        </w:tc>
        <w:tc>
          <w:tcPr>
            <w:tcW w:w="2372" w:type="dxa"/>
            <w:vAlign w:val="center"/>
          </w:tcPr>
          <w:p w14:paraId="57F7B89D" w14:textId="77777777" w:rsidR="006831C4" w:rsidRPr="002A734C" w:rsidRDefault="006831C4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檔案日期</w:t>
            </w:r>
          </w:p>
        </w:tc>
        <w:tc>
          <w:tcPr>
            <w:tcW w:w="1098" w:type="dxa"/>
            <w:vAlign w:val="center"/>
          </w:tcPr>
          <w:p w14:paraId="55724D8E" w14:textId="77777777" w:rsidR="006831C4" w:rsidRPr="002A734C" w:rsidRDefault="006831C4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1D16175B" w14:textId="77777777" w:rsidR="006831C4" w:rsidRPr="002A734C" w:rsidRDefault="006831C4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738ABE92" w14:textId="2A8FB41F" w:rsidR="006831C4" w:rsidRPr="002A734C" w:rsidRDefault="00D04259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日曆日</w:t>
            </w:r>
          </w:p>
        </w:tc>
      </w:tr>
      <w:tr w:rsidR="006831C4" w:rsidRPr="00CE3D0E" w14:paraId="4987F728" w14:textId="77777777" w:rsidTr="00E76B74">
        <w:tc>
          <w:tcPr>
            <w:tcW w:w="457" w:type="dxa"/>
            <w:vAlign w:val="center"/>
          </w:tcPr>
          <w:p w14:paraId="08DF0F6B" w14:textId="77777777" w:rsidR="006831C4" w:rsidRPr="002A734C" w:rsidRDefault="006831C4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2</w:t>
            </w:r>
          </w:p>
        </w:tc>
        <w:tc>
          <w:tcPr>
            <w:tcW w:w="2372" w:type="dxa"/>
            <w:vAlign w:val="center"/>
          </w:tcPr>
          <w:p w14:paraId="705F3E8E" w14:textId="77777777" w:rsidR="006831C4" w:rsidRPr="002A734C" w:rsidRDefault="006831C4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資料日期</w:t>
            </w:r>
          </w:p>
        </w:tc>
        <w:tc>
          <w:tcPr>
            <w:tcW w:w="1098" w:type="dxa"/>
            <w:vAlign w:val="center"/>
          </w:tcPr>
          <w:p w14:paraId="10EFC0C1" w14:textId="77777777" w:rsidR="006831C4" w:rsidRPr="002A734C" w:rsidRDefault="006831C4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58C266A2" w14:textId="77777777" w:rsidR="006831C4" w:rsidRPr="002A734C" w:rsidRDefault="006831C4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34E8295F" w14:textId="77777777" w:rsidR="006831C4" w:rsidRPr="002A734C" w:rsidRDefault="006831C4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</w:t>
            </w:r>
          </w:p>
        </w:tc>
      </w:tr>
      <w:tr w:rsidR="006831C4" w:rsidRPr="00CE3D0E" w14:paraId="6C5B168A" w14:textId="77777777" w:rsidTr="00E76B74">
        <w:tc>
          <w:tcPr>
            <w:tcW w:w="457" w:type="dxa"/>
            <w:vAlign w:val="center"/>
          </w:tcPr>
          <w:p w14:paraId="0021849D" w14:textId="77777777" w:rsidR="006831C4" w:rsidRPr="002A734C" w:rsidRDefault="006831C4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3</w:t>
            </w:r>
          </w:p>
        </w:tc>
        <w:tc>
          <w:tcPr>
            <w:tcW w:w="2372" w:type="dxa"/>
            <w:vAlign w:val="center"/>
          </w:tcPr>
          <w:p w14:paraId="20E92EAA" w14:textId="77777777" w:rsidR="006831C4" w:rsidRPr="002A734C" w:rsidRDefault="006831C4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資料筆數</w:t>
            </w:r>
          </w:p>
        </w:tc>
        <w:tc>
          <w:tcPr>
            <w:tcW w:w="1098" w:type="dxa"/>
            <w:vAlign w:val="center"/>
          </w:tcPr>
          <w:p w14:paraId="2CAFE902" w14:textId="77777777" w:rsidR="006831C4" w:rsidRPr="002A734C" w:rsidRDefault="006831C4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776" w:type="dxa"/>
            <w:vAlign w:val="center"/>
          </w:tcPr>
          <w:p w14:paraId="738AAAE5" w14:textId="77777777" w:rsidR="006831C4" w:rsidRPr="002A734C" w:rsidRDefault="006831C4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999</w:t>
            </w:r>
            <w:r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41" w:type="dxa"/>
            <w:vAlign w:val="center"/>
          </w:tcPr>
          <w:p w14:paraId="29CB03BC" w14:textId="77777777" w:rsidR="006831C4" w:rsidRPr="002A734C" w:rsidRDefault="006831C4" w:rsidP="00E76B74">
            <w:pPr>
              <w:rPr>
                <w:rFonts w:ascii="標楷體" w:eastAsia="標楷體" w:hAnsi="標楷體"/>
              </w:rPr>
            </w:pPr>
          </w:p>
        </w:tc>
      </w:tr>
    </w:tbl>
    <w:p w14:paraId="7D7CA4C4" w14:textId="77777777" w:rsidR="006831C4" w:rsidRDefault="006831C4" w:rsidP="006831C4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※各欄位間加入 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 xml:space="preserve"> 區隔，最後一筆亦要換列</w:t>
      </w:r>
    </w:p>
    <w:p w14:paraId="31C9DE21" w14:textId="77777777" w:rsidR="006831C4" w:rsidRPr="000F58EB" w:rsidRDefault="006831C4" w:rsidP="006831C4">
      <w:pPr>
        <w:ind w:left="1440"/>
      </w:pPr>
    </w:p>
    <w:p w14:paraId="285B5342" w14:textId="77777777" w:rsidR="006831C4" w:rsidRDefault="006831C4" w:rsidP="006831C4">
      <w:pPr>
        <w:ind w:left="1440"/>
      </w:pPr>
    </w:p>
    <w:p w14:paraId="163C36AA" w14:textId="77777777" w:rsidR="001144B2" w:rsidRDefault="001144B2" w:rsidP="001144B2">
      <w:pPr>
        <w:widowControl/>
      </w:pPr>
      <w:r>
        <w:lastRenderedPageBreak/>
        <w:br w:type="page"/>
      </w:r>
    </w:p>
    <w:p w14:paraId="70099A41" w14:textId="77777777" w:rsidR="00725D62" w:rsidRDefault="00725D62" w:rsidP="00725D62">
      <w:pPr>
        <w:widowControl/>
      </w:pPr>
    </w:p>
    <w:p w14:paraId="1EF09526" w14:textId="77A46BB0" w:rsidR="000D6684" w:rsidRPr="00751866" w:rsidRDefault="000D6684" w:rsidP="0063185C">
      <w:pPr>
        <w:pStyle w:val="3"/>
        <w:numPr>
          <w:ilvl w:val="2"/>
          <w:numId w:val="69"/>
        </w:numPr>
        <w:spacing w:before="0"/>
        <w:rPr>
          <w:rFonts w:ascii="標楷體" w:hAnsi="標楷體"/>
          <w:b/>
          <w:szCs w:val="32"/>
        </w:rPr>
      </w:pPr>
      <w:r w:rsidRPr="00751866">
        <w:rPr>
          <w:rFonts w:ascii="標楷體" w:hAnsi="標楷體"/>
          <w:b/>
          <w:szCs w:val="32"/>
        </w:rPr>
        <w:t>L7201</w:t>
      </w:r>
      <w:r w:rsidRPr="00751866">
        <w:rPr>
          <w:rFonts w:ascii="標楷體" w:hAnsi="標楷體" w:hint="eastAsia"/>
          <w:b/>
          <w:szCs w:val="32"/>
        </w:rPr>
        <w:t>表外放款承諾資料產出</w:t>
      </w:r>
    </w:p>
    <w:p w14:paraId="0E96A18F" w14:textId="77777777" w:rsidR="000D6684" w:rsidRPr="004A1C2C" w:rsidRDefault="000D6684" w:rsidP="000D6684">
      <w:pPr>
        <w:pStyle w:val="a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0D6684" w:rsidRPr="008F20B5" w14:paraId="75E024CF" w14:textId="77777777" w:rsidTr="003646EA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3C09AC1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EFDB39B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</w:p>
        </w:tc>
      </w:tr>
      <w:tr w:rsidR="000D6684" w:rsidRPr="008F20B5" w14:paraId="0A8CBD60" w14:textId="77777777" w:rsidTr="003646EA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2F121CB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7AA47AE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</w:p>
        </w:tc>
      </w:tr>
      <w:tr w:rsidR="000D6684" w:rsidRPr="008F20B5" w14:paraId="33983A40" w14:textId="77777777" w:rsidTr="003646EA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449B336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A6D0652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</w:p>
        </w:tc>
      </w:tr>
      <w:tr w:rsidR="000D6684" w:rsidRPr="008F20B5" w14:paraId="269DDC8F" w14:textId="77777777" w:rsidTr="003646EA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1FF8782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2FE7365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</w:p>
        </w:tc>
      </w:tr>
      <w:tr w:rsidR="000D6684" w:rsidRPr="008F20B5" w14:paraId="1CF35AE0" w14:textId="77777777" w:rsidTr="003646EA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1231EF6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B678203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</w:p>
        </w:tc>
      </w:tr>
      <w:tr w:rsidR="000D6684" w:rsidRPr="008F20B5" w14:paraId="733A9705" w14:textId="77777777" w:rsidTr="003646EA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EF1F62D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37DFC07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</w:p>
        </w:tc>
      </w:tr>
      <w:tr w:rsidR="000D6684" w:rsidRPr="008F20B5" w14:paraId="6B3C1A89" w14:textId="77777777" w:rsidTr="003646EA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9C08C09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AC8FA6D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</w:p>
        </w:tc>
      </w:tr>
      <w:tr w:rsidR="000D6684" w:rsidRPr="008F20B5" w14:paraId="0FA896AA" w14:textId="77777777" w:rsidTr="003646EA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BD2EC08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5B5EF42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</w:p>
        </w:tc>
      </w:tr>
    </w:tbl>
    <w:p w14:paraId="51A8A982" w14:textId="77777777" w:rsidR="000D6684" w:rsidRPr="004A1C2C" w:rsidRDefault="000D6684" w:rsidP="000D6684">
      <w:pPr>
        <w:rPr>
          <w:rFonts w:ascii="標楷體" w:eastAsia="標楷體" w:hAnsi="標楷體"/>
        </w:rPr>
      </w:pPr>
    </w:p>
    <w:p w14:paraId="4E7BD171" w14:textId="77777777" w:rsidR="000D6684" w:rsidRPr="004A1C2C" w:rsidRDefault="000D6684" w:rsidP="000D6684">
      <w:pPr>
        <w:pStyle w:val="a"/>
      </w:pPr>
      <w:r w:rsidRPr="004A1C2C">
        <w:t>UI</w:t>
      </w:r>
      <w:r w:rsidRPr="004A1C2C">
        <w:rPr>
          <w:rFonts w:hint="eastAsia"/>
        </w:rPr>
        <w:t>畫面</w:t>
      </w:r>
    </w:p>
    <w:p w14:paraId="7F1EC77F" w14:textId="77777777" w:rsidR="000D6684" w:rsidRPr="004A1C2C" w:rsidRDefault="000D6684" w:rsidP="000D6684">
      <w:pPr>
        <w:pStyle w:val="42"/>
        <w:spacing w:after="72"/>
        <w:ind w:left="1133"/>
        <w:rPr>
          <w:rFonts w:ascii="標楷體" w:hAnsi="標楷體"/>
        </w:rPr>
      </w:pPr>
      <w:r w:rsidRPr="004A1C2C">
        <w:rPr>
          <w:rFonts w:ascii="標楷體" w:hAnsi="標楷體" w:hint="eastAsia"/>
        </w:rPr>
        <w:t>輸入畫面：</w:t>
      </w:r>
    </w:p>
    <w:p w14:paraId="5AD83F1B" w14:textId="77777777" w:rsidR="000D6684" w:rsidRPr="008F20B5" w:rsidRDefault="000D6684" w:rsidP="000D6684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0" w:color="auto"/>
        </w:pBdr>
        <w:tabs>
          <w:tab w:val="left" w:pos="4320"/>
        </w:tabs>
        <w:rPr>
          <w:rFonts w:ascii="標楷體" w:eastAsia="標楷體" w:hAnsi="標楷體"/>
          <w:sz w:val="20"/>
        </w:rPr>
      </w:pPr>
      <w:r w:rsidRPr="004A1C2C">
        <w:rPr>
          <w:rFonts w:ascii="標楷體" w:eastAsia="標楷體" w:hAnsi="標楷體"/>
          <w:noProof/>
          <w:sz w:val="20"/>
        </w:rPr>
        <w:drawing>
          <wp:inline distT="0" distB="0" distL="0" distR="0" wp14:anchorId="1D4B2769" wp14:editId="6733B5BE">
            <wp:extent cx="6479540" cy="939005"/>
            <wp:effectExtent l="1905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939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F9E545" w14:textId="77777777" w:rsidR="000D6684" w:rsidRPr="004A1C2C" w:rsidRDefault="000D6684" w:rsidP="000D6684">
      <w:pPr>
        <w:pStyle w:val="1text"/>
        <w:rPr>
          <w:rFonts w:ascii="標楷體" w:hAnsi="標楷體"/>
        </w:rPr>
      </w:pPr>
    </w:p>
    <w:tbl>
      <w:tblPr>
        <w:tblW w:w="103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18"/>
        <w:gridCol w:w="1596"/>
        <w:gridCol w:w="1481"/>
        <w:gridCol w:w="1275"/>
        <w:gridCol w:w="709"/>
        <w:gridCol w:w="709"/>
        <w:gridCol w:w="3905"/>
      </w:tblGrid>
      <w:tr w:rsidR="000D6684" w:rsidRPr="008F20B5" w14:paraId="55A6DED6" w14:textId="77777777" w:rsidTr="003646EA">
        <w:trPr>
          <w:trHeight w:val="388"/>
          <w:jc w:val="center"/>
        </w:trPr>
        <w:tc>
          <w:tcPr>
            <w:tcW w:w="718" w:type="dxa"/>
            <w:vMerge w:val="restart"/>
          </w:tcPr>
          <w:p w14:paraId="71DD6892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596" w:type="dxa"/>
            <w:vMerge w:val="restart"/>
          </w:tcPr>
          <w:p w14:paraId="5601A771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4174" w:type="dxa"/>
            <w:gridSpan w:val="4"/>
          </w:tcPr>
          <w:p w14:paraId="18818460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905" w:type="dxa"/>
            <w:vMerge w:val="restart"/>
          </w:tcPr>
          <w:p w14:paraId="3BC0270D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0D6684" w:rsidRPr="008F20B5" w14:paraId="153CA005" w14:textId="77777777" w:rsidTr="003646EA">
        <w:trPr>
          <w:trHeight w:val="244"/>
          <w:jc w:val="center"/>
        </w:trPr>
        <w:tc>
          <w:tcPr>
            <w:tcW w:w="718" w:type="dxa"/>
            <w:vMerge/>
          </w:tcPr>
          <w:p w14:paraId="7DBF8BA9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</w:p>
        </w:tc>
        <w:tc>
          <w:tcPr>
            <w:tcW w:w="1596" w:type="dxa"/>
            <w:vMerge/>
          </w:tcPr>
          <w:p w14:paraId="385DBD05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</w:p>
        </w:tc>
        <w:tc>
          <w:tcPr>
            <w:tcW w:w="1481" w:type="dxa"/>
          </w:tcPr>
          <w:p w14:paraId="7F292E92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275" w:type="dxa"/>
          </w:tcPr>
          <w:p w14:paraId="69EC9B5C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709" w:type="dxa"/>
          </w:tcPr>
          <w:p w14:paraId="3511103C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709" w:type="dxa"/>
          </w:tcPr>
          <w:p w14:paraId="6AA89247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R/W</w:t>
            </w:r>
          </w:p>
        </w:tc>
        <w:tc>
          <w:tcPr>
            <w:tcW w:w="3905" w:type="dxa"/>
            <w:vMerge/>
          </w:tcPr>
          <w:p w14:paraId="6000AEBE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</w:p>
        </w:tc>
      </w:tr>
      <w:tr w:rsidR="000D6684" w:rsidRPr="008F20B5" w14:paraId="1C8DBA72" w14:textId="77777777" w:rsidTr="003646EA">
        <w:trPr>
          <w:trHeight w:val="291"/>
          <w:jc w:val="center"/>
        </w:trPr>
        <w:tc>
          <w:tcPr>
            <w:tcW w:w="718" w:type="dxa"/>
          </w:tcPr>
          <w:p w14:paraId="51D38FFF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1596" w:type="dxa"/>
          </w:tcPr>
          <w:p w14:paraId="3C47FB9C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年月份</w:t>
            </w:r>
          </w:p>
        </w:tc>
        <w:tc>
          <w:tcPr>
            <w:tcW w:w="1481" w:type="dxa"/>
          </w:tcPr>
          <w:p w14:paraId="308C5E93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前一月份</w:t>
            </w:r>
          </w:p>
        </w:tc>
        <w:tc>
          <w:tcPr>
            <w:tcW w:w="1275" w:type="dxa"/>
          </w:tcPr>
          <w:p w14:paraId="1414EB25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018DB7B2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V</w:t>
            </w:r>
          </w:p>
        </w:tc>
        <w:tc>
          <w:tcPr>
            <w:tcW w:w="709" w:type="dxa"/>
          </w:tcPr>
          <w:p w14:paraId="34CCE58E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</w:p>
        </w:tc>
        <w:tc>
          <w:tcPr>
            <w:tcW w:w="3905" w:type="dxa"/>
          </w:tcPr>
          <w:p w14:paraId="338F53C7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  <w:lang w:eastAsia="zh-HK"/>
              </w:rPr>
              <w:t>必須輸入</w:t>
            </w:r>
          </w:p>
        </w:tc>
      </w:tr>
    </w:tbl>
    <w:p w14:paraId="04366BA4" w14:textId="77777777" w:rsidR="000D6684" w:rsidRPr="004A1C2C" w:rsidRDefault="000D6684" w:rsidP="000D6684">
      <w:pPr>
        <w:pStyle w:val="42"/>
        <w:spacing w:after="72"/>
        <w:ind w:leftChars="0" w:left="0"/>
        <w:rPr>
          <w:rFonts w:ascii="標楷體" w:hAnsi="標楷體"/>
        </w:rPr>
      </w:pPr>
    </w:p>
    <w:p w14:paraId="36CC2199" w14:textId="77777777" w:rsidR="000D6684" w:rsidRDefault="000D6684" w:rsidP="000D6684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6B603DCA" w14:textId="5031B074" w:rsidR="005237C4" w:rsidRDefault="005237C4" w:rsidP="005237C4">
      <w:pPr>
        <w:widowControl/>
        <w:rPr>
          <w:rFonts w:ascii="標楷體" w:hAnsi="標楷體"/>
        </w:rPr>
      </w:pPr>
    </w:p>
    <w:p w14:paraId="6D38C6C5" w14:textId="77777777" w:rsidR="00945D52" w:rsidRPr="004A1C2C" w:rsidRDefault="00945D52" w:rsidP="00945D52">
      <w:pPr>
        <w:pStyle w:val="3"/>
        <w:spacing w:after="240"/>
        <w:ind w:leftChars="100" w:left="240"/>
        <w:rPr>
          <w:rFonts w:ascii="標楷體" w:hAnsi="標楷體"/>
        </w:rPr>
      </w:pPr>
      <w:r w:rsidRPr="004A1C2C">
        <w:rPr>
          <w:rFonts w:ascii="標楷體" w:hAnsi="標楷體" w:hint="eastAsia"/>
        </w:rPr>
        <w:t>二、</w:t>
      </w:r>
      <w:r w:rsidR="004739DE" w:rsidRPr="008F20B5">
        <w:rPr>
          <w:rFonts w:ascii="標楷體" w:hAnsi="標楷體"/>
          <w:b/>
          <w:szCs w:val="32"/>
        </w:rPr>
        <w:t>E-LOAN</w:t>
      </w:r>
      <w:r w:rsidRPr="004A1C2C">
        <w:rPr>
          <w:rFonts w:ascii="標楷體" w:hAnsi="標楷體" w:cs="標楷體" w:hint="eastAsia"/>
        </w:rPr>
        <w:t>作業</w:t>
      </w:r>
    </w:p>
    <w:p w14:paraId="362E598B" w14:textId="77777777" w:rsidR="00756408" w:rsidRPr="008F20B5" w:rsidRDefault="00361479" w:rsidP="00751866">
      <w:pPr>
        <w:pStyle w:val="3"/>
        <w:numPr>
          <w:ilvl w:val="2"/>
          <w:numId w:val="64"/>
        </w:numPr>
        <w:rPr>
          <w:rFonts w:ascii="標楷體" w:hAnsi="標楷體"/>
          <w:b/>
          <w:szCs w:val="32"/>
        </w:rPr>
      </w:pPr>
      <w:bookmarkStart w:id="388" w:name="_E-LOAN上行共用區域TITA-Header欄位"/>
      <w:bookmarkStart w:id="389" w:name="_Toc22036600"/>
      <w:bookmarkEnd w:id="388"/>
      <w:r w:rsidRPr="008F20B5">
        <w:rPr>
          <w:rFonts w:ascii="標楷體" w:hAnsi="標楷體"/>
          <w:b/>
          <w:szCs w:val="32"/>
        </w:rPr>
        <w:t>E-LOAN</w:t>
      </w:r>
      <w:bookmarkStart w:id="390" w:name="_Toc22036601"/>
      <w:r w:rsidRPr="008F20B5">
        <w:rPr>
          <w:rFonts w:ascii="標楷體" w:hAnsi="標楷體" w:hint="eastAsia"/>
          <w:b/>
          <w:szCs w:val="32"/>
        </w:rPr>
        <w:t>上行</w:t>
      </w:r>
      <w:bookmarkEnd w:id="390"/>
      <w:r w:rsidRPr="008F20B5">
        <w:rPr>
          <w:rFonts w:ascii="標楷體" w:hAnsi="標楷體" w:hint="eastAsia"/>
          <w:b/>
          <w:szCs w:val="32"/>
        </w:rPr>
        <w:t>共用區域</w:t>
      </w:r>
      <w:r w:rsidRPr="008F20B5">
        <w:rPr>
          <w:rFonts w:ascii="標楷體" w:hAnsi="標楷體"/>
          <w:b/>
          <w:szCs w:val="32"/>
        </w:rPr>
        <w:t>TITA-Header欄位</w:t>
      </w:r>
      <w:bookmarkEnd w:id="389"/>
    </w:p>
    <w:p w14:paraId="56AC6CE8" w14:textId="1C1EE6F0" w:rsidR="00FA55E6" w:rsidRDefault="00361479" w:rsidP="004A1C2C">
      <w:pPr>
        <w:pStyle w:val="af9"/>
        <w:widowControl/>
        <w:ind w:leftChars="0" w:left="840" w:firstLineChars="100" w:firstLine="240"/>
        <w:rPr>
          <w:ins w:id="391" w:author="ST1" w:date="2020-12-18T11:16:00Z"/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1.</w:t>
      </w:r>
      <w:r w:rsidRPr="008F20B5">
        <w:rPr>
          <w:rFonts w:ascii="標楷體" w:eastAsia="標楷體" w:hAnsi="標楷體" w:hint="eastAsia"/>
        </w:rPr>
        <w:t>型態</w:t>
      </w:r>
      <w:r w:rsidRPr="008F20B5">
        <w:rPr>
          <w:rFonts w:ascii="標楷體" w:eastAsia="標楷體" w:hAnsi="標楷體"/>
        </w:rPr>
        <w:t>X：字串，</w:t>
      </w:r>
      <w:ins w:id="392" w:author="ST1" w:date="2020-12-22T19:45:00Z">
        <w:r w:rsidR="00DF1560">
          <w:rPr>
            <w:rFonts w:ascii="標楷體" w:eastAsia="標楷體" w:hAnsi="標楷體" w:hint="eastAsia"/>
          </w:rPr>
          <w:t>若無欄位說明，則</w:t>
        </w:r>
      </w:ins>
      <w:ins w:id="393" w:author="ST1" w:date="2020-12-18T11:17:00Z">
        <w:r w:rsidR="00FA55E6">
          <w:rPr>
            <w:rFonts w:ascii="標楷體" w:eastAsia="標楷體" w:hAnsi="標楷體" w:hint="eastAsia"/>
          </w:rPr>
          <w:t>預設</w:t>
        </w:r>
        <w:r w:rsidR="005862C2">
          <w:rPr>
            <w:rFonts w:ascii="標楷體" w:eastAsia="標楷體" w:hAnsi="標楷體" w:hint="eastAsia"/>
          </w:rPr>
          <w:t>值為空字串</w:t>
        </w:r>
      </w:ins>
    </w:p>
    <w:p w14:paraId="207EFDB1" w14:textId="4C0F7B7E" w:rsidR="00361479" w:rsidRDefault="005862C2" w:rsidP="004A1C2C">
      <w:pPr>
        <w:pStyle w:val="af9"/>
        <w:widowControl/>
        <w:ind w:leftChars="0" w:left="840" w:firstLineChars="100" w:firstLine="240"/>
        <w:rPr>
          <w:ins w:id="394" w:author="ST1" w:date="2020-12-18T11:22:00Z"/>
          <w:rFonts w:ascii="標楷體" w:eastAsia="標楷體" w:hAnsi="標楷體"/>
        </w:rPr>
      </w:pPr>
      <w:ins w:id="395" w:author="ST1" w:date="2020-12-18T11:18:00Z">
        <w:r>
          <w:rPr>
            <w:rFonts w:ascii="標楷體" w:eastAsia="標楷體" w:hAnsi="標楷體" w:hint="eastAsia"/>
          </w:rPr>
          <w:t>2</w:t>
        </w:r>
        <w:r>
          <w:rPr>
            <w:rFonts w:ascii="標楷體" w:eastAsia="標楷體" w:hAnsi="標楷體"/>
          </w:rPr>
          <w:t>.</w:t>
        </w:r>
        <w:r w:rsidRPr="008F20B5">
          <w:rPr>
            <w:rFonts w:ascii="標楷體" w:eastAsia="標楷體" w:hAnsi="標楷體" w:hint="eastAsia"/>
          </w:rPr>
          <w:t>型態</w:t>
        </w:r>
      </w:ins>
      <w:r w:rsidR="00361479" w:rsidRPr="008F20B5">
        <w:rPr>
          <w:rFonts w:ascii="標楷體" w:eastAsia="標楷體" w:hAnsi="標楷體"/>
        </w:rPr>
        <w:t>9：</w:t>
      </w:r>
      <w:ins w:id="396" w:author="ST1" w:date="2020-12-18T11:20:00Z">
        <w:r w:rsidRPr="008F20B5">
          <w:rPr>
            <w:rFonts w:ascii="標楷體" w:eastAsia="標楷體" w:hAnsi="標楷體" w:hint="eastAsia"/>
            <w:lang w:eastAsia="zh-HK"/>
          </w:rPr>
          <w:t>數字</w:t>
        </w:r>
        <w:r>
          <w:rPr>
            <w:rFonts w:ascii="標楷體" w:eastAsia="標楷體" w:hAnsi="標楷體" w:hint="eastAsia"/>
            <w:lang w:eastAsia="zh-HK"/>
          </w:rPr>
          <w:t>，</w:t>
        </w:r>
      </w:ins>
      <w:ins w:id="397" w:author="ST1" w:date="2020-12-22T19:46:00Z">
        <w:r w:rsidR="00DF1560">
          <w:rPr>
            <w:rFonts w:ascii="標楷體" w:eastAsia="標楷體" w:hAnsi="標楷體" w:hint="eastAsia"/>
          </w:rPr>
          <w:t>若無欄位說明，則預設</w:t>
        </w:r>
      </w:ins>
      <w:ins w:id="398" w:author="ST1" w:date="2020-12-18T11:18:00Z">
        <w:del w:id="399" w:author="ST1" w:date="2020-12-22T19:46:00Z">
          <w:r w:rsidDel="00DF1560">
            <w:rPr>
              <w:rFonts w:ascii="標楷體" w:eastAsia="標楷體" w:hAnsi="標楷體" w:hint="eastAsia"/>
            </w:rPr>
            <w:delText>預設</w:delText>
          </w:r>
        </w:del>
        <w:r>
          <w:rPr>
            <w:rFonts w:ascii="標楷體" w:eastAsia="標楷體" w:hAnsi="標楷體" w:hint="eastAsia"/>
          </w:rPr>
          <w:t>值為0</w:t>
        </w:r>
      </w:ins>
      <w:ins w:id="400" w:author="ST1" w:date="2020-12-18T11:19:00Z">
        <w:del w:id="401" w:author="ST1" w:date="2020-12-22T19:46:00Z">
          <w:r w:rsidDel="00DF1560">
            <w:rPr>
              <w:rFonts w:ascii="標楷體" w:eastAsia="標楷體" w:hAnsi="標楷體" w:hint="eastAsia"/>
            </w:rPr>
            <w:delText>，</w:delText>
          </w:r>
        </w:del>
      </w:ins>
      <w:del w:id="402" w:author="ST1" w:date="2020-12-22T19:46:00Z">
        <w:r w:rsidR="00361479" w:rsidRPr="008F20B5" w:rsidDel="00DF1560">
          <w:rPr>
            <w:rFonts w:ascii="標楷體" w:eastAsia="標楷體" w:hAnsi="標楷體" w:hint="eastAsia"/>
            <w:lang w:eastAsia="zh-HK"/>
          </w:rPr>
          <w:delText>數字</w:delText>
        </w:r>
        <w:r w:rsidR="00361479" w:rsidRPr="008F20B5" w:rsidDel="00DF1560">
          <w:rPr>
            <w:rFonts w:ascii="標楷體" w:eastAsia="標楷體" w:hAnsi="標楷體" w:hint="eastAsia"/>
          </w:rPr>
          <w:delText>左補</w:delText>
        </w:r>
        <w:r w:rsidR="00361479" w:rsidRPr="008F20B5" w:rsidDel="00DF1560">
          <w:rPr>
            <w:rFonts w:ascii="標楷體" w:eastAsia="標楷體" w:hAnsi="標楷體"/>
          </w:rPr>
          <w:delText>0</w:delText>
        </w:r>
      </w:del>
    </w:p>
    <w:p w14:paraId="035E7982" w14:textId="7A0C7E2F" w:rsidR="005862C2" w:rsidRDefault="005862C2" w:rsidP="004A1C2C">
      <w:pPr>
        <w:pStyle w:val="af9"/>
        <w:widowControl/>
        <w:ind w:leftChars="0" w:left="840" w:firstLineChars="100" w:firstLine="240"/>
        <w:rPr>
          <w:ins w:id="403" w:author="ST1" w:date="2020-12-18T11:29:00Z"/>
          <w:rFonts w:ascii="標楷體" w:eastAsia="標楷體" w:hAnsi="標楷體"/>
          <w:b/>
        </w:rPr>
      </w:pPr>
      <w:ins w:id="404" w:author="ST1" w:date="2020-12-18T11:22:00Z">
        <w:r>
          <w:rPr>
            <w:rFonts w:ascii="標楷體" w:eastAsia="標楷體" w:hAnsi="標楷體" w:hint="eastAsia"/>
          </w:rPr>
          <w:t>3</w:t>
        </w:r>
        <w:r>
          <w:rPr>
            <w:rFonts w:ascii="標楷體" w:eastAsia="標楷體" w:hAnsi="標楷體"/>
          </w:rPr>
          <w:t>.</w:t>
        </w:r>
        <w:r>
          <w:rPr>
            <w:rFonts w:ascii="標楷體" w:eastAsia="標楷體" w:hAnsi="標楷體" w:hint="eastAsia"/>
          </w:rPr>
          <w:t>日</w:t>
        </w:r>
      </w:ins>
      <w:ins w:id="405" w:author="ST1" w:date="2020-12-18T11:23:00Z">
        <w:r>
          <w:rPr>
            <w:rFonts w:ascii="標楷體" w:eastAsia="標楷體" w:hAnsi="標楷體" w:hint="eastAsia"/>
          </w:rPr>
          <w:t>期</w:t>
        </w:r>
        <w:r w:rsidRPr="005862C2">
          <w:rPr>
            <w:rFonts w:ascii="標楷體" w:eastAsia="標楷體" w:hAnsi="標楷體" w:hint="eastAsia"/>
            <w:rPrChange w:id="406" w:author="ST1" w:date="2020-12-18T11:23:00Z">
              <w:rPr>
                <w:rFonts w:ascii="標楷體" w:eastAsia="標楷體" w:hAnsi="標楷體" w:hint="eastAsia"/>
                <w:b/>
              </w:rPr>
            </w:rPrChange>
          </w:rPr>
          <w:t>欄</w:t>
        </w:r>
      </w:ins>
      <w:ins w:id="407" w:author="ST1" w:date="2020-12-18T11:25:00Z">
        <w:r w:rsidRPr="008F20B5">
          <w:rPr>
            <w:rFonts w:ascii="標楷體" w:eastAsia="標楷體" w:hAnsi="標楷體"/>
          </w:rPr>
          <w:t>：</w:t>
        </w:r>
        <w:r>
          <w:rPr>
            <w:rFonts w:ascii="標楷體" w:eastAsia="標楷體" w:hAnsi="標楷體" w:hint="eastAsia"/>
          </w:rPr>
          <w:t xml:space="preserve"> </w:t>
        </w:r>
      </w:ins>
      <w:ins w:id="408" w:author="ST1" w:date="2020-12-18T11:24:00Z">
        <w:r>
          <w:rPr>
            <w:rFonts w:ascii="標楷體" w:eastAsia="標楷體" w:hAnsi="標楷體" w:hint="eastAsia"/>
          </w:rPr>
          <w:t>YYYMM</w:t>
        </w:r>
      </w:ins>
      <w:ins w:id="409" w:author="ST1" w:date="2020-12-18T11:26:00Z">
        <w:r>
          <w:rPr>
            <w:rFonts w:ascii="標楷體" w:eastAsia="標楷體" w:hAnsi="標楷體" w:hint="eastAsia"/>
          </w:rPr>
          <w:t>:民國年</w:t>
        </w:r>
      </w:ins>
      <w:ins w:id="410" w:author="ST1" w:date="2020-12-18T11:25:00Z">
        <w:r>
          <w:rPr>
            <w:rFonts w:ascii="標楷體" w:eastAsia="標楷體" w:hAnsi="標楷體" w:hint="eastAsia"/>
          </w:rPr>
          <w:t>，</w:t>
        </w:r>
      </w:ins>
      <w:ins w:id="411" w:author="ST1" w:date="2020-12-18T11:26:00Z">
        <w:r w:rsidRPr="004A1C2C">
          <w:rPr>
            <w:rFonts w:ascii="標楷體" w:eastAsia="標楷體" w:hAnsi="標楷體"/>
            <w:color w:val="000000" w:themeColor="text1"/>
          </w:rPr>
          <w:t>Yyyymmdd</w:t>
        </w:r>
        <w:r>
          <w:rPr>
            <w:rFonts w:ascii="標楷體" w:eastAsia="標楷體" w:hAnsi="標楷體" w:hint="eastAsia"/>
            <w:color w:val="000000" w:themeColor="text1"/>
          </w:rPr>
          <w:t>:</w:t>
        </w:r>
        <w:r>
          <w:rPr>
            <w:rFonts w:ascii="標楷體" w:eastAsia="標楷體" w:hAnsi="標楷體" w:hint="eastAsia"/>
          </w:rPr>
          <w:t>西元年</w:t>
        </w:r>
      </w:ins>
      <w:ins w:id="412" w:author="ST1" w:date="2020-12-18T11:27:00Z">
        <w:r>
          <w:rPr>
            <w:rFonts w:ascii="標楷體" w:eastAsia="標楷體" w:hAnsi="標楷體" w:hint="eastAsia"/>
          </w:rPr>
          <w:t>(</w:t>
        </w:r>
        <w:r w:rsidRPr="004C258A">
          <w:rPr>
            <w:rFonts w:ascii="標楷體" w:eastAsia="標楷體" w:hAnsi="標楷體" w:hint="eastAsia"/>
            <w:rPrChange w:id="413" w:author="ST1" w:date="2020-12-18T11:28:00Z">
              <w:rPr>
                <w:rFonts w:ascii="標楷體" w:eastAsia="標楷體" w:hAnsi="標楷體" w:hint="eastAsia"/>
                <w:b/>
              </w:rPr>
            </w:rPrChange>
          </w:rPr>
          <w:t>欄位說明</w:t>
        </w:r>
      </w:ins>
      <w:ins w:id="414" w:author="ST1" w:date="2020-12-18T11:28:00Z">
        <w:r w:rsidR="004C258A">
          <w:rPr>
            <w:rFonts w:ascii="標楷體" w:eastAsia="標楷體" w:hAnsi="標楷體" w:hint="eastAsia"/>
          </w:rPr>
          <w:t>內</w:t>
        </w:r>
      </w:ins>
      <w:ins w:id="415" w:author="ST1" w:date="2020-12-18T11:27:00Z">
        <w:r w:rsidRPr="004C258A">
          <w:rPr>
            <w:rFonts w:ascii="標楷體" w:eastAsia="標楷體" w:hAnsi="標楷體" w:hint="eastAsia"/>
            <w:rPrChange w:id="416" w:author="ST1" w:date="2020-12-18T11:28:00Z">
              <w:rPr>
                <w:rFonts w:ascii="標楷體" w:eastAsia="標楷體" w:hAnsi="標楷體" w:hint="eastAsia"/>
                <w:b/>
              </w:rPr>
            </w:rPrChange>
          </w:rPr>
          <w:t>會標示</w:t>
        </w:r>
      </w:ins>
      <w:ins w:id="417" w:author="ST1" w:date="2020-12-18T11:28:00Z">
        <w:r w:rsidR="004C258A">
          <w:rPr>
            <w:rFonts w:ascii="標楷體" w:eastAsia="標楷體" w:hAnsi="標楷體" w:hint="eastAsia"/>
          </w:rPr>
          <w:t>該欄為</w:t>
        </w:r>
      </w:ins>
      <w:ins w:id="418" w:author="ST1" w:date="2020-12-18T11:27:00Z">
        <w:r>
          <w:rPr>
            <w:rFonts w:ascii="標楷體" w:eastAsia="標楷體" w:hAnsi="標楷體" w:hint="eastAsia"/>
          </w:rPr>
          <w:t>西元年</w:t>
        </w:r>
        <w:r>
          <w:rPr>
            <w:rFonts w:ascii="標楷體" w:eastAsia="標楷體" w:hAnsi="標楷體" w:hint="eastAsia"/>
            <w:b/>
          </w:rPr>
          <w:t>)</w:t>
        </w:r>
      </w:ins>
      <w:ins w:id="419" w:author="ST1" w:date="2020-12-18T11:29:00Z">
        <w:r w:rsidR="007C5613">
          <w:rPr>
            <w:rFonts w:ascii="標楷體" w:eastAsia="標楷體" w:hAnsi="標楷體" w:hint="eastAsia"/>
            <w:b/>
          </w:rPr>
          <w:t>，</w:t>
        </w:r>
      </w:ins>
    </w:p>
    <w:p w14:paraId="4C51D94B" w14:textId="4FDD65AE" w:rsidR="007C5613" w:rsidRPr="007C5613" w:rsidRDefault="007C5613" w:rsidP="004A1C2C">
      <w:pPr>
        <w:pStyle w:val="af9"/>
        <w:widowControl/>
        <w:ind w:leftChars="0" w:left="840" w:firstLineChars="100" w:firstLine="240"/>
        <w:rPr>
          <w:rFonts w:ascii="標楷體" w:eastAsia="標楷體" w:hAnsi="標楷體"/>
        </w:rPr>
      </w:pPr>
      <w:ins w:id="420" w:author="ST1" w:date="2020-12-18T11:29:00Z">
        <w:r>
          <w:rPr>
            <w:rFonts w:ascii="標楷體" w:eastAsia="標楷體" w:hAnsi="標楷體" w:hint="eastAsia"/>
            <w:b/>
          </w:rPr>
          <w:t xml:space="preserve">           </w:t>
        </w:r>
      </w:ins>
      <w:ins w:id="421" w:author="ST1" w:date="2020-12-18T11:31:00Z">
        <w:r>
          <w:rPr>
            <w:rFonts w:ascii="標楷體" w:eastAsia="標楷體" w:hAnsi="標楷體" w:hint="eastAsia"/>
            <w:b/>
          </w:rPr>
          <w:t>其</w:t>
        </w:r>
      </w:ins>
      <w:ins w:id="422" w:author="ST1" w:date="2020-12-18T11:29:00Z">
        <w:r>
          <w:rPr>
            <w:rFonts w:ascii="標楷體" w:eastAsia="標楷體" w:hAnsi="標楷體" w:hint="eastAsia"/>
          </w:rPr>
          <w:t>預設值</w:t>
        </w:r>
        <w:r>
          <w:rPr>
            <w:rFonts w:ascii="標楷體" w:eastAsia="標楷體" w:hAnsi="標楷體" w:hint="eastAsia"/>
            <w:b/>
          </w:rPr>
          <w:t>依</w:t>
        </w:r>
        <w:r w:rsidRPr="008F20B5">
          <w:rPr>
            <w:rFonts w:ascii="標楷體" w:eastAsia="標楷體" w:hAnsi="標楷體" w:hint="eastAsia"/>
          </w:rPr>
          <w:t>型態</w:t>
        </w:r>
      </w:ins>
      <w:ins w:id="423" w:author="ST1" w:date="2020-12-18T11:30:00Z">
        <w:r>
          <w:rPr>
            <w:rFonts w:ascii="標楷體" w:eastAsia="標楷體" w:hAnsi="標楷體" w:hint="eastAsia"/>
          </w:rPr>
          <w:t>為X</w:t>
        </w:r>
      </w:ins>
      <w:ins w:id="424" w:author="ST1" w:date="2020-12-18T11:31:00Z">
        <w:r>
          <w:rPr>
            <w:rFonts w:ascii="標楷體" w:eastAsia="標楷體" w:hAnsi="標楷體"/>
          </w:rPr>
          <w:t>:</w:t>
        </w:r>
      </w:ins>
      <w:ins w:id="425" w:author="ST1" w:date="2020-12-18T11:30:00Z">
        <w:r>
          <w:rPr>
            <w:rFonts w:ascii="標楷體" w:eastAsia="標楷體" w:hAnsi="標楷體" w:hint="eastAsia"/>
          </w:rPr>
          <w:t>空字串、</w:t>
        </w:r>
      </w:ins>
      <w:ins w:id="426" w:author="ST1" w:date="2020-12-18T11:31:00Z">
        <w:r w:rsidRPr="008F20B5">
          <w:rPr>
            <w:rFonts w:ascii="標楷體" w:eastAsia="標楷體" w:hAnsi="標楷體"/>
          </w:rPr>
          <w:t>9</w:t>
        </w:r>
        <w:r>
          <w:rPr>
            <w:rFonts w:ascii="標楷體" w:eastAsia="標楷體" w:hAnsi="標楷體" w:hint="eastAsia"/>
          </w:rPr>
          <w:t>:0</w:t>
        </w:r>
      </w:ins>
    </w:p>
    <w:tbl>
      <w:tblPr>
        <w:tblW w:w="11057" w:type="dxa"/>
        <w:tblInd w:w="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  <w:tblPrChange w:id="427" w:author="ST1" w:date="2020-12-18T11:26:00Z">
          <w:tblPr>
            <w:tblW w:w="10206" w:type="dxa"/>
            <w:tblInd w:w="28" w:type="dxa"/>
            <w:tbl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</w:tblPrChange>
      </w:tblPr>
      <w:tblGrid>
        <w:gridCol w:w="567"/>
        <w:gridCol w:w="1985"/>
        <w:gridCol w:w="2268"/>
        <w:gridCol w:w="992"/>
        <w:gridCol w:w="851"/>
        <w:gridCol w:w="851"/>
        <w:gridCol w:w="3543"/>
        <w:tblGridChange w:id="428">
          <w:tblGrid>
            <w:gridCol w:w="567"/>
            <w:gridCol w:w="1985"/>
            <w:gridCol w:w="2268"/>
            <w:gridCol w:w="992"/>
            <w:gridCol w:w="851"/>
            <w:gridCol w:w="851"/>
            <w:gridCol w:w="3543"/>
          </w:tblGrid>
        </w:tblGridChange>
      </w:tblGrid>
      <w:tr w:rsidR="005862C2" w:rsidRPr="008F20B5" w14:paraId="493AA1B4" w14:textId="77777777" w:rsidTr="005862C2">
        <w:trPr>
          <w:cantSplit/>
          <w:trHeight w:val="316"/>
          <w:tblHeader/>
          <w:trPrChange w:id="429" w:author="ST1" w:date="2020-12-18T11:26:00Z">
            <w:trPr>
              <w:cantSplit/>
              <w:trHeight w:val="316"/>
              <w:tblHeader/>
            </w:trPr>
          </w:trPrChange>
        </w:trPr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tcPrChange w:id="430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FFFFFF" w:themeFill="background1"/>
                <w:vAlign w:val="center"/>
              </w:tcPr>
            </w:tcPrChange>
          </w:tcPr>
          <w:p w14:paraId="42D7295F" w14:textId="77777777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序</w:t>
            </w:r>
          </w:p>
          <w:p w14:paraId="535AF295" w14:textId="77777777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號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tcPrChange w:id="431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FFFFFF" w:themeFill="background1"/>
                <w:vAlign w:val="center"/>
              </w:tcPr>
            </w:tcPrChange>
          </w:tcPr>
          <w:p w14:paraId="63192C7F" w14:textId="77777777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英文名稱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tcPrChange w:id="432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FFFFFF" w:themeFill="background1"/>
                <w:vAlign w:val="center"/>
              </w:tcPr>
            </w:tcPrChange>
          </w:tcPr>
          <w:p w14:paraId="57CCF354" w14:textId="77777777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中文名稱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tcPrChange w:id="433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FFFFFF" w:themeFill="background1"/>
                <w:vAlign w:val="center"/>
              </w:tcPr>
            </w:tcPrChange>
          </w:tcPr>
          <w:p w14:paraId="6C9FCCA2" w14:textId="77777777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型態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PrChange w:id="43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FFFFFF" w:themeFill="background1"/>
              </w:tcPr>
            </w:tcPrChange>
          </w:tcPr>
          <w:p w14:paraId="6710481B" w14:textId="77777777" w:rsidR="005862C2" w:rsidRPr="008F20B5" w:rsidRDefault="005862C2" w:rsidP="00C95E73">
            <w:pPr>
              <w:widowControl/>
              <w:jc w:val="center"/>
              <w:rPr>
                <w:ins w:id="435" w:author="ST1" w:date="2020-12-18T11:26:00Z"/>
                <w:rFonts w:ascii="標楷體" w:eastAsia="標楷體" w:hAnsi="標楷體"/>
                <w:b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tcPrChange w:id="43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FFFFFF" w:themeFill="background1"/>
                <w:vAlign w:val="center"/>
              </w:tcPr>
            </w:tcPrChange>
          </w:tcPr>
          <w:p w14:paraId="497A4B00" w14:textId="04E883AD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長度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tcPrChange w:id="437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FFFFFF" w:themeFill="background1"/>
                <w:vAlign w:val="center"/>
              </w:tcPr>
            </w:tcPrChange>
          </w:tcPr>
          <w:p w14:paraId="739C2B6B" w14:textId="77777777" w:rsidR="005862C2" w:rsidRPr="008F20B5" w:rsidRDefault="005862C2" w:rsidP="00C95E73">
            <w:pPr>
              <w:spacing w:line="140" w:lineRule="atLeast"/>
              <w:ind w:rightChars="-11" w:right="-26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欄位說明</w:t>
            </w:r>
          </w:p>
        </w:tc>
      </w:tr>
      <w:tr w:rsidR="005862C2" w:rsidRPr="008F20B5" w14:paraId="651BE087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38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4A08D68" w14:textId="1856F7CA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39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E5D9524" w14:textId="77777777" w:rsidR="005862C2" w:rsidRPr="004A1C2C" w:rsidRDefault="005862C2" w:rsidP="004A1C2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KINBR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40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72F4F0F" w14:textId="35D799A8" w:rsidR="005862C2" w:rsidRPr="004A1C2C" w:rsidRDefault="005862C2" w:rsidP="00C95E73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交易序號－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單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位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41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CF8C925" w14:textId="77777777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4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FAAF9BC" w14:textId="77777777" w:rsidR="005862C2" w:rsidRPr="004A1C2C" w:rsidRDefault="005862C2" w:rsidP="00C95E73">
            <w:pPr>
              <w:spacing w:line="140" w:lineRule="atLeast"/>
              <w:jc w:val="center"/>
              <w:rPr>
                <w:ins w:id="443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4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F4949FC" w14:textId="76AB2B59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45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9A83592" w14:textId="0FA83E5E" w:rsidR="005862C2" w:rsidRPr="004A1C2C" w:rsidRDefault="005862C2" w:rsidP="00C95E73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0000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</w:p>
        </w:tc>
      </w:tr>
      <w:tr w:rsidR="005862C2" w:rsidRPr="008F20B5" w14:paraId="3F6EC8E0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46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981879C" w14:textId="27DE9376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47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93C7370" w14:textId="77777777" w:rsidR="005862C2" w:rsidRPr="004A1C2C" w:rsidRDefault="005862C2" w:rsidP="004A1C2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TLRNO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48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F2594FD" w14:textId="6B84F750" w:rsidR="005862C2" w:rsidRPr="004A1C2C" w:rsidRDefault="005862C2" w:rsidP="00C95E73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交易序號－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經辦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49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FD166C7" w14:textId="77777777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5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67F68430" w14:textId="77777777" w:rsidR="005862C2" w:rsidRPr="004A1C2C" w:rsidRDefault="005862C2" w:rsidP="00C95E73">
            <w:pPr>
              <w:spacing w:line="140" w:lineRule="atLeast"/>
              <w:jc w:val="center"/>
              <w:rPr>
                <w:ins w:id="451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5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F60DB54" w14:textId="7D3B5345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53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1CAE2E1" w14:textId="77777777" w:rsidR="005862C2" w:rsidRPr="004A1C2C" w:rsidRDefault="005862C2" w:rsidP="00C95E73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'E-LOAN'</w:t>
            </w:r>
          </w:p>
        </w:tc>
      </w:tr>
      <w:tr w:rsidR="005862C2" w:rsidRPr="008F20B5" w14:paraId="3474DD43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54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81D0BE0" w14:textId="0E1CF0FF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55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D5D4354" w14:textId="77777777" w:rsidR="005862C2" w:rsidRPr="004A1C2C" w:rsidRDefault="005862C2" w:rsidP="004A1C2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TXTNO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56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DECB4C5" w14:textId="7142D131" w:rsidR="005862C2" w:rsidRPr="004A1C2C" w:rsidRDefault="005862C2" w:rsidP="00C95E73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交易序號－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傳輸序號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57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CDFDFCE" w14:textId="446D5791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5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07D20F28" w14:textId="77777777" w:rsidR="005862C2" w:rsidRPr="004A1C2C" w:rsidRDefault="005862C2" w:rsidP="00C95E73">
            <w:pPr>
              <w:spacing w:line="140" w:lineRule="atLeast"/>
              <w:jc w:val="center"/>
              <w:rPr>
                <w:ins w:id="459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6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399AD97" w14:textId="773A04AB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8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61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59A545D5" w14:textId="77777777" w:rsidR="005862C2" w:rsidRPr="004A1C2C" w:rsidRDefault="005862C2" w:rsidP="00C95E73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4DE6B505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62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25927DD" w14:textId="31C53117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63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15AF891" w14:textId="77777777" w:rsidR="005862C2" w:rsidRPr="004A1C2C" w:rsidRDefault="005862C2" w:rsidP="00C95E73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ENTDY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64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9FE9DC3" w14:textId="77777777" w:rsidR="005862C2" w:rsidRPr="004A1C2C" w:rsidRDefault="005862C2" w:rsidP="00C95E73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帳務日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65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7F6E61C" w14:textId="74F909E8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6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22BFFE54" w14:textId="77777777" w:rsidR="005862C2" w:rsidRPr="004A1C2C" w:rsidRDefault="005862C2" w:rsidP="00C95E73">
            <w:pPr>
              <w:spacing w:line="140" w:lineRule="atLeast"/>
              <w:jc w:val="center"/>
              <w:rPr>
                <w:ins w:id="467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6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5E6705A" w14:textId="209C2EE6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8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69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470FEAB" w14:textId="77777777" w:rsidR="005862C2" w:rsidRPr="004A1C2C" w:rsidRDefault="005862C2" w:rsidP="00C95E73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4618E1A2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70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D99E3AC" w14:textId="0C99B865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71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3C00112" w14:textId="5B004BAE" w:rsidR="005862C2" w:rsidRPr="008F20B5" w:rsidRDefault="005862C2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4A1C2C">
              <w:rPr>
                <w:rFonts w:ascii="標楷體" w:eastAsia="標楷體" w:hAnsi="標楷體"/>
              </w:rPr>
              <w:t>ORGKIN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72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7F5E33B" w14:textId="32A0FAE8" w:rsidR="005862C2" w:rsidRPr="008F20B5" w:rsidRDefault="005862C2" w:rsidP="00EE2BAC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原交易序號－單</w:t>
            </w:r>
            <w:r w:rsidRPr="008F20B5">
              <w:rPr>
                <w:rFonts w:ascii="標楷體" w:eastAsia="標楷體" w:hAnsi="標楷體" w:hint="eastAsia"/>
                <w:color w:val="000000" w:themeColor="text1"/>
              </w:rPr>
              <w:t>位</w:t>
            </w: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73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F1B4A83" w14:textId="35A0BAE8" w:rsidR="005862C2" w:rsidRPr="004A1C2C" w:rsidRDefault="005862C2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7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4222DF68" w14:textId="77777777" w:rsidR="005862C2" w:rsidRPr="008F20B5" w:rsidRDefault="005862C2" w:rsidP="00EE2BAC">
            <w:pPr>
              <w:spacing w:line="140" w:lineRule="atLeast"/>
              <w:jc w:val="center"/>
              <w:rPr>
                <w:ins w:id="475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7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5067C00" w14:textId="3A8CAF03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77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4CFE1DE" w14:textId="190F6BCC" w:rsidR="005862C2" w:rsidRPr="008F20B5" w:rsidRDefault="005862C2" w:rsidP="00EE2BAC">
            <w:pPr>
              <w:spacing w:line="140" w:lineRule="atLeast"/>
              <w:ind w:rightChars="343" w:right="823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119533A8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78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C2A001B" w14:textId="2E82C7BC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79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4252D3F7" w14:textId="3564448D" w:rsidR="005862C2" w:rsidRPr="008F20B5" w:rsidRDefault="005862C2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4A1C2C">
              <w:rPr>
                <w:rFonts w:ascii="標楷體" w:eastAsia="標楷體" w:hAnsi="標楷體"/>
              </w:rPr>
              <w:t>ORGTLR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80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E9A817E" w14:textId="1F6C78B8" w:rsidR="005862C2" w:rsidRPr="008F20B5" w:rsidRDefault="005862C2" w:rsidP="00EE2BAC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原交易序號－</w:t>
            </w:r>
            <w:r w:rsidRPr="008F20B5">
              <w:rPr>
                <w:rFonts w:ascii="標楷體" w:eastAsia="標楷體" w:hAnsi="標楷體" w:hint="eastAsia"/>
                <w:color w:val="000000" w:themeColor="text1"/>
              </w:rPr>
              <w:t>經辦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81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866CC04" w14:textId="2590B281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8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72E2F82" w14:textId="77777777" w:rsidR="005862C2" w:rsidRPr="008F20B5" w:rsidRDefault="005862C2" w:rsidP="00EE2BAC">
            <w:pPr>
              <w:spacing w:line="140" w:lineRule="atLeast"/>
              <w:jc w:val="center"/>
              <w:rPr>
                <w:ins w:id="483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8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AAD7810" w14:textId="4EE1600A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85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BE3EA03" w14:textId="48D86FE7" w:rsidR="005862C2" w:rsidRPr="008F20B5" w:rsidRDefault="005862C2" w:rsidP="00EE2BAC">
            <w:pPr>
              <w:spacing w:line="140" w:lineRule="atLeast"/>
              <w:ind w:rightChars="343" w:right="823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429DC75C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86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F8867DF" w14:textId="465E9600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87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5F05C175" w14:textId="62A6B61A" w:rsidR="005862C2" w:rsidRPr="008F20B5" w:rsidRDefault="005862C2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4A1C2C">
              <w:rPr>
                <w:rFonts w:ascii="標楷體" w:eastAsia="標楷體" w:hAnsi="標楷體"/>
              </w:rPr>
              <w:t>ORGTNO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88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ADB919F" w14:textId="0469C125" w:rsidR="005862C2" w:rsidRPr="008F20B5" w:rsidRDefault="005862C2" w:rsidP="00EE2BAC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原交易序號－</w:t>
            </w:r>
            <w:r w:rsidRPr="008F20B5">
              <w:rPr>
                <w:rFonts w:ascii="標楷體" w:eastAsia="標楷體" w:hAnsi="標楷體" w:hint="eastAsia"/>
                <w:color w:val="000000" w:themeColor="text1"/>
              </w:rPr>
              <w:t>傳輸序號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89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46E8516" w14:textId="55F5B331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9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D3FFE6C" w14:textId="77777777" w:rsidR="005862C2" w:rsidRPr="008F20B5" w:rsidRDefault="005862C2" w:rsidP="00EE2BAC">
            <w:pPr>
              <w:spacing w:line="140" w:lineRule="atLeast"/>
              <w:jc w:val="center"/>
              <w:rPr>
                <w:ins w:id="491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9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EF46E71" w14:textId="01E159D5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8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93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23DA988" w14:textId="4225BE63" w:rsidR="005862C2" w:rsidRPr="008F20B5" w:rsidRDefault="005862C2" w:rsidP="00EE2BAC">
            <w:pPr>
              <w:spacing w:line="140" w:lineRule="atLeast"/>
              <w:ind w:rightChars="343" w:right="823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FF0000"/>
              </w:rPr>
              <w:t>0</w:t>
            </w:r>
          </w:p>
        </w:tc>
      </w:tr>
      <w:tr w:rsidR="005862C2" w:rsidRPr="008F20B5" w14:paraId="10E8BF53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94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039FE98" w14:textId="10FDFF39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95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BE8DF90" w14:textId="7B34DD95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ORGDD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96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FD5890F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原帳務日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97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DF7AD97" w14:textId="36259FF4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9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8411C6A" w14:textId="77777777" w:rsidR="005862C2" w:rsidRPr="004A1C2C" w:rsidRDefault="005862C2" w:rsidP="00EE2BAC">
            <w:pPr>
              <w:spacing w:line="140" w:lineRule="atLeast"/>
              <w:jc w:val="center"/>
              <w:rPr>
                <w:ins w:id="499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0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1CB229D" w14:textId="5B1037FF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01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8FBDA0C" w14:textId="4F60347A" w:rsidR="005862C2" w:rsidRPr="004A1C2C" w:rsidRDefault="005862C2" w:rsidP="00EE2BAC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03F323DD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02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C009923" w14:textId="3D960F87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03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DFFA037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TRMTYP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04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2B24947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前置系統種類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05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CB206D3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0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28F1CF4" w14:textId="77777777" w:rsidR="005862C2" w:rsidRPr="004A1C2C" w:rsidRDefault="005862C2" w:rsidP="00EE2BAC">
            <w:pPr>
              <w:spacing w:line="140" w:lineRule="atLeast"/>
              <w:jc w:val="center"/>
              <w:rPr>
                <w:ins w:id="507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0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4BCCB49" w14:textId="14EBBBC4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09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9CF6218" w14:textId="77777777" w:rsidR="005862C2" w:rsidRPr="004A1C2C" w:rsidRDefault="005862C2" w:rsidP="00EE2BAC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'EL'</w:t>
            </w:r>
          </w:p>
        </w:tc>
      </w:tr>
      <w:tr w:rsidR="005862C2" w:rsidRPr="008F20B5" w14:paraId="1939404A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0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1B39367" w14:textId="40DE8124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1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12AA027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TXCD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2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B4EA174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交易代號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3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294BC33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1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0F4AE4B2" w14:textId="77777777" w:rsidR="005862C2" w:rsidRPr="004A1C2C" w:rsidRDefault="005862C2" w:rsidP="00EE2BAC">
            <w:pPr>
              <w:spacing w:line="140" w:lineRule="atLeast"/>
              <w:jc w:val="center"/>
              <w:rPr>
                <w:ins w:id="515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F04ECC2" w14:textId="375692CF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5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7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466723B" w14:textId="20D233A7" w:rsidR="005862C2" w:rsidRPr="004A1C2C" w:rsidRDefault="005862C2" w:rsidP="004A1C2C">
            <w:pPr>
              <w:spacing w:line="140" w:lineRule="atLeast"/>
              <w:ind w:rightChars="46" w:right="11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'L7100'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：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E-LOAN案件資料上送</w:t>
            </w:r>
          </w:p>
        </w:tc>
      </w:tr>
      <w:tr w:rsidR="005862C2" w:rsidRPr="008F20B5" w14:paraId="6362FDAF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8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483BB3D" w14:textId="20EF53C6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9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CB2F610" w14:textId="532E9EBB" w:rsidR="005862C2" w:rsidRPr="008F20B5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MRKEY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20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896BB06" w14:textId="1F6C78D7" w:rsidR="005862C2" w:rsidRPr="008F20B5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戶號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21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991AEA5" w14:textId="1A117401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2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A33EA11" w14:textId="77777777" w:rsidR="005862C2" w:rsidRPr="008F20B5" w:rsidRDefault="005862C2" w:rsidP="00EE2BAC">
            <w:pPr>
              <w:spacing w:line="140" w:lineRule="atLeast"/>
              <w:jc w:val="center"/>
              <w:rPr>
                <w:ins w:id="523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2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4E5C522" w14:textId="47343DCE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20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25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DC8975A" w14:textId="76B69321" w:rsidR="005862C2" w:rsidRPr="008F20B5" w:rsidRDefault="005862C2" w:rsidP="006F25D3">
            <w:pPr>
              <w:spacing w:line="140" w:lineRule="atLeast"/>
              <w:ind w:rightChars="46" w:right="110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TXCD='L7100'放空白</w:t>
            </w:r>
          </w:p>
        </w:tc>
      </w:tr>
      <w:tr w:rsidR="005862C2" w:rsidRPr="008F20B5" w14:paraId="7774A820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26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0EF1E9C" w14:textId="55373F44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12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27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0762202" w14:textId="4382EB4B" w:rsidR="005862C2" w:rsidRPr="008F20B5" w:rsidRDefault="005862C2">
            <w:pPr>
              <w:spacing w:line="140" w:lineRule="atLeast"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CIFKEY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28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F0390AD" w14:textId="77777777" w:rsidR="005862C2" w:rsidRPr="008F20B5" w:rsidRDefault="005862C2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29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6D2108B" w14:textId="77777777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3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560ECA76" w14:textId="77777777" w:rsidR="005862C2" w:rsidRPr="008F20B5" w:rsidRDefault="005862C2" w:rsidP="00EE2BAC">
            <w:pPr>
              <w:spacing w:line="140" w:lineRule="atLeast"/>
              <w:jc w:val="center"/>
              <w:rPr>
                <w:ins w:id="531" w:author="ST1" w:date="2020-12-18T11:26:00Z"/>
                <w:rFonts w:ascii="標楷體" w:eastAsia="標楷體" w:hAnsi="標楷體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3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3D17A37" w14:textId="74A76D08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  <w:r w:rsidRPr="004A1C2C">
              <w:rPr>
                <w:rFonts w:ascii="標楷體" w:eastAsia="標楷體" w:hAnsi="標楷體"/>
              </w:rPr>
              <w:t>0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33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6E9F7C69" w14:textId="20C53A4A" w:rsidR="005862C2" w:rsidRPr="008F20B5" w:rsidRDefault="005862C2" w:rsidP="004A1C2C">
            <w:pPr>
              <w:spacing w:line="140" w:lineRule="atLeast"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TXCD='L7100'</w:t>
            </w:r>
            <w:r w:rsidRPr="004A1C2C">
              <w:rPr>
                <w:rFonts w:ascii="標楷體" w:eastAsia="標楷體" w:hAnsi="標楷體" w:hint="eastAsia"/>
              </w:rPr>
              <w:t>放統一編號</w:t>
            </w:r>
          </w:p>
        </w:tc>
      </w:tr>
      <w:tr w:rsidR="005862C2" w:rsidRPr="008F20B5" w14:paraId="49E4992D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34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34BEA01" w14:textId="0849832B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13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35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25CDD56" w14:textId="6F08A428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CIFERR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36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FA41631" w14:textId="18E6B3CE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統一編號錯誤註記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37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4F4297E" w14:textId="6F04CFAA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3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2EFD4123" w14:textId="77777777" w:rsidR="005862C2" w:rsidRPr="004A1C2C" w:rsidRDefault="005862C2" w:rsidP="00EE2BAC">
            <w:pPr>
              <w:spacing w:line="140" w:lineRule="atLeast"/>
              <w:jc w:val="center"/>
              <w:rPr>
                <w:ins w:id="539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4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5E8C2DB" w14:textId="1079E2C4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41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5D881D9B" w14:textId="77777777" w:rsidR="005862C2" w:rsidRPr="004A1C2C" w:rsidRDefault="005862C2" w:rsidP="00EE2BAC">
            <w:pPr>
              <w:spacing w:line="140" w:lineRule="atLeast"/>
              <w:ind w:rightChars="46" w:right="110"/>
              <w:rPr>
                <w:rFonts w:ascii="標楷體" w:eastAsia="標楷體" w:hAnsi="標楷體"/>
                <w:color w:val="000000" w:themeColor="text1"/>
              </w:rPr>
            </w:pPr>
          </w:p>
        </w:tc>
      </w:tr>
      <w:tr w:rsidR="005862C2" w:rsidRPr="008F20B5" w14:paraId="4CFEB8D6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42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162C7B0" w14:textId="4959FD07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43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59392B6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HCODE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44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9703FEA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訂正記號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45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250A7CA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4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798203A4" w14:textId="77777777" w:rsidR="005862C2" w:rsidRPr="004A1C2C" w:rsidRDefault="005862C2" w:rsidP="00EE2BAC">
            <w:pPr>
              <w:spacing w:line="140" w:lineRule="atLeast"/>
              <w:jc w:val="center"/>
              <w:rPr>
                <w:ins w:id="547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4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B419133" w14:textId="44B89D94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49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D6C40CC" w14:textId="77777777" w:rsidR="005862C2" w:rsidRPr="004A1C2C" w:rsidRDefault="005862C2" w:rsidP="00EE2BAC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14EC741E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50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305C4B4" w14:textId="1C4CCEB6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51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F581ADC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CRDB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52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20B5239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借貸別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53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75E288E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5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28457691" w14:textId="77777777" w:rsidR="005862C2" w:rsidRPr="004A1C2C" w:rsidRDefault="005862C2" w:rsidP="00EE2BAC">
            <w:pPr>
              <w:spacing w:line="140" w:lineRule="atLeast"/>
              <w:jc w:val="center"/>
              <w:rPr>
                <w:ins w:id="555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5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2468CE0" w14:textId="0BD2925B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57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7975D8B" w14:textId="77777777" w:rsidR="005862C2" w:rsidRPr="004A1C2C" w:rsidRDefault="005862C2" w:rsidP="00EE2BAC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5F8775C4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58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E2F5579" w14:textId="49A2D570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59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8EEF41A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HSUPCD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60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217478F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中心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AP要求端末主管授權記號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61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221290A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6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04A7194D" w14:textId="77777777" w:rsidR="005862C2" w:rsidRPr="004A1C2C" w:rsidRDefault="005862C2" w:rsidP="00EE2BAC">
            <w:pPr>
              <w:spacing w:line="140" w:lineRule="atLeast"/>
              <w:jc w:val="center"/>
              <w:rPr>
                <w:ins w:id="563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6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D305AA5" w14:textId="0BE2536C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65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3124901" w14:textId="77777777" w:rsidR="005862C2" w:rsidRPr="004A1C2C" w:rsidRDefault="005862C2" w:rsidP="00EE2BAC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07F3057E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66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8D6DCD0" w14:textId="33585F0F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17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67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5E216F0" w14:textId="6F0F96F1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CURCD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68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D96ED4D" w14:textId="6750F7C9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幣別代碼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69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21A5CF8" w14:textId="5938FF70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7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5269408" w14:textId="77777777" w:rsidR="005862C2" w:rsidRPr="004A1C2C" w:rsidRDefault="005862C2" w:rsidP="00363C89">
            <w:pPr>
              <w:spacing w:line="140" w:lineRule="atLeast"/>
              <w:jc w:val="center"/>
              <w:rPr>
                <w:ins w:id="571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7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86D6033" w14:textId="198241E4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73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71050A8" w14:textId="1E4EE71E" w:rsidR="005862C2" w:rsidRPr="00DA4FCA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  <w:highlight w:val="yellow"/>
                <w:rPrChange w:id="574" w:author="ST1" w:date="2020-12-10T11:58:00Z">
                  <w:rPr>
                    <w:rFonts w:ascii="標楷體" w:eastAsia="標楷體" w:hAnsi="標楷體"/>
                    <w:color w:val="000000" w:themeColor="text1"/>
                  </w:rPr>
                </w:rPrChange>
              </w:rPr>
            </w:pPr>
            <w:ins w:id="575" w:author="ST1" w:date="2020-12-10T11:58:00Z">
              <w:r w:rsidRPr="00DA4FCA">
                <w:rPr>
                  <w:rFonts w:ascii="標楷體" w:eastAsia="標楷體" w:hAnsi="標楷體"/>
                  <w:color w:val="000000" w:themeColor="text1"/>
                  <w:highlight w:val="yellow"/>
                  <w:rPrChange w:id="576" w:author="ST1" w:date="2020-12-10T11:58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t>0</w:t>
              </w:r>
            </w:ins>
          </w:p>
        </w:tc>
      </w:tr>
      <w:tr w:rsidR="005862C2" w:rsidRPr="008F20B5" w14:paraId="098C0084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77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ABDC834" w14:textId="06E301CF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18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78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DB6513B" w14:textId="4DC906B0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CURNM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79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656EBD9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幣別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80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FA2AC23" w14:textId="34127963" w:rsidR="005862C2" w:rsidRPr="004A1C2C" w:rsidRDefault="005862C2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81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260A7309" w14:textId="77777777" w:rsidR="005862C2" w:rsidRPr="004A1C2C" w:rsidRDefault="005862C2" w:rsidP="00363C89">
            <w:pPr>
              <w:spacing w:line="140" w:lineRule="atLeast"/>
              <w:jc w:val="center"/>
              <w:rPr>
                <w:ins w:id="582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83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EB29F6B" w14:textId="2409C655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3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84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59AAA82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'TWD'</w:t>
            </w:r>
          </w:p>
        </w:tc>
      </w:tr>
      <w:tr w:rsidR="005862C2" w:rsidRPr="008F20B5" w14:paraId="5D9E0A7C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85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AFC7FC6" w14:textId="5A02276D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19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86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3BEB522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TXAMT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87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637A9E6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交易金額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88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07DC083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89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6C70FB25" w14:textId="77777777" w:rsidR="005862C2" w:rsidRPr="004A1C2C" w:rsidRDefault="005862C2" w:rsidP="00363C89">
            <w:pPr>
              <w:spacing w:line="140" w:lineRule="atLeast"/>
              <w:jc w:val="center"/>
              <w:rPr>
                <w:ins w:id="590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91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34F20E7" w14:textId="79EBF709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12.2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92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DAE2A6A" w14:textId="2521CCE1" w:rsidR="005862C2" w:rsidRPr="004A1C2C" w:rsidRDefault="005862C2" w:rsidP="00363C89">
            <w:pPr>
              <w:spacing w:line="140" w:lineRule="atLeast"/>
              <w:ind w:rightChars="225" w:right="5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'000000000000.00'</w:t>
            </w:r>
          </w:p>
        </w:tc>
      </w:tr>
      <w:tr w:rsidR="005862C2" w:rsidRPr="008F20B5" w14:paraId="25155924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93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305190E" w14:textId="1CBD9740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20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94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59EF80A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EMPNOT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95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E9E7C2F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經辦員工代號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96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10F0E23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97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010D05C9" w14:textId="77777777" w:rsidR="005862C2" w:rsidRPr="004A1C2C" w:rsidRDefault="005862C2" w:rsidP="00363C89">
            <w:pPr>
              <w:spacing w:line="140" w:lineRule="atLeast"/>
              <w:jc w:val="center"/>
              <w:rPr>
                <w:ins w:id="598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99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99E2051" w14:textId="455FA36A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00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24AA7D5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經辦員工代號</w:t>
            </w:r>
          </w:p>
        </w:tc>
      </w:tr>
      <w:tr w:rsidR="005862C2" w:rsidRPr="008F20B5" w14:paraId="35C0E772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01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F098DD9" w14:textId="30603EFA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21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02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C939A84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EMPNOS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03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59BAE3D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主管員工代號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04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07856C3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05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7CB913DB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06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07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3A579BD" w14:textId="6BA38F30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08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E3C2E17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主管員工代號</w:t>
            </w:r>
          </w:p>
        </w:tc>
      </w:tr>
      <w:tr w:rsidR="005862C2" w:rsidRPr="008F20B5" w14:paraId="409983D5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09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47BD801" w14:textId="775CD6A8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22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10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E1A852A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CALDY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11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A737E31" w14:textId="20619859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交易日期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(日曆日)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12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BBCE0C9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13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01BC4A2A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14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15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80867B2" w14:textId="633BA1D5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8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16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57EE811" w14:textId="1802265D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Yyyymmdd</w:t>
            </w:r>
            <w:ins w:id="617" w:author="ST1" w:date="2020-12-18T11:22:00Z">
              <w:r>
                <w:rPr>
                  <w:rFonts w:ascii="標楷體" w:eastAsia="標楷體" w:hAnsi="標楷體" w:hint="eastAsia"/>
                  <w:color w:val="000000" w:themeColor="text1"/>
                </w:rPr>
                <w:t>(西元)</w:t>
              </w:r>
            </w:ins>
          </w:p>
        </w:tc>
      </w:tr>
      <w:tr w:rsidR="005862C2" w:rsidRPr="008F20B5" w14:paraId="25C56407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18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C6349EF" w14:textId="3FA3E311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19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8184192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CALTM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20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5985F86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交易時間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21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1955738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2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5877BB41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23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2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93FDA62" w14:textId="2F75E24F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8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25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1A9AFAD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hhmmssss</w:t>
            </w:r>
          </w:p>
        </w:tc>
      </w:tr>
      <w:tr w:rsidR="005862C2" w:rsidRPr="008F20B5" w14:paraId="5EDF7074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26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09B34C4" w14:textId="0D4ADCB8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27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D43FCF8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MTTPSEQ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28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44CB805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連動次數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29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E3C7074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3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2EB68BD4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31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3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FB30DC5" w14:textId="04579332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33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32433AE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66D3009B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34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CE9EE9A" w14:textId="0C0234A5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35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5736953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TOTAFG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36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79C9E1F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下送電文處理方式</w:t>
            </w:r>
          </w:p>
          <w:p w14:paraId="7E6AE699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lastRenderedPageBreak/>
              <w:t>0：多筆(不串接)</w:t>
            </w:r>
          </w:p>
          <w:p w14:paraId="661D6587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1：多筆(串接)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37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0CCE641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lastRenderedPageBreak/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3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F36BE56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39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4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FAA08E8" w14:textId="2C1F135E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41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9247616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138F2520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42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6F843DD" w14:textId="198DDDD0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43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D50344D" w14:textId="3FB30BBC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OBUFG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44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8F33E99" w14:textId="4D1FA6C9" w:rsidR="005862C2" w:rsidRPr="008F20B5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OBU</w:t>
            </w:r>
            <w:r w:rsidRPr="008F20B5">
              <w:rPr>
                <w:rFonts w:ascii="標楷體" w:eastAsia="標楷體" w:hAnsi="標楷體" w:hint="eastAsia"/>
                <w:color w:val="000000" w:themeColor="text1"/>
              </w:rPr>
              <w:t>註記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45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6B53824" w14:textId="569FC572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4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3E10C7E" w14:textId="77777777" w:rsidR="005862C2" w:rsidRPr="008F20B5" w:rsidRDefault="005862C2" w:rsidP="00363C89">
            <w:pPr>
              <w:spacing w:line="140" w:lineRule="atLeast"/>
              <w:jc w:val="center"/>
              <w:rPr>
                <w:ins w:id="647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4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1379EA3" w14:textId="3230C422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49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DCD99B9" w14:textId="1787845B" w:rsidR="005862C2" w:rsidRPr="008F20B5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534C2D2F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50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7CB399D" w14:textId="4BAA6174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51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A6E06D0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ACBRNO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52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A083E0B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掛帳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單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位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53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940F5BA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5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5E04D5D9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55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5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C1FB039" w14:textId="3BA903D5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57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6B83168" w14:textId="015BFD7E" w:rsidR="005862C2" w:rsidRPr="004A1C2C" w:rsidRDefault="005862C2" w:rsidP="00363C89">
            <w:pPr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0000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</w:p>
        </w:tc>
      </w:tr>
      <w:tr w:rsidR="005862C2" w:rsidRPr="008F20B5" w14:paraId="15C9114B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58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C6E4C14" w14:textId="41187615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59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E69533D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RBRNO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60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9AB18EF" w14:textId="6276DD05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收件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單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位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61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3E8777E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6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06A1A424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63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6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83D017A" w14:textId="7A8CCD01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65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676E83F4" w14:textId="674358F6" w:rsidR="005862C2" w:rsidRPr="004A1C2C" w:rsidRDefault="005862C2" w:rsidP="00363C89">
            <w:pPr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0000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</w:p>
        </w:tc>
      </w:tr>
      <w:tr w:rsidR="005862C2" w:rsidRPr="008F20B5" w14:paraId="7B07046A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66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DA92211" w14:textId="1DB8B700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29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67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C8CCC61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FBRNO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68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08975CA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審核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單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位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69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47883FA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7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067F1E0E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71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7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E6BCD24" w14:textId="0222A776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73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58A98959" w14:textId="1356431E" w:rsidR="005862C2" w:rsidRPr="004A1C2C" w:rsidRDefault="005862C2" w:rsidP="00363C89">
            <w:pPr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0000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</w:p>
        </w:tc>
      </w:tr>
      <w:tr w:rsidR="005862C2" w:rsidRPr="008F20B5" w14:paraId="201C3061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74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7416060" w14:textId="6F59A4B8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75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21B251C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RELCD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76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66B5BAA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一／二／三段式交易記號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77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FA88750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7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786E5393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79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8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F5BF0E3" w14:textId="55B0BDCD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81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53512BA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</w:tr>
      <w:tr w:rsidR="005862C2" w:rsidRPr="008F20B5" w14:paraId="47A260EB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82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478C5AA" w14:textId="5D112A57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83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843EF16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ACTFG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84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1380139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交易進行記號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85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C93C692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8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A2F523A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87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8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C3580DD" w14:textId="3B8937D2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89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B9D9678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1785DCAC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90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B6D03B8" w14:textId="7692436A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91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0347658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SECNO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92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7ACF944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結帳業務別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93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1E383BE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9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4C3C9959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95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9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041C1ED" w14:textId="247233DE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97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5B979E3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5FC70431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98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56F78D9" w14:textId="6431245B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99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07BBF73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MCNT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00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66C7578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修正次數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01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9E35C80" w14:textId="4C4C91CC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0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853C2BC" w14:textId="77777777" w:rsidR="005862C2" w:rsidRPr="004A1C2C" w:rsidRDefault="005862C2" w:rsidP="00363C89">
            <w:pPr>
              <w:spacing w:line="140" w:lineRule="atLeast"/>
              <w:jc w:val="center"/>
              <w:rPr>
                <w:ins w:id="703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0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2608786" w14:textId="4BD3D308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05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C3BDE2C" w14:textId="308217AD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0EB51C3C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06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0F8AD34" w14:textId="09D31627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07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F19A931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TITFCD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08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67C75AB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有無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 xml:space="preserve"> TITF 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09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FBB1C27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1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8C46AF9" w14:textId="77777777" w:rsidR="005862C2" w:rsidRPr="004A1C2C" w:rsidRDefault="005862C2" w:rsidP="00363C89">
            <w:pPr>
              <w:spacing w:line="140" w:lineRule="atLeast"/>
              <w:jc w:val="center"/>
              <w:rPr>
                <w:ins w:id="711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1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833E7BF" w14:textId="60625E31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13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A4E7396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3E76C175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14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508DBFF" w14:textId="02058288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15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FECBA4D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RELOAD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16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7B3EEB1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更正重登記號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17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CD8EA85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1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704286F" w14:textId="77777777" w:rsidR="005862C2" w:rsidRPr="004A1C2C" w:rsidRDefault="005862C2" w:rsidP="00363C89">
            <w:pPr>
              <w:spacing w:line="140" w:lineRule="atLeast"/>
              <w:jc w:val="center"/>
              <w:rPr>
                <w:ins w:id="719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2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8A9D194" w14:textId="62489EE2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21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5D9C566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5A0A6BE1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22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CE87274" w14:textId="286D3CE7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23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2C7BBAE3" w14:textId="01C624D1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BATCHNO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24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1BD5BED" w14:textId="297F2791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系統參數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-保留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25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787C552E" w14:textId="0E1D9DA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2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4C7BE4CA" w14:textId="77777777" w:rsidR="005862C2" w:rsidRPr="004A1C2C" w:rsidRDefault="005862C2" w:rsidP="00363C89">
            <w:pPr>
              <w:spacing w:line="140" w:lineRule="atLeast"/>
              <w:jc w:val="center"/>
              <w:rPr>
                <w:ins w:id="727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2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54DCCDDB" w14:textId="158FE61F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29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5D2260C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550E7D67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30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69D8F94" w14:textId="7173D2C1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31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459A1C53" w14:textId="51825FFD" w:rsidR="005862C2" w:rsidRPr="004A1C2C" w:rsidRDefault="005862C2" w:rsidP="004262F8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DELAY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32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443D63C9" w14:textId="1837C9A0" w:rsidR="005862C2" w:rsidRPr="004A1C2C" w:rsidRDefault="005862C2" w:rsidP="004262F8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系統參數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-保留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33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0229E260" w14:textId="014B60D5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3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01527F1E" w14:textId="77777777" w:rsidR="005862C2" w:rsidRPr="004A1C2C" w:rsidRDefault="005862C2" w:rsidP="004262F8">
            <w:pPr>
              <w:spacing w:line="140" w:lineRule="atLeast"/>
              <w:jc w:val="center"/>
              <w:rPr>
                <w:ins w:id="735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3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BDE33E0" w14:textId="4804F5B2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37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678D84B" w14:textId="33890CDC" w:rsidR="005862C2" w:rsidRPr="004A1C2C" w:rsidRDefault="005862C2" w:rsidP="004262F8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631B46E2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38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79DA5BE" w14:textId="49A9F210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39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5EC2C6A" w14:textId="11A9488D" w:rsidR="005862C2" w:rsidRPr="004A1C2C" w:rsidRDefault="005862C2" w:rsidP="004262F8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FMTCHK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40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20708F70" w14:textId="2F3ECFC0" w:rsidR="005862C2" w:rsidRPr="004A1C2C" w:rsidRDefault="005862C2" w:rsidP="004262F8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系統參數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-保留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41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93B869E" w14:textId="12D85506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4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2D1BDA68" w14:textId="77777777" w:rsidR="005862C2" w:rsidRPr="004A1C2C" w:rsidRDefault="005862C2" w:rsidP="004262F8">
            <w:pPr>
              <w:spacing w:line="140" w:lineRule="atLeast"/>
              <w:jc w:val="center"/>
              <w:rPr>
                <w:ins w:id="743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4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BA82774" w14:textId="54E34005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45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CFE4EA1" w14:textId="55EA1CD2" w:rsidR="005862C2" w:rsidRPr="004A1C2C" w:rsidRDefault="005862C2" w:rsidP="004262F8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77132086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46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32EEDC0" w14:textId="7A64CFAC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39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47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4A63C254" w14:textId="26510252" w:rsidR="005862C2" w:rsidRPr="004A1C2C" w:rsidRDefault="005862C2" w:rsidP="004262F8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FROMMQ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48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7022F9B6" w14:textId="17B4BD50" w:rsidR="005862C2" w:rsidRPr="004A1C2C" w:rsidRDefault="005862C2" w:rsidP="004262F8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系統參數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-保留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49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08D2BC39" w14:textId="1042830D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5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4D3368E6" w14:textId="77777777" w:rsidR="005862C2" w:rsidRPr="004A1C2C" w:rsidRDefault="005862C2" w:rsidP="004262F8">
            <w:pPr>
              <w:spacing w:line="140" w:lineRule="atLeast"/>
              <w:jc w:val="center"/>
              <w:rPr>
                <w:ins w:id="751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5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78B88FD" w14:textId="20969DE0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53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F1300D0" w14:textId="4343A125" w:rsidR="005862C2" w:rsidRPr="004A1C2C" w:rsidRDefault="005862C2" w:rsidP="004262F8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71BFA10A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54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E1DC72A" w14:textId="5E095F34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55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676E6B60" w14:textId="0CD2C701" w:rsidR="005862C2" w:rsidRPr="004A1C2C" w:rsidRDefault="005862C2" w:rsidP="004262F8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FUNCIND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56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21A28E8" w14:textId="0BCF6142" w:rsidR="005862C2" w:rsidRPr="004A1C2C" w:rsidRDefault="005862C2" w:rsidP="004262F8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系統參數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-保留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57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09FF665" w14:textId="34962583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5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2C87F192" w14:textId="77777777" w:rsidR="005862C2" w:rsidRPr="004A1C2C" w:rsidRDefault="005862C2" w:rsidP="004262F8">
            <w:pPr>
              <w:spacing w:line="140" w:lineRule="atLeast"/>
              <w:jc w:val="center"/>
              <w:rPr>
                <w:ins w:id="759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6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63BC3750" w14:textId="484C272E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61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6A2E1DC" w14:textId="56118073" w:rsidR="005862C2" w:rsidRPr="004A1C2C" w:rsidRDefault="005862C2" w:rsidP="004262F8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7FAF0E99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62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A9E596C" w14:textId="605366C5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63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57D96D48" w14:textId="282FE13C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LockNo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64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4B425652" w14:textId="4FE079F6" w:rsidR="005862C2" w:rsidRPr="004A1C2C" w:rsidRDefault="005862C2" w:rsidP="004A1C2C">
            <w:pPr>
              <w:tabs>
                <w:tab w:val="left" w:pos="1470"/>
              </w:tabs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鎖定序號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65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4AF66899" w14:textId="71B3B0ED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6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C9947E2" w14:textId="77777777" w:rsidR="005862C2" w:rsidRPr="004A1C2C" w:rsidRDefault="005862C2" w:rsidP="00363C89">
            <w:pPr>
              <w:spacing w:line="140" w:lineRule="atLeast"/>
              <w:jc w:val="center"/>
              <w:rPr>
                <w:ins w:id="767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6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6A178321" w14:textId="764B2A0E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69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30E891E" w14:textId="69E8F2AC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51CB5DCA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70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D94E1BC" w14:textId="7FB0213E" w:rsidR="005862C2" w:rsidRPr="008F20B5" w:rsidRDefault="005862C2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71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53A4E30E" w14:textId="7165E527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LockCustNo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72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77A7705E" w14:textId="6DD232FB" w:rsidR="005862C2" w:rsidRPr="008F20B5" w:rsidRDefault="005862C2" w:rsidP="00F27F9D">
            <w:pPr>
              <w:tabs>
                <w:tab w:val="left" w:pos="1470"/>
              </w:tabs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鎖定戶號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73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6D8EAFA5" w14:textId="5202ED9D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7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F9BBA4C" w14:textId="77777777" w:rsidR="005862C2" w:rsidRPr="008F20B5" w:rsidRDefault="005862C2" w:rsidP="00363C89">
            <w:pPr>
              <w:spacing w:line="140" w:lineRule="atLeast"/>
              <w:jc w:val="center"/>
              <w:rPr>
                <w:ins w:id="775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7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5F5438E" w14:textId="5F67790C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7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77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D2D66BD" w14:textId="4208C22E" w:rsidR="005862C2" w:rsidRPr="008F20B5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5329CB9E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78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2DE19D6" w14:textId="3AE077D8" w:rsidR="005862C2" w:rsidRPr="008F20B5" w:rsidRDefault="005862C2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79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0D91EDA1" w14:textId="465C064C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AUTHNO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80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255E685" w14:textId="28B7F56B" w:rsidR="005862C2" w:rsidRPr="008F20B5" w:rsidRDefault="005862C2" w:rsidP="00F27F9D">
            <w:pPr>
              <w:tabs>
                <w:tab w:val="left" w:pos="1470"/>
              </w:tabs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權限群組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81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24795C87" w14:textId="4BD7EDC4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8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6C8B78B" w14:textId="77777777" w:rsidR="005862C2" w:rsidRPr="008F20B5" w:rsidRDefault="005862C2" w:rsidP="00363C89">
            <w:pPr>
              <w:spacing w:line="140" w:lineRule="atLeast"/>
              <w:jc w:val="center"/>
              <w:rPr>
                <w:ins w:id="783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8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5EDF6335" w14:textId="3446AF88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85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AEDE2FD" w14:textId="1341B092" w:rsidR="005862C2" w:rsidRPr="008F20B5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T1000</w:t>
            </w:r>
          </w:p>
        </w:tc>
      </w:tr>
      <w:tr w:rsidR="005862C2" w:rsidRPr="008F20B5" w14:paraId="5D27DF2A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86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17BC76B" w14:textId="14F5D057" w:rsidR="005862C2" w:rsidRPr="008F20B5" w:rsidRDefault="005862C2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87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49E42FE" w14:textId="347DB786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AGENT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88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67CCC23" w14:textId="504ADFDC" w:rsidR="005862C2" w:rsidRPr="008F20B5" w:rsidRDefault="005862C2" w:rsidP="00F27F9D">
            <w:pPr>
              <w:tabs>
                <w:tab w:val="left" w:pos="1470"/>
              </w:tabs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被代理人員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89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6CB02797" w14:textId="47201D9C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9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06CAA79" w14:textId="77777777" w:rsidR="005862C2" w:rsidRPr="008F20B5" w:rsidRDefault="005862C2" w:rsidP="00363C89">
            <w:pPr>
              <w:spacing w:line="140" w:lineRule="atLeast"/>
              <w:jc w:val="center"/>
              <w:rPr>
                <w:ins w:id="791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9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CEBB3A2" w14:textId="2D361FBF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93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957175B" w14:textId="56CAFD43" w:rsidR="005862C2" w:rsidRPr="008F20B5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</w:tbl>
    <w:p w14:paraId="5CD9888E" w14:textId="77777777" w:rsidR="00361479" w:rsidRPr="008F20B5" w:rsidRDefault="00361479" w:rsidP="00361479">
      <w:pPr>
        <w:rPr>
          <w:rFonts w:ascii="標楷體" w:eastAsia="標楷體" w:hAnsi="標楷體"/>
        </w:rPr>
      </w:pPr>
      <w:bookmarkStart w:id="794" w:name="_Toc459985192"/>
    </w:p>
    <w:p w14:paraId="2058860E" w14:textId="77777777" w:rsidR="00361479" w:rsidRPr="008F20B5" w:rsidRDefault="00361479" w:rsidP="00361479">
      <w:pPr>
        <w:widowControl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br w:type="page"/>
      </w:r>
    </w:p>
    <w:p w14:paraId="7F1B9216" w14:textId="77777777" w:rsidR="00B26C57" w:rsidRPr="004A1C2C" w:rsidRDefault="00B26C57" w:rsidP="00B26C57">
      <w:pPr>
        <w:rPr>
          <w:rFonts w:ascii="標楷體" w:eastAsia="標楷體" w:hAnsi="標楷體"/>
        </w:rPr>
      </w:pPr>
      <w:bookmarkStart w:id="795" w:name="_Toc22036602"/>
    </w:p>
    <w:p w14:paraId="5FC04F60" w14:textId="77777777" w:rsidR="00361479" w:rsidRPr="008F20B5" w:rsidRDefault="00361479" w:rsidP="00751866">
      <w:pPr>
        <w:pStyle w:val="3"/>
        <w:numPr>
          <w:ilvl w:val="2"/>
          <w:numId w:val="64"/>
        </w:numPr>
        <w:spacing w:before="0"/>
        <w:rPr>
          <w:rFonts w:ascii="標楷體" w:hAnsi="標楷體"/>
          <w:b/>
          <w:szCs w:val="32"/>
        </w:rPr>
      </w:pPr>
      <w:r w:rsidRPr="008F20B5">
        <w:rPr>
          <w:rFonts w:ascii="標楷體" w:hAnsi="標楷體"/>
          <w:b/>
          <w:szCs w:val="32"/>
        </w:rPr>
        <w:t>E-LOAN</w:t>
      </w:r>
      <w:r w:rsidRPr="008F20B5">
        <w:rPr>
          <w:rFonts w:ascii="標楷體" w:hAnsi="標楷體" w:hint="eastAsia"/>
          <w:b/>
          <w:szCs w:val="32"/>
        </w:rPr>
        <w:t>下行共用區域</w:t>
      </w:r>
      <w:r w:rsidRPr="008F20B5">
        <w:rPr>
          <w:rFonts w:ascii="標楷體" w:hAnsi="標楷體"/>
          <w:b/>
          <w:szCs w:val="32"/>
        </w:rPr>
        <w:t>TOTA-Header欄位</w:t>
      </w:r>
    </w:p>
    <w:bookmarkEnd w:id="794"/>
    <w:bookmarkEnd w:id="795"/>
    <w:p w14:paraId="19C18015" w14:textId="50FA4F5D" w:rsidR="00B26C57" w:rsidRPr="008F20B5" w:rsidRDefault="00361479" w:rsidP="004A1C2C">
      <w:pPr>
        <w:pStyle w:val="af9"/>
        <w:widowControl/>
        <w:ind w:leftChars="0" w:left="840" w:firstLineChars="100" w:firstLine="24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1.</w:t>
      </w:r>
      <w:r w:rsidR="00B26C57" w:rsidRPr="008F20B5">
        <w:rPr>
          <w:rFonts w:ascii="標楷體" w:eastAsia="標楷體" w:hAnsi="標楷體" w:hint="eastAsia"/>
        </w:rPr>
        <w:t>型態</w:t>
      </w:r>
      <w:r w:rsidR="00B26C57" w:rsidRPr="008F20B5">
        <w:rPr>
          <w:rFonts w:ascii="標楷體" w:eastAsia="標楷體" w:hAnsi="標楷體"/>
        </w:rPr>
        <w:t>X：字串，9：</w:t>
      </w:r>
      <w:r w:rsidR="00B26C57" w:rsidRPr="008F20B5">
        <w:rPr>
          <w:rFonts w:ascii="標楷體" w:eastAsia="標楷體" w:hAnsi="標楷體" w:hint="eastAsia"/>
        </w:rPr>
        <w:t>數字左補</w:t>
      </w:r>
      <w:r w:rsidR="00B26C57" w:rsidRPr="008F20B5">
        <w:rPr>
          <w:rFonts w:ascii="標楷體" w:eastAsia="標楷體" w:hAnsi="標楷體"/>
        </w:rPr>
        <w:t>0</w:t>
      </w:r>
    </w:p>
    <w:tbl>
      <w:tblPr>
        <w:tblW w:w="105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426"/>
        <w:gridCol w:w="2012"/>
        <w:gridCol w:w="2524"/>
        <w:gridCol w:w="709"/>
        <w:gridCol w:w="851"/>
        <w:gridCol w:w="3996"/>
      </w:tblGrid>
      <w:tr w:rsidR="00361479" w:rsidRPr="008F20B5" w14:paraId="46E6D1A2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F5B7847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序</w:t>
            </w:r>
          </w:p>
          <w:p w14:paraId="6321FCAE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號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E78497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英文名稱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D6657B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中文名稱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FFE43F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型態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E40014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長度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E3EC23" w14:textId="77777777" w:rsidR="00361479" w:rsidRPr="008F20B5" w:rsidRDefault="00361479" w:rsidP="00C95E73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欄位說明</w:t>
            </w:r>
          </w:p>
        </w:tc>
      </w:tr>
      <w:tr w:rsidR="00361479" w:rsidRPr="008F20B5" w14:paraId="7F606741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05024E" w14:textId="77777777" w:rsidR="00361479" w:rsidRPr="008F20B5" w:rsidRDefault="00361479" w:rsidP="00C95E73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3624A0" w14:textId="77777777" w:rsidR="00361479" w:rsidRPr="008F20B5" w:rsidRDefault="00361479" w:rsidP="00C95E73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MSGLNG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281A77" w14:textId="77777777" w:rsidR="00361479" w:rsidRPr="008F20B5" w:rsidRDefault="00361479" w:rsidP="00C95E73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下行電文長度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8C2951" w14:textId="77777777" w:rsidR="00361479" w:rsidRPr="008F20B5" w:rsidRDefault="00361479" w:rsidP="00C95E73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19B2FD" w14:textId="77777777" w:rsidR="00361479" w:rsidRPr="008F20B5" w:rsidRDefault="00361479" w:rsidP="00C95E73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5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F44DFA" w14:textId="77777777" w:rsidR="00361479" w:rsidRPr="008F20B5" w:rsidRDefault="00361479" w:rsidP="00C95E73">
            <w:pPr>
              <w:spacing w:line="140" w:lineRule="atLeast"/>
              <w:rPr>
                <w:rFonts w:ascii="標楷體" w:eastAsia="標楷體" w:hAnsi="標楷體"/>
              </w:rPr>
            </w:pPr>
          </w:p>
        </w:tc>
      </w:tr>
      <w:tr w:rsidR="009C3DAA" w:rsidRPr="008F20B5" w14:paraId="2A221F2C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1F809BA" w14:textId="2FE89226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2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99D5CD" w14:textId="4F463CE5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TXRSEQ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ABD9E9" w14:textId="614DACEA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交易序號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ED3B894" w14:textId="14B1BD73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5CE60C" w14:textId="6B1F408A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18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F243DC" w14:textId="2D478233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0000E-LOANnnnnnnnn</w:t>
            </w:r>
          </w:p>
        </w:tc>
      </w:tr>
      <w:tr w:rsidR="009C3DAA" w:rsidRPr="008F20B5" w14:paraId="02A772CE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6616FC" w14:textId="2DC38BC3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3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8C8A73" w14:textId="41D57DAC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BRNO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A853DD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  <w:lang w:eastAsia="zh-HK"/>
              </w:rPr>
              <w:t>單</w:t>
            </w:r>
            <w:r w:rsidRPr="008F20B5">
              <w:rPr>
                <w:rFonts w:ascii="標楷體" w:eastAsia="標楷體" w:hAnsi="標楷體" w:hint="eastAsia"/>
              </w:rPr>
              <w:t>位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別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A62950" w14:textId="3643146A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8BCEB6" w14:textId="4672F3AF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4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885DE21" w14:textId="42FB5DDC" w:rsidR="009C3DAA" w:rsidRPr="008F20B5" w:rsidRDefault="009C3DAA" w:rsidP="009C3DAA">
            <w:pPr>
              <w:spacing w:line="140" w:lineRule="atLeast"/>
              <w:ind w:rightChars="449" w:right="107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'0000'</w:t>
            </w:r>
          </w:p>
        </w:tc>
      </w:tr>
      <w:tr w:rsidR="009C3DAA" w:rsidRPr="008F20B5" w14:paraId="651BD572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EC0201" w14:textId="404CA03B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4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15D0E9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TLRNO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FC3E75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經辦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F4D0BF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F8D261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6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ABA669" w14:textId="77777777" w:rsidR="009C3DAA" w:rsidRPr="008F20B5" w:rsidRDefault="009C3DAA" w:rsidP="009C3DAA">
            <w:pPr>
              <w:spacing w:line="140" w:lineRule="atLeast"/>
              <w:ind w:rightChars="449" w:right="107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'E-LOAN'</w:t>
            </w:r>
          </w:p>
        </w:tc>
      </w:tr>
      <w:tr w:rsidR="009C3DAA" w:rsidRPr="008F20B5" w14:paraId="3F575150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7D8654E" w14:textId="56ABD312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5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3B35AF2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TXTNO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2B4C842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傳輸編號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737DB7" w14:textId="18CD3900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AACB57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8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47BE2B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  <w:lang w:eastAsia="zh-HK"/>
              </w:rPr>
              <w:t>自</w:t>
            </w:r>
            <w:r w:rsidRPr="008F20B5">
              <w:rPr>
                <w:rFonts w:ascii="標楷體" w:eastAsia="標楷體" w:hAnsi="標楷體" w:hint="eastAsia"/>
              </w:rPr>
              <w:t>動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編</w:t>
            </w:r>
            <w:r w:rsidRPr="008F20B5">
              <w:rPr>
                <w:rFonts w:ascii="標楷體" w:eastAsia="標楷體" w:hAnsi="標楷體" w:hint="eastAsia"/>
              </w:rPr>
              <w:t>號</w:t>
            </w:r>
          </w:p>
        </w:tc>
      </w:tr>
      <w:tr w:rsidR="009C3DAA" w:rsidRPr="008F20B5" w14:paraId="77645620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D72DCD" w14:textId="1410783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6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04CCBE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CALDY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2F627F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交易日期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E29B4B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6C8182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8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B13C55" w14:textId="272F9841" w:rsidR="009C3DAA" w:rsidRPr="008F20B5" w:rsidRDefault="00FA55E6" w:rsidP="009C3DAA">
            <w:pPr>
              <w:spacing w:line="140" w:lineRule="atLeast"/>
              <w:ind w:rightChars="449" w:right="107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Y</w:t>
            </w:r>
            <w:r w:rsidR="009C3DAA" w:rsidRPr="008F20B5">
              <w:rPr>
                <w:rFonts w:ascii="標楷體" w:eastAsia="標楷體" w:hAnsi="標楷體"/>
              </w:rPr>
              <w:t>yyymmdd</w:t>
            </w:r>
            <w:ins w:id="796" w:author="ST1" w:date="2020-12-18T11:09:00Z">
              <w:r>
                <w:rPr>
                  <w:rFonts w:ascii="標楷體" w:eastAsia="標楷體" w:hAnsi="標楷體" w:hint="eastAsia"/>
                </w:rPr>
                <w:t>(西元)</w:t>
              </w:r>
            </w:ins>
          </w:p>
        </w:tc>
      </w:tr>
      <w:tr w:rsidR="009C3DAA" w:rsidRPr="008F20B5" w14:paraId="306F6312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49143E" w14:textId="56E086D5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7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19A69DD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CALTM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DC06DE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交易時間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006CB4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257318B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8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14A0F4" w14:textId="77777777" w:rsidR="009C3DAA" w:rsidRPr="008F20B5" w:rsidRDefault="009C3DAA" w:rsidP="009C3DAA">
            <w:pPr>
              <w:spacing w:line="140" w:lineRule="atLeast"/>
              <w:ind w:rightChars="449" w:right="107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hhmmssss</w:t>
            </w:r>
          </w:p>
        </w:tc>
      </w:tr>
      <w:tr w:rsidR="009C3DAA" w:rsidRPr="008F20B5" w14:paraId="29E12562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386662" w14:textId="7EA183B3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8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ABC83F5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MSGEND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1F3D5A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結束記號</w:t>
            </w:r>
          </w:p>
          <w:p w14:paraId="187FAD05" w14:textId="6FFADFAB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1：結束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1D47F2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F5DF26A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229D51A" w14:textId="77777777" w:rsidR="009C3DAA" w:rsidRPr="008F20B5" w:rsidRDefault="009C3DAA" w:rsidP="009C3DA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</w:tr>
      <w:tr w:rsidR="009C3DAA" w:rsidRPr="008F20B5" w14:paraId="5F16B2A1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63D966" w14:textId="06639970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97EBC2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TXRSUT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3C32D0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訊息種類</w:t>
            </w:r>
          </w:p>
          <w:p w14:paraId="2D763E63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S：成功</w:t>
            </w:r>
          </w:p>
          <w:p w14:paraId="507D69BF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E：失敗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4EB30E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43804CA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1C9805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S：成功</w:t>
            </w:r>
          </w:p>
          <w:p w14:paraId="4800BB1A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E：失敗</w:t>
            </w:r>
          </w:p>
        </w:tc>
      </w:tr>
      <w:tr w:rsidR="009C3DAA" w:rsidRPr="008F20B5" w14:paraId="4EAB7E71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69018C" w14:textId="6CA6033F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10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6D0DE3" w14:textId="2F65B592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TXCD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2BA6F84" w14:textId="5E005AB6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55501AF" w14:textId="587F0BA2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2E4B2D" w14:textId="1CEE36C5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5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06C474" w14:textId="4FC1CFEA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L7100</w:t>
            </w:r>
          </w:p>
        </w:tc>
      </w:tr>
      <w:tr w:rsidR="009C3DAA" w:rsidRPr="008F20B5" w14:paraId="7DA22E01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CFB0B2" w14:textId="0A0E535A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11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BA46DA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MSGID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B3CD6C9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訊息代號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808C2B3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221328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5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45E654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</w:p>
        </w:tc>
      </w:tr>
      <w:tr w:rsidR="009C3DAA" w:rsidRPr="008F20B5" w14:paraId="1B95E2D9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AB00D2" w14:textId="62A04DF4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12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94B3E93" w14:textId="7EF97B96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MLDRY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AC4F6B" w14:textId="24B7533B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保留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6F7052" w14:textId="0BB0CE8F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34D953" w14:textId="24A5D706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820F68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</w:p>
        </w:tc>
      </w:tr>
      <w:tr w:rsidR="009C3DAA" w:rsidRPr="008F20B5" w14:paraId="5F1AD826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1CBE88E" w14:textId="3ADB7490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13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A563BC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MRKEY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1EFD619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8F55CC4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F4A353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16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A4BE07" w14:textId="6FC5795F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</w:p>
        </w:tc>
      </w:tr>
      <w:tr w:rsidR="00E95689" w:rsidRPr="008F20B5" w14:paraId="5D3ADC05" w14:textId="77777777" w:rsidTr="00C95E73">
        <w:trPr>
          <w:ins w:id="797" w:author="ST1" w:date="2020-12-06T18:35:00Z"/>
        </w:trPr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A78659" w14:textId="533077C7" w:rsidR="00E95689" w:rsidRPr="008F20B5" w:rsidRDefault="00E95689" w:rsidP="009C3DAA">
            <w:pPr>
              <w:spacing w:line="140" w:lineRule="atLeast"/>
              <w:rPr>
                <w:ins w:id="798" w:author="ST1" w:date="2020-12-06T18:35:00Z"/>
                <w:rFonts w:ascii="標楷體" w:eastAsia="標楷體" w:hAnsi="標楷體"/>
              </w:rPr>
            </w:pPr>
            <w:ins w:id="799" w:author="ST1" w:date="2020-12-06T18:35:00Z">
              <w:r w:rsidRPr="008F20B5">
                <w:rPr>
                  <w:rFonts w:ascii="標楷體" w:eastAsia="標楷體" w:hAnsi="標楷體"/>
                </w:rPr>
                <w:t>14</w:t>
              </w:r>
            </w:ins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ED9EAC2" w14:textId="18D4E862" w:rsidR="00E95689" w:rsidRPr="00E95689" w:rsidRDefault="00E95689" w:rsidP="009C3DAA">
            <w:pPr>
              <w:spacing w:line="140" w:lineRule="atLeast"/>
              <w:rPr>
                <w:ins w:id="800" w:author="ST1" w:date="2020-12-06T18:35:00Z"/>
                <w:rFonts w:ascii="標楷體" w:eastAsia="標楷體" w:hAnsi="標楷體"/>
                <w:color w:val="FF0000"/>
                <w:rPrChange w:id="801" w:author="ST1" w:date="2020-12-06T18:37:00Z">
                  <w:rPr>
                    <w:ins w:id="802" w:author="ST1" w:date="2020-12-06T18:35:00Z"/>
                    <w:rFonts w:ascii="標楷體" w:eastAsia="標楷體" w:hAnsi="標楷體"/>
                  </w:rPr>
                </w:rPrChange>
              </w:rPr>
            </w:pPr>
            <w:ins w:id="803" w:author="ST1" w:date="2020-12-06T18:35:00Z">
              <w:r w:rsidRPr="00E95689">
                <w:rPr>
                  <w:rFonts w:ascii="標楷體" w:eastAsia="標楷體" w:hAnsi="標楷體"/>
                  <w:color w:val="FF0000"/>
                  <w:rPrChange w:id="804" w:author="ST1" w:date="2020-12-06T18:37:00Z">
                    <w:rPr>
                      <w:rFonts w:ascii="標楷體" w:eastAsia="標楷體" w:hAnsi="標楷體"/>
                    </w:rPr>
                  </w:rPrChange>
                </w:rPr>
                <w:t>FILLER</w:t>
              </w:r>
            </w:ins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90FF9ED" w14:textId="3CC8FC21" w:rsidR="00E95689" w:rsidRPr="00E95689" w:rsidRDefault="00E95689" w:rsidP="009C3DAA">
            <w:pPr>
              <w:spacing w:line="140" w:lineRule="atLeast"/>
              <w:rPr>
                <w:ins w:id="805" w:author="ST1" w:date="2020-12-06T18:35:00Z"/>
                <w:rFonts w:ascii="標楷體" w:eastAsia="標楷體" w:hAnsi="標楷體"/>
                <w:color w:val="FF0000"/>
                <w:rPrChange w:id="806" w:author="ST1" w:date="2020-12-06T18:37:00Z">
                  <w:rPr>
                    <w:ins w:id="807" w:author="ST1" w:date="2020-12-06T18:35:00Z"/>
                    <w:rFonts w:ascii="標楷體" w:eastAsia="標楷體" w:hAnsi="標楷體"/>
                  </w:rPr>
                </w:rPrChange>
              </w:rPr>
            </w:pPr>
            <w:ins w:id="808" w:author="ST1" w:date="2020-12-06T18:35:00Z">
              <w:r w:rsidRPr="00E95689">
                <w:rPr>
                  <w:rFonts w:ascii="標楷體" w:eastAsia="標楷體" w:hAnsi="標楷體" w:hint="eastAsia"/>
                  <w:color w:val="FF0000"/>
                  <w:rPrChange w:id="809" w:author="ST1" w:date="2020-12-06T18:37:00Z">
                    <w:rPr>
                      <w:rFonts w:ascii="標楷體" w:eastAsia="標楷體" w:hAnsi="標楷體" w:hint="eastAsia"/>
                    </w:rPr>
                  </w:rPrChange>
                </w:rPr>
                <w:t>保留</w:t>
              </w:r>
              <w:r w:rsidRPr="00E95689">
                <w:rPr>
                  <w:rFonts w:ascii="標楷體" w:eastAsia="標楷體" w:hAnsi="標楷體"/>
                  <w:color w:val="FF0000"/>
                  <w:rPrChange w:id="810" w:author="ST1" w:date="2020-12-06T18:37:00Z">
                    <w:rPr>
                      <w:rFonts w:ascii="標楷體" w:eastAsia="標楷體" w:hAnsi="標楷體"/>
                    </w:rPr>
                  </w:rPrChange>
                </w:rPr>
                <w:t>/</w:t>
              </w:r>
            </w:ins>
            <w:ins w:id="811" w:author="ST1" w:date="2020-12-06T18:36:00Z">
              <w:r w:rsidRPr="00E95689">
                <w:rPr>
                  <w:rFonts w:ascii="標楷體" w:eastAsia="標楷體" w:hAnsi="標楷體" w:hint="eastAsia"/>
                  <w:color w:val="FF0000"/>
                  <w:rPrChange w:id="812" w:author="ST1" w:date="2020-12-06T18:37:00Z">
                    <w:rPr>
                      <w:rFonts w:ascii="標楷體" w:eastAsia="標楷體" w:hAnsi="標楷體" w:cs="新細明體" w:hint="eastAsia"/>
                      <w:b/>
                      <w:bCs/>
                      <w:color w:val="0070C0"/>
                      <w:kern w:val="0"/>
                      <w:sz w:val="28"/>
                      <w:szCs w:val="28"/>
                    </w:rPr>
                  </w:rPrChange>
                </w:rPr>
                <w:t>下行</w:t>
              </w:r>
              <w:r w:rsidRPr="00E95689">
                <w:rPr>
                  <w:rFonts w:ascii="標楷體" w:eastAsia="標楷體" w:hAnsi="標楷體"/>
                  <w:color w:val="FF0000"/>
                  <w:rPrChange w:id="813" w:author="ST1" w:date="2020-12-06T18:37:00Z">
                    <w:rPr>
                      <w:rFonts w:ascii="標楷體" w:eastAsia="標楷體" w:hAnsi="標楷體" w:cs="新細明體"/>
                      <w:b/>
                      <w:bCs/>
                      <w:color w:val="0070C0"/>
                      <w:kern w:val="0"/>
                      <w:sz w:val="28"/>
                      <w:szCs w:val="28"/>
                    </w:rPr>
                  </w:rPrChange>
                </w:rPr>
                <w:t>欄位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F3F70E" w14:textId="41BE4D9F" w:rsidR="00E95689" w:rsidRPr="00E95689" w:rsidRDefault="00E95689" w:rsidP="009C3DAA">
            <w:pPr>
              <w:spacing w:line="140" w:lineRule="atLeast"/>
              <w:jc w:val="center"/>
              <w:rPr>
                <w:ins w:id="814" w:author="ST1" w:date="2020-12-06T18:35:00Z"/>
                <w:rFonts w:ascii="標楷體" w:eastAsia="標楷體" w:hAnsi="標楷體"/>
                <w:color w:val="FF0000"/>
                <w:rPrChange w:id="815" w:author="ST1" w:date="2020-12-06T18:37:00Z">
                  <w:rPr>
                    <w:ins w:id="816" w:author="ST1" w:date="2020-12-06T18:35:00Z"/>
                    <w:rFonts w:ascii="標楷體" w:eastAsia="標楷體" w:hAnsi="標楷體"/>
                  </w:rPr>
                </w:rPrChange>
              </w:rPr>
            </w:pPr>
            <w:ins w:id="817" w:author="ST1" w:date="2020-12-06T18:37:00Z">
              <w:r w:rsidRPr="00E95689">
                <w:rPr>
                  <w:rFonts w:ascii="標楷體" w:eastAsia="標楷體" w:hAnsi="標楷體"/>
                  <w:color w:val="FF0000"/>
                  <w:rPrChange w:id="818" w:author="ST1" w:date="2020-12-06T18:37:00Z">
                    <w:rPr>
                      <w:rFonts w:ascii="標楷體" w:eastAsia="標楷體" w:hAnsi="標楷體"/>
                    </w:rPr>
                  </w:rPrChange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E599486" w14:textId="77777777" w:rsidR="00E95689" w:rsidRPr="008F20B5" w:rsidRDefault="00E95689" w:rsidP="009C3DAA">
            <w:pPr>
              <w:spacing w:line="140" w:lineRule="atLeast"/>
              <w:jc w:val="center"/>
              <w:rPr>
                <w:ins w:id="819" w:author="ST1" w:date="2020-12-06T18:35:00Z"/>
                <w:rFonts w:ascii="標楷體" w:eastAsia="標楷體" w:hAnsi="標楷體"/>
              </w:rPr>
            </w:pP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A3BA9D" w14:textId="77777777" w:rsidR="00E95689" w:rsidRPr="008F20B5" w:rsidRDefault="00E95689" w:rsidP="009C3DAA">
            <w:pPr>
              <w:spacing w:line="140" w:lineRule="atLeast"/>
              <w:rPr>
                <w:ins w:id="820" w:author="ST1" w:date="2020-12-06T18:35:00Z"/>
                <w:rFonts w:ascii="標楷體" w:eastAsia="標楷體" w:hAnsi="標楷體"/>
              </w:rPr>
            </w:pPr>
          </w:p>
        </w:tc>
      </w:tr>
      <w:tr w:rsidR="009C3DAA" w:rsidRPr="008F20B5" w14:paraId="2E8F6E35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E32032" w14:textId="6553188F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  <w:del w:id="821" w:author="ST1" w:date="2020-12-06T18:35:00Z">
              <w:r w:rsidRPr="008F20B5" w:rsidDel="00E95689">
                <w:rPr>
                  <w:rFonts w:ascii="標楷體" w:eastAsia="標楷體" w:hAnsi="標楷體"/>
                </w:rPr>
                <w:delText>4</w:delText>
              </w:r>
            </w:del>
            <w:ins w:id="822" w:author="ST1" w:date="2020-12-06T18:35:00Z">
              <w:r w:rsidR="00E95689">
                <w:rPr>
                  <w:rFonts w:ascii="標楷體" w:eastAsia="標楷體" w:hAnsi="標楷體" w:hint="eastAsia"/>
                </w:rPr>
                <w:t>5</w:t>
              </w:r>
            </w:ins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56D157" w14:textId="25CE7C2D" w:rsidR="009C3DAA" w:rsidRPr="007669D2" w:rsidRDefault="000A14EF" w:rsidP="009C3DAA">
            <w:pPr>
              <w:spacing w:line="140" w:lineRule="atLeast"/>
              <w:rPr>
                <w:rFonts w:ascii="標楷體" w:eastAsia="標楷體" w:hAnsi="標楷體"/>
                <w:color w:val="0070C0"/>
                <w:rPrChange w:id="823" w:author="ST1" w:date="2020-12-01T18:37:00Z">
                  <w:rPr>
                    <w:rFonts w:ascii="標楷體" w:eastAsia="標楷體" w:hAnsi="標楷體"/>
                  </w:rPr>
                </w:rPrChange>
              </w:rPr>
            </w:pPr>
            <w:ins w:id="824" w:author="ST1" w:date="2020-12-01T17:26:00Z">
              <w:r w:rsidRPr="007669D2">
                <w:rPr>
                  <w:rFonts w:ascii="標楷體" w:eastAsia="標楷體" w:hAnsi="標楷體"/>
                  <w:color w:val="0070C0"/>
                  <w:rPrChange w:id="825" w:author="ST1" w:date="2020-12-01T18:37:00Z">
                    <w:rPr>
                      <w:rFonts w:ascii="標楷體" w:eastAsia="標楷體" w:hAnsi="標楷體"/>
                    </w:rPr>
                  </w:rPrChange>
                </w:rPr>
                <w:t>ErrMsg</w:t>
              </w:r>
            </w:ins>
            <w:del w:id="826" w:author="ST1" w:date="2020-12-01T17:25:00Z">
              <w:r w:rsidR="009C3DAA" w:rsidRPr="007669D2" w:rsidDel="000A14EF">
                <w:rPr>
                  <w:rFonts w:ascii="標楷體" w:eastAsia="標楷體" w:hAnsi="標楷體"/>
                  <w:color w:val="0070C0"/>
                  <w:rPrChange w:id="827" w:author="ST1" w:date="2020-12-01T18:37:00Z">
                    <w:rPr>
                      <w:rFonts w:ascii="標楷體" w:eastAsia="標楷體" w:hAnsi="標楷體"/>
                    </w:rPr>
                  </w:rPrChange>
                </w:rPr>
                <w:delText>FILLER</w:delText>
              </w:r>
            </w:del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A9D2C5" w14:textId="4C0CCD60" w:rsidR="009C3DAA" w:rsidRPr="007669D2" w:rsidRDefault="007B01DA" w:rsidP="009C3DAA">
            <w:pPr>
              <w:spacing w:line="140" w:lineRule="atLeast"/>
              <w:rPr>
                <w:rFonts w:ascii="標楷體" w:eastAsia="標楷體" w:hAnsi="標楷體"/>
                <w:color w:val="0070C0"/>
                <w:rPrChange w:id="828" w:author="ST1" w:date="2020-12-01T18:37:00Z">
                  <w:rPr>
                    <w:rFonts w:ascii="標楷體" w:eastAsia="標楷體" w:hAnsi="標楷體"/>
                  </w:rPr>
                </w:rPrChange>
              </w:rPr>
            </w:pPr>
            <w:ins w:id="829" w:author="ST1" w:date="2020-12-01T17:27:00Z">
              <w:r w:rsidRPr="007669D2">
                <w:rPr>
                  <w:rFonts w:ascii="標楷體" w:eastAsia="標楷體" w:hAnsi="標楷體" w:hint="eastAsia"/>
                  <w:color w:val="0070C0"/>
                  <w:rPrChange w:id="830" w:author="ST1" w:date="2020-12-01T18:37:00Z">
                    <w:rPr>
                      <w:rFonts w:ascii="標楷體" w:eastAsia="標楷體" w:hAnsi="標楷體" w:hint="eastAsia"/>
                    </w:rPr>
                  </w:rPrChange>
                </w:rPr>
                <w:t>錯誤</w:t>
              </w:r>
            </w:ins>
            <w:ins w:id="831" w:author="ST1" w:date="2020-12-01T17:26:00Z">
              <w:r w:rsidR="000A14EF" w:rsidRPr="007669D2">
                <w:rPr>
                  <w:rFonts w:ascii="標楷體" w:eastAsia="標楷體" w:hAnsi="標楷體" w:hint="eastAsia"/>
                  <w:color w:val="0070C0"/>
                  <w:rPrChange w:id="832" w:author="ST1" w:date="2020-12-01T18:37:00Z">
                    <w:rPr>
                      <w:rFonts w:ascii="標楷體" w:eastAsia="標楷體" w:hAnsi="標楷體" w:hint="eastAsia"/>
                    </w:rPr>
                  </w:rPrChange>
                </w:rPr>
                <w:t>訊息</w:t>
              </w:r>
            </w:ins>
            <w:del w:id="833" w:author="ST1" w:date="2020-12-01T17:26:00Z">
              <w:r w:rsidR="009C3DAA" w:rsidRPr="007669D2" w:rsidDel="000A14EF">
                <w:rPr>
                  <w:rFonts w:ascii="標楷體" w:eastAsia="標楷體" w:hAnsi="標楷體" w:hint="eastAsia"/>
                  <w:color w:val="0070C0"/>
                  <w:rPrChange w:id="834" w:author="ST1" w:date="2020-12-01T18:37:00Z">
                    <w:rPr>
                      <w:rFonts w:ascii="標楷體" w:eastAsia="標楷體" w:hAnsi="標楷體" w:hint="eastAsia"/>
                    </w:rPr>
                  </w:rPrChange>
                </w:rPr>
                <w:delText>保留</w:delText>
              </w:r>
            </w:del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A079315" w14:textId="77777777" w:rsidR="009C3DAA" w:rsidRPr="007669D2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  <w:rPrChange w:id="835" w:author="ST1" w:date="2020-12-01T18:37:00Z">
                  <w:rPr>
                    <w:rFonts w:ascii="標楷體" w:eastAsia="標楷體" w:hAnsi="標楷體"/>
                  </w:rPr>
                </w:rPrChange>
              </w:rPr>
            </w:pPr>
            <w:r w:rsidRPr="007669D2">
              <w:rPr>
                <w:rFonts w:ascii="標楷體" w:eastAsia="標楷體" w:hAnsi="標楷體"/>
                <w:color w:val="0070C0"/>
                <w:rPrChange w:id="836" w:author="ST1" w:date="2020-12-01T18:37:00Z">
                  <w:rPr>
                    <w:rFonts w:ascii="標楷體" w:eastAsia="標楷體" w:hAnsi="標楷體"/>
                  </w:rPr>
                </w:rPrChange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A232FE" w14:textId="681847A5" w:rsidR="009C3DAA" w:rsidRPr="007669D2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  <w:rPrChange w:id="837" w:author="ST1" w:date="2020-12-01T18:37:00Z">
                  <w:rPr>
                    <w:rFonts w:ascii="標楷體" w:eastAsia="標楷體" w:hAnsi="標楷體"/>
                  </w:rPr>
                </w:rPrChange>
              </w:rPr>
            </w:pPr>
            <w:del w:id="838" w:author="ST1" w:date="2020-12-01T17:26:00Z">
              <w:r w:rsidRPr="007669D2" w:rsidDel="000A14EF">
                <w:rPr>
                  <w:rFonts w:ascii="標楷體" w:eastAsia="標楷體" w:hAnsi="標楷體"/>
                  <w:color w:val="0070C0"/>
                  <w:rPrChange w:id="839" w:author="ST1" w:date="2020-12-01T18:37:00Z">
                    <w:rPr>
                      <w:rFonts w:ascii="標楷體" w:eastAsia="標楷體" w:hAnsi="標楷體"/>
                    </w:rPr>
                  </w:rPrChange>
                </w:rPr>
                <w:delText>8</w:delText>
              </w:r>
            </w:del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8B141C" w14:textId="61FECF9D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</w:p>
        </w:tc>
      </w:tr>
    </w:tbl>
    <w:p w14:paraId="4F83C0CB" w14:textId="77777777" w:rsidR="00361479" w:rsidRPr="008F20B5" w:rsidRDefault="00361479" w:rsidP="00361479">
      <w:pPr>
        <w:pStyle w:val="af9"/>
        <w:widowControl/>
        <w:ind w:leftChars="0"/>
        <w:rPr>
          <w:rFonts w:ascii="標楷體" w:eastAsia="標楷體" w:hAnsi="標楷體"/>
        </w:rPr>
      </w:pPr>
    </w:p>
    <w:p w14:paraId="0C8807E9" w14:textId="77777777" w:rsidR="00361479" w:rsidRPr="008F20B5" w:rsidRDefault="00361479" w:rsidP="00361479">
      <w:pPr>
        <w:widowControl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br w:type="page"/>
      </w:r>
    </w:p>
    <w:p w14:paraId="0C318043" w14:textId="77777777" w:rsidR="00B26C57" w:rsidRPr="008F20B5" w:rsidRDefault="00B26C57" w:rsidP="00751866">
      <w:pPr>
        <w:pStyle w:val="3"/>
        <w:numPr>
          <w:ilvl w:val="2"/>
          <w:numId w:val="64"/>
        </w:numPr>
        <w:spacing w:before="0"/>
        <w:rPr>
          <w:rFonts w:ascii="標楷體" w:hAnsi="標楷體"/>
          <w:b/>
          <w:szCs w:val="32"/>
        </w:rPr>
      </w:pPr>
      <w:bookmarkStart w:id="840" w:name="_JSON_傳輸格式"/>
      <w:bookmarkStart w:id="841" w:name="_Toc22036603"/>
      <w:bookmarkEnd w:id="840"/>
      <w:r w:rsidRPr="008F20B5">
        <w:rPr>
          <w:rFonts w:ascii="標楷體" w:hAnsi="標楷體"/>
          <w:b/>
          <w:szCs w:val="32"/>
        </w:rPr>
        <w:lastRenderedPageBreak/>
        <w:t xml:space="preserve">JSON </w:t>
      </w:r>
      <w:r w:rsidRPr="008F20B5">
        <w:rPr>
          <w:rFonts w:ascii="標楷體" w:hAnsi="標楷體" w:hint="eastAsia"/>
          <w:b/>
        </w:rPr>
        <w:t>傳輸格式</w:t>
      </w:r>
    </w:p>
    <w:p w14:paraId="62123DD0" w14:textId="77777777" w:rsidR="00B26C57" w:rsidRPr="008F20B5" w:rsidRDefault="00B26C57" w:rsidP="00B26C57">
      <w:pPr>
        <w:pStyle w:val="af9"/>
        <w:widowControl/>
        <w:ind w:leftChars="0" w:left="840" w:firstLineChars="100" w:firstLine="24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1. Json格式，全為字串</w:t>
      </w:r>
    </w:p>
    <w:bookmarkEnd w:id="841"/>
    <w:p w14:paraId="5042D63C" w14:textId="77777777" w:rsidR="00B271B5" w:rsidRPr="008F20B5" w:rsidRDefault="00B271B5" w:rsidP="00361479">
      <w:pPr>
        <w:widowControl/>
        <w:ind w:leftChars="300" w:left="720" w:firstLine="480"/>
        <w:rPr>
          <w:rFonts w:ascii="標楷體" w:eastAsia="標楷體" w:hAnsi="標楷體"/>
        </w:rPr>
      </w:pPr>
    </w:p>
    <w:p w14:paraId="01B962FA" w14:textId="282E352F" w:rsidR="009B7240" w:rsidRPr="008F20B5" w:rsidRDefault="00B271B5" w:rsidP="00361479">
      <w:pPr>
        <w:widowControl/>
        <w:ind w:leftChars="300" w:left="720" w:firstLine="480"/>
        <w:rPr>
          <w:rFonts w:ascii="標楷體" w:eastAsia="標楷體" w:hAnsi="標楷體"/>
        </w:rPr>
      </w:pPr>
      <w:r w:rsidRPr="008F20B5">
        <w:rPr>
          <w:rFonts w:ascii="標楷體" w:eastAsia="標楷體" w:hAnsi="標楷體" w:hint="eastAsia"/>
          <w:lang w:eastAsia="zh-HK"/>
        </w:rPr>
        <w:t>範例</w:t>
      </w:r>
      <w:r w:rsidR="009B7240" w:rsidRPr="008F20B5">
        <w:rPr>
          <w:rFonts w:ascii="標楷體" w:eastAsia="標楷體" w:hAnsi="標楷體" w:hint="eastAsia"/>
          <w:lang w:eastAsia="zh-HK"/>
        </w:rPr>
        <w:t>：</w:t>
      </w:r>
    </w:p>
    <w:p w14:paraId="128B6026" w14:textId="77777777" w:rsidR="00B271B5" w:rsidRPr="008F20B5" w:rsidRDefault="00B271B5" w:rsidP="00B271B5">
      <w:pPr>
        <w:widowControl/>
        <w:ind w:leftChars="300" w:left="720" w:firstLine="48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[輸入電文]</w:t>
      </w:r>
    </w:p>
    <w:p w14:paraId="07F45A1D" w14:textId="77777777" w:rsidR="00B271B5" w:rsidRPr="008F20B5" w:rsidRDefault="00B271B5" w:rsidP="00B271B5">
      <w:pPr>
        <w:widowControl/>
        <w:ind w:leftChars="300" w:left="720" w:firstLine="480"/>
        <w:rPr>
          <w:rFonts w:ascii="標楷體" w:eastAsia="標楷體" w:hAnsi="標楷體"/>
        </w:rPr>
      </w:pPr>
    </w:p>
    <w:p w14:paraId="4431C8E0" w14:textId="77777777" w:rsidR="00B271B5" w:rsidRPr="008F20B5" w:rsidRDefault="00B271B5" w:rsidP="004A1C2C">
      <w:pPr>
        <w:ind w:leftChars="500" w:left="120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"{\"KINBR\":\"0000\",\"TLRNO\":\"E-LOAN\",\"TXTNO\":\"00000000\",\"ENTDY\":\"1090520\",\"ORGKIN\":\"\",\"ORGTLR\":\"\",\"ORGTNO\":\"00000000\",\"ORGDD\":\"00\",\"TRMTYP\":\"EL\",\"TXCD\":\"L7100\",\"MRKEY\":\"\",\"CIFKEY\":\"F222222222\",\"CIFERR\":\"\",\"HCODE\":\"0\",\"CRDB\":\"0\",\"HSUPCD\":\"0\",\"CURCD\":\"00\",\"CURNM\":\"TWD\",\"TXAMT\":\"000000000000.00\",\"EMPNOT\":\"CU3178\",\"EMPNOS\":\"CU3178\",\"CALDY\":\"20201007\",\"CALTM\":\"09100000\",\"MTTPSEQ\":\"0\",\"TOTAFG\":\"0\",\"OBUFG\":\"0\",\"ACBRNO\":\"0000\",\"RBRNO\":\"0000\",\"FBRNO\":\"0000\",\"RELCD\":\"1\",\"ACTFG\":\"0\",\"SECNO\":\"\",\"MCNT\":\"0\",\"TITFCD\":\"0\",\"RELOAD\":\"0\",\"BATCHNO\":\"\",\"DELAY\":\"0\",\"FMTCHK\":\"\",\"FROMMQ\":\"\",\"FUNCIND\":\"0\",\"LockNo\": \"00000000000\", \"LockCustNo\": \"0000000\",\"AUTHNO\": \"      \",\"AGENT\": \"      \",\"BODY\":[{\"TranCode\":\"L1105\",\"FunCd\":\"1\",\"CustId\":\"F222222222\",\"CustTelSeq\":\"1\",\"TelTypeCode\":\"01\",\"TelArea\":\"02   \",\"TelNo\":\"23895858  \",\"TelExt\":\"1142 \",\"Mobile\":\"\",\"TelChgRsnCode\":\"01\",\"RelationCode\":\"\",\"LiaisonName\":\"\",\"Rmk\":\"\",\"Enable\":\"Y\",\"StopReason\":\"1\",\"TelNoUKey\":\"1\"}]}"</w:t>
      </w:r>
    </w:p>
    <w:p w14:paraId="44F41802" w14:textId="77777777" w:rsidR="00B271B5" w:rsidRPr="008F20B5" w:rsidRDefault="00B271B5" w:rsidP="00B271B5">
      <w:pPr>
        <w:widowControl/>
        <w:ind w:leftChars="300" w:left="720" w:firstLine="480"/>
        <w:rPr>
          <w:rFonts w:ascii="標楷體" w:eastAsia="標楷體" w:hAnsi="標楷體"/>
        </w:rPr>
      </w:pPr>
    </w:p>
    <w:p w14:paraId="6349EE60" w14:textId="0DDC8D9B" w:rsidR="00B271B5" w:rsidRDefault="00B271B5" w:rsidP="00B271B5">
      <w:pPr>
        <w:widowControl/>
        <w:ind w:leftChars="300" w:left="720" w:firstLine="480"/>
        <w:rPr>
          <w:ins w:id="842" w:author="ST1" w:date="2020-12-06T18:43:00Z"/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[輸出電文]</w:t>
      </w:r>
    </w:p>
    <w:p w14:paraId="61312E5A" w14:textId="77777777" w:rsidR="00E95689" w:rsidRPr="008F20B5" w:rsidRDefault="00E95689" w:rsidP="00B271B5">
      <w:pPr>
        <w:widowControl/>
        <w:ind w:leftChars="300" w:left="720" w:firstLine="480"/>
        <w:rPr>
          <w:rFonts w:ascii="標楷體" w:eastAsia="標楷體" w:hAnsi="標楷體"/>
        </w:rPr>
      </w:pPr>
    </w:p>
    <w:p w14:paraId="293754C0" w14:textId="078C0FE2" w:rsidR="00E95689" w:rsidRPr="00E95689" w:rsidRDefault="00E95689" w:rsidP="00E95689">
      <w:pPr>
        <w:ind w:leftChars="500" w:left="1200"/>
        <w:rPr>
          <w:ins w:id="843" w:author="ST1" w:date="2020-12-06T18:39:00Z"/>
          <w:rFonts w:ascii="標楷體" w:eastAsia="標楷體" w:hAnsi="標楷體"/>
          <w:color w:val="FF0000"/>
          <w:rPrChange w:id="844" w:author="ST1" w:date="2020-12-06T18:43:00Z">
            <w:rPr>
              <w:ins w:id="845" w:author="ST1" w:date="2020-12-06T18:39:00Z"/>
              <w:rFonts w:ascii="標楷體" w:eastAsia="標楷體" w:hAnsi="標楷體"/>
            </w:rPr>
          </w:rPrChange>
        </w:rPr>
      </w:pPr>
      <w:ins w:id="846" w:author="ST1" w:date="2020-12-06T18:42:00Z">
        <w:r w:rsidRPr="00E95689">
          <w:rPr>
            <w:rFonts w:ascii="標楷體" w:eastAsia="標楷體" w:hAnsi="標楷體"/>
            <w:color w:val="FF0000"/>
            <w:rPrChange w:id="847" w:author="ST1" w:date="2020-12-06T18:43:00Z">
              <w:rPr>
                <w:rFonts w:ascii="標楷體" w:eastAsia="標楷體" w:hAnsi="標楷體"/>
              </w:rPr>
            </w:rPrChange>
          </w:rPr>
          <w:t>[</w:t>
        </w:r>
      </w:ins>
      <w:ins w:id="848" w:author="ST1" w:date="2020-12-06T18:43:00Z">
        <w:r w:rsidRPr="00E95689">
          <w:rPr>
            <w:rFonts w:ascii="標楷體" w:eastAsia="標楷體" w:hAnsi="標楷體" w:hint="eastAsia"/>
            <w:color w:val="FF0000"/>
            <w:rPrChange w:id="849" w:author="ST1" w:date="2020-12-06T18:43:00Z">
              <w:rPr>
                <w:rFonts w:ascii="標楷體" w:eastAsia="標楷體" w:hAnsi="標楷體" w:hint="eastAsia"/>
              </w:rPr>
            </w:rPrChange>
          </w:rPr>
          <w:t>範例</w:t>
        </w:r>
        <w:r w:rsidRPr="00E95689">
          <w:rPr>
            <w:rFonts w:ascii="標楷體" w:eastAsia="標楷體" w:hAnsi="標楷體"/>
            <w:color w:val="FF0000"/>
            <w:rPrChange w:id="850" w:author="ST1" w:date="2020-12-06T18:43:00Z">
              <w:rPr>
                <w:rFonts w:ascii="標楷體" w:eastAsia="標楷體" w:hAnsi="標楷體"/>
              </w:rPr>
            </w:rPrChange>
          </w:rPr>
          <w:t>1:</w:t>
        </w:r>
      </w:ins>
      <w:ins w:id="851" w:author="ST1" w:date="2020-12-06T18:42:00Z">
        <w:r w:rsidRPr="00E95689">
          <w:rPr>
            <w:rFonts w:ascii="標楷體" w:eastAsia="標楷體" w:hAnsi="標楷體" w:hint="eastAsia"/>
            <w:color w:val="FF0000"/>
            <w:rPrChange w:id="852" w:author="ST1" w:date="2020-12-06T18:43:00Z">
              <w:rPr>
                <w:rFonts w:ascii="標楷體" w:eastAsia="標楷體" w:hAnsi="標楷體" w:hint="eastAsia"/>
              </w:rPr>
            </w:rPrChange>
          </w:rPr>
          <w:t>失敗</w:t>
        </w:r>
        <w:r w:rsidRPr="00E95689">
          <w:rPr>
            <w:rFonts w:ascii="標楷體" w:eastAsia="標楷體" w:hAnsi="標楷體"/>
            <w:color w:val="FF0000"/>
            <w:rPrChange w:id="853" w:author="ST1" w:date="2020-12-06T18:43:00Z">
              <w:rPr>
                <w:rFonts w:ascii="標楷體" w:eastAsia="標楷體" w:hAnsi="標楷體"/>
              </w:rPr>
            </w:rPrChange>
          </w:rPr>
          <w:t>]</w:t>
        </w:r>
      </w:ins>
    </w:p>
    <w:p w14:paraId="4ABB0744" w14:textId="77777777" w:rsidR="00E95689" w:rsidRPr="001D64B6" w:rsidRDefault="00E95689" w:rsidP="00E95689">
      <w:pPr>
        <w:ind w:leftChars="500" w:left="1200"/>
        <w:rPr>
          <w:ins w:id="854" w:author="ST1" w:date="2020-12-06T18:39:00Z"/>
          <w:rFonts w:ascii="標楷體" w:eastAsia="標楷體" w:hAnsi="標楷體"/>
          <w:color w:val="FF0000"/>
        </w:rPr>
      </w:pPr>
      <w:ins w:id="855" w:author="ST1" w:date="2020-12-06T18:39:00Z">
        <w:r w:rsidRPr="001D64B6">
          <w:rPr>
            <w:rFonts w:ascii="標楷體" w:eastAsia="標楷體" w:hAnsi="標楷體"/>
            <w:color w:val="FF0000"/>
          </w:rPr>
          <w:t>{"Status":"E", "ErrMeg":"商品代碼 = XX021 key Duplicate"}</w:t>
        </w:r>
      </w:ins>
    </w:p>
    <w:p w14:paraId="264AB710" w14:textId="0BF2534E" w:rsidR="00B271B5" w:rsidRDefault="00B271B5" w:rsidP="00B271B5">
      <w:pPr>
        <w:widowControl/>
        <w:ind w:leftChars="300" w:left="720" w:firstLine="480"/>
        <w:rPr>
          <w:ins w:id="856" w:author="ST1" w:date="2020-12-06T18:43:00Z"/>
          <w:rFonts w:ascii="標楷體" w:eastAsia="標楷體" w:hAnsi="標楷體"/>
        </w:rPr>
      </w:pPr>
    </w:p>
    <w:p w14:paraId="17783C43" w14:textId="14285B29" w:rsidR="00E95689" w:rsidRPr="001D64B6" w:rsidRDefault="00E95689" w:rsidP="00E95689">
      <w:pPr>
        <w:ind w:leftChars="500" w:left="1200"/>
        <w:rPr>
          <w:ins w:id="857" w:author="ST1" w:date="2020-12-06T18:43:00Z"/>
          <w:rFonts w:ascii="標楷體" w:eastAsia="標楷體" w:hAnsi="標楷體"/>
          <w:color w:val="FF0000"/>
        </w:rPr>
      </w:pPr>
      <w:ins w:id="858" w:author="ST1" w:date="2020-12-06T18:43:00Z">
        <w:r w:rsidRPr="001D64B6">
          <w:rPr>
            <w:rFonts w:ascii="標楷體" w:eastAsia="標楷體" w:hAnsi="標楷體" w:hint="eastAsia"/>
            <w:color w:val="FF0000"/>
          </w:rPr>
          <w:t>[範例</w:t>
        </w:r>
        <w:r>
          <w:rPr>
            <w:rFonts w:ascii="標楷體" w:eastAsia="標楷體" w:hAnsi="標楷體" w:hint="eastAsia"/>
            <w:color w:val="FF0000"/>
          </w:rPr>
          <w:t>2</w:t>
        </w:r>
        <w:r w:rsidRPr="001D64B6">
          <w:rPr>
            <w:rFonts w:ascii="標楷體" w:eastAsia="標楷體" w:hAnsi="標楷體" w:hint="eastAsia"/>
            <w:color w:val="FF0000"/>
          </w:rPr>
          <w:t>:</w:t>
        </w:r>
        <w:r>
          <w:rPr>
            <w:rFonts w:ascii="標楷體" w:eastAsia="標楷體" w:hAnsi="標楷體" w:hint="eastAsia"/>
            <w:color w:val="FF0000"/>
          </w:rPr>
          <w:t>成功</w:t>
        </w:r>
      </w:ins>
      <w:ins w:id="859" w:author="ST1" w:date="2020-12-06T18:44:00Z">
        <w:r>
          <w:rPr>
            <w:rFonts w:ascii="標楷體" w:eastAsia="標楷體" w:hAnsi="標楷體"/>
            <w:color w:val="FF0000"/>
          </w:rPr>
          <w:t xml:space="preserve"> </w:t>
        </w:r>
        <w:r>
          <w:rPr>
            <w:rFonts w:ascii="標楷體" w:eastAsia="標楷體" w:hAnsi="標楷體" w:hint="eastAsia"/>
            <w:color w:val="FF0000"/>
          </w:rPr>
          <w:t>-</w:t>
        </w:r>
      </w:ins>
      <w:ins w:id="860" w:author="ST1" w:date="2020-12-06T18:45:00Z">
        <w:r>
          <w:rPr>
            <w:rFonts w:ascii="標楷體" w:eastAsia="標楷體" w:hAnsi="標楷體"/>
            <w:color w:val="FF0000"/>
          </w:rPr>
          <w:t xml:space="preserve"> </w:t>
        </w:r>
      </w:ins>
      <w:ins w:id="861" w:author="ST1" w:date="2020-12-06T18:44:00Z">
        <w:r>
          <w:rPr>
            <w:rFonts w:ascii="標楷體" w:eastAsia="標楷體" w:hAnsi="標楷體" w:hint="eastAsia"/>
            <w:color w:val="FF0000"/>
          </w:rPr>
          <w:t>含一個</w:t>
        </w:r>
        <w:r w:rsidRPr="001D64B6">
          <w:rPr>
            <w:rFonts w:ascii="標楷體" w:eastAsia="標楷體" w:hAnsi="標楷體" w:hint="eastAsia"/>
            <w:color w:val="FF0000"/>
          </w:rPr>
          <w:t>下行</w:t>
        </w:r>
        <w:r w:rsidRPr="001D64B6">
          <w:rPr>
            <w:rFonts w:ascii="標楷體" w:eastAsia="標楷體" w:hAnsi="標楷體"/>
            <w:color w:val="FF0000"/>
          </w:rPr>
          <w:t>欄位</w:t>
        </w:r>
      </w:ins>
      <w:ins w:id="862" w:author="ST1" w:date="2020-12-06T18:43:00Z">
        <w:r w:rsidRPr="001D64B6">
          <w:rPr>
            <w:rFonts w:ascii="標楷體" w:eastAsia="標楷體" w:hAnsi="標楷體" w:hint="eastAsia"/>
            <w:color w:val="FF0000"/>
          </w:rPr>
          <w:t>]</w:t>
        </w:r>
      </w:ins>
    </w:p>
    <w:p w14:paraId="6A7281AB" w14:textId="4A4A681C" w:rsidR="00E95689" w:rsidRPr="008F20B5" w:rsidDel="00E95689" w:rsidRDefault="00E95689" w:rsidP="00B271B5">
      <w:pPr>
        <w:widowControl/>
        <w:ind w:leftChars="300" w:left="720" w:firstLine="480"/>
        <w:rPr>
          <w:del w:id="863" w:author="ST1" w:date="2020-12-06T18:43:00Z"/>
          <w:rFonts w:ascii="標楷體" w:eastAsia="標楷體" w:hAnsi="標楷體"/>
        </w:rPr>
      </w:pPr>
    </w:p>
    <w:p w14:paraId="1461F16F" w14:textId="59D99B2E" w:rsidR="00E95689" w:rsidRDefault="00E95689" w:rsidP="00E95689">
      <w:pPr>
        <w:widowControl/>
        <w:ind w:leftChars="500" w:left="1200"/>
        <w:rPr>
          <w:ins w:id="864" w:author="ST1" w:date="2020-12-06T18:47:00Z"/>
          <w:rFonts w:ascii="標楷體" w:eastAsia="標楷體" w:hAnsi="標楷體"/>
          <w:color w:val="FF0000"/>
        </w:rPr>
      </w:pPr>
      <w:ins w:id="865" w:author="ST1" w:date="2020-12-06T18:40:00Z">
        <w:r w:rsidRPr="00E95689">
          <w:rPr>
            <w:rFonts w:ascii="標楷體" w:eastAsia="標楷體" w:hAnsi="標楷體"/>
            <w:color w:val="FF0000"/>
            <w:rPrChange w:id="866" w:author="ST1" w:date="2020-12-06T18:42:00Z">
              <w:rPr>
                <w:rFonts w:ascii="標楷體" w:eastAsia="標楷體" w:hAnsi="標楷體"/>
              </w:rPr>
            </w:rPrChange>
          </w:rPr>
          <w:t>{"sendTo": "iFX","MSGLEN": "","TXRSEQ": "0000E-LOAN00095611","BRNO": "0000","TLRNO": "E-LOAN","TXTNO": "00095611","CALDY": "20201203","CALTM": "20133591","MSGEND": "1","TXRSUT": "S","TXCD": "L7100","MSGID": "L7100","MLDRY": "","MRKEY": "","FILLER": "","occursList": [],"OApplNo": "900099","statuts": "S","ErrMsg":""}</w:t>
        </w:r>
      </w:ins>
    </w:p>
    <w:p w14:paraId="0C23253B" w14:textId="77777777" w:rsidR="00776AC8" w:rsidRPr="00E95689" w:rsidRDefault="00776AC8">
      <w:pPr>
        <w:widowControl/>
        <w:ind w:leftChars="500" w:left="1200"/>
        <w:rPr>
          <w:ins w:id="867" w:author="ST1" w:date="2020-12-06T18:40:00Z"/>
          <w:rFonts w:ascii="標楷體" w:eastAsia="標楷體" w:hAnsi="標楷體"/>
          <w:color w:val="FF0000"/>
          <w:rPrChange w:id="868" w:author="ST1" w:date="2020-12-06T18:42:00Z">
            <w:rPr>
              <w:ins w:id="869" w:author="ST1" w:date="2020-12-06T18:40:00Z"/>
              <w:rFonts w:ascii="標楷體" w:eastAsia="標楷體" w:hAnsi="標楷體"/>
            </w:rPr>
          </w:rPrChange>
        </w:rPr>
        <w:pPrChange w:id="870" w:author="ST1" w:date="2020-12-06T18:42:00Z">
          <w:pPr>
            <w:widowControl/>
            <w:ind w:leftChars="300" w:left="720" w:firstLine="480"/>
          </w:pPr>
        </w:pPrChange>
      </w:pPr>
    </w:p>
    <w:p w14:paraId="6DB8E105" w14:textId="05724B9A" w:rsidR="00776AC8" w:rsidRDefault="00776AC8">
      <w:pPr>
        <w:widowControl/>
        <w:rPr>
          <w:ins w:id="871" w:author="ST1" w:date="2020-12-06T18:47:00Z"/>
          <w:rFonts w:ascii="標楷體" w:eastAsia="標楷體" w:hAnsi="標楷體"/>
        </w:rPr>
      </w:pPr>
      <w:ins w:id="872" w:author="ST1" w:date="2020-12-06T18:47:00Z">
        <w:r>
          <w:rPr>
            <w:rFonts w:ascii="標楷體" w:eastAsia="標楷體" w:hAnsi="標楷體"/>
          </w:rPr>
          <w:br w:type="page"/>
        </w:r>
      </w:ins>
    </w:p>
    <w:p w14:paraId="0CCB15B6" w14:textId="77777777" w:rsidR="00776AC8" w:rsidRDefault="00776AC8" w:rsidP="00776AC8">
      <w:pPr>
        <w:widowControl/>
        <w:ind w:leftChars="300" w:left="720" w:firstLine="480"/>
        <w:rPr>
          <w:ins w:id="873" w:author="ST1" w:date="2020-12-06T18:46:00Z"/>
          <w:rFonts w:ascii="標楷體" w:eastAsia="標楷體" w:hAnsi="標楷體"/>
        </w:rPr>
      </w:pPr>
    </w:p>
    <w:p w14:paraId="689D6890" w14:textId="36E40C1A" w:rsidR="00776AC8" w:rsidRPr="001D64B6" w:rsidRDefault="00776AC8" w:rsidP="00776AC8">
      <w:pPr>
        <w:ind w:leftChars="500" w:left="1200"/>
        <w:rPr>
          <w:ins w:id="874" w:author="ST1" w:date="2020-12-06T18:46:00Z"/>
          <w:rFonts w:ascii="標楷體" w:eastAsia="標楷體" w:hAnsi="標楷體"/>
          <w:color w:val="FF0000"/>
        </w:rPr>
      </w:pPr>
      <w:ins w:id="875" w:author="ST1" w:date="2020-12-06T18:46:00Z">
        <w:r w:rsidRPr="001D64B6">
          <w:rPr>
            <w:rFonts w:ascii="標楷體" w:eastAsia="標楷體" w:hAnsi="標楷體" w:hint="eastAsia"/>
            <w:color w:val="FF0000"/>
          </w:rPr>
          <w:t>[範例</w:t>
        </w:r>
        <w:r>
          <w:rPr>
            <w:rFonts w:ascii="標楷體" w:eastAsia="標楷體" w:hAnsi="標楷體" w:hint="eastAsia"/>
            <w:color w:val="FF0000"/>
          </w:rPr>
          <w:t>3</w:t>
        </w:r>
        <w:r w:rsidRPr="001D64B6">
          <w:rPr>
            <w:rFonts w:ascii="標楷體" w:eastAsia="標楷體" w:hAnsi="標楷體" w:hint="eastAsia"/>
            <w:color w:val="FF0000"/>
          </w:rPr>
          <w:t>:</w:t>
        </w:r>
        <w:r>
          <w:rPr>
            <w:rFonts w:ascii="標楷體" w:eastAsia="標楷體" w:hAnsi="標楷體" w:hint="eastAsia"/>
            <w:color w:val="FF0000"/>
          </w:rPr>
          <w:t>成功</w:t>
        </w:r>
        <w:r>
          <w:rPr>
            <w:rFonts w:ascii="標楷體" w:eastAsia="標楷體" w:hAnsi="標楷體"/>
            <w:color w:val="FF0000"/>
          </w:rPr>
          <w:t xml:space="preserve"> </w:t>
        </w:r>
        <w:r>
          <w:rPr>
            <w:rFonts w:ascii="標楷體" w:eastAsia="標楷體" w:hAnsi="標楷體" w:hint="eastAsia"/>
            <w:color w:val="FF0000"/>
          </w:rPr>
          <w:t>-</w:t>
        </w:r>
        <w:r>
          <w:rPr>
            <w:rFonts w:ascii="標楷體" w:eastAsia="標楷體" w:hAnsi="標楷體"/>
            <w:color w:val="FF0000"/>
          </w:rPr>
          <w:t xml:space="preserve"> </w:t>
        </w:r>
        <w:r>
          <w:rPr>
            <w:rFonts w:ascii="標楷體" w:eastAsia="標楷體" w:hAnsi="標楷體" w:hint="eastAsia"/>
            <w:color w:val="FF0000"/>
          </w:rPr>
          <w:t>含二個</w:t>
        </w:r>
        <w:r w:rsidRPr="001D64B6">
          <w:rPr>
            <w:rFonts w:ascii="標楷體" w:eastAsia="標楷體" w:hAnsi="標楷體" w:hint="eastAsia"/>
            <w:color w:val="FF0000"/>
          </w:rPr>
          <w:t>下行</w:t>
        </w:r>
        <w:r w:rsidRPr="001D64B6">
          <w:rPr>
            <w:rFonts w:ascii="標楷體" w:eastAsia="標楷體" w:hAnsi="標楷體"/>
            <w:color w:val="FF0000"/>
          </w:rPr>
          <w:t>欄位</w:t>
        </w:r>
        <w:r w:rsidRPr="001D64B6">
          <w:rPr>
            <w:rFonts w:ascii="標楷體" w:eastAsia="標楷體" w:hAnsi="標楷體" w:hint="eastAsia"/>
            <w:color w:val="FF0000"/>
          </w:rPr>
          <w:t>]</w:t>
        </w:r>
      </w:ins>
    </w:p>
    <w:p w14:paraId="0200B2AF" w14:textId="547503A1" w:rsidR="00E95689" w:rsidRPr="00776AC8" w:rsidRDefault="00B271B5" w:rsidP="00B271B5">
      <w:pPr>
        <w:ind w:leftChars="500" w:left="1200"/>
        <w:rPr>
          <w:ins w:id="876" w:author="ST1" w:date="2020-12-06T18:40:00Z"/>
          <w:rFonts w:ascii="標楷體" w:eastAsia="標楷體" w:hAnsi="標楷體"/>
          <w:color w:val="FF0000"/>
          <w:rPrChange w:id="877" w:author="ST1" w:date="2020-12-06T18:47:00Z">
            <w:rPr>
              <w:ins w:id="878" w:author="ST1" w:date="2020-12-06T18:40:00Z"/>
              <w:rFonts w:ascii="標楷體" w:eastAsia="標楷體" w:hAnsi="標楷體"/>
            </w:rPr>
          </w:rPrChange>
        </w:rPr>
      </w:pPr>
      <w:del w:id="879" w:author="ST1" w:date="2020-12-06T18:40:00Z">
        <w:r w:rsidRPr="00776AC8" w:rsidDel="00E95689">
          <w:rPr>
            <w:rFonts w:ascii="標楷體" w:eastAsia="標楷體" w:hAnsi="標楷體"/>
            <w:color w:val="FF0000"/>
            <w:rPrChange w:id="880" w:author="ST1" w:date="2020-12-06T18:47:00Z">
              <w:rPr>
                <w:rFonts w:ascii="標楷體" w:eastAsia="標楷體" w:hAnsi="標楷體"/>
              </w:rPr>
            </w:rPrChange>
          </w:rPr>
          <w:delText>{"sendTo":"iFX","MSGLEN":"","TXRSEQ":"0000E-LOAN00095603","BRNO":"0000","TLRNO":"E-LOAN","TXTNO":"00095603","CALDY":"20201007","CALTM":"18411996","MSGEND":"1","TXRSUT":"S","TXCD":"L7100","MSGID":"L7100","MLDRY":"","MRKEY":"","FILLER":"","occursList":[],"Statuts":"S"}</w:delText>
        </w:r>
      </w:del>
    </w:p>
    <w:p w14:paraId="1D506DD7" w14:textId="5983171E" w:rsidR="00E95689" w:rsidRPr="00776AC8" w:rsidRDefault="00776AC8" w:rsidP="00B271B5">
      <w:pPr>
        <w:ind w:leftChars="500" w:left="1200"/>
        <w:rPr>
          <w:ins w:id="881" w:author="ST1" w:date="2020-12-06T18:46:00Z"/>
          <w:rFonts w:ascii="標楷體" w:eastAsia="標楷體" w:hAnsi="標楷體"/>
          <w:color w:val="FF0000"/>
          <w:rPrChange w:id="882" w:author="ST1" w:date="2020-12-06T18:47:00Z">
            <w:rPr>
              <w:ins w:id="883" w:author="ST1" w:date="2020-12-06T18:46:00Z"/>
              <w:rFonts w:ascii="標楷體" w:eastAsia="標楷體" w:hAnsi="標楷體"/>
            </w:rPr>
          </w:rPrChange>
        </w:rPr>
      </w:pPr>
      <w:ins w:id="884" w:author="ST1" w:date="2020-12-06T18:46:00Z">
        <w:r w:rsidRPr="00776AC8">
          <w:rPr>
            <w:rFonts w:ascii="標楷體" w:eastAsia="標楷體" w:hAnsi="標楷體"/>
            <w:color w:val="FF0000"/>
            <w:rPrChange w:id="885" w:author="ST1" w:date="2020-12-06T18:47:00Z">
              <w:rPr>
                <w:rFonts w:ascii="標楷體" w:eastAsia="標楷體" w:hAnsi="標楷體"/>
              </w:rPr>
            </w:rPrChange>
          </w:rPr>
          <w:t>{"sendTo": "iFX","MSGLEN": "","TXRSEQ": "0000E-LOAN00095612","BRNO": "0000","TLRNO": "E-LOAN","TXTNO": "00095612","CALDY": "20201203","CALTM": "20155225","MSGEND": "1","TXRSUT": "S","TXCD": "L7100","MSGID": "L7100","MLDRY": "","MRKEY": "","FILLER": "","occursList": [],"OCustNo": "24","OFacmNo": "3""statuts": "S","ErrMsg":""}</w:t>
        </w:r>
      </w:ins>
    </w:p>
    <w:p w14:paraId="151ABCBB" w14:textId="03B39EC9" w:rsidR="00776AC8" w:rsidRPr="00776AC8" w:rsidDel="00776AC8" w:rsidRDefault="00776AC8" w:rsidP="00B271B5">
      <w:pPr>
        <w:ind w:leftChars="500" w:left="1200"/>
        <w:rPr>
          <w:del w:id="886" w:author="ST1" w:date="2020-12-06T18:48:00Z"/>
          <w:rFonts w:ascii="標楷體" w:eastAsia="標楷體" w:hAnsi="標楷體"/>
          <w:color w:val="FF0000"/>
          <w:rPrChange w:id="887" w:author="ST1" w:date="2020-12-06T18:47:00Z">
            <w:rPr>
              <w:del w:id="888" w:author="ST1" w:date="2020-12-06T18:48:00Z"/>
              <w:rFonts w:ascii="標楷體" w:eastAsia="標楷體" w:hAnsi="標楷體"/>
            </w:rPr>
          </w:rPrChange>
        </w:rPr>
      </w:pPr>
    </w:p>
    <w:p w14:paraId="5516C556" w14:textId="345F0C8A" w:rsidR="00B271B5" w:rsidRPr="008F20B5" w:rsidDel="00E95689" w:rsidRDefault="00B271B5" w:rsidP="00B271B5">
      <w:pPr>
        <w:ind w:leftChars="500" w:left="1200"/>
        <w:rPr>
          <w:del w:id="889" w:author="ST1" w:date="2020-12-06T18:39:00Z"/>
          <w:rFonts w:ascii="標楷體" w:eastAsia="標楷體" w:hAnsi="標楷體"/>
        </w:rPr>
      </w:pPr>
    </w:p>
    <w:p w14:paraId="42BABD33" w14:textId="0656CC99" w:rsidR="009B7240" w:rsidRPr="00C66F4E" w:rsidDel="00E95689" w:rsidRDefault="009B7240" w:rsidP="00361479">
      <w:pPr>
        <w:ind w:leftChars="500" w:left="1200"/>
        <w:rPr>
          <w:del w:id="890" w:author="ST1" w:date="2020-12-06T18:39:00Z"/>
          <w:rFonts w:ascii="標楷體" w:eastAsia="標楷體" w:hAnsi="標楷體"/>
          <w:color w:val="FF0000"/>
          <w:rPrChange w:id="891" w:author="ST1" w:date="2020-12-03T17:45:00Z">
            <w:rPr>
              <w:del w:id="892" w:author="ST1" w:date="2020-12-06T18:39:00Z"/>
              <w:rFonts w:ascii="標楷體" w:eastAsia="標楷體" w:hAnsi="標楷體"/>
            </w:rPr>
          </w:rPrChange>
        </w:rPr>
      </w:pPr>
    </w:p>
    <w:p w14:paraId="7783328A" w14:textId="29AC5178" w:rsidR="00B271B5" w:rsidRPr="008F20B5" w:rsidRDefault="00B271B5">
      <w:pPr>
        <w:widowControl/>
        <w:rPr>
          <w:rFonts w:ascii="標楷體" w:eastAsia="標楷體" w:hAnsi="標楷體"/>
        </w:rPr>
      </w:pPr>
      <w:del w:id="893" w:author="ST1" w:date="2020-12-06T18:48:00Z">
        <w:r w:rsidRPr="008F20B5" w:rsidDel="00776AC8">
          <w:rPr>
            <w:rFonts w:ascii="標楷體" w:eastAsia="標楷體" w:hAnsi="標楷體"/>
          </w:rPr>
          <w:br w:type="page"/>
        </w:r>
      </w:del>
    </w:p>
    <w:p w14:paraId="5901F1F1" w14:textId="77777777" w:rsidR="00756408" w:rsidRPr="008F20B5" w:rsidRDefault="00756408" w:rsidP="00BB1296">
      <w:pPr>
        <w:ind w:leftChars="500" w:left="1200"/>
        <w:rPr>
          <w:rFonts w:ascii="標楷體" w:eastAsia="標楷體" w:hAnsi="標楷體"/>
        </w:rPr>
      </w:pPr>
    </w:p>
    <w:p w14:paraId="6D7A9959" w14:textId="3740A7CF" w:rsidR="000274CC" w:rsidRPr="008F20B5" w:rsidRDefault="000274CC" w:rsidP="000274CC">
      <w:pPr>
        <w:pStyle w:val="af9"/>
        <w:widowControl/>
        <w:ind w:leftChars="0" w:left="840" w:firstLineChars="100" w:firstLine="24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 xml:space="preserve">2. </w:t>
      </w:r>
      <w:r w:rsidR="00D05C3A" w:rsidRPr="008F20B5">
        <w:rPr>
          <w:rFonts w:ascii="標楷體" w:eastAsia="標楷體" w:hAnsi="標楷體" w:hint="eastAsia"/>
        </w:rPr>
        <w:t>交易可輸</w:t>
      </w:r>
      <w:r w:rsidRPr="008F20B5">
        <w:rPr>
          <w:rFonts w:ascii="標楷體" w:eastAsia="標楷體" w:hAnsi="標楷體" w:hint="eastAsia"/>
        </w:rPr>
        <w:t>入多組</w:t>
      </w:r>
      <w:r w:rsidR="00D05C3A" w:rsidRPr="008F20B5">
        <w:rPr>
          <w:rFonts w:ascii="標楷體" w:eastAsia="標楷體" w:hAnsi="標楷體" w:hint="eastAsia"/>
        </w:rPr>
        <w:t>資料</w:t>
      </w:r>
      <w:r w:rsidR="00B271B5" w:rsidRPr="008F20B5">
        <w:rPr>
          <w:rFonts w:ascii="標楷體" w:eastAsia="標楷體" w:hAnsi="標楷體"/>
        </w:rPr>
        <w:t xml:space="preserve"> (</w:t>
      </w:r>
      <w:r w:rsidR="00B271B5" w:rsidRPr="008F20B5">
        <w:rPr>
          <w:rFonts w:ascii="標楷體" w:eastAsia="標楷體" w:hAnsi="標楷體" w:hint="eastAsia"/>
          <w:lang w:eastAsia="zh-HK"/>
        </w:rPr>
        <w:t>展開後範例</w:t>
      </w:r>
      <w:r w:rsidR="00B271B5" w:rsidRPr="008F20B5">
        <w:rPr>
          <w:rFonts w:ascii="標楷體" w:eastAsia="標楷體" w:hAnsi="標楷體"/>
        </w:rPr>
        <w:t>)</w:t>
      </w:r>
    </w:p>
    <w:p w14:paraId="1359EB16" w14:textId="42CBA2F6" w:rsidR="000274CC" w:rsidRPr="008F20B5" w:rsidRDefault="000274CC" w:rsidP="000274CC">
      <w:pPr>
        <w:widowControl/>
        <w:ind w:leftChars="300" w:left="720" w:firstLine="480"/>
        <w:rPr>
          <w:rFonts w:ascii="標楷體" w:eastAsia="標楷體" w:hAnsi="標楷體"/>
          <w:lang w:eastAsia="zh-HK"/>
        </w:rPr>
      </w:pPr>
      <w:r w:rsidRPr="008F20B5">
        <w:rPr>
          <w:rFonts w:ascii="標楷體" w:eastAsia="標楷體" w:hAnsi="標楷體" w:hint="eastAsia"/>
          <w:lang w:eastAsia="zh-HK"/>
        </w:rPr>
        <w:t>例：</w:t>
      </w:r>
    </w:p>
    <w:p w14:paraId="4B82787C" w14:textId="5ABDD311" w:rsidR="00D05C3A" w:rsidRPr="00175EE9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  <w:rPrChange w:id="894" w:author="吳承憲" w:date="2020-11-26T10:13:00Z">
            <w:rPr>
              <w:rFonts w:ascii="標楷體" w:eastAsia="標楷體" w:hAnsi="標楷體"/>
            </w:rPr>
          </w:rPrChange>
        </w:rPr>
      </w:pPr>
      <w:r w:rsidRPr="008F20B5">
        <w:rPr>
          <w:rFonts w:ascii="標楷體" w:eastAsia="標楷體" w:hAnsi="標楷體"/>
        </w:rPr>
        <w:t xml:space="preserve">  </w:t>
      </w:r>
      <w:r w:rsidRPr="00175EE9">
        <w:rPr>
          <w:rFonts w:ascii="標楷體" w:eastAsia="標楷體" w:hAnsi="標楷體"/>
          <w:highlight w:val="yellow"/>
          <w:rPrChange w:id="895" w:author="吳承憲" w:date="2020-11-26T10:13:00Z">
            <w:rPr>
              <w:rFonts w:ascii="標楷體" w:eastAsia="標楷體" w:hAnsi="標楷體"/>
            </w:rPr>
          </w:rPrChange>
        </w:rPr>
        <w:t>"</w:t>
      </w:r>
      <w:r w:rsidR="00F837E9" w:rsidRPr="00175EE9">
        <w:rPr>
          <w:rFonts w:ascii="標楷體" w:eastAsia="標楷體" w:hAnsi="標楷體"/>
          <w:highlight w:val="yellow"/>
          <w:rPrChange w:id="896" w:author="吳承憲" w:date="2020-11-26T10:13:00Z">
            <w:rPr>
              <w:rFonts w:ascii="標楷體" w:eastAsia="標楷體" w:hAnsi="標楷體"/>
            </w:rPr>
          </w:rPrChange>
        </w:rPr>
        <w:t xml:space="preserve"> L2153BreachaOccurs</w:t>
      </w:r>
      <w:r w:rsidRPr="00175EE9">
        <w:rPr>
          <w:rFonts w:ascii="標楷體" w:eastAsia="標楷體" w:hAnsi="標楷體"/>
          <w:highlight w:val="yellow"/>
          <w:rPrChange w:id="897" w:author="吳承憲" w:date="2020-11-26T10:13:00Z">
            <w:rPr>
              <w:rFonts w:ascii="標楷體" w:eastAsia="標楷體" w:hAnsi="標楷體"/>
            </w:rPr>
          </w:rPrChange>
        </w:rPr>
        <w:t>": [</w:t>
      </w:r>
    </w:p>
    <w:p w14:paraId="67551C63" w14:textId="77777777" w:rsidR="00D05C3A" w:rsidRPr="00175EE9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  <w:rPrChange w:id="898" w:author="吳承憲" w:date="2020-11-26T10:13:00Z">
            <w:rPr>
              <w:rFonts w:ascii="標楷體" w:eastAsia="標楷體" w:hAnsi="標楷體"/>
            </w:rPr>
          </w:rPrChange>
        </w:rPr>
      </w:pPr>
      <w:r w:rsidRPr="00175EE9">
        <w:rPr>
          <w:rFonts w:ascii="標楷體" w:eastAsia="標楷體" w:hAnsi="標楷體"/>
          <w:highlight w:val="yellow"/>
          <w:rPrChange w:id="899" w:author="吳承憲" w:date="2020-11-26T10:13:00Z">
            <w:rPr>
              <w:rFonts w:ascii="標楷體" w:eastAsia="標楷體" w:hAnsi="標楷體"/>
            </w:rPr>
          </w:rPrChange>
        </w:rPr>
        <w:t xml:space="preserve">    {</w:t>
      </w:r>
    </w:p>
    <w:p w14:paraId="472EFF05" w14:textId="41EC907F" w:rsidR="00D05C3A" w:rsidRPr="00175EE9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  <w:rPrChange w:id="900" w:author="吳承憲" w:date="2020-11-26T10:13:00Z">
            <w:rPr>
              <w:rFonts w:ascii="標楷體" w:eastAsia="標楷體" w:hAnsi="標楷體"/>
            </w:rPr>
          </w:rPrChange>
        </w:rPr>
      </w:pPr>
      <w:r w:rsidRPr="00175EE9">
        <w:rPr>
          <w:rFonts w:ascii="標楷體" w:eastAsia="標楷體" w:hAnsi="標楷體"/>
          <w:highlight w:val="yellow"/>
          <w:rPrChange w:id="901" w:author="吳承憲" w:date="2020-11-26T10:13:00Z">
            <w:rPr>
              <w:rFonts w:ascii="標楷體" w:eastAsia="標楷體" w:hAnsi="標楷體"/>
            </w:rPr>
          </w:rPrChange>
        </w:rPr>
        <w:t xml:space="preserve">      "</w:t>
      </w:r>
      <w:r w:rsidR="00F837E9" w:rsidRPr="00175EE9">
        <w:rPr>
          <w:rFonts w:ascii="標楷體" w:eastAsia="標楷體" w:hAnsi="標楷體" w:cs="新細明體"/>
          <w:color w:val="000000"/>
          <w:kern w:val="0"/>
          <w:highlight w:val="yellow"/>
          <w:rPrChange w:id="902" w:author="吳承憲" w:date="2020-11-26T10:13:00Z">
            <w:rPr>
              <w:rFonts w:ascii="標楷體" w:eastAsia="標楷體" w:hAnsi="標楷體" w:cs="新細明體"/>
              <w:color w:val="000000"/>
              <w:kern w:val="0"/>
            </w:rPr>
          </w:rPrChange>
        </w:rPr>
        <w:t>BreachaYyA</w:t>
      </w:r>
      <w:r w:rsidRPr="00175EE9">
        <w:rPr>
          <w:rFonts w:ascii="標楷體" w:eastAsia="標楷體" w:hAnsi="標楷體"/>
          <w:highlight w:val="yellow"/>
          <w:rPrChange w:id="903" w:author="吳承憲" w:date="2020-11-26T10:13:00Z">
            <w:rPr>
              <w:rFonts w:ascii="標楷體" w:eastAsia="標楷體" w:hAnsi="標楷體"/>
            </w:rPr>
          </w:rPrChange>
        </w:rPr>
        <w:t>": "0",</w:t>
      </w:r>
    </w:p>
    <w:p w14:paraId="70FA42B9" w14:textId="7D468CBE" w:rsidR="00D05C3A" w:rsidRPr="00175EE9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  <w:rPrChange w:id="904" w:author="吳承憲" w:date="2020-11-26T10:13:00Z">
            <w:rPr>
              <w:rFonts w:ascii="標楷體" w:eastAsia="標楷體" w:hAnsi="標楷體"/>
            </w:rPr>
          </w:rPrChange>
        </w:rPr>
      </w:pPr>
      <w:r w:rsidRPr="00175EE9">
        <w:rPr>
          <w:rFonts w:ascii="標楷體" w:eastAsia="標楷體" w:hAnsi="標楷體"/>
          <w:highlight w:val="yellow"/>
          <w:rPrChange w:id="905" w:author="吳承憲" w:date="2020-11-26T10:13:00Z">
            <w:rPr>
              <w:rFonts w:ascii="標楷體" w:eastAsia="標楷體" w:hAnsi="標楷體"/>
            </w:rPr>
          </w:rPrChange>
        </w:rPr>
        <w:t xml:space="preserve">      "</w:t>
      </w:r>
      <w:r w:rsidR="00F837E9" w:rsidRPr="00175EE9">
        <w:rPr>
          <w:rFonts w:ascii="標楷體" w:eastAsia="標楷體" w:hAnsi="標楷體" w:cs="新細明體"/>
          <w:color w:val="000000"/>
          <w:kern w:val="0"/>
          <w:highlight w:val="yellow"/>
          <w:rPrChange w:id="906" w:author="吳承憲" w:date="2020-11-26T10:13:00Z">
            <w:rPr>
              <w:rFonts w:ascii="標楷體" w:eastAsia="標楷體" w:hAnsi="標楷體" w:cs="新細明體"/>
              <w:color w:val="000000"/>
              <w:kern w:val="0"/>
            </w:rPr>
          </w:rPrChange>
        </w:rPr>
        <w:t>BreachaYyB</w:t>
      </w:r>
      <w:r w:rsidRPr="00175EE9">
        <w:rPr>
          <w:rFonts w:ascii="標楷體" w:eastAsia="標楷體" w:hAnsi="標楷體"/>
          <w:highlight w:val="yellow"/>
          <w:rPrChange w:id="907" w:author="吳承憲" w:date="2020-11-26T10:13:00Z">
            <w:rPr>
              <w:rFonts w:ascii="標楷體" w:eastAsia="標楷體" w:hAnsi="標楷體"/>
            </w:rPr>
          </w:rPrChange>
        </w:rPr>
        <w:t>": "</w:t>
      </w:r>
      <w:r w:rsidR="00F837E9" w:rsidRPr="00175EE9">
        <w:rPr>
          <w:rFonts w:ascii="標楷體" w:eastAsia="標楷體" w:hAnsi="標楷體"/>
          <w:highlight w:val="yellow"/>
          <w:rPrChange w:id="908" w:author="吳承憲" w:date="2020-11-26T10:13:00Z">
            <w:rPr>
              <w:rFonts w:ascii="標楷體" w:eastAsia="標楷體" w:hAnsi="標楷體"/>
            </w:rPr>
          </w:rPrChange>
        </w:rPr>
        <w:t>1</w:t>
      </w:r>
      <w:r w:rsidRPr="00175EE9">
        <w:rPr>
          <w:rFonts w:ascii="標楷體" w:eastAsia="標楷體" w:hAnsi="標楷體"/>
          <w:highlight w:val="yellow"/>
          <w:rPrChange w:id="909" w:author="吳承憲" w:date="2020-11-26T10:13:00Z">
            <w:rPr>
              <w:rFonts w:ascii="標楷體" w:eastAsia="標楷體" w:hAnsi="標楷體"/>
            </w:rPr>
          </w:rPrChange>
        </w:rPr>
        <w:t>",</w:t>
      </w:r>
    </w:p>
    <w:p w14:paraId="4BDEA03A" w14:textId="0BA69B30" w:rsidR="00D05C3A" w:rsidRPr="00175EE9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  <w:rPrChange w:id="910" w:author="吳承憲" w:date="2020-11-26T10:13:00Z">
            <w:rPr>
              <w:rFonts w:ascii="標楷體" w:eastAsia="標楷體" w:hAnsi="標楷體"/>
            </w:rPr>
          </w:rPrChange>
        </w:rPr>
      </w:pPr>
      <w:r w:rsidRPr="00175EE9">
        <w:rPr>
          <w:rFonts w:ascii="標楷體" w:eastAsia="標楷體" w:hAnsi="標楷體"/>
          <w:highlight w:val="yellow"/>
          <w:rPrChange w:id="911" w:author="吳承憲" w:date="2020-11-26T10:13:00Z">
            <w:rPr>
              <w:rFonts w:ascii="標楷體" w:eastAsia="標楷體" w:hAnsi="標楷體"/>
            </w:rPr>
          </w:rPrChange>
        </w:rPr>
        <w:t xml:space="preserve">      "</w:t>
      </w:r>
      <w:r w:rsidR="00F837E9" w:rsidRPr="00175EE9">
        <w:rPr>
          <w:rFonts w:ascii="標楷體" w:eastAsia="標楷體" w:hAnsi="標楷體" w:cs="新細明體"/>
          <w:color w:val="000000"/>
          <w:kern w:val="0"/>
          <w:highlight w:val="yellow"/>
          <w:rPrChange w:id="912" w:author="吳承憲" w:date="2020-11-26T10:13:00Z">
            <w:rPr>
              <w:rFonts w:ascii="標楷體" w:eastAsia="標楷體" w:hAnsi="標楷體" w:cs="新細明體"/>
              <w:color w:val="000000"/>
              <w:kern w:val="0"/>
            </w:rPr>
          </w:rPrChange>
        </w:rPr>
        <w:t>BreachaPercent</w:t>
      </w:r>
      <w:r w:rsidR="00F837E9" w:rsidRPr="00175EE9">
        <w:rPr>
          <w:rFonts w:ascii="標楷體" w:eastAsia="標楷體" w:hAnsi="標楷體"/>
          <w:highlight w:val="yellow"/>
          <w:rPrChange w:id="913" w:author="吳承憲" w:date="2020-11-26T10:13:00Z">
            <w:rPr>
              <w:rFonts w:ascii="標楷體" w:eastAsia="標楷體" w:hAnsi="標楷體"/>
            </w:rPr>
          </w:rPrChange>
        </w:rPr>
        <w:t xml:space="preserve"> </w:t>
      </w:r>
      <w:r w:rsidRPr="00175EE9">
        <w:rPr>
          <w:rFonts w:ascii="標楷體" w:eastAsia="標楷體" w:hAnsi="標楷體"/>
          <w:highlight w:val="yellow"/>
          <w:rPrChange w:id="914" w:author="吳承憲" w:date="2020-11-26T10:13:00Z">
            <w:rPr>
              <w:rFonts w:ascii="標楷體" w:eastAsia="標楷體" w:hAnsi="標楷體"/>
            </w:rPr>
          </w:rPrChange>
        </w:rPr>
        <w:t>": "</w:t>
      </w:r>
      <w:r w:rsidR="00F837E9" w:rsidRPr="00175EE9">
        <w:rPr>
          <w:rFonts w:ascii="標楷體" w:eastAsia="標楷體" w:hAnsi="標楷體"/>
          <w:highlight w:val="yellow"/>
          <w:rPrChange w:id="915" w:author="吳承憲" w:date="2020-11-26T10:13:00Z">
            <w:rPr>
              <w:rFonts w:ascii="標楷體" w:eastAsia="標楷體" w:hAnsi="標楷體"/>
            </w:rPr>
          </w:rPrChange>
        </w:rPr>
        <w:t>1.00</w:t>
      </w:r>
      <w:r w:rsidRPr="00175EE9">
        <w:rPr>
          <w:rFonts w:ascii="標楷體" w:eastAsia="標楷體" w:hAnsi="標楷體"/>
          <w:highlight w:val="yellow"/>
          <w:rPrChange w:id="916" w:author="吳承憲" w:date="2020-11-26T10:13:00Z">
            <w:rPr>
              <w:rFonts w:ascii="標楷體" w:eastAsia="標楷體" w:hAnsi="標楷體"/>
            </w:rPr>
          </w:rPrChange>
        </w:rPr>
        <w:t>",</w:t>
      </w:r>
    </w:p>
    <w:p w14:paraId="3B31FAA2" w14:textId="2CF2085B" w:rsidR="00D05C3A" w:rsidRPr="00175EE9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  <w:rPrChange w:id="917" w:author="吳承憲" w:date="2020-11-26T10:13:00Z">
            <w:rPr>
              <w:rFonts w:ascii="標楷體" w:eastAsia="標楷體" w:hAnsi="標楷體"/>
            </w:rPr>
          </w:rPrChange>
        </w:rPr>
      </w:pPr>
      <w:r w:rsidRPr="00175EE9">
        <w:rPr>
          <w:rFonts w:ascii="標楷體" w:eastAsia="標楷體" w:hAnsi="標楷體"/>
          <w:highlight w:val="yellow"/>
          <w:rPrChange w:id="918" w:author="吳承憲" w:date="2020-11-26T10:13:00Z">
            <w:rPr>
              <w:rFonts w:ascii="標楷體" w:eastAsia="標楷體" w:hAnsi="標楷體"/>
            </w:rPr>
          </w:rPrChange>
        </w:rPr>
        <w:t xml:space="preserve">    },</w:t>
      </w:r>
    </w:p>
    <w:p w14:paraId="5C37467A" w14:textId="3B58500E" w:rsidR="00F837E9" w:rsidRPr="00175EE9" w:rsidRDefault="00F837E9" w:rsidP="00D05C3A">
      <w:pPr>
        <w:widowControl/>
        <w:ind w:leftChars="300" w:left="720" w:firstLine="480"/>
        <w:rPr>
          <w:rFonts w:ascii="標楷體" w:eastAsia="標楷體" w:hAnsi="標楷體"/>
          <w:highlight w:val="yellow"/>
          <w:rPrChange w:id="919" w:author="吳承憲" w:date="2020-11-26T10:13:00Z">
            <w:rPr>
              <w:rFonts w:ascii="標楷體" w:eastAsia="標楷體" w:hAnsi="標楷體"/>
            </w:rPr>
          </w:rPrChange>
        </w:rPr>
      </w:pPr>
      <w:r w:rsidRPr="00175EE9">
        <w:rPr>
          <w:rFonts w:ascii="標楷體" w:eastAsia="標楷體" w:hAnsi="標楷體"/>
          <w:highlight w:val="yellow"/>
          <w:rPrChange w:id="920" w:author="吳承憲" w:date="2020-11-26T10:13:00Z">
            <w:rPr>
              <w:rFonts w:ascii="標楷體" w:eastAsia="標楷體" w:hAnsi="標楷體"/>
            </w:rPr>
          </w:rPrChange>
        </w:rPr>
        <w:t>…</w:t>
      </w:r>
    </w:p>
    <w:p w14:paraId="6107F867" w14:textId="77777777" w:rsidR="00D05C3A" w:rsidRPr="00175EE9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  <w:rPrChange w:id="921" w:author="吳承憲" w:date="2020-11-26T10:13:00Z">
            <w:rPr>
              <w:rFonts w:ascii="標楷體" w:eastAsia="標楷體" w:hAnsi="標楷體"/>
            </w:rPr>
          </w:rPrChange>
        </w:rPr>
      </w:pPr>
      <w:r w:rsidRPr="00175EE9">
        <w:rPr>
          <w:rFonts w:ascii="標楷體" w:eastAsia="標楷體" w:hAnsi="標楷體"/>
          <w:highlight w:val="yellow"/>
          <w:rPrChange w:id="922" w:author="吳承憲" w:date="2020-11-26T10:13:00Z">
            <w:rPr>
              <w:rFonts w:ascii="標楷體" w:eastAsia="標楷體" w:hAnsi="標楷體"/>
            </w:rPr>
          </w:rPrChange>
        </w:rPr>
        <w:t xml:space="preserve">    {</w:t>
      </w:r>
    </w:p>
    <w:p w14:paraId="2EE9E18C" w14:textId="6A16744F" w:rsidR="00F837E9" w:rsidRPr="00175EE9" w:rsidRDefault="00F837E9" w:rsidP="00F837E9">
      <w:pPr>
        <w:widowControl/>
        <w:ind w:leftChars="300" w:left="720" w:firstLine="480"/>
        <w:rPr>
          <w:rFonts w:ascii="標楷體" w:eastAsia="標楷體" w:hAnsi="標楷體"/>
          <w:highlight w:val="yellow"/>
          <w:rPrChange w:id="923" w:author="吳承憲" w:date="2020-11-26T10:13:00Z">
            <w:rPr>
              <w:rFonts w:ascii="標楷體" w:eastAsia="標楷體" w:hAnsi="標楷體"/>
            </w:rPr>
          </w:rPrChange>
        </w:rPr>
      </w:pPr>
      <w:r w:rsidRPr="00175EE9">
        <w:rPr>
          <w:rFonts w:ascii="標楷體" w:eastAsia="標楷體" w:hAnsi="標楷體"/>
          <w:highlight w:val="yellow"/>
          <w:rPrChange w:id="924" w:author="吳承憲" w:date="2020-11-26T10:13:00Z">
            <w:rPr>
              <w:rFonts w:ascii="標楷體" w:eastAsia="標楷體" w:hAnsi="標楷體"/>
            </w:rPr>
          </w:rPrChange>
        </w:rPr>
        <w:t xml:space="preserve">      "</w:t>
      </w:r>
      <w:r w:rsidRPr="00175EE9">
        <w:rPr>
          <w:rFonts w:ascii="標楷體" w:eastAsia="標楷體" w:hAnsi="標楷體" w:cs="新細明體"/>
          <w:color w:val="000000"/>
          <w:kern w:val="0"/>
          <w:highlight w:val="yellow"/>
          <w:rPrChange w:id="925" w:author="吳承憲" w:date="2020-11-26T10:13:00Z">
            <w:rPr>
              <w:rFonts w:ascii="標楷體" w:eastAsia="標楷體" w:hAnsi="標楷體" w:cs="新細明體"/>
              <w:color w:val="000000"/>
              <w:kern w:val="0"/>
            </w:rPr>
          </w:rPrChange>
        </w:rPr>
        <w:t>BreachaYyA</w:t>
      </w:r>
      <w:r w:rsidRPr="00175EE9">
        <w:rPr>
          <w:rFonts w:ascii="標楷體" w:eastAsia="標楷體" w:hAnsi="標楷體"/>
          <w:highlight w:val="yellow"/>
          <w:rPrChange w:id="926" w:author="吳承憲" w:date="2020-11-26T10:13:00Z">
            <w:rPr>
              <w:rFonts w:ascii="標楷體" w:eastAsia="標楷體" w:hAnsi="標楷體"/>
            </w:rPr>
          </w:rPrChange>
        </w:rPr>
        <w:t>": "1",</w:t>
      </w:r>
    </w:p>
    <w:p w14:paraId="5D7E7107" w14:textId="2AC505DE" w:rsidR="00F837E9" w:rsidRPr="00175EE9" w:rsidRDefault="00F837E9" w:rsidP="00F837E9">
      <w:pPr>
        <w:widowControl/>
        <w:ind w:leftChars="300" w:left="720" w:firstLine="480"/>
        <w:rPr>
          <w:rFonts w:ascii="標楷體" w:eastAsia="標楷體" w:hAnsi="標楷體"/>
          <w:highlight w:val="yellow"/>
          <w:rPrChange w:id="927" w:author="吳承憲" w:date="2020-11-26T10:13:00Z">
            <w:rPr>
              <w:rFonts w:ascii="標楷體" w:eastAsia="標楷體" w:hAnsi="標楷體"/>
            </w:rPr>
          </w:rPrChange>
        </w:rPr>
      </w:pPr>
      <w:r w:rsidRPr="00175EE9">
        <w:rPr>
          <w:rFonts w:ascii="標楷體" w:eastAsia="標楷體" w:hAnsi="標楷體"/>
          <w:highlight w:val="yellow"/>
          <w:rPrChange w:id="928" w:author="吳承憲" w:date="2020-11-26T10:13:00Z">
            <w:rPr>
              <w:rFonts w:ascii="標楷體" w:eastAsia="標楷體" w:hAnsi="標楷體"/>
            </w:rPr>
          </w:rPrChange>
        </w:rPr>
        <w:t xml:space="preserve">      "</w:t>
      </w:r>
      <w:r w:rsidRPr="00175EE9">
        <w:rPr>
          <w:rFonts w:ascii="標楷體" w:eastAsia="標楷體" w:hAnsi="標楷體" w:cs="新細明體"/>
          <w:color w:val="000000"/>
          <w:kern w:val="0"/>
          <w:highlight w:val="yellow"/>
          <w:rPrChange w:id="929" w:author="吳承憲" w:date="2020-11-26T10:13:00Z">
            <w:rPr>
              <w:rFonts w:ascii="標楷體" w:eastAsia="標楷體" w:hAnsi="標楷體" w:cs="新細明體"/>
              <w:color w:val="000000"/>
              <w:kern w:val="0"/>
            </w:rPr>
          </w:rPrChange>
        </w:rPr>
        <w:t>BreachaYyB</w:t>
      </w:r>
      <w:r w:rsidRPr="00175EE9">
        <w:rPr>
          <w:rFonts w:ascii="標楷體" w:eastAsia="標楷體" w:hAnsi="標楷體"/>
          <w:highlight w:val="yellow"/>
          <w:rPrChange w:id="930" w:author="吳承憲" w:date="2020-11-26T10:13:00Z">
            <w:rPr>
              <w:rFonts w:ascii="標楷體" w:eastAsia="標楷體" w:hAnsi="標楷體"/>
            </w:rPr>
          </w:rPrChange>
        </w:rPr>
        <w:t>": "2",</w:t>
      </w:r>
    </w:p>
    <w:p w14:paraId="56C30A16" w14:textId="05A74F7B" w:rsidR="00F837E9" w:rsidRPr="00175EE9" w:rsidRDefault="00F837E9" w:rsidP="00F837E9">
      <w:pPr>
        <w:widowControl/>
        <w:ind w:leftChars="300" w:left="720" w:firstLine="480"/>
        <w:rPr>
          <w:rFonts w:ascii="標楷體" w:eastAsia="標楷體" w:hAnsi="標楷體"/>
          <w:highlight w:val="yellow"/>
          <w:rPrChange w:id="931" w:author="吳承憲" w:date="2020-11-26T10:13:00Z">
            <w:rPr>
              <w:rFonts w:ascii="標楷體" w:eastAsia="標楷體" w:hAnsi="標楷體"/>
            </w:rPr>
          </w:rPrChange>
        </w:rPr>
      </w:pPr>
      <w:r w:rsidRPr="00175EE9">
        <w:rPr>
          <w:rFonts w:ascii="標楷體" w:eastAsia="標楷體" w:hAnsi="標楷體"/>
          <w:highlight w:val="yellow"/>
          <w:rPrChange w:id="932" w:author="吳承憲" w:date="2020-11-26T10:13:00Z">
            <w:rPr>
              <w:rFonts w:ascii="標楷體" w:eastAsia="標楷體" w:hAnsi="標楷體"/>
            </w:rPr>
          </w:rPrChange>
        </w:rPr>
        <w:t xml:space="preserve">      "</w:t>
      </w:r>
      <w:r w:rsidRPr="00175EE9">
        <w:rPr>
          <w:rFonts w:ascii="標楷體" w:eastAsia="標楷體" w:hAnsi="標楷體" w:cs="新細明體"/>
          <w:color w:val="000000"/>
          <w:kern w:val="0"/>
          <w:highlight w:val="yellow"/>
          <w:rPrChange w:id="933" w:author="吳承憲" w:date="2020-11-26T10:13:00Z">
            <w:rPr>
              <w:rFonts w:ascii="標楷體" w:eastAsia="標楷體" w:hAnsi="標楷體" w:cs="新細明體"/>
              <w:color w:val="000000"/>
              <w:kern w:val="0"/>
            </w:rPr>
          </w:rPrChange>
        </w:rPr>
        <w:t>BreachaPercent</w:t>
      </w:r>
      <w:r w:rsidRPr="00175EE9">
        <w:rPr>
          <w:rFonts w:ascii="標楷體" w:eastAsia="標楷體" w:hAnsi="標楷體"/>
          <w:highlight w:val="yellow"/>
          <w:rPrChange w:id="934" w:author="吳承憲" w:date="2020-11-26T10:13:00Z">
            <w:rPr>
              <w:rFonts w:ascii="標楷體" w:eastAsia="標楷體" w:hAnsi="標楷體"/>
            </w:rPr>
          </w:rPrChange>
        </w:rPr>
        <w:t xml:space="preserve"> ": "0.90",</w:t>
      </w:r>
    </w:p>
    <w:p w14:paraId="3C78B13C" w14:textId="77777777" w:rsidR="00D05C3A" w:rsidRPr="00175EE9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  <w:rPrChange w:id="935" w:author="吳承憲" w:date="2020-11-26T10:13:00Z">
            <w:rPr>
              <w:rFonts w:ascii="標楷體" w:eastAsia="標楷體" w:hAnsi="標楷體"/>
            </w:rPr>
          </w:rPrChange>
        </w:rPr>
      </w:pPr>
      <w:r w:rsidRPr="00175EE9">
        <w:rPr>
          <w:rFonts w:ascii="標楷體" w:eastAsia="標楷體" w:hAnsi="標楷體"/>
          <w:highlight w:val="yellow"/>
          <w:rPrChange w:id="936" w:author="吳承憲" w:date="2020-11-26T10:13:00Z">
            <w:rPr>
              <w:rFonts w:ascii="標楷體" w:eastAsia="標楷體" w:hAnsi="標楷體"/>
            </w:rPr>
          </w:rPrChange>
        </w:rPr>
        <w:t xml:space="preserve">    }</w:t>
      </w:r>
    </w:p>
    <w:p w14:paraId="7D342AC7" w14:textId="77777777" w:rsidR="00D05C3A" w:rsidRPr="008F20B5" w:rsidRDefault="00D05C3A" w:rsidP="00D05C3A">
      <w:pPr>
        <w:widowControl/>
        <w:ind w:leftChars="300" w:left="720" w:firstLine="480"/>
        <w:rPr>
          <w:rFonts w:ascii="標楷體" w:eastAsia="標楷體" w:hAnsi="標楷體"/>
        </w:rPr>
      </w:pPr>
      <w:r w:rsidRPr="00175EE9">
        <w:rPr>
          <w:rFonts w:ascii="標楷體" w:eastAsia="標楷體" w:hAnsi="標楷體"/>
          <w:highlight w:val="yellow"/>
          <w:rPrChange w:id="937" w:author="吳承憲" w:date="2020-11-26T10:13:00Z">
            <w:rPr>
              <w:rFonts w:ascii="標楷體" w:eastAsia="標楷體" w:hAnsi="標楷體"/>
            </w:rPr>
          </w:rPrChange>
        </w:rPr>
        <w:t xml:space="preserve">  ]</w:t>
      </w:r>
    </w:p>
    <w:p w14:paraId="1A5A24D5" w14:textId="240A5D6D" w:rsidR="009B7240" w:rsidRDefault="009B7240" w:rsidP="004A1C2C">
      <w:pPr>
        <w:widowControl/>
        <w:rPr>
          <w:ins w:id="938" w:author="ST1" w:date="2020-12-06T18:48:00Z"/>
          <w:rFonts w:ascii="標楷體" w:eastAsia="標楷體" w:hAnsi="標楷體"/>
        </w:rPr>
      </w:pPr>
    </w:p>
    <w:p w14:paraId="3CAEE747" w14:textId="316EC513" w:rsidR="00776AC8" w:rsidRDefault="00776AC8" w:rsidP="004A1C2C">
      <w:pPr>
        <w:widowControl/>
        <w:rPr>
          <w:ins w:id="939" w:author="ST1" w:date="2020-12-06T18:48:00Z"/>
          <w:rFonts w:ascii="標楷體" w:eastAsia="標楷體" w:hAnsi="標楷體"/>
        </w:rPr>
      </w:pPr>
    </w:p>
    <w:p w14:paraId="018B42EC" w14:textId="58C2AF81" w:rsidR="00776AC8" w:rsidRDefault="00776AC8">
      <w:pPr>
        <w:widowControl/>
        <w:rPr>
          <w:ins w:id="940" w:author="ST1" w:date="2020-12-06T18:48:00Z"/>
          <w:rFonts w:ascii="標楷體" w:eastAsia="標楷體" w:hAnsi="標楷體"/>
        </w:rPr>
      </w:pPr>
      <w:ins w:id="941" w:author="ST1" w:date="2020-12-06T18:48:00Z">
        <w:r>
          <w:rPr>
            <w:rFonts w:ascii="標楷體" w:eastAsia="標楷體" w:hAnsi="標楷體"/>
          </w:rPr>
          <w:br w:type="page"/>
        </w:r>
      </w:ins>
    </w:p>
    <w:p w14:paraId="3FD3C7EC" w14:textId="77777777" w:rsidR="00776AC8" w:rsidRPr="004A1C2C" w:rsidRDefault="00776AC8" w:rsidP="004A1C2C">
      <w:pPr>
        <w:widowControl/>
        <w:rPr>
          <w:rFonts w:ascii="標楷體" w:eastAsia="標楷體" w:hAnsi="標楷體"/>
        </w:rPr>
      </w:pPr>
    </w:p>
    <w:p w14:paraId="0F43BDB9" w14:textId="77777777" w:rsidR="009B7240" w:rsidRPr="008F20B5" w:rsidRDefault="009B7240" w:rsidP="00751866">
      <w:pPr>
        <w:pStyle w:val="3"/>
        <w:numPr>
          <w:ilvl w:val="2"/>
          <w:numId w:val="64"/>
        </w:numPr>
        <w:spacing w:before="0"/>
        <w:rPr>
          <w:rFonts w:ascii="標楷體" w:hAnsi="標楷體"/>
          <w:b/>
          <w:szCs w:val="32"/>
        </w:rPr>
      </w:pPr>
      <w:r w:rsidRPr="008F20B5">
        <w:rPr>
          <w:rFonts w:ascii="標楷體" w:hAnsi="標楷體"/>
          <w:b/>
          <w:szCs w:val="32"/>
        </w:rPr>
        <w:t xml:space="preserve">L7100 </w:t>
      </w:r>
      <w:r w:rsidRPr="008F20B5">
        <w:rPr>
          <w:rFonts w:ascii="標楷體" w:hAnsi="標楷體"/>
          <w:b/>
        </w:rPr>
        <w:t>E-LOAN案件資料上送</w:t>
      </w:r>
    </w:p>
    <w:p w14:paraId="34D21A7B" w14:textId="77777777" w:rsidR="009B7240" w:rsidRPr="008F20B5" w:rsidRDefault="009B7240" w:rsidP="00C95E73">
      <w:pPr>
        <w:pStyle w:val="af9"/>
        <w:widowControl/>
        <w:ind w:leftChars="0" w:left="840" w:firstLineChars="100" w:firstLine="2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</w:rPr>
        <w:t>1.</w:t>
      </w:r>
      <w:r w:rsidR="00C95E73" w:rsidRPr="008F20B5">
        <w:rPr>
          <w:rFonts w:ascii="標楷體" w:eastAsia="標楷體" w:hAnsi="標楷體" w:hint="eastAsia"/>
          <w:sz w:val="28"/>
          <w:szCs w:val="28"/>
        </w:rPr>
        <w:t>依客戶戶號為傳送單位，以交易陣列方式組電文上送。</w:t>
      </w:r>
    </w:p>
    <w:p w14:paraId="7B4EA3F7" w14:textId="41955075" w:rsidR="00C95E73" w:rsidRPr="008F20B5" w:rsidRDefault="00C95E73" w:rsidP="00C95E73">
      <w:pPr>
        <w:pStyle w:val="af9"/>
        <w:widowControl/>
        <w:spacing w:after="240"/>
        <w:ind w:leftChars="0" w:left="840" w:firstLineChars="100" w:firstLine="24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2.</w:t>
      </w:r>
      <w:r w:rsidRPr="008F20B5">
        <w:rPr>
          <w:rFonts w:ascii="標楷體" w:eastAsia="標楷體" w:hAnsi="標楷體" w:hint="eastAsia"/>
        </w:rPr>
        <w:t>見</w:t>
      </w:r>
      <w:hyperlink w:anchor="_JSON_傳輸格式" w:history="1">
        <w:r w:rsidRPr="008F20B5">
          <w:rPr>
            <w:rStyle w:val="a7"/>
            <w:rFonts w:ascii="標楷體" w:eastAsia="標楷體" w:hAnsi="標楷體"/>
          </w:rPr>
          <w:t xml:space="preserve">JSON </w:t>
        </w:r>
        <w:r w:rsidRPr="008F20B5">
          <w:rPr>
            <w:rStyle w:val="a7"/>
            <w:rFonts w:ascii="標楷體" w:eastAsia="標楷體" w:hAnsi="標楷體" w:hint="eastAsia"/>
          </w:rPr>
          <w:t>傳輸格式</w:t>
        </w:r>
      </w:hyperlink>
      <w:r w:rsidRPr="008F20B5">
        <w:rPr>
          <w:rFonts w:ascii="標楷體" w:eastAsia="標楷體" w:hAnsi="標楷體" w:hint="eastAsia"/>
        </w:rPr>
        <w:t>範例。</w:t>
      </w:r>
    </w:p>
    <w:tbl>
      <w:tblPr>
        <w:tblW w:w="5059" w:type="pct"/>
        <w:tblInd w:w="5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942" w:author="家興 余" w:date="2021-01-22T09:43:00Z">
          <w:tblPr>
            <w:tblW w:w="4710" w:type="pct"/>
            <w:tblInd w:w="59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3"/>
        <w:gridCol w:w="1555"/>
        <w:gridCol w:w="4088"/>
        <w:gridCol w:w="611"/>
        <w:gridCol w:w="611"/>
        <w:gridCol w:w="623"/>
        <w:gridCol w:w="2263"/>
        <w:tblGridChange w:id="943">
          <w:tblGrid>
            <w:gridCol w:w="562"/>
            <w:gridCol w:w="1552"/>
            <w:gridCol w:w="4089"/>
            <w:gridCol w:w="611"/>
            <w:gridCol w:w="611"/>
            <w:gridCol w:w="2178"/>
            <w:gridCol w:w="2178"/>
          </w:tblGrid>
        </w:tblGridChange>
      </w:tblGrid>
      <w:tr w:rsidR="0095355E" w:rsidRPr="00583560" w14:paraId="02ECC574" w14:textId="77777777" w:rsidTr="0095355E">
        <w:trPr>
          <w:trHeight w:val="350"/>
          <w:trPrChange w:id="944" w:author="家興 余" w:date="2021-01-22T09:43:00Z">
            <w:trPr>
              <w:trHeight w:val="350"/>
            </w:trPr>
          </w:trPrChange>
        </w:trPr>
        <w:tc>
          <w:tcPr>
            <w:tcW w:w="273" w:type="pct"/>
            <w:shd w:val="clear" w:color="auto" w:fill="auto"/>
            <w:hideMark/>
            <w:tcPrChange w:id="945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12F53F48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bookmarkStart w:id="946" w:name="RANGE!A3"/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  <w:bookmarkEnd w:id="946"/>
          </w:p>
        </w:tc>
        <w:tc>
          <w:tcPr>
            <w:tcW w:w="754" w:type="pct"/>
            <w:shd w:val="clear" w:color="auto" w:fill="auto"/>
            <w:hideMark/>
            <w:tcPrChange w:id="947" w:author="家興 余" w:date="2021-01-22T09:43:00Z">
              <w:tcPr>
                <w:tcW w:w="808" w:type="pct"/>
                <w:shd w:val="clear" w:color="auto" w:fill="auto"/>
                <w:hideMark/>
              </w:tcPr>
            </w:tcPrChange>
          </w:tcPr>
          <w:p w14:paraId="65896D11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82" w:type="pct"/>
            <w:shd w:val="clear" w:color="auto" w:fill="auto"/>
            <w:hideMark/>
            <w:tcPrChange w:id="948" w:author="家興 余" w:date="2021-01-22T09:43:00Z">
              <w:tcPr>
                <w:tcW w:w="2129" w:type="pct"/>
                <w:shd w:val="clear" w:color="auto" w:fill="auto"/>
                <w:hideMark/>
              </w:tcPr>
            </w:tcPrChange>
          </w:tcPr>
          <w:p w14:paraId="642A230E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96" w:type="pct"/>
            <w:shd w:val="clear" w:color="auto" w:fill="auto"/>
            <w:hideMark/>
            <w:tcPrChange w:id="949" w:author="家興 余" w:date="2021-01-22T09:43:00Z">
              <w:tcPr>
                <w:tcW w:w="318" w:type="pct"/>
                <w:shd w:val="clear" w:color="auto" w:fill="auto"/>
                <w:hideMark/>
              </w:tcPr>
            </w:tcPrChange>
          </w:tcPr>
          <w:p w14:paraId="3F8FAFEB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96" w:type="pct"/>
            <w:shd w:val="clear" w:color="auto" w:fill="auto"/>
            <w:hideMark/>
            <w:tcPrChange w:id="950" w:author="家興 余" w:date="2021-01-22T09:43:00Z">
              <w:tcPr>
                <w:tcW w:w="318" w:type="pct"/>
                <w:shd w:val="clear" w:color="auto" w:fill="auto"/>
                <w:hideMark/>
              </w:tcPr>
            </w:tcPrChange>
          </w:tcPr>
          <w:p w14:paraId="065CB06D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302" w:type="pct"/>
            <w:tcPrChange w:id="951" w:author="家興 余" w:date="2021-01-22T09:43:00Z">
              <w:tcPr>
                <w:tcW w:w="1" w:type="pct"/>
              </w:tcPr>
            </w:tcPrChange>
          </w:tcPr>
          <w:p w14:paraId="2CAF9479" w14:textId="4008DDC7" w:rsidR="0095355E" w:rsidRPr="00583560" w:rsidRDefault="0095355E">
            <w:pPr>
              <w:widowControl/>
              <w:jc w:val="center"/>
              <w:rPr>
                <w:ins w:id="952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953" w:author="家興 余" w:date="2021-01-22T09:42:00Z">
                <w:pPr>
                  <w:widowControl/>
                </w:pPr>
              </w:pPrChange>
            </w:pPr>
            <w:ins w:id="954" w:author="家興 余" w:date="2021-01-22T09:4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099" w:type="pct"/>
            <w:shd w:val="clear" w:color="auto" w:fill="auto"/>
            <w:hideMark/>
            <w:tcPrChange w:id="955" w:author="家興 余" w:date="2021-01-22T09:43:00Z">
              <w:tcPr>
                <w:tcW w:w="1134" w:type="pct"/>
                <w:shd w:val="clear" w:color="auto" w:fill="auto"/>
                <w:hideMark/>
              </w:tcPr>
            </w:tcPrChange>
          </w:tcPr>
          <w:p w14:paraId="2CE90836" w14:textId="7F63A4A0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95355E" w:rsidRPr="00583560" w14:paraId="0DF30741" w14:textId="77777777" w:rsidTr="0095355E">
        <w:trPr>
          <w:trHeight w:val="340"/>
          <w:trPrChange w:id="956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957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505FB1B5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754" w:type="pct"/>
            <w:shd w:val="clear" w:color="auto" w:fill="auto"/>
            <w:hideMark/>
            <w:tcPrChange w:id="958" w:author="家興 余" w:date="2021-01-22T09:43:00Z">
              <w:tcPr>
                <w:tcW w:w="808" w:type="pct"/>
                <w:shd w:val="clear" w:color="auto" w:fill="auto"/>
                <w:hideMark/>
              </w:tcPr>
            </w:tcPrChange>
          </w:tcPr>
          <w:p w14:paraId="023139F0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/>
                <w:rPrChange w:id="959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960" w:author="ST1" w:date="2020-12-02T11:46:00Z">
                  <w:rPr/>
                </w:rPrChange>
              </w:rPr>
              <w:instrText xml:space="preserve"> HYPERLINK \l "_E-LOAN</w:instrText>
            </w:r>
            <w:r w:rsidRPr="00583560">
              <w:rPr>
                <w:rFonts w:ascii="標楷體" w:eastAsia="標楷體" w:hAnsi="標楷體" w:hint="eastAsia"/>
                <w:rPrChange w:id="961" w:author="ST1" w:date="2020-12-02T11:46:00Z">
                  <w:rPr>
                    <w:rFonts w:hint="eastAsia"/>
                  </w:rPr>
                </w:rPrChange>
              </w:rPr>
              <w:instrText>上行共用區域</w:instrText>
            </w:r>
            <w:r w:rsidRPr="00583560">
              <w:rPr>
                <w:rFonts w:ascii="標楷體" w:eastAsia="標楷體" w:hAnsi="標楷體"/>
                <w:rPrChange w:id="962" w:author="ST1" w:date="2020-12-02T11:46:00Z">
                  <w:rPr/>
                </w:rPrChange>
              </w:rPr>
              <w:instrText>TITA-Header</w:instrText>
            </w:r>
            <w:r w:rsidRPr="00583560">
              <w:rPr>
                <w:rFonts w:ascii="標楷體" w:eastAsia="標楷體" w:hAnsi="標楷體" w:hint="eastAsia"/>
                <w:rPrChange w:id="963" w:author="ST1" w:date="2020-12-02T11:46:00Z">
                  <w:rPr>
                    <w:rFonts w:hint="eastAsia"/>
                  </w:rPr>
                </w:rPrChange>
              </w:rPr>
              <w:instrText>欄位</w:instrText>
            </w:r>
            <w:r w:rsidRPr="00583560">
              <w:rPr>
                <w:rFonts w:ascii="標楷體" w:eastAsia="標楷體" w:hAnsi="標楷體"/>
                <w:rPrChange w:id="964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965" w:author="ST1" w:date="2020-12-02T11:46:00Z">
                  <w:rPr>
                    <w:rStyle w:val="a7"/>
                    <w:rFonts w:ascii="標楷體" w:eastAsia="標楷體" w:hAnsi="標楷體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/>
              </w:rPr>
              <w:t>TITA-HEADER</w:t>
            </w:r>
            <w:r w:rsidRPr="00583560">
              <w:rPr>
                <w:rStyle w:val="a7"/>
                <w:rFonts w:ascii="標楷體" w:eastAsia="標楷體" w:hAnsi="標楷體"/>
                <w:rPrChange w:id="966" w:author="ST1" w:date="2020-12-02T11:46:00Z">
                  <w:rPr>
                    <w:rStyle w:val="a7"/>
                    <w:rFonts w:ascii="標楷體" w:eastAsia="標楷體" w:hAnsi="標楷體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hideMark/>
            <w:tcPrChange w:id="967" w:author="家興 余" w:date="2021-01-22T09:43:00Z">
              <w:tcPr>
                <w:tcW w:w="2129" w:type="pct"/>
                <w:shd w:val="clear" w:color="auto" w:fill="auto"/>
                <w:hideMark/>
              </w:tcPr>
            </w:tcPrChange>
          </w:tcPr>
          <w:p w14:paraId="358853C0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96" w:type="pct"/>
            <w:shd w:val="clear" w:color="auto" w:fill="auto"/>
            <w:tcPrChange w:id="968" w:author="家興 余" w:date="2021-01-22T09:43:00Z">
              <w:tcPr>
                <w:tcW w:w="318" w:type="pct"/>
                <w:shd w:val="clear" w:color="auto" w:fill="auto"/>
              </w:tcPr>
            </w:tcPrChange>
          </w:tcPr>
          <w:p w14:paraId="4A01C2FF" w14:textId="183C5DED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hideMark/>
            <w:tcPrChange w:id="969" w:author="家興 余" w:date="2021-01-22T09:43:00Z">
              <w:tcPr>
                <w:tcW w:w="318" w:type="pct"/>
                <w:shd w:val="clear" w:color="auto" w:fill="auto"/>
                <w:hideMark/>
              </w:tcPr>
            </w:tcPrChange>
          </w:tcPr>
          <w:p w14:paraId="40A27DBD" w14:textId="5EEC1EEB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970" w:author="家興 余" w:date="2021-01-22T09:43:00Z">
              <w:tcPr>
                <w:tcW w:w="1" w:type="pct"/>
              </w:tcPr>
            </w:tcPrChange>
          </w:tcPr>
          <w:p w14:paraId="2EFC1BBC" w14:textId="77777777" w:rsidR="0095355E" w:rsidRPr="00583560" w:rsidRDefault="0095355E">
            <w:pPr>
              <w:widowControl/>
              <w:jc w:val="center"/>
              <w:rPr>
                <w:ins w:id="971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972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973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34BE91FB" w14:textId="66DFB3A8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583560" w14:paraId="6882592A" w14:textId="77777777" w:rsidTr="0095355E">
        <w:trPr>
          <w:trHeight w:val="340"/>
          <w:trPrChange w:id="974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975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3F69FD83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976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602F6D92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BODY</w:t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977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168B51DC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96" w:type="pct"/>
            <w:shd w:val="clear" w:color="auto" w:fill="auto"/>
            <w:vAlign w:val="center"/>
            <w:tcPrChange w:id="978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79D013E6" w14:textId="5BA00D02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979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3E985A7D" w14:textId="261FF898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980" w:author="家興 余" w:date="2021-01-22T09:43:00Z">
              <w:tcPr>
                <w:tcW w:w="1" w:type="pct"/>
              </w:tcPr>
            </w:tcPrChange>
          </w:tcPr>
          <w:p w14:paraId="353C99BD" w14:textId="77777777" w:rsidR="0095355E" w:rsidRPr="00583560" w:rsidRDefault="0095355E">
            <w:pPr>
              <w:widowControl/>
              <w:jc w:val="center"/>
              <w:rPr>
                <w:ins w:id="981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982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983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75D431AB" w14:textId="18C0BDC3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583560" w14:paraId="481E8D26" w14:textId="77777777" w:rsidTr="0095355E">
        <w:trPr>
          <w:trHeight w:val="340"/>
          <w:trPrChange w:id="984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985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6BA39DC3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986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7EE82531" w14:textId="77777777" w:rsidR="0095355E" w:rsidRPr="00583560" w:rsidRDefault="0095355E" w:rsidP="009B7240">
            <w:pPr>
              <w:widowControl/>
              <w:rPr>
                <w:rStyle w:val="a7"/>
                <w:rFonts w:ascii="標楷體" w:eastAsia="標楷體" w:hAnsi="標楷體"/>
              </w:rPr>
            </w:pPr>
            <w:r w:rsidRPr="00583560">
              <w:rPr>
                <w:rFonts w:ascii="標楷體" w:eastAsia="標楷體" w:hAnsi="標楷體"/>
                <w:rPrChange w:id="987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988" w:author="ST1" w:date="2020-12-02T11:46:00Z">
                  <w:rPr/>
                </w:rPrChange>
              </w:rPr>
              <w:instrText xml:space="preserve"> HYPERLINK \l "_L1101</w:instrText>
            </w:r>
            <w:r w:rsidRPr="00583560">
              <w:rPr>
                <w:rFonts w:ascii="標楷體" w:eastAsia="標楷體" w:hAnsi="標楷體" w:hint="eastAsia"/>
                <w:rPrChange w:id="989" w:author="ST1" w:date="2020-12-02T11:46:00Z">
                  <w:rPr>
                    <w:rFonts w:hint="eastAsia"/>
                  </w:rPr>
                </w:rPrChange>
              </w:rPr>
              <w:instrText>顧客基本資料維護</w:instrText>
            </w:r>
            <w:r w:rsidRPr="00583560">
              <w:rPr>
                <w:rFonts w:ascii="標楷體" w:eastAsia="標楷體" w:hAnsi="標楷體"/>
                <w:rPrChange w:id="990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991" w:author="ST1" w:date="2020-12-02T11:46:00Z">
                  <w:rPr>
                    <w:rStyle w:val="a7"/>
                    <w:rFonts w:ascii="標楷體" w:eastAsia="標楷體" w:hAnsi="標楷體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/>
                <w:u w:val="none"/>
              </w:rPr>
              <w:t xml:space="preserve"> </w:t>
            </w:r>
            <w:r w:rsidRPr="00583560">
              <w:rPr>
                <w:rStyle w:val="a7"/>
                <w:rFonts w:ascii="標楷體" w:eastAsia="標楷體" w:hAnsi="標楷體"/>
              </w:rPr>
              <w:t>L1101</w:t>
            </w:r>
            <w:r w:rsidRPr="00583560">
              <w:rPr>
                <w:rStyle w:val="a7"/>
                <w:rFonts w:ascii="標楷體" w:eastAsia="標楷體" w:hAnsi="標楷體"/>
                <w:rPrChange w:id="992" w:author="ST1" w:date="2020-12-02T11:46:00Z">
                  <w:rPr>
                    <w:rStyle w:val="a7"/>
                    <w:rFonts w:ascii="標楷體" w:eastAsia="標楷體" w:hAnsi="標楷體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993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2AE7C39C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顧客基本資料維護</w:t>
            </w:r>
          </w:p>
        </w:tc>
        <w:tc>
          <w:tcPr>
            <w:tcW w:w="296" w:type="pct"/>
            <w:shd w:val="clear" w:color="auto" w:fill="auto"/>
            <w:vAlign w:val="center"/>
            <w:tcPrChange w:id="994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1848066D" w14:textId="4EF64A34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995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1E2B3368" w14:textId="59898528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996" w:author="家興 余" w:date="2021-01-22T09:43:00Z">
              <w:tcPr>
                <w:tcW w:w="1" w:type="pct"/>
              </w:tcPr>
            </w:tcPrChange>
          </w:tcPr>
          <w:p w14:paraId="434BFE05" w14:textId="77777777" w:rsidR="0095355E" w:rsidRPr="00583560" w:rsidRDefault="0095355E">
            <w:pPr>
              <w:widowControl/>
              <w:jc w:val="center"/>
              <w:rPr>
                <w:ins w:id="997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998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999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7A5FCBE8" w14:textId="78103CEE" w:rsidR="0095355E" w:rsidRPr="00583560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</w:rPr>
              <w:t>V</w:t>
            </w:r>
          </w:p>
        </w:tc>
      </w:tr>
      <w:tr w:rsidR="0095355E" w:rsidRPr="00583560" w14:paraId="1BED3D88" w14:textId="77777777" w:rsidTr="0095355E">
        <w:trPr>
          <w:trHeight w:val="340"/>
          <w:trPrChange w:id="1000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1001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5719CD09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1002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13DBB122" w14:textId="77777777" w:rsidR="0095355E" w:rsidRPr="00583560" w:rsidRDefault="0095355E" w:rsidP="009B7240">
            <w:pPr>
              <w:widowControl/>
              <w:rPr>
                <w:rStyle w:val="a7"/>
                <w:rFonts w:ascii="標楷體" w:eastAsia="標楷體" w:hAnsi="標楷體"/>
              </w:rPr>
            </w:pPr>
            <w:r w:rsidRPr="00583560">
              <w:rPr>
                <w:rFonts w:ascii="標楷體" w:eastAsia="標楷體" w:hAnsi="標楷體"/>
                <w:rPrChange w:id="1003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004" w:author="ST1" w:date="2020-12-02T11:46:00Z">
                  <w:rPr/>
                </w:rPrChange>
              </w:rPr>
              <w:instrText xml:space="preserve"> HYPERLINK \l "_L2111</w:instrText>
            </w:r>
            <w:r w:rsidRPr="00583560">
              <w:rPr>
                <w:rFonts w:ascii="標楷體" w:eastAsia="標楷體" w:hAnsi="標楷體" w:hint="eastAsia"/>
                <w:rPrChange w:id="1005" w:author="ST1" w:date="2020-12-02T11:46:00Z">
                  <w:rPr>
                    <w:rFonts w:hint="eastAsia"/>
                  </w:rPr>
                </w:rPrChange>
              </w:rPr>
              <w:instrText>案件申請登錄</w:instrText>
            </w:r>
            <w:r w:rsidRPr="00583560">
              <w:rPr>
                <w:rFonts w:ascii="標楷體" w:eastAsia="標楷體" w:hAnsi="標楷體"/>
                <w:rPrChange w:id="1006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007" w:author="ST1" w:date="2020-12-02T11:46:00Z">
                  <w:rPr>
                    <w:rStyle w:val="a7"/>
                    <w:rFonts w:ascii="標楷體" w:eastAsia="標楷體" w:hAnsi="標楷體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/>
                <w:u w:val="none"/>
              </w:rPr>
              <w:t xml:space="preserve"> </w:t>
            </w:r>
            <w:r w:rsidRPr="00583560">
              <w:rPr>
                <w:rStyle w:val="a7"/>
                <w:rFonts w:ascii="標楷體" w:eastAsia="標楷體" w:hAnsi="標楷體"/>
              </w:rPr>
              <w:t>L2111</w:t>
            </w:r>
            <w:r w:rsidRPr="00583560">
              <w:rPr>
                <w:rStyle w:val="a7"/>
                <w:rFonts w:ascii="標楷體" w:eastAsia="標楷體" w:hAnsi="標楷體"/>
                <w:rPrChange w:id="1008" w:author="ST1" w:date="2020-12-02T11:46:00Z">
                  <w:rPr>
                    <w:rStyle w:val="a7"/>
                    <w:rFonts w:ascii="標楷體" w:eastAsia="標楷體" w:hAnsi="標楷體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1009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6E27172D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案件申請登錄</w:t>
            </w:r>
          </w:p>
        </w:tc>
        <w:tc>
          <w:tcPr>
            <w:tcW w:w="296" w:type="pct"/>
            <w:shd w:val="clear" w:color="auto" w:fill="auto"/>
            <w:vAlign w:val="center"/>
            <w:tcPrChange w:id="1010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6CB11188" w14:textId="4C05B4FE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011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5FFA75BB" w14:textId="11FD60FF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012" w:author="家興 余" w:date="2021-01-22T09:43:00Z">
              <w:tcPr>
                <w:tcW w:w="1" w:type="pct"/>
              </w:tcPr>
            </w:tcPrChange>
          </w:tcPr>
          <w:p w14:paraId="688F6F98" w14:textId="77777777" w:rsidR="0095355E" w:rsidRPr="00583560" w:rsidRDefault="0095355E">
            <w:pPr>
              <w:widowControl/>
              <w:jc w:val="center"/>
              <w:rPr>
                <w:ins w:id="1013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014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015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2683735B" w14:textId="077C5030" w:rsidR="0095355E" w:rsidRPr="00583560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</w:rPr>
              <w:t>V</w:t>
            </w:r>
          </w:p>
        </w:tc>
      </w:tr>
      <w:tr w:rsidR="0095355E" w:rsidRPr="00583560" w14:paraId="3C729F16" w14:textId="77777777" w:rsidTr="0095355E">
        <w:trPr>
          <w:trHeight w:val="340"/>
          <w:trPrChange w:id="1016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1017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775E4B37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1018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777881C0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 w:cs="新細明體"/>
                <w:kern w:val="0"/>
              </w:rPr>
              <w:t xml:space="preserve"> </w:t>
            </w:r>
            <w:r w:rsidRPr="00583560">
              <w:rPr>
                <w:rFonts w:ascii="標楷體" w:eastAsia="標楷體" w:hAnsi="標楷體"/>
                <w:rPrChange w:id="1019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020" w:author="ST1" w:date="2020-12-02T11:46:00Z">
                  <w:rPr/>
                </w:rPrChange>
              </w:rPr>
              <w:instrText xml:space="preserve"> HYPERLINK \l "_L2153</w:instrText>
            </w:r>
            <w:r w:rsidRPr="00583560">
              <w:rPr>
                <w:rFonts w:ascii="標楷體" w:eastAsia="標楷體" w:hAnsi="標楷體" w:hint="eastAsia"/>
                <w:rPrChange w:id="1021" w:author="ST1" w:date="2020-12-02T11:46:00Z">
                  <w:rPr>
                    <w:rFonts w:hint="eastAsia"/>
                  </w:rPr>
                </w:rPrChange>
              </w:rPr>
              <w:instrText>核准額度登錄</w:instrText>
            </w:r>
            <w:r w:rsidRPr="00583560">
              <w:rPr>
                <w:rFonts w:ascii="標楷體" w:eastAsia="標楷體" w:hAnsi="標楷體"/>
                <w:rPrChange w:id="1022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023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</w:rPr>
              <w:t>L2153</w:t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  <w:rPrChange w:id="1024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1025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65169DDB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核准額度登錄</w:t>
            </w:r>
          </w:p>
        </w:tc>
        <w:tc>
          <w:tcPr>
            <w:tcW w:w="296" w:type="pct"/>
            <w:shd w:val="clear" w:color="auto" w:fill="auto"/>
            <w:vAlign w:val="center"/>
            <w:tcPrChange w:id="1026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2FB2C52F" w14:textId="5E55871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027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784361C1" w14:textId="122C5D44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028" w:author="家興 余" w:date="2021-01-22T09:43:00Z">
              <w:tcPr>
                <w:tcW w:w="1" w:type="pct"/>
              </w:tcPr>
            </w:tcPrChange>
          </w:tcPr>
          <w:p w14:paraId="14ECB646" w14:textId="77777777" w:rsidR="0095355E" w:rsidRPr="00583560" w:rsidRDefault="0095355E">
            <w:pPr>
              <w:widowControl/>
              <w:jc w:val="center"/>
              <w:rPr>
                <w:ins w:id="1029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030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031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4C0A2678" w14:textId="4F88F0BE" w:rsidR="0095355E" w:rsidRPr="00583560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583560" w14:paraId="2CB9A8F9" w14:textId="77777777" w:rsidTr="0095355E">
        <w:trPr>
          <w:trHeight w:val="340"/>
          <w:trPrChange w:id="1032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1033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144DF280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1034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0D5CD45F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 w:cs="新細明體"/>
                <w:kern w:val="0"/>
              </w:rPr>
              <w:t xml:space="preserve"> </w:t>
            </w:r>
            <w:r w:rsidRPr="00583560">
              <w:rPr>
                <w:rFonts w:ascii="標楷體" w:eastAsia="標楷體" w:hAnsi="標楷體"/>
                <w:rPrChange w:id="1035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036" w:author="ST1" w:date="2020-12-02T11:46:00Z">
                  <w:rPr/>
                </w:rPrChange>
              </w:rPr>
              <w:instrText xml:space="preserve"> HYPERLINK \l "_L2411</w:instrText>
            </w:r>
            <w:r w:rsidRPr="00583560">
              <w:rPr>
                <w:rFonts w:ascii="標楷體" w:eastAsia="標楷體" w:hAnsi="標楷體" w:hint="eastAsia"/>
                <w:rPrChange w:id="1037" w:author="ST1" w:date="2020-12-02T11:46:00Z">
                  <w:rPr>
                    <w:rFonts w:hint="eastAsia"/>
                  </w:rPr>
                </w:rPrChange>
              </w:rPr>
              <w:instrText>不動產擔保品資料登錄</w:instrText>
            </w:r>
            <w:r w:rsidRPr="00583560">
              <w:rPr>
                <w:rFonts w:ascii="標楷體" w:eastAsia="標楷體" w:hAnsi="標楷體"/>
                <w:rPrChange w:id="1038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039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</w:rPr>
              <w:t>L2411</w:t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  <w:rPrChange w:id="1040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1041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3D4BF902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不動產擔保品資料登錄</w:t>
            </w:r>
          </w:p>
        </w:tc>
        <w:tc>
          <w:tcPr>
            <w:tcW w:w="296" w:type="pct"/>
            <w:shd w:val="clear" w:color="auto" w:fill="auto"/>
            <w:vAlign w:val="center"/>
            <w:tcPrChange w:id="1042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269C99EB" w14:textId="439A6E4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043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60C99E31" w14:textId="16856001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044" w:author="家興 余" w:date="2021-01-22T09:43:00Z">
              <w:tcPr>
                <w:tcW w:w="1" w:type="pct"/>
              </w:tcPr>
            </w:tcPrChange>
          </w:tcPr>
          <w:p w14:paraId="5CB2FA70" w14:textId="77777777" w:rsidR="0095355E" w:rsidRPr="00583560" w:rsidRDefault="0095355E">
            <w:pPr>
              <w:widowControl/>
              <w:jc w:val="center"/>
              <w:rPr>
                <w:ins w:id="1045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046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047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31C6A521" w14:textId="3CA123B2" w:rsidR="0095355E" w:rsidRPr="00583560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583560" w14:paraId="72CAD044" w14:textId="77777777" w:rsidTr="0095355E">
        <w:trPr>
          <w:trHeight w:val="340"/>
          <w:trPrChange w:id="1048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1049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699424F5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1050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735AB64C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 w:cs="新細明體"/>
                <w:kern w:val="0"/>
              </w:rPr>
              <w:t xml:space="preserve"> </w:t>
            </w:r>
            <w:r w:rsidRPr="00583560">
              <w:rPr>
                <w:rFonts w:ascii="標楷體" w:eastAsia="標楷體" w:hAnsi="標楷體"/>
                <w:rPrChange w:id="1051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052" w:author="ST1" w:date="2020-12-02T11:46:00Z">
                  <w:rPr/>
                </w:rPrChange>
              </w:rPr>
              <w:instrText xml:space="preserve"> HYPERLINK \l "_L2416</w:instrText>
            </w:r>
            <w:r w:rsidRPr="00583560">
              <w:rPr>
                <w:rFonts w:ascii="標楷體" w:eastAsia="標楷體" w:hAnsi="標楷體" w:hint="eastAsia"/>
                <w:rPrChange w:id="1053" w:author="ST1" w:date="2020-12-02T11:46:00Z">
                  <w:rPr>
                    <w:rFonts w:hint="eastAsia"/>
                  </w:rPr>
                </w:rPrChange>
              </w:rPr>
              <w:instrText>不動產土地擔保品資料登錄</w:instrText>
            </w:r>
            <w:r w:rsidRPr="00583560">
              <w:rPr>
                <w:rFonts w:ascii="標楷體" w:eastAsia="標楷體" w:hAnsi="標楷體"/>
                <w:rPrChange w:id="1054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055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</w:rPr>
              <w:t>L2416</w:t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  <w:rPrChange w:id="1056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1057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7A108601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不動產土地擔保品資料登錄</w:t>
            </w:r>
          </w:p>
        </w:tc>
        <w:tc>
          <w:tcPr>
            <w:tcW w:w="296" w:type="pct"/>
            <w:shd w:val="clear" w:color="auto" w:fill="auto"/>
            <w:vAlign w:val="center"/>
            <w:tcPrChange w:id="1058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66F1D311" w14:textId="1EC891B8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059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663B1302" w14:textId="0F8AF8A5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060" w:author="家興 余" w:date="2021-01-22T09:43:00Z">
              <w:tcPr>
                <w:tcW w:w="1" w:type="pct"/>
              </w:tcPr>
            </w:tcPrChange>
          </w:tcPr>
          <w:p w14:paraId="4C25EF6C" w14:textId="77777777" w:rsidR="0095355E" w:rsidRPr="00583560" w:rsidRDefault="0095355E">
            <w:pPr>
              <w:widowControl/>
              <w:jc w:val="center"/>
              <w:rPr>
                <w:ins w:id="1061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062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063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035519C8" w14:textId="18AAAA31" w:rsidR="0095355E" w:rsidRPr="00583560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583560" w14:paraId="352B1541" w14:textId="77777777" w:rsidTr="0095355E">
        <w:trPr>
          <w:trHeight w:val="340"/>
          <w:trPrChange w:id="1064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1065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69A4ACE6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8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1066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6D89EF8F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 w:cs="新細明體"/>
                <w:kern w:val="0"/>
              </w:rPr>
              <w:t xml:space="preserve"> </w:t>
            </w:r>
            <w:r w:rsidRPr="00583560">
              <w:rPr>
                <w:rFonts w:ascii="標楷體" w:eastAsia="標楷體" w:hAnsi="標楷體"/>
                <w:rPrChange w:id="1067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068" w:author="ST1" w:date="2020-12-02T11:46:00Z">
                  <w:rPr/>
                </w:rPrChange>
              </w:rPr>
              <w:instrText xml:space="preserve"> HYPERLINK \l "_L2415</w:instrText>
            </w:r>
            <w:r w:rsidRPr="00583560">
              <w:rPr>
                <w:rFonts w:ascii="標楷體" w:eastAsia="標楷體" w:hAnsi="標楷體" w:hint="eastAsia"/>
                <w:rPrChange w:id="1069" w:author="ST1" w:date="2020-12-02T11:46:00Z">
                  <w:rPr>
                    <w:rFonts w:hint="eastAsia"/>
                  </w:rPr>
                </w:rPrChange>
              </w:rPr>
              <w:instrText>不動產建物擔保品資料登錄</w:instrText>
            </w:r>
            <w:r w:rsidRPr="00583560">
              <w:rPr>
                <w:rFonts w:ascii="標楷體" w:eastAsia="標楷體" w:hAnsi="標楷體"/>
                <w:rPrChange w:id="1070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071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</w:rPr>
              <w:t>L2415</w:t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  <w:rPrChange w:id="1072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1073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5FB83264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不動產建物擔保品資料查詢</w:t>
            </w:r>
          </w:p>
        </w:tc>
        <w:tc>
          <w:tcPr>
            <w:tcW w:w="296" w:type="pct"/>
            <w:shd w:val="clear" w:color="auto" w:fill="auto"/>
            <w:vAlign w:val="center"/>
            <w:tcPrChange w:id="1074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38720078" w14:textId="5946807E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075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0888C2C8" w14:textId="00BC4A9A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076" w:author="家興 余" w:date="2021-01-22T09:43:00Z">
              <w:tcPr>
                <w:tcW w:w="1" w:type="pct"/>
              </w:tcPr>
            </w:tcPrChange>
          </w:tcPr>
          <w:p w14:paraId="5FAF1C43" w14:textId="77777777" w:rsidR="0095355E" w:rsidRPr="00583560" w:rsidRDefault="0095355E">
            <w:pPr>
              <w:widowControl/>
              <w:jc w:val="center"/>
              <w:rPr>
                <w:ins w:id="1077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078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079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01A51534" w14:textId="122287BC" w:rsidR="0095355E" w:rsidRPr="00583560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583560" w14:paraId="321E321B" w14:textId="77777777" w:rsidTr="0095355E">
        <w:trPr>
          <w:trHeight w:val="340"/>
          <w:trPrChange w:id="1080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1081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50DB1C48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1082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00D8C7F2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 w:cs="新細明體"/>
                <w:kern w:val="0"/>
              </w:rPr>
              <w:t xml:space="preserve"> </w:t>
            </w:r>
            <w:r w:rsidRPr="00583560">
              <w:rPr>
                <w:rFonts w:ascii="標楷體" w:eastAsia="標楷體" w:hAnsi="標楷體"/>
                <w:rPrChange w:id="1083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084" w:author="ST1" w:date="2020-12-02T11:46:00Z">
                  <w:rPr/>
                </w:rPrChange>
              </w:rPr>
              <w:instrText xml:space="preserve"> HYPERLINK \l "_L2412</w:instrText>
            </w:r>
            <w:r w:rsidRPr="00583560">
              <w:rPr>
                <w:rFonts w:ascii="標楷體" w:eastAsia="標楷體" w:hAnsi="標楷體" w:hint="eastAsia"/>
                <w:rPrChange w:id="1085" w:author="ST1" w:date="2020-12-02T11:46:00Z">
                  <w:rPr>
                    <w:rFonts w:hint="eastAsia"/>
                  </w:rPr>
                </w:rPrChange>
              </w:rPr>
              <w:instrText>動產擔保品資料登錄</w:instrText>
            </w:r>
            <w:r w:rsidRPr="00583560">
              <w:rPr>
                <w:rFonts w:ascii="標楷體" w:eastAsia="標楷體" w:hAnsi="標楷體"/>
                <w:rPrChange w:id="1086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087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</w:rPr>
              <w:t>L2412</w:t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  <w:rPrChange w:id="1088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1089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177B392D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動產擔保品資料登錄</w:t>
            </w:r>
          </w:p>
        </w:tc>
        <w:tc>
          <w:tcPr>
            <w:tcW w:w="296" w:type="pct"/>
            <w:shd w:val="clear" w:color="auto" w:fill="auto"/>
            <w:vAlign w:val="center"/>
            <w:tcPrChange w:id="1090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6D4D37E8" w14:textId="13C7FE48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091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4666AC57" w14:textId="7A72C1AE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092" w:author="家興 余" w:date="2021-01-22T09:43:00Z">
              <w:tcPr>
                <w:tcW w:w="1" w:type="pct"/>
              </w:tcPr>
            </w:tcPrChange>
          </w:tcPr>
          <w:p w14:paraId="2881970D" w14:textId="77777777" w:rsidR="0095355E" w:rsidRPr="00583560" w:rsidRDefault="0095355E">
            <w:pPr>
              <w:widowControl/>
              <w:jc w:val="center"/>
              <w:rPr>
                <w:ins w:id="1093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094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095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6BEE5ACC" w14:textId="5BDC2B9A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583560" w14:paraId="059F53A9" w14:textId="77777777" w:rsidTr="0095355E">
        <w:trPr>
          <w:trHeight w:val="340"/>
          <w:trPrChange w:id="1096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1097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4B750229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1098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62E0BC41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 w:cs="新細明體"/>
                <w:kern w:val="0"/>
              </w:rPr>
              <w:t xml:space="preserve"> </w:t>
            </w:r>
            <w:r w:rsidRPr="00583560">
              <w:rPr>
                <w:rFonts w:ascii="標楷體" w:eastAsia="標楷體" w:hAnsi="標楷體"/>
                <w:rPrChange w:id="1099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100" w:author="ST1" w:date="2020-12-02T11:46:00Z">
                  <w:rPr/>
                </w:rPrChange>
              </w:rPr>
              <w:instrText xml:space="preserve"> HYPERLINK \l "_L2413</w:instrText>
            </w:r>
            <w:r w:rsidRPr="00583560">
              <w:rPr>
                <w:rFonts w:ascii="標楷體" w:eastAsia="標楷體" w:hAnsi="標楷體" w:hint="eastAsia"/>
                <w:rPrChange w:id="1101" w:author="ST1" w:date="2020-12-02T11:46:00Z">
                  <w:rPr>
                    <w:rFonts w:hint="eastAsia"/>
                  </w:rPr>
                </w:rPrChange>
              </w:rPr>
              <w:instrText>股票擔保品資料登錄</w:instrText>
            </w:r>
            <w:r w:rsidRPr="00583560">
              <w:rPr>
                <w:rFonts w:ascii="標楷體" w:eastAsia="標楷體" w:hAnsi="標楷體"/>
                <w:rPrChange w:id="1102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103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</w:rPr>
              <w:t>L2413</w:t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  <w:rPrChange w:id="1104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1105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62A2EFE3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股票擔保品資料查詢</w:t>
            </w:r>
          </w:p>
        </w:tc>
        <w:tc>
          <w:tcPr>
            <w:tcW w:w="296" w:type="pct"/>
            <w:shd w:val="clear" w:color="auto" w:fill="auto"/>
            <w:vAlign w:val="center"/>
            <w:tcPrChange w:id="1106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1FD9D559" w14:textId="2115FFEA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107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02DA70CE" w14:textId="6407787E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108" w:author="家興 余" w:date="2021-01-22T09:43:00Z">
              <w:tcPr>
                <w:tcW w:w="1" w:type="pct"/>
              </w:tcPr>
            </w:tcPrChange>
          </w:tcPr>
          <w:p w14:paraId="432226B6" w14:textId="77777777" w:rsidR="0095355E" w:rsidRPr="00583560" w:rsidRDefault="0095355E">
            <w:pPr>
              <w:widowControl/>
              <w:jc w:val="center"/>
              <w:rPr>
                <w:ins w:id="1109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110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111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11264E87" w14:textId="0E8C9AFA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583560" w14:paraId="59E6B95A" w14:textId="77777777" w:rsidTr="0095355E">
        <w:trPr>
          <w:trHeight w:val="340"/>
          <w:trPrChange w:id="1112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1113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4C5930DE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11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1114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14B49083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 w:cs="新細明體"/>
                <w:kern w:val="0"/>
              </w:rPr>
              <w:t xml:space="preserve"> </w:t>
            </w:r>
            <w:r w:rsidRPr="00583560">
              <w:rPr>
                <w:rFonts w:ascii="標楷體" w:eastAsia="標楷體" w:hAnsi="標楷體"/>
                <w:rPrChange w:id="1115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116" w:author="ST1" w:date="2020-12-02T11:46:00Z">
                  <w:rPr/>
                </w:rPrChange>
              </w:rPr>
              <w:instrText xml:space="preserve"> HYPERLINK \l "_L2414</w:instrText>
            </w:r>
            <w:r w:rsidRPr="00583560">
              <w:rPr>
                <w:rFonts w:ascii="標楷體" w:eastAsia="標楷體" w:hAnsi="標楷體" w:hint="eastAsia"/>
                <w:rPrChange w:id="1117" w:author="ST1" w:date="2020-12-02T11:46:00Z">
                  <w:rPr>
                    <w:rFonts w:hint="eastAsia"/>
                  </w:rPr>
                </w:rPrChange>
              </w:rPr>
              <w:instrText>其他擔保品資料登錄</w:instrText>
            </w:r>
            <w:r w:rsidRPr="00583560">
              <w:rPr>
                <w:rFonts w:ascii="標楷體" w:eastAsia="標楷體" w:hAnsi="標楷體"/>
                <w:rPrChange w:id="1118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119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</w:rPr>
              <w:t>L2414</w:t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  <w:rPrChange w:id="1120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1121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6E18BF96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其他擔保品資料登錄</w:t>
            </w:r>
          </w:p>
        </w:tc>
        <w:tc>
          <w:tcPr>
            <w:tcW w:w="296" w:type="pct"/>
            <w:shd w:val="clear" w:color="auto" w:fill="auto"/>
            <w:vAlign w:val="center"/>
            <w:tcPrChange w:id="1122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467AE111" w14:textId="40FF3E6A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123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73192183" w14:textId="1B0A3F0D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124" w:author="家興 余" w:date="2021-01-22T09:43:00Z">
              <w:tcPr>
                <w:tcW w:w="1" w:type="pct"/>
              </w:tcPr>
            </w:tcPrChange>
          </w:tcPr>
          <w:p w14:paraId="33705F59" w14:textId="77777777" w:rsidR="0095355E" w:rsidRPr="00583560" w:rsidRDefault="0095355E">
            <w:pPr>
              <w:widowControl/>
              <w:jc w:val="center"/>
              <w:rPr>
                <w:ins w:id="1125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126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127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2627A4B7" w14:textId="1033EF4F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583560" w14:paraId="3F4E2DF8" w14:textId="77777777" w:rsidTr="0095355E">
        <w:trPr>
          <w:trHeight w:val="340"/>
          <w:trPrChange w:id="1128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1129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0361865E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12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1130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4F6C815D" w14:textId="6D2B2690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 w:cs="新細明體"/>
                <w:kern w:val="0"/>
              </w:rPr>
              <w:t xml:space="preserve"> </w:t>
            </w:r>
            <w:r w:rsidRPr="00583560">
              <w:rPr>
                <w:rFonts w:ascii="標楷體" w:eastAsia="標楷體" w:hAnsi="標楷體"/>
                <w:rPrChange w:id="1131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132" w:author="ST1" w:date="2020-12-02T11:46:00Z">
                  <w:rPr/>
                </w:rPrChange>
              </w:rPr>
              <w:instrText xml:space="preserve"> HYPERLINK \l "_L4611</w:instrText>
            </w:r>
            <w:r w:rsidRPr="00583560">
              <w:rPr>
                <w:rFonts w:ascii="標楷體" w:eastAsia="標楷體" w:hAnsi="標楷體" w:hint="eastAsia"/>
                <w:rPrChange w:id="1133" w:author="ST1" w:date="2020-12-02T11:46:00Z">
                  <w:rPr>
                    <w:rFonts w:hint="eastAsia"/>
                  </w:rPr>
                </w:rPrChange>
              </w:rPr>
              <w:instrText>續約保單資料維護</w:instrText>
            </w:r>
            <w:r w:rsidRPr="00583560">
              <w:rPr>
                <w:rFonts w:ascii="標楷體" w:eastAsia="標楷體" w:hAnsi="標楷體"/>
                <w:rPrChange w:id="1134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135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</w:rPr>
              <w:t>L4610</w:t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  <w:rPrChange w:id="1136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1137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10ABB5FD" w14:textId="2B73467E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保險單明細資料登錄</w:t>
            </w:r>
          </w:p>
        </w:tc>
        <w:tc>
          <w:tcPr>
            <w:tcW w:w="296" w:type="pct"/>
            <w:shd w:val="clear" w:color="auto" w:fill="auto"/>
            <w:vAlign w:val="center"/>
            <w:tcPrChange w:id="1138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26715F49" w14:textId="00642412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139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66614C15" w14:textId="1CC88748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140" w:author="家興 余" w:date="2021-01-22T09:43:00Z">
              <w:tcPr>
                <w:tcW w:w="1" w:type="pct"/>
              </w:tcPr>
            </w:tcPrChange>
          </w:tcPr>
          <w:p w14:paraId="1164ED0A" w14:textId="77777777" w:rsidR="0095355E" w:rsidRPr="00583560" w:rsidRDefault="0095355E">
            <w:pPr>
              <w:widowControl/>
              <w:jc w:val="center"/>
              <w:rPr>
                <w:ins w:id="1141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142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143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3DB0B64B" w14:textId="7906B544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583560" w14:paraId="63EB2684" w14:textId="77777777" w:rsidTr="0095355E">
        <w:trPr>
          <w:trHeight w:val="340"/>
          <w:trPrChange w:id="1144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1145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35464AF3" w14:textId="77777777" w:rsidR="0095355E" w:rsidRPr="00583560" w:rsidRDefault="0095355E" w:rsidP="00A855F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13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1146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64B62D88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 w:cs="新細明體"/>
                <w:kern w:val="0"/>
              </w:rPr>
              <w:t xml:space="preserve"> </w:t>
            </w:r>
            <w:r w:rsidRPr="00583560">
              <w:rPr>
                <w:rFonts w:ascii="標楷體" w:eastAsia="標楷體" w:hAnsi="標楷體"/>
                <w:rPrChange w:id="1147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148" w:author="ST1" w:date="2020-12-02T11:46:00Z">
                  <w:rPr/>
                </w:rPrChange>
              </w:rPr>
              <w:instrText xml:space="preserve"> HYPERLINK \l "_L2101</w:instrText>
            </w:r>
            <w:r w:rsidRPr="00583560">
              <w:rPr>
                <w:rFonts w:ascii="標楷體" w:eastAsia="標楷體" w:hAnsi="標楷體" w:hint="eastAsia"/>
                <w:rPrChange w:id="1149" w:author="ST1" w:date="2020-12-02T11:46:00Z">
                  <w:rPr>
                    <w:rFonts w:hint="eastAsia"/>
                  </w:rPr>
                </w:rPrChange>
              </w:rPr>
              <w:instrText>商品參數維護</w:instrText>
            </w:r>
            <w:r w:rsidRPr="00583560">
              <w:rPr>
                <w:rFonts w:ascii="標楷體" w:eastAsia="標楷體" w:hAnsi="標楷體"/>
                <w:rPrChange w:id="1150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151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</w:rPr>
              <w:t>L2101</w:t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  <w:rPrChange w:id="1152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1153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3BFDB1C5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商品參數維護</w:t>
            </w:r>
          </w:p>
        </w:tc>
        <w:tc>
          <w:tcPr>
            <w:tcW w:w="296" w:type="pct"/>
            <w:shd w:val="clear" w:color="auto" w:fill="auto"/>
            <w:vAlign w:val="center"/>
            <w:tcPrChange w:id="1154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0E99939C" w14:textId="4CFC930C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155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34C06E43" w14:textId="10A218BE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156" w:author="家興 余" w:date="2021-01-22T09:43:00Z">
              <w:tcPr>
                <w:tcW w:w="1" w:type="pct"/>
              </w:tcPr>
            </w:tcPrChange>
          </w:tcPr>
          <w:p w14:paraId="08EBA0E2" w14:textId="77777777" w:rsidR="0095355E" w:rsidRPr="00583560" w:rsidRDefault="0095355E">
            <w:pPr>
              <w:widowControl/>
              <w:jc w:val="center"/>
              <w:rPr>
                <w:ins w:id="1157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158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159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5552C8B8" w14:textId="59D62346" w:rsidR="0095355E" w:rsidRPr="00583560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583560" w14:paraId="4395509B" w14:textId="77777777" w:rsidTr="0095355E">
        <w:trPr>
          <w:trHeight w:val="340"/>
          <w:trPrChange w:id="1160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tcPrChange w:id="1161" w:author="家興 余" w:date="2021-01-22T09:43:00Z">
              <w:tcPr>
                <w:tcW w:w="293" w:type="pct"/>
                <w:shd w:val="clear" w:color="auto" w:fill="auto"/>
              </w:tcPr>
            </w:tcPrChange>
          </w:tcPr>
          <w:p w14:paraId="268B125E" w14:textId="37384414" w:rsidR="0095355E" w:rsidRPr="00583560" w:rsidRDefault="0095355E" w:rsidP="00A855F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754" w:type="pct"/>
            <w:shd w:val="clear" w:color="auto" w:fill="auto"/>
            <w:vAlign w:val="center"/>
            <w:tcPrChange w:id="1162" w:author="家興 余" w:date="2021-01-22T09:43:00Z">
              <w:tcPr>
                <w:tcW w:w="808" w:type="pct"/>
                <w:shd w:val="clear" w:color="auto" w:fill="auto"/>
                <w:vAlign w:val="center"/>
              </w:tcPr>
            </w:tcPrChange>
          </w:tcPr>
          <w:p w14:paraId="404C6F46" w14:textId="77777777" w:rsidR="0095355E" w:rsidRPr="00583560" w:rsidRDefault="0095355E" w:rsidP="002C5589">
            <w:pPr>
              <w:widowControl/>
              <w:ind w:firstLineChars="50" w:firstLine="120"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/>
                <w:rPrChange w:id="1163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164" w:author="ST1" w:date="2020-12-02T11:46:00Z">
                  <w:rPr/>
                </w:rPrChange>
              </w:rPr>
              <w:instrText xml:space="preserve"> HYPERLINK \l "_L6302</w:instrText>
            </w:r>
            <w:r w:rsidRPr="00583560">
              <w:rPr>
                <w:rFonts w:ascii="標楷體" w:eastAsia="標楷體" w:hAnsi="標楷體" w:hint="eastAsia"/>
                <w:rPrChange w:id="1165" w:author="ST1" w:date="2020-12-02T11:46:00Z">
                  <w:rPr>
                    <w:rFonts w:hint="eastAsia"/>
                  </w:rPr>
                </w:rPrChange>
              </w:rPr>
              <w:instrText>指標利率登錄</w:instrText>
            </w:r>
            <w:r w:rsidRPr="00583560">
              <w:rPr>
                <w:rFonts w:ascii="標楷體" w:eastAsia="標楷體" w:hAnsi="標楷體"/>
                <w:rPrChange w:id="1166" w:author="ST1" w:date="2020-12-02T11:46:00Z">
                  <w:rPr/>
                </w:rPrChange>
              </w:rPr>
              <w:instrText>/</w:instrText>
            </w:r>
            <w:r w:rsidRPr="00583560">
              <w:rPr>
                <w:rFonts w:ascii="標楷體" w:eastAsia="標楷體" w:hAnsi="標楷體" w:hint="eastAsia"/>
                <w:rPrChange w:id="1167" w:author="ST1" w:date="2020-12-02T11:46:00Z">
                  <w:rPr>
                    <w:rFonts w:hint="eastAsia"/>
                  </w:rPr>
                </w:rPrChange>
              </w:rPr>
              <w:instrText>維護</w:instrText>
            </w:r>
            <w:r w:rsidRPr="00583560">
              <w:rPr>
                <w:rFonts w:ascii="標楷體" w:eastAsia="標楷體" w:hAnsi="標楷體"/>
                <w:rPrChange w:id="1168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169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</w:rPr>
              <w:t>L6302</w:t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  <w:rPrChange w:id="1170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tcPrChange w:id="1171" w:author="家興 余" w:date="2021-01-22T09:43:00Z">
              <w:tcPr>
                <w:tcW w:w="2129" w:type="pct"/>
                <w:shd w:val="clear" w:color="auto" w:fill="auto"/>
                <w:vAlign w:val="center"/>
              </w:tcPr>
            </w:tcPrChange>
          </w:tcPr>
          <w:p w14:paraId="4F55A313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hint="eastAsia"/>
                <w:lang w:eastAsia="zh-HK"/>
              </w:rPr>
              <w:t>指標</w:t>
            </w:r>
            <w:r w:rsidRPr="00583560">
              <w:rPr>
                <w:rFonts w:ascii="標楷體" w:eastAsia="標楷體" w:hAnsi="標楷體" w:hint="eastAsia"/>
              </w:rPr>
              <w:t>利率登錄</w:t>
            </w:r>
            <w:r w:rsidRPr="00583560">
              <w:rPr>
                <w:rFonts w:ascii="標楷體" w:eastAsia="標楷體" w:hAnsi="標楷體"/>
              </w:rPr>
              <w:t>/維護</w:t>
            </w:r>
          </w:p>
        </w:tc>
        <w:tc>
          <w:tcPr>
            <w:tcW w:w="296" w:type="pct"/>
            <w:shd w:val="clear" w:color="auto" w:fill="auto"/>
            <w:vAlign w:val="center"/>
            <w:tcPrChange w:id="1172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235DF728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173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66DF788B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174" w:author="家興 余" w:date="2021-01-22T09:43:00Z">
              <w:tcPr>
                <w:tcW w:w="1" w:type="pct"/>
              </w:tcPr>
            </w:tcPrChange>
          </w:tcPr>
          <w:p w14:paraId="39D41687" w14:textId="77777777" w:rsidR="0095355E" w:rsidRPr="00583560" w:rsidRDefault="0095355E">
            <w:pPr>
              <w:widowControl/>
              <w:jc w:val="center"/>
              <w:rPr>
                <w:ins w:id="1175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176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177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2620637C" w14:textId="5287ABBB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583560" w14:paraId="06BEBFDF" w14:textId="77777777" w:rsidTr="0095355E">
        <w:trPr>
          <w:trHeight w:val="340"/>
          <w:trPrChange w:id="1178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tcPrChange w:id="1179" w:author="家興 余" w:date="2021-01-22T09:43:00Z">
              <w:tcPr>
                <w:tcW w:w="293" w:type="pct"/>
                <w:shd w:val="clear" w:color="auto" w:fill="auto"/>
              </w:tcPr>
            </w:tcPrChange>
          </w:tcPr>
          <w:p w14:paraId="52422BDD" w14:textId="049894D4" w:rsidR="0095355E" w:rsidRPr="00583560" w:rsidRDefault="0095355E" w:rsidP="00A855F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15</w:t>
            </w:r>
          </w:p>
        </w:tc>
        <w:tc>
          <w:tcPr>
            <w:tcW w:w="754" w:type="pct"/>
            <w:shd w:val="clear" w:color="auto" w:fill="auto"/>
            <w:tcPrChange w:id="1180" w:author="家興 余" w:date="2021-01-22T09:43:00Z">
              <w:tcPr>
                <w:tcW w:w="808" w:type="pct"/>
                <w:shd w:val="clear" w:color="auto" w:fill="auto"/>
              </w:tcPr>
            </w:tcPrChange>
          </w:tcPr>
          <w:p w14:paraId="4F99AA28" w14:textId="77777777" w:rsidR="0095355E" w:rsidRPr="00583560" w:rsidRDefault="0095355E" w:rsidP="00E112C0">
            <w:pPr>
              <w:widowControl/>
              <w:ind w:firstLineChars="50" w:firstLine="120"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/>
                <w:rPrChange w:id="1181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182" w:author="ST1" w:date="2020-12-02T11:46:00Z">
                  <w:rPr/>
                </w:rPrChange>
              </w:rPr>
              <w:instrText xml:space="preserve"> HYPERLINK \l "_L1105</w:instrText>
            </w:r>
            <w:r w:rsidRPr="00583560">
              <w:rPr>
                <w:rFonts w:ascii="標楷體" w:eastAsia="標楷體" w:hAnsi="標楷體" w:hint="eastAsia"/>
                <w:rPrChange w:id="1183" w:author="ST1" w:date="2020-12-02T11:46:00Z">
                  <w:rPr>
                    <w:rFonts w:hint="eastAsia"/>
                  </w:rPr>
                </w:rPrChange>
              </w:rPr>
              <w:instrText>顧客聯絡電話維護</w:instrText>
            </w:r>
            <w:r w:rsidRPr="00583560">
              <w:rPr>
                <w:rFonts w:ascii="標楷體" w:eastAsia="標楷體" w:hAnsi="標楷體"/>
                <w:rPrChange w:id="1184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185" w:author="ST1" w:date="2020-12-02T11:46:00Z">
                  <w:rPr>
                    <w:rStyle w:val="a7"/>
                    <w:rFonts w:ascii="標楷體" w:eastAsia="標楷體" w:hAnsi="標楷體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/>
              </w:rPr>
              <w:t>L1105</w:t>
            </w:r>
            <w:r w:rsidRPr="00583560">
              <w:rPr>
                <w:rStyle w:val="a7"/>
                <w:rFonts w:ascii="標楷體" w:eastAsia="標楷體" w:hAnsi="標楷體"/>
                <w:rPrChange w:id="1186" w:author="ST1" w:date="2020-12-02T11:46:00Z">
                  <w:rPr>
                    <w:rStyle w:val="a7"/>
                    <w:rFonts w:ascii="標楷體" w:eastAsia="標楷體" w:hAnsi="標楷體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tcPrChange w:id="1187" w:author="家興 余" w:date="2021-01-22T09:43:00Z">
              <w:tcPr>
                <w:tcW w:w="2129" w:type="pct"/>
                <w:shd w:val="clear" w:color="auto" w:fill="auto"/>
              </w:tcPr>
            </w:tcPrChange>
          </w:tcPr>
          <w:p w14:paraId="55219772" w14:textId="77777777" w:rsidR="0095355E" w:rsidRPr="00583560" w:rsidRDefault="0095355E" w:rsidP="009B7240">
            <w:pPr>
              <w:widowControl/>
              <w:rPr>
                <w:rFonts w:ascii="標楷體" w:eastAsia="標楷體" w:hAnsi="標楷體"/>
                <w:lang w:eastAsia="zh-HK"/>
              </w:rPr>
            </w:pPr>
            <w:r w:rsidRPr="00583560">
              <w:rPr>
                <w:rFonts w:ascii="標楷體" w:eastAsia="標楷體" w:hAnsi="標楷體" w:hint="eastAsia"/>
              </w:rPr>
              <w:t>顧客聯絡電話維護</w:t>
            </w:r>
          </w:p>
        </w:tc>
        <w:tc>
          <w:tcPr>
            <w:tcW w:w="296" w:type="pct"/>
            <w:shd w:val="clear" w:color="auto" w:fill="auto"/>
            <w:vAlign w:val="center"/>
            <w:tcPrChange w:id="1188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04BBE53B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189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3755C2BB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190" w:author="家興 余" w:date="2021-01-22T09:43:00Z">
              <w:tcPr>
                <w:tcW w:w="1" w:type="pct"/>
              </w:tcPr>
            </w:tcPrChange>
          </w:tcPr>
          <w:p w14:paraId="414AE3AD" w14:textId="77777777" w:rsidR="0095355E" w:rsidRPr="00583560" w:rsidRDefault="0095355E">
            <w:pPr>
              <w:widowControl/>
              <w:jc w:val="center"/>
              <w:rPr>
                <w:ins w:id="1191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192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193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701C3F8C" w14:textId="1870FA9C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583560" w14:paraId="764B1134" w14:textId="77777777" w:rsidTr="0095355E">
        <w:trPr>
          <w:trHeight w:val="340"/>
          <w:trPrChange w:id="1194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tcPrChange w:id="1195" w:author="家興 余" w:date="2021-01-22T09:43:00Z">
              <w:tcPr>
                <w:tcW w:w="293" w:type="pct"/>
                <w:shd w:val="clear" w:color="auto" w:fill="auto"/>
              </w:tcPr>
            </w:tcPrChange>
          </w:tcPr>
          <w:p w14:paraId="30F20C1C" w14:textId="500EEB03" w:rsidR="0095355E" w:rsidRPr="00583560" w:rsidRDefault="0095355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16</w:t>
            </w:r>
          </w:p>
        </w:tc>
        <w:tc>
          <w:tcPr>
            <w:tcW w:w="754" w:type="pct"/>
            <w:shd w:val="clear" w:color="auto" w:fill="auto"/>
            <w:tcPrChange w:id="1196" w:author="家興 余" w:date="2021-01-22T09:43:00Z">
              <w:tcPr>
                <w:tcW w:w="808" w:type="pct"/>
                <w:shd w:val="clear" w:color="auto" w:fill="auto"/>
              </w:tcPr>
            </w:tcPrChange>
          </w:tcPr>
          <w:p w14:paraId="50C7598D" w14:textId="41730963" w:rsidR="0095355E" w:rsidRPr="00583560" w:rsidRDefault="0095355E">
            <w:pPr>
              <w:widowControl/>
              <w:ind w:firstLineChars="50" w:firstLine="120"/>
              <w:rPr>
                <w:rFonts w:ascii="標楷體" w:eastAsia="標楷體" w:hAnsi="標楷體"/>
              </w:rPr>
            </w:pPr>
            <w:r w:rsidRPr="00583560">
              <w:rPr>
                <w:rFonts w:ascii="標楷體" w:eastAsia="標楷體" w:hAnsi="標楷體"/>
                <w:rPrChange w:id="1197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198" w:author="ST1" w:date="2020-12-02T11:46:00Z">
                  <w:rPr/>
                </w:rPrChange>
              </w:rPr>
              <w:instrText xml:space="preserve"> HYPERLINK \l "_L2250</w:instrText>
            </w:r>
            <w:r w:rsidRPr="00583560">
              <w:rPr>
                <w:rFonts w:ascii="標楷體" w:eastAsia="標楷體" w:hAnsi="標楷體" w:hint="eastAsia"/>
                <w:rPrChange w:id="1199" w:author="ST1" w:date="2020-12-02T11:46:00Z">
                  <w:rPr>
                    <w:rFonts w:hint="eastAsia"/>
                  </w:rPr>
                </w:rPrChange>
              </w:rPr>
              <w:instrText>保證人資料登錄</w:instrText>
            </w:r>
            <w:r w:rsidRPr="00583560">
              <w:rPr>
                <w:rFonts w:ascii="標楷體" w:eastAsia="標楷體" w:hAnsi="標楷體"/>
                <w:rPrChange w:id="1200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Fonts w:ascii="標楷體" w:hAnsi="標楷體"/>
                <w:rPrChange w:id="1201" w:author="ST1" w:date="2020-12-02T11:46:00Z">
                  <w:rPr>
                    <w:rStyle w:val="a7"/>
                    <w:rFonts w:eastAsia="標楷體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/>
                <w:rPrChange w:id="1202" w:author="ST1" w:date="2020-12-02T11:46:00Z">
                  <w:rPr>
                    <w:rStyle w:val="a7"/>
                    <w:rFonts w:eastAsia="標楷體"/>
                  </w:rPr>
                </w:rPrChange>
              </w:rPr>
              <w:t>L2250</w:t>
            </w:r>
            <w:r w:rsidRPr="00583560">
              <w:rPr>
                <w:rStyle w:val="a7"/>
                <w:rFonts w:ascii="標楷體" w:eastAsia="標楷體" w:hAnsi="標楷體"/>
                <w:rPrChange w:id="1203" w:author="ST1" w:date="2020-12-02T11:46:00Z">
                  <w:rPr>
                    <w:rStyle w:val="a7"/>
                    <w:rFonts w:eastAsia="標楷體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tcPrChange w:id="1204" w:author="家興 余" w:date="2021-01-22T09:43:00Z">
              <w:tcPr>
                <w:tcW w:w="2129" w:type="pct"/>
                <w:shd w:val="clear" w:color="auto" w:fill="auto"/>
              </w:tcPr>
            </w:tcPrChange>
          </w:tcPr>
          <w:p w14:paraId="0AC345BA" w14:textId="1255B820" w:rsidR="0095355E" w:rsidRPr="00583560" w:rsidRDefault="0095355E">
            <w:pPr>
              <w:widowControl/>
              <w:rPr>
                <w:rFonts w:ascii="標楷體" w:eastAsia="標楷體" w:hAnsi="標楷體"/>
              </w:rPr>
            </w:pPr>
            <w:r w:rsidRPr="00583560">
              <w:rPr>
                <w:rFonts w:ascii="標楷體" w:eastAsia="標楷體" w:hAnsi="標楷體" w:hint="eastAsia"/>
              </w:rPr>
              <w:t>保證人資料登錄</w:t>
            </w:r>
          </w:p>
        </w:tc>
        <w:tc>
          <w:tcPr>
            <w:tcW w:w="296" w:type="pct"/>
            <w:shd w:val="clear" w:color="auto" w:fill="auto"/>
            <w:vAlign w:val="center"/>
            <w:tcPrChange w:id="1205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00569956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206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15452487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207" w:author="家興 余" w:date="2021-01-22T09:43:00Z">
              <w:tcPr>
                <w:tcW w:w="1" w:type="pct"/>
              </w:tcPr>
            </w:tcPrChange>
          </w:tcPr>
          <w:p w14:paraId="22D3A852" w14:textId="77777777" w:rsidR="0095355E" w:rsidRPr="00583560" w:rsidRDefault="0095355E">
            <w:pPr>
              <w:widowControl/>
              <w:jc w:val="center"/>
              <w:rPr>
                <w:ins w:id="1208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209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210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18970FEF" w14:textId="05706C0F" w:rsidR="0095355E" w:rsidRPr="00583560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583560" w14:paraId="31664384" w14:textId="77777777" w:rsidTr="0095355E">
        <w:trPr>
          <w:trHeight w:val="340"/>
          <w:trPrChange w:id="1211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tcPrChange w:id="1212" w:author="家興 余" w:date="2021-01-22T09:43:00Z">
              <w:tcPr>
                <w:tcW w:w="293" w:type="pct"/>
                <w:shd w:val="clear" w:color="auto" w:fill="auto"/>
              </w:tcPr>
            </w:tcPrChange>
          </w:tcPr>
          <w:p w14:paraId="5A3B6D54" w14:textId="10D21D68" w:rsidR="0095355E" w:rsidRPr="00583560" w:rsidRDefault="0095355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17</w:t>
            </w:r>
          </w:p>
        </w:tc>
        <w:tc>
          <w:tcPr>
            <w:tcW w:w="754" w:type="pct"/>
            <w:shd w:val="clear" w:color="auto" w:fill="auto"/>
            <w:tcPrChange w:id="1213" w:author="家興 余" w:date="2021-01-22T09:43:00Z">
              <w:tcPr>
                <w:tcW w:w="808" w:type="pct"/>
                <w:shd w:val="clear" w:color="auto" w:fill="auto"/>
              </w:tcPr>
            </w:tcPrChange>
          </w:tcPr>
          <w:p w14:paraId="34DE0EC0" w14:textId="3D9FD6AB" w:rsidR="0095355E" w:rsidRPr="00583560" w:rsidRDefault="0095355E">
            <w:pPr>
              <w:widowControl/>
              <w:ind w:firstLineChars="50" w:firstLine="120"/>
              <w:rPr>
                <w:rFonts w:ascii="標楷體" w:eastAsia="標楷體" w:hAnsi="標楷體"/>
              </w:rPr>
            </w:pPr>
            <w:r w:rsidRPr="00583560">
              <w:rPr>
                <w:rFonts w:ascii="標楷體" w:eastAsia="標楷體" w:hAnsi="標楷體"/>
                <w:rPrChange w:id="1214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215" w:author="ST1" w:date="2020-12-02T11:46:00Z">
                  <w:rPr/>
                </w:rPrChange>
              </w:rPr>
              <w:instrText xml:space="preserve"> HYPERLINK \l "_L2417</w:instrText>
            </w:r>
            <w:r w:rsidRPr="00583560">
              <w:rPr>
                <w:rFonts w:ascii="標楷體" w:eastAsia="標楷體" w:hAnsi="標楷體" w:hint="eastAsia"/>
                <w:rPrChange w:id="1216" w:author="ST1" w:date="2020-12-02T11:46:00Z">
                  <w:rPr>
                    <w:rFonts w:hint="eastAsia"/>
                  </w:rPr>
                </w:rPrChange>
              </w:rPr>
              <w:instrText>額度與擔保品關聯登錄</w:instrText>
            </w:r>
            <w:r w:rsidRPr="00583560">
              <w:rPr>
                <w:rFonts w:ascii="標楷體" w:eastAsia="標楷體" w:hAnsi="標楷體"/>
                <w:rPrChange w:id="1217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Fonts w:ascii="標楷體" w:hAnsi="標楷體"/>
                <w:rPrChange w:id="1218" w:author="ST1" w:date="2020-12-02T11:46:00Z">
                  <w:rPr>
                    <w:rStyle w:val="a7"/>
                    <w:rFonts w:eastAsia="標楷體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/>
                <w:rPrChange w:id="1219" w:author="ST1" w:date="2020-12-02T11:46:00Z">
                  <w:rPr>
                    <w:rStyle w:val="a7"/>
                    <w:rFonts w:eastAsia="標楷體"/>
                  </w:rPr>
                </w:rPrChange>
              </w:rPr>
              <w:t>L2417</w:t>
            </w:r>
            <w:r w:rsidRPr="00583560">
              <w:rPr>
                <w:rStyle w:val="a7"/>
                <w:rFonts w:ascii="標楷體" w:eastAsia="標楷體" w:hAnsi="標楷體"/>
                <w:rPrChange w:id="1220" w:author="ST1" w:date="2020-12-02T11:46:00Z">
                  <w:rPr>
                    <w:rStyle w:val="a7"/>
                    <w:rFonts w:eastAsia="標楷體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tcPrChange w:id="1221" w:author="家興 余" w:date="2021-01-22T09:43:00Z">
              <w:tcPr>
                <w:tcW w:w="2129" w:type="pct"/>
                <w:shd w:val="clear" w:color="auto" w:fill="auto"/>
              </w:tcPr>
            </w:tcPrChange>
          </w:tcPr>
          <w:p w14:paraId="45E8B06B" w14:textId="552D47CD" w:rsidR="0095355E" w:rsidRPr="00583560" w:rsidRDefault="0095355E">
            <w:pPr>
              <w:widowControl/>
              <w:rPr>
                <w:rFonts w:ascii="標楷體" w:eastAsia="標楷體" w:hAnsi="標楷體"/>
              </w:rPr>
            </w:pPr>
            <w:r w:rsidRPr="00583560">
              <w:rPr>
                <w:rFonts w:ascii="標楷體" w:eastAsia="標楷體" w:hAnsi="標楷體" w:hint="eastAsia"/>
              </w:rPr>
              <w:t>額度與擔保品關聯登錄</w:t>
            </w:r>
          </w:p>
        </w:tc>
        <w:tc>
          <w:tcPr>
            <w:tcW w:w="296" w:type="pct"/>
            <w:shd w:val="clear" w:color="auto" w:fill="auto"/>
            <w:vAlign w:val="center"/>
            <w:tcPrChange w:id="1222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0AC4DC74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223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3D4A10FA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224" w:author="家興 余" w:date="2021-01-22T09:43:00Z">
              <w:tcPr>
                <w:tcW w:w="1" w:type="pct"/>
              </w:tcPr>
            </w:tcPrChange>
          </w:tcPr>
          <w:p w14:paraId="1E17BA8C" w14:textId="77777777" w:rsidR="0095355E" w:rsidRPr="00583560" w:rsidRDefault="0095355E">
            <w:pPr>
              <w:widowControl/>
              <w:jc w:val="center"/>
              <w:rPr>
                <w:ins w:id="1225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226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227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5D7A218F" w14:textId="3778D72C" w:rsidR="0095355E" w:rsidRPr="00583560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583560" w14:paraId="077F2A9E" w14:textId="77777777" w:rsidTr="0095355E">
        <w:trPr>
          <w:trHeight w:val="340"/>
          <w:ins w:id="1228" w:author="ST1" w:date="2020-12-02T11:47:00Z"/>
          <w:trPrChange w:id="1229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tcPrChange w:id="1230" w:author="家興 余" w:date="2021-01-22T09:43:00Z">
              <w:tcPr>
                <w:tcW w:w="293" w:type="pct"/>
                <w:shd w:val="clear" w:color="auto" w:fill="auto"/>
              </w:tcPr>
            </w:tcPrChange>
          </w:tcPr>
          <w:p w14:paraId="25098630" w14:textId="69029A3B" w:rsidR="0095355E" w:rsidRPr="00583560" w:rsidRDefault="0095355E" w:rsidP="00583560">
            <w:pPr>
              <w:widowControl/>
              <w:jc w:val="center"/>
              <w:rPr>
                <w:ins w:id="1231" w:author="ST1" w:date="2020-12-02T11:47:00Z"/>
                <w:rFonts w:ascii="標楷體" w:eastAsia="標楷體" w:hAnsi="標楷體" w:cs="新細明體"/>
                <w:color w:val="000000"/>
                <w:kern w:val="0"/>
              </w:rPr>
            </w:pPr>
            <w:ins w:id="1232" w:author="ST1" w:date="2020-12-02T11:47:00Z">
              <w:r w:rsidRPr="003568E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8</w:t>
              </w:r>
            </w:ins>
          </w:p>
        </w:tc>
        <w:tc>
          <w:tcPr>
            <w:tcW w:w="754" w:type="pct"/>
            <w:shd w:val="clear" w:color="auto" w:fill="auto"/>
            <w:tcPrChange w:id="1233" w:author="家興 余" w:date="2021-01-22T09:43:00Z">
              <w:tcPr>
                <w:tcW w:w="808" w:type="pct"/>
                <w:shd w:val="clear" w:color="auto" w:fill="auto"/>
              </w:tcPr>
            </w:tcPrChange>
          </w:tcPr>
          <w:p w14:paraId="796DB800" w14:textId="71EDC629" w:rsidR="0095355E" w:rsidRPr="00583560" w:rsidRDefault="0095355E" w:rsidP="00583560">
            <w:pPr>
              <w:widowControl/>
              <w:ind w:firstLineChars="50" w:firstLine="120"/>
              <w:rPr>
                <w:ins w:id="1234" w:author="ST1" w:date="2020-12-02T11:47:00Z"/>
                <w:rFonts w:ascii="標楷體" w:eastAsia="標楷體" w:hAnsi="標楷體"/>
              </w:rPr>
            </w:pPr>
            <w:ins w:id="1235" w:author="ST1" w:date="2020-12-02T11:48:00Z">
              <w:r>
                <w:rPr>
                  <w:rFonts w:ascii="標楷體" w:eastAsia="標楷體" w:hAnsi="標楷體" w:cs="Calibri"/>
                  <w:color w:val="FF0000"/>
                </w:rPr>
                <w:fldChar w:fldCharType="begin"/>
              </w:r>
              <w:r>
                <w:rPr>
                  <w:rFonts w:ascii="標楷體" w:eastAsia="標楷體" w:hAnsi="標楷體" w:cs="Calibri"/>
                  <w:color w:val="FF0000"/>
                </w:rPr>
                <w:instrText xml:space="preserve"> HYPERLINK  \l "_L2306關係人資料建立" </w:instrText>
              </w:r>
              <w:r>
                <w:rPr>
                  <w:rFonts w:ascii="標楷體" w:eastAsia="標楷體" w:hAnsi="標楷體" w:cs="Calibri"/>
                  <w:color w:val="FF0000"/>
                </w:rPr>
                <w:fldChar w:fldCharType="separate"/>
              </w:r>
              <w:r w:rsidRPr="00583560">
                <w:rPr>
                  <w:rStyle w:val="a7"/>
                  <w:rFonts w:ascii="標楷體" w:eastAsia="標楷體" w:hAnsi="標楷體" w:cs="Calibri" w:hint="eastAsia"/>
                </w:rPr>
                <w:t>L2306</w:t>
              </w:r>
              <w:r>
                <w:rPr>
                  <w:rFonts w:ascii="標楷體" w:eastAsia="標楷體" w:hAnsi="標楷體" w:cs="Calibri"/>
                  <w:color w:val="FF0000"/>
                </w:rPr>
                <w:fldChar w:fldCharType="end"/>
              </w:r>
            </w:ins>
          </w:p>
        </w:tc>
        <w:tc>
          <w:tcPr>
            <w:tcW w:w="1982" w:type="pct"/>
            <w:shd w:val="clear" w:color="auto" w:fill="auto"/>
            <w:tcPrChange w:id="1236" w:author="家興 余" w:date="2021-01-22T09:43:00Z">
              <w:tcPr>
                <w:tcW w:w="2129" w:type="pct"/>
                <w:shd w:val="clear" w:color="auto" w:fill="auto"/>
              </w:tcPr>
            </w:tcPrChange>
          </w:tcPr>
          <w:p w14:paraId="0138CCAB" w14:textId="6FF4233E" w:rsidR="0095355E" w:rsidRPr="00583560" w:rsidRDefault="0095355E" w:rsidP="00583560">
            <w:pPr>
              <w:widowControl/>
              <w:rPr>
                <w:ins w:id="1237" w:author="ST1" w:date="2020-12-02T11:47:00Z"/>
                <w:rFonts w:ascii="標楷體" w:eastAsia="標楷體" w:hAnsi="標楷體"/>
              </w:rPr>
            </w:pPr>
            <w:ins w:id="1238" w:author="ST1" w:date="2020-12-02T11:47:00Z">
              <w:r w:rsidRPr="003568E1">
                <w:rPr>
                  <w:rFonts w:ascii="標楷體" w:eastAsia="標楷體" w:hAnsi="標楷體" w:hint="eastAsia"/>
                  <w:color w:val="FF0000"/>
                </w:rPr>
                <w:t>關係人資料建立</w:t>
              </w:r>
            </w:ins>
          </w:p>
        </w:tc>
        <w:tc>
          <w:tcPr>
            <w:tcW w:w="296" w:type="pct"/>
            <w:shd w:val="clear" w:color="auto" w:fill="auto"/>
            <w:vAlign w:val="center"/>
            <w:tcPrChange w:id="1239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7B10688D" w14:textId="77777777" w:rsidR="0095355E" w:rsidRPr="00583560" w:rsidRDefault="0095355E" w:rsidP="00583560">
            <w:pPr>
              <w:widowControl/>
              <w:jc w:val="center"/>
              <w:rPr>
                <w:ins w:id="1240" w:author="ST1" w:date="2020-12-02T11:47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241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3F87DE69" w14:textId="77777777" w:rsidR="0095355E" w:rsidRPr="00583560" w:rsidRDefault="0095355E" w:rsidP="00583560">
            <w:pPr>
              <w:widowControl/>
              <w:jc w:val="center"/>
              <w:rPr>
                <w:ins w:id="1242" w:author="ST1" w:date="2020-12-02T11:47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243" w:author="家興 余" w:date="2021-01-22T09:43:00Z">
              <w:tcPr>
                <w:tcW w:w="1" w:type="pct"/>
              </w:tcPr>
            </w:tcPrChange>
          </w:tcPr>
          <w:p w14:paraId="63339CDC" w14:textId="77777777" w:rsidR="0095355E" w:rsidRPr="00583560" w:rsidRDefault="0095355E">
            <w:pPr>
              <w:widowControl/>
              <w:jc w:val="center"/>
              <w:rPr>
                <w:ins w:id="1244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245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246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5A6C4AD1" w14:textId="0F5C4E46" w:rsidR="0095355E" w:rsidRPr="00583560" w:rsidRDefault="0095355E" w:rsidP="00583560">
            <w:pPr>
              <w:widowControl/>
              <w:rPr>
                <w:ins w:id="1247" w:author="ST1" w:date="2020-12-02T11:47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583560" w14:paraId="3B7A22E9" w14:textId="77777777" w:rsidTr="0095355E">
        <w:trPr>
          <w:trHeight w:val="340"/>
          <w:trPrChange w:id="1248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tcPrChange w:id="1249" w:author="家興 余" w:date="2021-01-22T09:43:00Z">
              <w:tcPr>
                <w:tcW w:w="293" w:type="pct"/>
                <w:shd w:val="clear" w:color="auto" w:fill="auto"/>
              </w:tcPr>
            </w:tcPrChange>
          </w:tcPr>
          <w:p w14:paraId="512F3C8E" w14:textId="09683EA6" w:rsidR="0095355E" w:rsidRPr="00583560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del w:id="1250" w:author="ST1" w:date="2020-12-02T11:47:00Z">
              <w:r w:rsidRPr="00583560" w:rsidDel="00583560">
                <w:rPr>
                  <w:rFonts w:ascii="標楷體" w:eastAsia="標楷體" w:hAnsi="標楷體" w:cs="新細明體"/>
                  <w:color w:val="000000"/>
                  <w:kern w:val="0"/>
                </w:rPr>
                <w:delText>8</w:delText>
              </w:r>
            </w:del>
            <w:ins w:id="1251" w:author="ST1" w:date="2020-12-02T11:4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  <w:tc>
          <w:tcPr>
            <w:tcW w:w="754" w:type="pct"/>
            <w:shd w:val="clear" w:color="auto" w:fill="auto"/>
            <w:tcPrChange w:id="1252" w:author="家興 余" w:date="2021-01-22T09:43:00Z">
              <w:tcPr>
                <w:tcW w:w="808" w:type="pct"/>
                <w:shd w:val="clear" w:color="auto" w:fill="auto"/>
              </w:tcPr>
            </w:tcPrChange>
          </w:tcPr>
          <w:p w14:paraId="1C32F7D8" w14:textId="63B3412D" w:rsidR="0095355E" w:rsidRPr="00583560" w:rsidRDefault="0095355E" w:rsidP="00583560">
            <w:pPr>
              <w:widowControl/>
              <w:ind w:firstLineChars="50" w:firstLine="120"/>
              <w:rPr>
                <w:rFonts w:ascii="標楷體" w:eastAsia="標楷體" w:hAnsi="標楷體"/>
              </w:rPr>
            </w:pPr>
            <w:ins w:id="1253" w:author="ST1" w:date="2020-12-06T22:13:00Z">
              <w:r>
                <w:rPr>
                  <w:rFonts w:ascii="標楷體" w:eastAsia="標楷體" w:hAnsi="標楷體"/>
                </w:rPr>
                <w:fldChar w:fldCharType="begin"/>
              </w:r>
              <w:r>
                <w:rPr>
                  <w:rFonts w:ascii="標楷體" w:eastAsia="標楷體" w:hAnsi="標楷體"/>
                </w:rPr>
                <w:instrText xml:space="preserve"> HYPERLINK  \l "_L2418他項權利資料登錄" </w:instrText>
              </w:r>
              <w:r>
                <w:rPr>
                  <w:rFonts w:ascii="標楷體" w:eastAsia="標楷體" w:hAnsi="標楷體"/>
                </w:rPr>
                <w:fldChar w:fldCharType="separate"/>
              </w:r>
              <w:r w:rsidRPr="00A06F6A">
                <w:rPr>
                  <w:rStyle w:val="a7"/>
                  <w:rFonts w:ascii="標楷體" w:eastAsia="標楷體" w:hAnsi="標楷體"/>
                </w:rPr>
                <w:t>L2418</w:t>
              </w:r>
              <w:r>
                <w:rPr>
                  <w:rFonts w:ascii="標楷體" w:eastAsia="標楷體" w:hAnsi="標楷體"/>
                </w:rPr>
                <w:fldChar w:fldCharType="end"/>
              </w:r>
            </w:ins>
          </w:p>
        </w:tc>
        <w:tc>
          <w:tcPr>
            <w:tcW w:w="1982" w:type="pct"/>
            <w:shd w:val="clear" w:color="auto" w:fill="auto"/>
            <w:tcPrChange w:id="1254" w:author="家興 余" w:date="2021-01-22T09:43:00Z">
              <w:tcPr>
                <w:tcW w:w="2129" w:type="pct"/>
                <w:shd w:val="clear" w:color="auto" w:fill="auto"/>
              </w:tcPr>
            </w:tcPrChange>
          </w:tcPr>
          <w:p w14:paraId="6A5ACE4A" w14:textId="57829C2C" w:rsidR="0095355E" w:rsidRPr="00583560" w:rsidRDefault="0095355E" w:rsidP="00583560">
            <w:pPr>
              <w:widowControl/>
              <w:rPr>
                <w:rFonts w:ascii="標楷體" w:eastAsia="標楷體" w:hAnsi="標楷體"/>
              </w:rPr>
            </w:pPr>
            <w:ins w:id="1255" w:author="ST1" w:date="2020-12-06T22:13:00Z">
              <w:r w:rsidRPr="00A06F6A">
                <w:rPr>
                  <w:rFonts w:ascii="標楷體" w:eastAsia="標楷體" w:hAnsi="標楷體" w:hint="eastAsia"/>
                  <w:color w:val="FF0000"/>
                  <w:rPrChange w:id="1256" w:author="ST1" w:date="2020-12-06T22:13:00Z">
                    <w:rPr>
                      <w:rFonts w:ascii="標楷體" w:eastAsia="標楷體" w:hAnsi="標楷體" w:hint="eastAsia"/>
                    </w:rPr>
                  </w:rPrChange>
                </w:rPr>
                <w:t>他項權利資料登錄</w:t>
              </w:r>
            </w:ins>
            <w:del w:id="1257" w:author="ST1" w:date="2020-12-06T22:13:00Z">
              <w:r w:rsidRPr="00583560" w:rsidDel="00A06F6A">
                <w:rPr>
                  <w:rFonts w:ascii="標楷體" w:eastAsia="標楷體" w:hAnsi="標楷體" w:hint="eastAsia"/>
                </w:rPr>
                <w:delText>他項權利資料登錄</w:delText>
              </w:r>
            </w:del>
          </w:p>
        </w:tc>
        <w:tc>
          <w:tcPr>
            <w:tcW w:w="296" w:type="pct"/>
            <w:shd w:val="clear" w:color="auto" w:fill="auto"/>
            <w:vAlign w:val="center"/>
            <w:tcPrChange w:id="1258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38A8EF42" w14:textId="77777777" w:rsidR="0095355E" w:rsidRPr="00583560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259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43EF92EA" w14:textId="77777777" w:rsidR="0095355E" w:rsidRPr="00583560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260" w:author="家興 余" w:date="2021-01-22T09:43:00Z">
              <w:tcPr>
                <w:tcW w:w="1" w:type="pct"/>
              </w:tcPr>
            </w:tcPrChange>
          </w:tcPr>
          <w:p w14:paraId="2991F2FF" w14:textId="77777777" w:rsidR="0095355E" w:rsidRPr="00583560" w:rsidRDefault="0095355E">
            <w:pPr>
              <w:widowControl/>
              <w:jc w:val="center"/>
              <w:rPr>
                <w:ins w:id="1261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262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263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58E3EFFA" w14:textId="4E157E0F" w:rsidR="0095355E" w:rsidRPr="00583560" w:rsidRDefault="0095355E" w:rsidP="0058356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583560" w14:paraId="15DC7078" w14:textId="77777777" w:rsidTr="0095355E">
        <w:trPr>
          <w:trHeight w:val="340"/>
          <w:ins w:id="1264" w:author="ST1" w:date="2020-12-06T22:37:00Z"/>
          <w:trPrChange w:id="1265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tcPrChange w:id="1266" w:author="家興 余" w:date="2021-01-22T09:43:00Z">
              <w:tcPr>
                <w:tcW w:w="293" w:type="pct"/>
                <w:shd w:val="clear" w:color="auto" w:fill="auto"/>
              </w:tcPr>
            </w:tcPrChange>
          </w:tcPr>
          <w:p w14:paraId="5DF89215" w14:textId="7BF1D79C" w:rsidR="0095355E" w:rsidRPr="00583560" w:rsidRDefault="0095355E" w:rsidP="00583560">
            <w:pPr>
              <w:widowControl/>
              <w:jc w:val="center"/>
              <w:rPr>
                <w:ins w:id="1267" w:author="ST1" w:date="2020-12-06T22:37:00Z"/>
                <w:rFonts w:ascii="標楷體" w:eastAsia="標楷體" w:hAnsi="標楷體" w:cs="新細明體"/>
                <w:color w:val="000000"/>
                <w:kern w:val="0"/>
              </w:rPr>
            </w:pPr>
            <w:ins w:id="1268" w:author="ST1" w:date="2020-12-06T22:3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20</w:t>
              </w:r>
            </w:ins>
          </w:p>
        </w:tc>
        <w:tc>
          <w:tcPr>
            <w:tcW w:w="754" w:type="pct"/>
            <w:shd w:val="clear" w:color="auto" w:fill="auto"/>
            <w:tcPrChange w:id="1269" w:author="家興 余" w:date="2021-01-22T09:43:00Z">
              <w:tcPr>
                <w:tcW w:w="808" w:type="pct"/>
                <w:shd w:val="clear" w:color="auto" w:fill="auto"/>
              </w:tcPr>
            </w:tcPrChange>
          </w:tcPr>
          <w:p w14:paraId="240906C6" w14:textId="4271D36C" w:rsidR="0095355E" w:rsidRDefault="0095355E" w:rsidP="00583560">
            <w:pPr>
              <w:widowControl/>
              <w:ind w:firstLineChars="50" w:firstLine="120"/>
              <w:rPr>
                <w:ins w:id="1270" w:author="ST1" w:date="2020-12-06T22:37:00Z"/>
                <w:rFonts w:ascii="標楷體" w:eastAsia="標楷體" w:hAnsi="標楷體"/>
              </w:rPr>
            </w:pPr>
            <w:ins w:id="1271" w:author="ST1" w:date="2020-12-06T22:38:00Z">
              <w:r>
                <w:rPr>
                  <w:rFonts w:ascii="標楷體" w:eastAsia="標楷體" w:hAnsi="標楷體"/>
                  <w:color w:val="FF0000"/>
                </w:rPr>
                <w:fldChar w:fldCharType="begin"/>
              </w:r>
              <w:r>
                <w:rPr>
                  <w:rFonts w:ascii="標楷體" w:eastAsia="標楷體" w:hAnsi="標楷體"/>
                  <w:color w:val="FF0000"/>
                </w:rPr>
                <w:instrText xml:space="preserve"> HYPERLINK  \l "_L7911_戶號查詢" </w:instrText>
              </w:r>
              <w:r>
                <w:rPr>
                  <w:rFonts w:ascii="標楷體" w:eastAsia="標楷體" w:hAnsi="標楷體"/>
                  <w:color w:val="FF0000"/>
                </w:rPr>
                <w:fldChar w:fldCharType="separate"/>
              </w:r>
              <w:r w:rsidRPr="00273EAC">
                <w:rPr>
                  <w:rStyle w:val="a7"/>
                  <w:rFonts w:ascii="標楷體" w:eastAsia="標楷體" w:hAnsi="標楷體" w:hint="eastAsia"/>
                </w:rPr>
                <w:t>L7911</w:t>
              </w:r>
              <w:r>
                <w:rPr>
                  <w:rFonts w:ascii="標楷體" w:eastAsia="標楷體" w:hAnsi="標楷體"/>
                  <w:color w:val="FF0000"/>
                </w:rPr>
                <w:fldChar w:fldCharType="end"/>
              </w:r>
            </w:ins>
          </w:p>
        </w:tc>
        <w:tc>
          <w:tcPr>
            <w:tcW w:w="1982" w:type="pct"/>
            <w:shd w:val="clear" w:color="auto" w:fill="auto"/>
            <w:tcPrChange w:id="1272" w:author="家興 余" w:date="2021-01-22T09:43:00Z">
              <w:tcPr>
                <w:tcW w:w="2129" w:type="pct"/>
                <w:shd w:val="clear" w:color="auto" w:fill="auto"/>
              </w:tcPr>
            </w:tcPrChange>
          </w:tcPr>
          <w:p w14:paraId="095596ED" w14:textId="54A808F3" w:rsidR="0095355E" w:rsidRPr="00A06F6A" w:rsidRDefault="0095355E" w:rsidP="00583560">
            <w:pPr>
              <w:widowControl/>
              <w:rPr>
                <w:ins w:id="1273" w:author="ST1" w:date="2020-12-06T22:37:00Z"/>
                <w:rFonts w:ascii="標楷體" w:eastAsia="標楷體" w:hAnsi="標楷體"/>
                <w:color w:val="FF0000"/>
              </w:rPr>
            </w:pPr>
            <w:ins w:id="1274" w:author="ST1" w:date="2020-12-06T22:37:00Z">
              <w:r w:rsidRPr="00273EAC">
                <w:rPr>
                  <w:rFonts w:ascii="標楷體" w:eastAsia="標楷體" w:hAnsi="標楷體" w:hint="eastAsia"/>
                  <w:color w:val="FF0000"/>
                </w:rPr>
                <w:t>戶號查詢</w:t>
              </w:r>
            </w:ins>
          </w:p>
        </w:tc>
        <w:tc>
          <w:tcPr>
            <w:tcW w:w="296" w:type="pct"/>
            <w:shd w:val="clear" w:color="auto" w:fill="auto"/>
            <w:vAlign w:val="center"/>
            <w:tcPrChange w:id="1275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338BB008" w14:textId="77777777" w:rsidR="0095355E" w:rsidRPr="00583560" w:rsidRDefault="0095355E" w:rsidP="00583560">
            <w:pPr>
              <w:widowControl/>
              <w:jc w:val="center"/>
              <w:rPr>
                <w:ins w:id="1276" w:author="ST1" w:date="2020-12-06T22:37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277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10ECE3A6" w14:textId="77777777" w:rsidR="0095355E" w:rsidRPr="00583560" w:rsidRDefault="0095355E" w:rsidP="00583560">
            <w:pPr>
              <w:widowControl/>
              <w:jc w:val="center"/>
              <w:rPr>
                <w:ins w:id="1278" w:author="ST1" w:date="2020-12-06T22:37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279" w:author="家興 余" w:date="2021-01-22T09:43:00Z">
              <w:tcPr>
                <w:tcW w:w="1" w:type="pct"/>
              </w:tcPr>
            </w:tcPrChange>
          </w:tcPr>
          <w:p w14:paraId="7FC34937" w14:textId="77777777" w:rsidR="0095355E" w:rsidRPr="00583560" w:rsidRDefault="0095355E">
            <w:pPr>
              <w:widowControl/>
              <w:jc w:val="center"/>
              <w:rPr>
                <w:ins w:id="1280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281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282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6AE60861" w14:textId="73D110A0" w:rsidR="0095355E" w:rsidRPr="00583560" w:rsidRDefault="0040714E" w:rsidP="00583560">
            <w:pPr>
              <w:widowControl/>
              <w:rPr>
                <w:ins w:id="1283" w:author="ST1" w:date="2020-12-06T22:37:00Z"/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583560" w14:paraId="0A58166A" w14:textId="77777777" w:rsidTr="0095355E">
        <w:trPr>
          <w:trHeight w:val="340"/>
          <w:ins w:id="1284" w:author="v06v25n@yahoo.com.tw" w:date="2020-11-20T14:34:00Z"/>
          <w:trPrChange w:id="1285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tcPrChange w:id="1286" w:author="家興 余" w:date="2021-01-22T09:43:00Z">
              <w:tcPr>
                <w:tcW w:w="293" w:type="pct"/>
                <w:shd w:val="clear" w:color="auto" w:fill="auto"/>
              </w:tcPr>
            </w:tcPrChange>
          </w:tcPr>
          <w:p w14:paraId="4C64891D" w14:textId="279C67CA" w:rsidR="0095355E" w:rsidRPr="00583560" w:rsidRDefault="0095355E" w:rsidP="00583560">
            <w:pPr>
              <w:widowControl/>
              <w:jc w:val="center"/>
              <w:rPr>
                <w:ins w:id="1287" w:author="v06v25n@yahoo.com.tw" w:date="2020-11-20T14:34:00Z"/>
                <w:rFonts w:ascii="標楷體" w:eastAsia="標楷體" w:hAnsi="標楷體" w:cs="新細明體"/>
                <w:color w:val="000000"/>
                <w:kern w:val="0"/>
              </w:rPr>
            </w:pPr>
            <w:ins w:id="1288" w:author="ST1" w:date="2020-12-06T22:3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21</w:t>
              </w:r>
            </w:ins>
            <w:ins w:id="1289" w:author="v06v25n@yahoo.com.tw" w:date="2020-11-20T14:34:00Z">
              <w:del w:id="1290" w:author="ST1" w:date="2020-12-02T11:47:00Z">
                <w:r w:rsidRPr="00583560" w:rsidDel="00583560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1</w:delText>
                </w:r>
              </w:del>
            </w:ins>
            <w:ins w:id="1291" w:author="v06v25n@yahoo.com.tw" w:date="2020-11-20T14:35:00Z">
              <w:del w:id="1292" w:author="ST1" w:date="2020-12-02T11:47:00Z">
                <w:r w:rsidRPr="00583560" w:rsidDel="00583560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9</w:delText>
                </w:r>
              </w:del>
            </w:ins>
          </w:p>
        </w:tc>
        <w:tc>
          <w:tcPr>
            <w:tcW w:w="754" w:type="pct"/>
            <w:shd w:val="clear" w:color="auto" w:fill="auto"/>
            <w:tcPrChange w:id="1293" w:author="家興 余" w:date="2021-01-22T09:43:00Z">
              <w:tcPr>
                <w:tcW w:w="808" w:type="pct"/>
                <w:shd w:val="clear" w:color="auto" w:fill="auto"/>
              </w:tcPr>
            </w:tcPrChange>
          </w:tcPr>
          <w:p w14:paraId="47ECEAF0" w14:textId="37D8780E" w:rsidR="0095355E" w:rsidRPr="00273EAC" w:rsidRDefault="0095355E" w:rsidP="00583560">
            <w:pPr>
              <w:widowControl/>
              <w:ind w:firstLineChars="50" w:firstLine="120"/>
              <w:rPr>
                <w:ins w:id="1294" w:author="v06v25n@yahoo.com.tw" w:date="2020-11-20T14:34:00Z"/>
                <w:rFonts w:ascii="標楷體" w:eastAsia="標楷體" w:hAnsi="標楷體"/>
                <w:color w:val="FF0000"/>
                <w:rPrChange w:id="1295" w:author="ST1" w:date="2020-12-06T22:37:00Z">
                  <w:rPr>
                    <w:ins w:id="1296" w:author="v06v25n@yahoo.com.tw" w:date="2020-11-20T14:34:00Z"/>
                    <w:rFonts w:ascii="標楷體" w:eastAsia="標楷體" w:hAnsi="標楷體"/>
                  </w:rPr>
                </w:rPrChange>
              </w:rPr>
            </w:pPr>
            <w:ins w:id="1297" w:author="ST1" w:date="2020-12-06T22:38:00Z">
              <w:r>
                <w:rPr>
                  <w:rFonts w:ascii="標楷體" w:eastAsia="標楷體" w:hAnsi="標楷體"/>
                  <w:color w:val="FF0000"/>
                </w:rPr>
                <w:fldChar w:fldCharType="begin"/>
              </w:r>
              <w:r>
                <w:rPr>
                  <w:rFonts w:ascii="標楷體" w:eastAsia="標楷體" w:hAnsi="標楷體"/>
                  <w:color w:val="FF0000"/>
                </w:rPr>
                <w:instrText xml:space="preserve"> HYPERLINK  \l "_L7912_額度資料查詢" </w:instrText>
              </w:r>
              <w:r>
                <w:rPr>
                  <w:rFonts w:ascii="標楷體" w:eastAsia="標楷體" w:hAnsi="標楷體"/>
                  <w:color w:val="FF0000"/>
                </w:rPr>
                <w:fldChar w:fldCharType="separate"/>
              </w:r>
              <w:r w:rsidRPr="00273EAC">
                <w:rPr>
                  <w:rStyle w:val="a7"/>
                  <w:rPrChange w:id="1298" w:author="ST1" w:date="2020-12-06T22:37:00Z">
                    <w:rPr>
                      <w:rFonts w:ascii="標楷體" w:eastAsia="標楷體" w:hAnsi="標楷體"/>
                    </w:rPr>
                  </w:rPrChange>
                </w:rPr>
                <w:t>L7912</w:t>
              </w:r>
              <w:r>
                <w:rPr>
                  <w:rFonts w:ascii="標楷體" w:eastAsia="標楷體" w:hAnsi="標楷體"/>
                  <w:color w:val="FF0000"/>
                </w:rPr>
                <w:fldChar w:fldCharType="end"/>
              </w:r>
            </w:ins>
            <w:ins w:id="1299" w:author="吳承憲" w:date="2020-11-26T10:04:00Z">
              <w:del w:id="1300" w:author="ST1" w:date="2020-12-02T11:44:00Z">
                <w:r w:rsidRPr="00273EAC" w:rsidDel="00583560">
                  <w:rPr>
                    <w:rFonts w:ascii="標楷體" w:eastAsia="標楷體" w:hAnsi="標楷體"/>
                    <w:color w:val="FF0000"/>
                    <w:rPrChange w:id="1301" w:author="ST1" w:date="2020-12-06T22:37:00Z">
                      <w:rPr>
                        <w:rFonts w:eastAsia="標楷體"/>
                      </w:rPr>
                    </w:rPrChange>
                  </w:rPr>
                  <w:delText>Lxxxx</w:delText>
                </w:r>
              </w:del>
            </w:ins>
          </w:p>
        </w:tc>
        <w:tc>
          <w:tcPr>
            <w:tcW w:w="1982" w:type="pct"/>
            <w:shd w:val="clear" w:color="auto" w:fill="auto"/>
            <w:tcPrChange w:id="1302" w:author="家興 余" w:date="2021-01-22T09:43:00Z">
              <w:tcPr>
                <w:tcW w:w="2129" w:type="pct"/>
                <w:shd w:val="clear" w:color="auto" w:fill="auto"/>
              </w:tcPr>
            </w:tcPrChange>
          </w:tcPr>
          <w:p w14:paraId="66FDC503" w14:textId="3AE39442" w:rsidR="0095355E" w:rsidRPr="00273EAC" w:rsidRDefault="0095355E" w:rsidP="00583560">
            <w:pPr>
              <w:widowControl/>
              <w:rPr>
                <w:ins w:id="1303" w:author="v06v25n@yahoo.com.tw" w:date="2020-11-20T14:34:00Z"/>
                <w:rFonts w:ascii="標楷體" w:eastAsia="標楷體" w:hAnsi="標楷體"/>
                <w:color w:val="FF0000"/>
                <w:rPrChange w:id="1304" w:author="ST1" w:date="2020-12-06T22:37:00Z">
                  <w:rPr>
                    <w:ins w:id="1305" w:author="v06v25n@yahoo.com.tw" w:date="2020-11-20T14:34:00Z"/>
                    <w:rFonts w:ascii="標楷體" w:eastAsia="標楷體" w:hAnsi="標楷體"/>
                  </w:rPr>
                </w:rPrChange>
              </w:rPr>
            </w:pPr>
            <w:ins w:id="1306" w:author="ST1" w:date="2020-12-06T22:37:00Z">
              <w:r w:rsidRPr="00273EAC">
                <w:rPr>
                  <w:rFonts w:ascii="標楷體" w:eastAsia="標楷體" w:hAnsi="標楷體" w:hint="eastAsia"/>
                  <w:color w:val="FF0000"/>
                  <w:rPrChange w:id="1307" w:author="ST1" w:date="2020-12-06T22:37:00Z">
                    <w:rPr>
                      <w:rFonts w:ascii="標楷體" w:eastAsia="標楷體" w:hAnsi="標楷體" w:hint="eastAsia"/>
                    </w:rPr>
                  </w:rPrChange>
                </w:rPr>
                <w:t>額度資料查詢</w:t>
              </w:r>
            </w:ins>
            <w:ins w:id="1308" w:author="吳承憲" w:date="2020-11-26T10:04:00Z">
              <w:del w:id="1309" w:author="ST1" w:date="2020-12-02T11:45:00Z">
                <w:r w:rsidRPr="00273EAC" w:rsidDel="00583560">
                  <w:rPr>
                    <w:rFonts w:ascii="標楷體" w:eastAsia="標楷體" w:hAnsi="標楷體" w:hint="eastAsia"/>
                    <w:color w:val="FF0000"/>
                    <w:rPrChange w:id="1310" w:author="ST1" w:date="2020-12-06T22:37:00Z">
                      <w:rPr>
                        <w:rFonts w:eastAsia="標楷體" w:hint="eastAsia"/>
                      </w:rPr>
                    </w:rPrChange>
                  </w:rPr>
                  <w:delText>借款戶關係人</w:delText>
                </w:r>
                <w:r w:rsidRPr="00273EAC" w:rsidDel="00583560">
                  <w:rPr>
                    <w:rFonts w:ascii="標楷體" w:eastAsia="標楷體" w:hAnsi="標楷體"/>
                    <w:color w:val="FF0000"/>
                    <w:rPrChange w:id="1311" w:author="ST1" w:date="2020-12-06T22:37:00Z">
                      <w:rPr>
                        <w:rFonts w:eastAsia="標楷體"/>
                      </w:rPr>
                    </w:rPrChange>
                  </w:rPr>
                  <w:delText>/</w:delText>
                </w:r>
                <w:r w:rsidRPr="00273EAC" w:rsidDel="00583560">
                  <w:rPr>
                    <w:rFonts w:ascii="標楷體" w:eastAsia="標楷體" w:hAnsi="標楷體" w:hint="eastAsia"/>
                    <w:color w:val="FF0000"/>
                    <w:rPrChange w:id="1312" w:author="ST1" w:date="2020-12-06T22:37:00Z">
                      <w:rPr>
                        <w:rFonts w:eastAsia="標楷體" w:hint="eastAsia"/>
                      </w:rPr>
                    </w:rPrChange>
                  </w:rPr>
                  <w:delText>關係企業</w:delText>
                </w:r>
              </w:del>
            </w:ins>
          </w:p>
        </w:tc>
        <w:tc>
          <w:tcPr>
            <w:tcW w:w="296" w:type="pct"/>
            <w:shd w:val="clear" w:color="auto" w:fill="auto"/>
            <w:vAlign w:val="center"/>
            <w:tcPrChange w:id="1313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307BFD66" w14:textId="77777777" w:rsidR="0095355E" w:rsidRPr="00583560" w:rsidRDefault="0095355E" w:rsidP="00583560">
            <w:pPr>
              <w:widowControl/>
              <w:jc w:val="center"/>
              <w:rPr>
                <w:ins w:id="1314" w:author="v06v25n@yahoo.com.tw" w:date="2020-11-20T14:3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315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1FB50ED1" w14:textId="77777777" w:rsidR="0095355E" w:rsidRPr="00583560" w:rsidRDefault="0095355E" w:rsidP="00583560">
            <w:pPr>
              <w:widowControl/>
              <w:jc w:val="center"/>
              <w:rPr>
                <w:ins w:id="1316" w:author="v06v25n@yahoo.com.tw" w:date="2020-11-20T14:3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317" w:author="家興 余" w:date="2021-01-22T09:43:00Z">
              <w:tcPr>
                <w:tcW w:w="1" w:type="pct"/>
              </w:tcPr>
            </w:tcPrChange>
          </w:tcPr>
          <w:p w14:paraId="0EBFA23C" w14:textId="77777777" w:rsidR="0095355E" w:rsidRPr="00583560" w:rsidRDefault="0095355E">
            <w:pPr>
              <w:widowControl/>
              <w:jc w:val="center"/>
              <w:rPr>
                <w:ins w:id="1318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319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320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00063CD3" w14:textId="0B7562A3" w:rsidR="0095355E" w:rsidRPr="00583560" w:rsidRDefault="0040714E" w:rsidP="00583560">
            <w:pPr>
              <w:widowControl/>
              <w:rPr>
                <w:ins w:id="1321" w:author="v06v25n@yahoo.com.tw" w:date="2020-11-20T14:34:00Z"/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</w:tbl>
    <w:p w14:paraId="5ED3719A" w14:textId="77777777" w:rsidR="009B7240" w:rsidRPr="008F20B5" w:rsidRDefault="009B7240" w:rsidP="00BB1296">
      <w:pPr>
        <w:ind w:leftChars="500" w:left="1200"/>
        <w:rPr>
          <w:rFonts w:ascii="標楷體" w:eastAsia="標楷體" w:hAnsi="標楷體"/>
        </w:rPr>
      </w:pPr>
    </w:p>
    <w:p w14:paraId="70BA057F" w14:textId="77777777" w:rsidR="00C95E73" w:rsidRPr="008F20B5" w:rsidRDefault="00C95E73">
      <w:pPr>
        <w:widowControl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br w:type="page"/>
      </w:r>
    </w:p>
    <w:p w14:paraId="2B71D033" w14:textId="77777777" w:rsidR="00C95E73" w:rsidRPr="004A1C2C" w:rsidRDefault="00C95E73" w:rsidP="00C95E73">
      <w:pPr>
        <w:rPr>
          <w:rFonts w:ascii="標楷體" w:eastAsia="標楷體" w:hAnsi="標楷體"/>
        </w:rPr>
      </w:pPr>
    </w:p>
    <w:p w14:paraId="484D0021" w14:textId="08B7A636" w:rsidR="00C95E73" w:rsidRPr="008F20B5" w:rsidDel="00A92C7B" w:rsidRDefault="00C95E73" w:rsidP="00751866">
      <w:pPr>
        <w:pStyle w:val="3"/>
        <w:numPr>
          <w:ilvl w:val="2"/>
          <w:numId w:val="64"/>
        </w:numPr>
        <w:spacing w:before="0" w:after="240"/>
        <w:rPr>
          <w:del w:id="1322" w:author="家興 余" w:date="2021-03-19T18:08:00Z"/>
          <w:rFonts w:ascii="標楷體" w:hAnsi="標楷體"/>
          <w:b/>
        </w:rPr>
      </w:pPr>
      <w:bookmarkStart w:id="1323" w:name="_L1101顧客基本資料維護"/>
      <w:bookmarkEnd w:id="1323"/>
      <w:del w:id="1324" w:author="家興 余" w:date="2021-03-19T18:08:00Z">
        <w:r w:rsidRPr="008F20B5" w:rsidDel="00A92C7B">
          <w:rPr>
            <w:rFonts w:ascii="標楷體" w:hAnsi="標楷體"/>
            <w:b/>
            <w:szCs w:val="32"/>
          </w:rPr>
          <w:delText>L1101</w:delText>
        </w:r>
        <w:r w:rsidRPr="008F20B5" w:rsidDel="00A92C7B">
          <w:rPr>
            <w:rFonts w:ascii="標楷體" w:hAnsi="標楷體" w:hint="eastAsia"/>
            <w:b/>
          </w:rPr>
          <w:delText>顧客基本資料維護</w:delText>
        </w:r>
      </w:del>
    </w:p>
    <w:tbl>
      <w:tblPr>
        <w:tblW w:w="5075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09"/>
        <w:gridCol w:w="1584"/>
        <w:gridCol w:w="4260"/>
        <w:gridCol w:w="608"/>
        <w:gridCol w:w="608"/>
        <w:gridCol w:w="2678"/>
      </w:tblGrid>
      <w:tr w:rsidR="00B91581" w:rsidRPr="008F20B5" w:rsidDel="00A92C7B" w14:paraId="170F05BB" w14:textId="39C2FC36" w:rsidTr="00C62476">
        <w:trPr>
          <w:trHeight w:val="350"/>
          <w:tblHeader/>
          <w:del w:id="1325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4D0AD664" w14:textId="50DB4FBE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2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27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序號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33CFA374" w14:textId="71D2619A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2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29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英文名稱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3FBE6CE9" w14:textId="5E366FE7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3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31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中文名稱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07650356" w14:textId="01496013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3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33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型態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493DA1CE" w14:textId="0CAC7AED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3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35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長度</w:delText>
              </w:r>
            </w:del>
          </w:p>
        </w:tc>
        <w:tc>
          <w:tcPr>
            <w:tcW w:w="1222" w:type="pct"/>
            <w:shd w:val="clear" w:color="auto" w:fill="auto"/>
            <w:hideMark/>
          </w:tcPr>
          <w:p w14:paraId="5C753214" w14:textId="18B6D982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33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37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欄位說明</w:delText>
              </w:r>
            </w:del>
          </w:p>
        </w:tc>
      </w:tr>
      <w:tr w:rsidR="00B91581" w:rsidRPr="008F20B5" w:rsidDel="00A92C7B" w14:paraId="0711B823" w14:textId="7B48C66D" w:rsidTr="00C62476">
        <w:trPr>
          <w:trHeight w:val="340"/>
          <w:del w:id="1338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365B8FF4" w14:textId="5D78FC22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3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4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71AE663E" w14:textId="58B39FC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34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4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TranCode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4A955A39" w14:textId="0B499562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34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44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交易代號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5EB326BB" w14:textId="5E1D14B7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4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4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19E1AE99" w14:textId="3C413741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4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4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  <w:hideMark/>
          </w:tcPr>
          <w:p w14:paraId="01F3F52F" w14:textId="75849B5A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34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5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L1101</w:delText>
              </w:r>
            </w:del>
          </w:p>
        </w:tc>
      </w:tr>
      <w:tr w:rsidR="00B91581" w:rsidRPr="008F20B5" w:rsidDel="00A92C7B" w14:paraId="0D5D6CAE" w14:textId="4145D1DB" w:rsidTr="00C62476">
        <w:trPr>
          <w:trHeight w:val="340"/>
          <w:del w:id="1351" w:author="家興 余" w:date="2021-03-19T18:08:00Z"/>
        </w:trPr>
        <w:tc>
          <w:tcPr>
            <w:tcW w:w="278" w:type="pct"/>
            <w:shd w:val="clear" w:color="auto" w:fill="auto"/>
          </w:tcPr>
          <w:p w14:paraId="6DBD3F3F" w14:textId="0D110043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5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5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  <w:tc>
          <w:tcPr>
            <w:tcW w:w="722" w:type="pct"/>
            <w:shd w:val="clear" w:color="auto" w:fill="auto"/>
          </w:tcPr>
          <w:p w14:paraId="10304AE0" w14:textId="218DEFD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35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5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FunCd</w:delText>
              </w:r>
            </w:del>
          </w:p>
        </w:tc>
        <w:tc>
          <w:tcPr>
            <w:tcW w:w="1944" w:type="pct"/>
            <w:shd w:val="clear" w:color="auto" w:fill="auto"/>
          </w:tcPr>
          <w:p w14:paraId="27B537F0" w14:textId="109A639E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35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57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功能</w:delText>
              </w:r>
            </w:del>
          </w:p>
        </w:tc>
        <w:tc>
          <w:tcPr>
            <w:tcW w:w="278" w:type="pct"/>
            <w:shd w:val="clear" w:color="auto" w:fill="auto"/>
          </w:tcPr>
          <w:p w14:paraId="6E2FAD61" w14:textId="3E89A2D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5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5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361B4F1C" w14:textId="340A5B79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6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6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50B6BC2A" w14:textId="642D84A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36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6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1: 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新增</w:delText>
              </w:r>
            </w:del>
            <w:del w:id="1364" w:author="家興 余" w:date="2021-01-14T19:41:00Z">
              <w:r w:rsidRPr="008F20B5" w:rsidDel="00B91581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;4: </w:delText>
              </w:r>
              <w:r w:rsidRPr="008F20B5" w:rsidDel="00B9158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刪除</w:delText>
              </w:r>
              <w:r w:rsidRPr="008F20B5" w:rsidDel="00B91581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;5: </w:delText>
              </w:r>
              <w:r w:rsidRPr="008F20B5" w:rsidDel="00B9158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查詢</w:delText>
              </w:r>
            </w:del>
          </w:p>
        </w:tc>
      </w:tr>
      <w:tr w:rsidR="00B91581" w:rsidRPr="008F20B5" w:rsidDel="00A92C7B" w14:paraId="027BA72C" w14:textId="16791C49" w:rsidTr="00C62476">
        <w:trPr>
          <w:trHeight w:val="340"/>
          <w:del w:id="1365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4DD1C2B3" w14:textId="7AD7825F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6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6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03272F67" w14:textId="0B0FFD1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36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6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CustId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11523992" w14:textId="6C2253C1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37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71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身分證字號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1A773D88" w14:textId="596E4C06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7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7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6B804A51" w14:textId="52C942EB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7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7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10</w:delText>
              </w:r>
            </w:del>
          </w:p>
        </w:tc>
        <w:tc>
          <w:tcPr>
            <w:tcW w:w="1222" w:type="pct"/>
            <w:shd w:val="clear" w:color="auto" w:fill="auto"/>
            <w:hideMark/>
          </w:tcPr>
          <w:p w14:paraId="33B0034E" w14:textId="74AFC72E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37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01BBB87F" w14:textId="37D7273D" w:rsidTr="00C62476">
        <w:trPr>
          <w:trHeight w:val="340"/>
          <w:ins w:id="1377" w:author="ST1" w:date="2020-12-06T20:14:00Z"/>
          <w:del w:id="1378" w:author="家興 余" w:date="2021-03-19T18:08:00Z"/>
        </w:trPr>
        <w:tc>
          <w:tcPr>
            <w:tcW w:w="278" w:type="pct"/>
            <w:shd w:val="clear" w:color="auto" w:fill="auto"/>
          </w:tcPr>
          <w:p w14:paraId="0955F319" w14:textId="3F3ED7A3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ins w:id="1379" w:author="ST1" w:date="2020-12-06T20:14:00Z"/>
                <w:del w:id="138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22" w:type="pct"/>
            <w:shd w:val="clear" w:color="auto" w:fill="auto"/>
          </w:tcPr>
          <w:p w14:paraId="415BA960" w14:textId="78044FEF" w:rsidR="00B91581" w:rsidRPr="000A40C7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ins w:id="1381" w:author="ST1" w:date="2020-12-06T20:14:00Z"/>
                <w:del w:id="1382" w:author="家興 余" w:date="2021-03-19T18:08:00Z"/>
                <w:rFonts w:ascii="標楷體" w:eastAsia="標楷體" w:hAnsi="標楷體" w:cs="新細明體"/>
                <w:color w:val="FF0000"/>
                <w:kern w:val="0"/>
                <w:highlight w:val="yellow"/>
                <w:rPrChange w:id="1383" w:author="ST1" w:date="2020-12-06T20:15:00Z">
                  <w:rPr>
                    <w:ins w:id="1384" w:author="ST1" w:date="2020-12-06T20:14:00Z"/>
                    <w:del w:id="1385" w:author="家興 余" w:date="2021-03-19T18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1386" w:author="ST1" w:date="2020-12-06T20:14:00Z">
              <w:del w:id="1387" w:author="家興 余" w:date="2021-03-19T18:08:00Z">
                <w:r w:rsidRPr="000A40C7" w:rsidDel="00A92C7B">
                  <w:rPr>
                    <w:rFonts w:ascii="標楷體" w:eastAsia="標楷體" w:hAnsi="標楷體" w:cs="新細明體"/>
                    <w:color w:val="FF0000"/>
                    <w:kern w:val="0"/>
                    <w:highlight w:val="yellow"/>
                    <w:rPrChange w:id="1388" w:author="ST1" w:date="2020-12-06T20:15:00Z">
                      <w:rPr>
                        <w:rFonts w:ascii="標楷體" w:eastAsia="標楷體" w:hAnsi="標楷體" w:cs="新細明體"/>
                        <w:color w:val="000000"/>
                        <w:kern w:val="0"/>
                      </w:rPr>
                    </w:rPrChange>
                  </w:rPr>
                  <w:delText>BranchNo</w:delText>
                </w:r>
              </w:del>
            </w:ins>
          </w:p>
        </w:tc>
        <w:tc>
          <w:tcPr>
            <w:tcW w:w="1944" w:type="pct"/>
            <w:shd w:val="clear" w:color="auto" w:fill="auto"/>
          </w:tcPr>
          <w:p w14:paraId="747D908D" w14:textId="13C186AC" w:rsidR="00B91581" w:rsidRPr="000A40C7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ins w:id="1389" w:author="ST1" w:date="2020-12-06T20:14:00Z"/>
                <w:del w:id="1390" w:author="家興 余" w:date="2021-03-19T18:08:00Z"/>
                <w:rFonts w:ascii="標楷體" w:eastAsia="標楷體" w:hAnsi="標楷體" w:cs="新細明體"/>
                <w:color w:val="FF0000"/>
                <w:kern w:val="0"/>
                <w:highlight w:val="yellow"/>
                <w:rPrChange w:id="1391" w:author="ST1" w:date="2020-12-06T20:15:00Z">
                  <w:rPr>
                    <w:ins w:id="1392" w:author="ST1" w:date="2020-12-06T20:14:00Z"/>
                    <w:del w:id="1393" w:author="家興 余" w:date="2021-03-19T18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1394" w:author="ST1" w:date="2020-12-06T20:15:00Z">
              <w:del w:id="1395" w:author="家興 余" w:date="2021-03-19T18:08:00Z">
                <w:r w:rsidRPr="000A40C7" w:rsidDel="00A92C7B">
                  <w:rPr>
                    <w:rFonts w:ascii="標楷體" w:eastAsia="標楷體" w:hAnsi="標楷體" w:cs="新細明體" w:hint="eastAsia"/>
                    <w:color w:val="FF0000"/>
                    <w:kern w:val="0"/>
                    <w:highlight w:val="yellow"/>
                    <w:rPrChange w:id="1396" w:author="ST1" w:date="2020-12-06T20:15:00Z">
                      <w:rPr>
                        <w:rFonts w:ascii="標楷體" w:eastAsia="標楷體" w:hAnsi="標楷體" w:cs="新細明體" w:hint="eastAsia"/>
                        <w:color w:val="000000"/>
                        <w:kern w:val="0"/>
                      </w:rPr>
                    </w:rPrChange>
                  </w:rPr>
                  <w:delText>單位</w:delText>
                </w:r>
              </w:del>
            </w:ins>
          </w:p>
        </w:tc>
        <w:tc>
          <w:tcPr>
            <w:tcW w:w="278" w:type="pct"/>
            <w:shd w:val="clear" w:color="auto" w:fill="auto"/>
          </w:tcPr>
          <w:p w14:paraId="101F78C5" w14:textId="0C40EBB0" w:rsidR="00B91581" w:rsidRPr="000A40C7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ins w:id="1397" w:author="ST1" w:date="2020-12-06T20:14:00Z"/>
                <w:del w:id="1398" w:author="家興 余" w:date="2021-03-19T18:08:00Z"/>
                <w:rFonts w:ascii="標楷體" w:eastAsia="標楷體" w:hAnsi="標楷體" w:cs="新細明體"/>
                <w:color w:val="FF0000"/>
                <w:kern w:val="0"/>
                <w:highlight w:val="yellow"/>
                <w:rPrChange w:id="1399" w:author="ST1" w:date="2020-12-06T20:15:00Z">
                  <w:rPr>
                    <w:ins w:id="1400" w:author="ST1" w:date="2020-12-06T20:14:00Z"/>
                    <w:del w:id="1401" w:author="家興 余" w:date="2021-03-19T18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1402" w:author="ST1" w:date="2020-12-06T20:14:00Z">
              <w:del w:id="1403" w:author="家興 余" w:date="2021-03-19T18:08:00Z">
                <w:r w:rsidRPr="000A40C7" w:rsidDel="00A92C7B">
                  <w:rPr>
                    <w:rFonts w:ascii="標楷體" w:eastAsia="標楷體" w:hAnsi="標楷體" w:cs="新細明體"/>
                    <w:color w:val="FF0000"/>
                    <w:kern w:val="0"/>
                    <w:highlight w:val="yellow"/>
                    <w:rPrChange w:id="1404" w:author="ST1" w:date="2020-12-06T20:15:00Z">
                      <w:rPr>
                        <w:rFonts w:ascii="標楷體" w:eastAsia="標楷體" w:hAnsi="標楷體" w:cs="新細明體"/>
                        <w:color w:val="000000"/>
                        <w:kern w:val="0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278" w:type="pct"/>
            <w:shd w:val="clear" w:color="auto" w:fill="auto"/>
          </w:tcPr>
          <w:p w14:paraId="2268E7AC" w14:textId="26F710E8" w:rsidR="00B91581" w:rsidRPr="000A40C7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ins w:id="1405" w:author="ST1" w:date="2020-12-06T20:14:00Z"/>
                <w:del w:id="1406" w:author="家興 余" w:date="2021-03-19T18:08:00Z"/>
                <w:rFonts w:ascii="標楷體" w:eastAsia="標楷體" w:hAnsi="標楷體" w:cs="新細明體"/>
                <w:color w:val="FF0000"/>
                <w:kern w:val="0"/>
                <w:highlight w:val="yellow"/>
                <w:rPrChange w:id="1407" w:author="ST1" w:date="2020-12-06T20:15:00Z">
                  <w:rPr>
                    <w:ins w:id="1408" w:author="ST1" w:date="2020-12-06T20:14:00Z"/>
                    <w:del w:id="1409" w:author="家興 余" w:date="2021-03-19T18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1410" w:author="ST1" w:date="2020-12-06T20:14:00Z">
              <w:del w:id="1411" w:author="家興 余" w:date="2021-03-19T18:08:00Z">
                <w:r w:rsidRPr="000A40C7" w:rsidDel="00A92C7B">
                  <w:rPr>
                    <w:rFonts w:ascii="標楷體" w:eastAsia="標楷體" w:hAnsi="標楷體" w:cs="新細明體"/>
                    <w:color w:val="FF0000"/>
                    <w:kern w:val="0"/>
                    <w:highlight w:val="yellow"/>
                    <w:rPrChange w:id="1412" w:author="ST1" w:date="2020-12-06T20:15:00Z">
                      <w:rPr>
                        <w:rFonts w:ascii="標楷體" w:eastAsia="標楷體" w:hAnsi="標楷體" w:cs="新細明體"/>
                        <w:color w:val="000000"/>
                        <w:kern w:val="0"/>
                      </w:rPr>
                    </w:rPrChange>
                  </w:rPr>
                  <w:delText>4</w:delText>
                </w:r>
              </w:del>
            </w:ins>
          </w:p>
        </w:tc>
        <w:tc>
          <w:tcPr>
            <w:tcW w:w="1222" w:type="pct"/>
            <w:shd w:val="clear" w:color="auto" w:fill="auto"/>
          </w:tcPr>
          <w:p w14:paraId="2D8C7D9D" w14:textId="0EC85E52" w:rsidR="00B91581" w:rsidRPr="000A40C7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ins w:id="1413" w:author="ST1" w:date="2020-12-06T20:14:00Z"/>
                <w:del w:id="1414" w:author="家興 余" w:date="2021-03-19T18:08:00Z"/>
                <w:rFonts w:ascii="標楷體" w:eastAsia="標楷體" w:hAnsi="標楷體" w:cs="新細明體"/>
                <w:color w:val="FF0000"/>
                <w:kern w:val="0"/>
                <w:highlight w:val="yellow"/>
                <w:rPrChange w:id="1415" w:author="ST1" w:date="2020-12-06T20:15:00Z">
                  <w:rPr>
                    <w:ins w:id="1416" w:author="ST1" w:date="2020-12-06T20:14:00Z"/>
                    <w:del w:id="1417" w:author="家興 余" w:date="2021-03-19T18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1418" w:author="ST1" w:date="2020-12-06T20:15:00Z">
              <w:del w:id="1419" w:author="家興 余" w:date="2021-03-19T18:08:00Z">
                <w:r w:rsidRPr="000A40C7" w:rsidDel="00A92C7B">
                  <w:rPr>
                    <w:rFonts w:ascii="標楷體" w:eastAsia="標楷體" w:hAnsi="標楷體" w:cs="新細明體" w:hint="eastAsia"/>
                    <w:color w:val="FF0000"/>
                    <w:kern w:val="0"/>
                    <w:highlight w:val="yellow"/>
                    <w:rPrChange w:id="1420" w:author="ST1" w:date="2020-12-06T20:15:00Z">
                      <w:rPr>
                        <w:rFonts w:ascii="標楷體" w:eastAsia="標楷體" w:hAnsi="標楷體" w:cs="新細明體" w:hint="eastAsia"/>
                        <w:color w:val="000000"/>
                        <w:kern w:val="0"/>
                      </w:rPr>
                    </w:rPrChange>
                  </w:rPr>
                  <w:delText>固定</w:delText>
                </w:r>
                <w:r w:rsidRPr="000A40C7" w:rsidDel="00A92C7B">
                  <w:rPr>
                    <w:rFonts w:ascii="標楷體" w:eastAsia="標楷體" w:hAnsi="標楷體" w:cs="新細明體"/>
                    <w:color w:val="FF0000"/>
                    <w:kern w:val="0"/>
                    <w:highlight w:val="yellow"/>
                    <w:rPrChange w:id="1421" w:author="ST1" w:date="2020-12-06T20:15:00Z">
                      <w:rPr>
                        <w:rFonts w:ascii="標楷體" w:eastAsia="標楷體" w:hAnsi="標楷體" w:cs="新細明體"/>
                        <w:color w:val="000000"/>
                        <w:kern w:val="0"/>
                      </w:rPr>
                    </w:rPrChange>
                  </w:rPr>
                  <w:delText>0000</w:delText>
                </w:r>
              </w:del>
            </w:ins>
          </w:p>
        </w:tc>
      </w:tr>
      <w:tr w:rsidR="00B91581" w:rsidRPr="008F20B5" w:rsidDel="00A92C7B" w14:paraId="6636FB0B" w14:textId="25AE9451" w:rsidTr="00C62476">
        <w:trPr>
          <w:trHeight w:val="340"/>
          <w:del w:id="1422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2DF73020" w14:textId="7B185D77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2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2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7EFE1409" w14:textId="0FF50BD9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2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2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CustName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7453AA5B" w14:textId="5865CBD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2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28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戶名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48BB6676" w14:textId="25E60D0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2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3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58568B04" w14:textId="67D6BE1D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3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3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100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0B20039B" w14:textId="520F07E4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3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31EA4157" w14:textId="2BD703C5" w:rsidTr="00C62476">
        <w:trPr>
          <w:trHeight w:val="340"/>
          <w:del w:id="1434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6649B580" w14:textId="08973E5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3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3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34C4EDE8" w14:textId="0D798F2F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3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3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Birthday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01E7A12C" w14:textId="6577898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3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40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出生年月日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2E1EB7D4" w14:textId="77FE0E6E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4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4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9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6B7F0540" w14:textId="0C93175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4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4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7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02F952CD" w14:textId="0D4BB121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4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4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yyymmdd</w:delText>
              </w:r>
            </w:del>
          </w:p>
        </w:tc>
      </w:tr>
      <w:tr w:rsidR="00B91581" w:rsidRPr="008F20B5" w:rsidDel="00A92C7B" w14:paraId="75C1AE2D" w14:textId="002B053C" w:rsidTr="00C62476">
        <w:trPr>
          <w:trHeight w:val="340"/>
          <w:del w:id="1447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02D9694C" w14:textId="254FDF4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4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4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6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69A9460C" w14:textId="2D0073BB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5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5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Sex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1DF13878" w14:textId="002299D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5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53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性別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4A10129C" w14:textId="65D6B72A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5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5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65A6BB4B" w14:textId="4CCEE9C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5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5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486C172B" w14:textId="3334804E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5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5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1:男;2:女</w:delText>
              </w:r>
            </w:del>
          </w:p>
        </w:tc>
      </w:tr>
      <w:tr w:rsidR="00B91581" w:rsidRPr="008F20B5" w:rsidDel="00A92C7B" w14:paraId="1EA02D25" w14:textId="03355045" w:rsidTr="00C62476">
        <w:trPr>
          <w:trHeight w:val="2720"/>
          <w:del w:id="1460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2243E138" w14:textId="488E766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6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6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7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2123F856" w14:textId="755F614D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6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6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CustTypeCode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7BFAD0A8" w14:textId="064DB9E1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6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66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客戶別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6023BFEE" w14:textId="38EB211D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67" w:author="家興 余" w:date="2021-03-19T18:08:00Z"/>
                <w:rFonts w:ascii="標楷體" w:eastAsia="標楷體" w:hAnsi="標楷體" w:cs="新細明體"/>
                <w:kern w:val="0"/>
              </w:rPr>
            </w:pPr>
            <w:del w:id="1468" w:author="家興 余" w:date="2021-03-19T18:08:00Z">
              <w:r w:rsidRPr="008F20B5" w:rsidDel="00A92C7B">
                <w:rPr>
                  <w:rFonts w:ascii="標楷體" w:eastAsia="標楷體" w:hAnsi="標楷體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5686F3E3" w14:textId="61D4E92B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6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7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  <w:hideMark/>
          </w:tcPr>
          <w:p w14:paraId="124730EC" w14:textId="6CCA2C5D" w:rsidR="00B91581" w:rsidRPr="008F20B5" w:rsidDel="00A92C7B" w:rsidRDefault="00B91581" w:rsidP="00751866">
            <w:pPr>
              <w:numPr>
                <w:ilvl w:val="0"/>
                <w:numId w:val="64"/>
              </w:numPr>
              <w:rPr>
                <w:del w:id="1471" w:author="家興 余" w:date="2021-03-19T18:08:00Z"/>
                <w:rFonts w:ascii="標楷體" w:eastAsia="標楷體" w:hAnsi="標楷體"/>
              </w:rPr>
            </w:pPr>
            <w:del w:id="1472" w:author="家興 余" w:date="2021-03-19T18:08:00Z">
              <w:r w:rsidRPr="008F20B5" w:rsidDel="00A92C7B">
                <w:rPr>
                  <w:rFonts w:ascii="標楷體" w:eastAsia="標楷體" w:hAnsi="標楷體"/>
                </w:rPr>
                <w:delText xml:space="preserve">00: </w:delText>
              </w:r>
              <w:r w:rsidRPr="008F20B5" w:rsidDel="00A92C7B">
                <w:rPr>
                  <w:rFonts w:ascii="標楷體" w:eastAsia="標楷體" w:hAnsi="標楷體" w:hint="eastAsia"/>
                </w:rPr>
                <w:delText>一般</w:delText>
              </w:r>
            </w:del>
          </w:p>
          <w:p w14:paraId="502C7EF6" w14:textId="5EF7F57A" w:rsidR="00B91581" w:rsidRPr="008F20B5" w:rsidDel="00A92C7B" w:rsidRDefault="00B91581" w:rsidP="00751866">
            <w:pPr>
              <w:numPr>
                <w:ilvl w:val="0"/>
                <w:numId w:val="64"/>
              </w:numPr>
              <w:rPr>
                <w:del w:id="1473" w:author="家興 余" w:date="2021-03-19T18:08:00Z"/>
                <w:rFonts w:ascii="標楷體" w:eastAsia="標楷體" w:hAnsi="標楷體"/>
              </w:rPr>
            </w:pPr>
            <w:del w:id="1474" w:author="家興 余" w:date="2021-03-19T18:08:00Z">
              <w:r w:rsidRPr="008F20B5" w:rsidDel="00A92C7B">
                <w:rPr>
                  <w:rFonts w:ascii="標楷體" w:eastAsia="標楷體" w:hAnsi="標楷體"/>
                </w:rPr>
                <w:delText xml:space="preserve">01: </w:delText>
              </w:r>
              <w:r w:rsidRPr="008F20B5" w:rsidDel="00A92C7B">
                <w:rPr>
                  <w:rFonts w:ascii="標楷體" w:eastAsia="標楷體" w:hAnsi="標楷體" w:hint="eastAsia"/>
                </w:rPr>
                <w:delText>員工</w:delText>
              </w:r>
            </w:del>
          </w:p>
          <w:p w14:paraId="560F8A2B" w14:textId="09A37B03" w:rsidR="00B91581" w:rsidRPr="008F20B5" w:rsidDel="00A92C7B" w:rsidRDefault="00B91581" w:rsidP="00751866">
            <w:pPr>
              <w:numPr>
                <w:ilvl w:val="0"/>
                <w:numId w:val="64"/>
              </w:numPr>
              <w:rPr>
                <w:del w:id="1475" w:author="家興 余" w:date="2021-03-19T18:08:00Z"/>
                <w:rFonts w:ascii="標楷體" w:eastAsia="標楷體" w:hAnsi="標楷體"/>
              </w:rPr>
            </w:pPr>
            <w:del w:id="1476" w:author="家興 余" w:date="2021-03-19T18:08:00Z">
              <w:r w:rsidRPr="008F20B5" w:rsidDel="00A92C7B">
                <w:rPr>
                  <w:rFonts w:ascii="標楷體" w:eastAsia="標楷體" w:hAnsi="標楷體"/>
                </w:rPr>
                <w:delText xml:space="preserve">02: </w:delText>
              </w:r>
              <w:r w:rsidRPr="008F20B5" w:rsidDel="00A92C7B">
                <w:rPr>
                  <w:rFonts w:ascii="標楷體" w:eastAsia="標楷體" w:hAnsi="標楷體" w:hint="eastAsia"/>
                </w:rPr>
                <w:delText>首購</w:delText>
              </w:r>
            </w:del>
          </w:p>
          <w:p w14:paraId="2D34758E" w14:textId="03E2E58B" w:rsidR="00B91581" w:rsidRPr="008F20B5" w:rsidDel="00A92C7B" w:rsidRDefault="00B91581" w:rsidP="00751866">
            <w:pPr>
              <w:numPr>
                <w:ilvl w:val="0"/>
                <w:numId w:val="64"/>
              </w:numPr>
              <w:rPr>
                <w:del w:id="1477" w:author="家興 余" w:date="2021-03-19T18:08:00Z"/>
                <w:rFonts w:ascii="標楷體" w:eastAsia="標楷體" w:hAnsi="標楷體"/>
              </w:rPr>
            </w:pPr>
            <w:del w:id="1478" w:author="家興 余" w:date="2021-03-19T18:08:00Z">
              <w:r w:rsidRPr="008F20B5" w:rsidDel="00A92C7B">
                <w:rPr>
                  <w:rFonts w:ascii="標楷體" w:eastAsia="標楷體" w:hAnsi="標楷體"/>
                </w:rPr>
                <w:delText xml:space="preserve">03: </w:delText>
              </w:r>
              <w:r w:rsidRPr="008F20B5" w:rsidDel="00A92C7B">
                <w:rPr>
                  <w:rFonts w:ascii="標楷體" w:eastAsia="標楷體" w:hAnsi="標楷體" w:hint="eastAsia"/>
                </w:rPr>
                <w:delText>關企公司</w:delText>
              </w:r>
            </w:del>
          </w:p>
          <w:p w14:paraId="508E8B92" w14:textId="74B759D9" w:rsidR="00B91581" w:rsidRPr="008F20B5" w:rsidDel="00A92C7B" w:rsidRDefault="00B91581" w:rsidP="00751866">
            <w:pPr>
              <w:numPr>
                <w:ilvl w:val="0"/>
                <w:numId w:val="64"/>
              </w:numPr>
              <w:rPr>
                <w:del w:id="1479" w:author="家興 余" w:date="2021-03-19T18:08:00Z"/>
                <w:rFonts w:ascii="標楷體" w:eastAsia="標楷體" w:hAnsi="標楷體"/>
              </w:rPr>
            </w:pPr>
            <w:del w:id="1480" w:author="家興 余" w:date="2021-03-19T18:08:00Z">
              <w:r w:rsidRPr="008F20B5" w:rsidDel="00A92C7B">
                <w:rPr>
                  <w:rFonts w:ascii="標楷體" w:eastAsia="標楷體" w:hAnsi="標楷體"/>
                </w:rPr>
                <w:delText xml:space="preserve">04: </w:delText>
              </w:r>
              <w:r w:rsidRPr="008F20B5" w:rsidDel="00A92C7B">
                <w:rPr>
                  <w:rFonts w:ascii="標楷體" w:eastAsia="標楷體" w:hAnsi="標楷體" w:hint="eastAsia"/>
                </w:rPr>
                <w:delText>關企員工</w:delText>
              </w:r>
            </w:del>
          </w:p>
          <w:p w14:paraId="078D48B8" w14:textId="1C76EBFC" w:rsidR="00B91581" w:rsidRPr="008F20B5" w:rsidDel="00A92C7B" w:rsidRDefault="00B91581" w:rsidP="00751866">
            <w:pPr>
              <w:numPr>
                <w:ilvl w:val="0"/>
                <w:numId w:val="64"/>
              </w:numPr>
              <w:rPr>
                <w:del w:id="1481" w:author="家興 余" w:date="2021-03-19T18:08:00Z"/>
                <w:rFonts w:ascii="標楷體" w:eastAsia="標楷體" w:hAnsi="標楷體"/>
              </w:rPr>
            </w:pPr>
            <w:del w:id="1482" w:author="家興 余" w:date="2021-03-19T18:08:00Z">
              <w:r w:rsidRPr="008F20B5" w:rsidDel="00A92C7B">
                <w:rPr>
                  <w:rFonts w:ascii="標楷體" w:eastAsia="標楷體" w:hAnsi="標楷體"/>
                </w:rPr>
                <w:delText xml:space="preserve">05: </w:delText>
              </w:r>
              <w:r w:rsidRPr="008F20B5" w:rsidDel="00A92C7B">
                <w:rPr>
                  <w:rFonts w:ascii="標楷體" w:eastAsia="標楷體" w:hAnsi="標楷體" w:hint="eastAsia"/>
                </w:rPr>
                <w:delText>保戶</w:delText>
              </w:r>
            </w:del>
          </w:p>
          <w:p w14:paraId="522B64CE" w14:textId="7AF7570C" w:rsidR="00B91581" w:rsidRPr="008F20B5" w:rsidDel="00A92C7B" w:rsidRDefault="00B91581" w:rsidP="00751866">
            <w:pPr>
              <w:numPr>
                <w:ilvl w:val="0"/>
                <w:numId w:val="64"/>
              </w:numPr>
              <w:rPr>
                <w:del w:id="1483" w:author="家興 余" w:date="2021-03-19T18:08:00Z"/>
                <w:rFonts w:ascii="標楷體" w:eastAsia="標楷體" w:hAnsi="標楷體"/>
              </w:rPr>
            </w:pPr>
            <w:del w:id="1484" w:author="家興 余" w:date="2021-03-19T18:08:00Z">
              <w:r w:rsidRPr="008F20B5" w:rsidDel="00A92C7B">
                <w:rPr>
                  <w:rFonts w:ascii="標楷體" w:eastAsia="標楷體" w:hAnsi="標楷體"/>
                </w:rPr>
                <w:delText xml:space="preserve">06: </w:delText>
              </w:r>
              <w:r w:rsidRPr="008F20B5" w:rsidDel="00A92C7B">
                <w:rPr>
                  <w:rFonts w:ascii="標楷體" w:eastAsia="標楷體" w:hAnsi="標楷體" w:hint="eastAsia"/>
                </w:rPr>
                <w:delText>團體戶</w:delText>
              </w:r>
            </w:del>
          </w:p>
          <w:p w14:paraId="4F297955" w14:textId="4E6DB913" w:rsidR="00B91581" w:rsidRPr="008F20B5" w:rsidDel="00A92C7B" w:rsidRDefault="00B91581" w:rsidP="00751866">
            <w:pPr>
              <w:numPr>
                <w:ilvl w:val="0"/>
                <w:numId w:val="64"/>
              </w:numPr>
              <w:rPr>
                <w:del w:id="1485" w:author="家興 余" w:date="2021-03-19T18:08:00Z"/>
                <w:rFonts w:ascii="標楷體" w:eastAsia="標楷體" w:hAnsi="標楷體"/>
              </w:rPr>
            </w:pPr>
            <w:del w:id="1486" w:author="家興 余" w:date="2021-03-19T18:08:00Z">
              <w:r w:rsidRPr="008F20B5" w:rsidDel="00A92C7B">
                <w:rPr>
                  <w:rFonts w:ascii="標楷體" w:eastAsia="標楷體" w:hAnsi="標楷體"/>
                </w:rPr>
                <w:delText xml:space="preserve">07: </w:delText>
              </w:r>
              <w:r w:rsidRPr="008F20B5" w:rsidDel="00A92C7B">
                <w:rPr>
                  <w:rFonts w:ascii="標楷體" w:eastAsia="標楷體" w:hAnsi="標楷體" w:hint="eastAsia"/>
                </w:rPr>
                <w:delText>員工二親等</w:delText>
              </w:r>
            </w:del>
          </w:p>
          <w:p w14:paraId="65C701E2" w14:textId="2311F6C9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8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88" w:author="家興 余" w:date="2021-03-19T18:08:00Z">
              <w:r w:rsidRPr="008F20B5" w:rsidDel="00A92C7B">
                <w:rPr>
                  <w:rFonts w:ascii="標楷體" w:eastAsia="標楷體" w:hAnsi="標楷體"/>
                </w:rPr>
                <w:delText xml:space="preserve">09: </w:delText>
              </w:r>
              <w:r w:rsidRPr="008F20B5" w:rsidDel="00A92C7B">
                <w:rPr>
                  <w:rFonts w:ascii="標楷體" w:eastAsia="標楷體" w:hAnsi="標楷體" w:hint="eastAsia"/>
                </w:rPr>
                <w:delText>新二階員工</w:delText>
              </w:r>
            </w:del>
          </w:p>
        </w:tc>
      </w:tr>
      <w:tr w:rsidR="00B91581" w:rsidRPr="008F20B5" w:rsidDel="00A92C7B" w14:paraId="048FAEDB" w14:textId="79E4AFBC" w:rsidTr="00C62476">
        <w:trPr>
          <w:trHeight w:val="340"/>
          <w:del w:id="1489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01F0A974" w14:textId="6DC5C53B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9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9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8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08A185C9" w14:textId="5A7B2C3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9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9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IndustryCode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37961DCE" w14:textId="568FCE47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9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95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行業別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150231A2" w14:textId="43B01A39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9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9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1036DB30" w14:textId="2AD14614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9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9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6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238370EB" w14:textId="4F6BE95F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0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0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</w:delText>
              </w:r>
            </w:del>
          </w:p>
        </w:tc>
      </w:tr>
      <w:tr w:rsidR="00B91581" w:rsidRPr="008F20B5" w:rsidDel="00A92C7B" w14:paraId="015A32AE" w14:textId="396B4BA6" w:rsidTr="00C62476">
        <w:trPr>
          <w:trHeight w:val="340"/>
          <w:del w:id="1502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1733C5FA" w14:textId="2E40FB9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0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0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9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383EC710" w14:textId="1E967CE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0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0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NationalityCode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5B676FFA" w14:textId="7A34F376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0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08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國籍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2A3FA862" w14:textId="581825AA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0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1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672B73EB" w14:textId="458D6661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1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1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090AE0AE" w14:textId="1D6150F3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1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1A00F785" w14:textId="58A35536" w:rsidTr="00C62476">
        <w:trPr>
          <w:trHeight w:val="340"/>
          <w:del w:id="1514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7C56EAEA" w14:textId="538100C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1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1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10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2D7F0B92" w14:textId="258CFC7F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1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1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SpouseId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7DEBA917" w14:textId="4313CDB9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1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20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配偶身分證字號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54C2DB61" w14:textId="38F08C23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2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2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5266F42D" w14:textId="60A6FB72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2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2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10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2B23751" w14:textId="010930D7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2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6004C5C0" w14:textId="32188CED" w:rsidTr="00C62476">
        <w:trPr>
          <w:trHeight w:val="340"/>
          <w:del w:id="1526" w:author="家興 余" w:date="2021-03-19T18:08:00Z"/>
        </w:trPr>
        <w:tc>
          <w:tcPr>
            <w:tcW w:w="278" w:type="pct"/>
            <w:shd w:val="clear" w:color="auto" w:fill="auto"/>
          </w:tcPr>
          <w:p w14:paraId="32245BAB" w14:textId="287E589F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2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2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11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37DD8B5C" w14:textId="2158CD4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2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3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SpouseName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493812E6" w14:textId="09033DDB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3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32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配偶姓名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0739F087" w14:textId="34CCF941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3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3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54CD1EE4" w14:textId="5D8FC3A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3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3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100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C270557" w14:textId="6F51D9A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3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40B405C7" w14:textId="582BF94A" w:rsidTr="00C62476">
        <w:trPr>
          <w:trHeight w:val="340"/>
          <w:del w:id="1538" w:author="家興 余" w:date="2021-03-19T18:08:00Z"/>
        </w:trPr>
        <w:tc>
          <w:tcPr>
            <w:tcW w:w="278" w:type="pct"/>
            <w:shd w:val="clear" w:color="auto" w:fill="auto"/>
          </w:tcPr>
          <w:p w14:paraId="32234D36" w14:textId="123DFD5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3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4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12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0F55F121" w14:textId="27E7DDD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4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4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RegZip3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6F1030AA" w14:textId="1118D802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4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44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-郵遞區號前三碼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5B27D401" w14:textId="4923306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4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4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21FD1A15" w14:textId="7E2D4691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4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4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05DE6ACE" w14:textId="53AE136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4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51197CE3" w14:textId="6F1DC1CA" w:rsidTr="00C62476">
        <w:trPr>
          <w:trHeight w:val="340"/>
          <w:del w:id="1550" w:author="家興 余" w:date="2021-03-19T18:08:00Z"/>
        </w:trPr>
        <w:tc>
          <w:tcPr>
            <w:tcW w:w="278" w:type="pct"/>
            <w:shd w:val="clear" w:color="auto" w:fill="auto"/>
          </w:tcPr>
          <w:p w14:paraId="554E6BD3" w14:textId="7993F357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5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5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13</w:delText>
              </w:r>
            </w:del>
          </w:p>
        </w:tc>
        <w:tc>
          <w:tcPr>
            <w:tcW w:w="722" w:type="pct"/>
            <w:shd w:val="clear" w:color="auto" w:fill="auto"/>
          </w:tcPr>
          <w:p w14:paraId="3C8B50E6" w14:textId="4CF26DA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5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5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RegZip2</w:delText>
              </w:r>
            </w:del>
          </w:p>
        </w:tc>
        <w:tc>
          <w:tcPr>
            <w:tcW w:w="1944" w:type="pct"/>
            <w:shd w:val="clear" w:color="auto" w:fill="auto"/>
          </w:tcPr>
          <w:p w14:paraId="47AB59D3" w14:textId="731B08DF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5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56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-郵遞區號後兩碼</w:delText>
              </w:r>
            </w:del>
          </w:p>
        </w:tc>
        <w:tc>
          <w:tcPr>
            <w:tcW w:w="278" w:type="pct"/>
            <w:shd w:val="clear" w:color="auto" w:fill="auto"/>
          </w:tcPr>
          <w:p w14:paraId="13A1DE6E" w14:textId="2C934FB1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5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5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43DECF38" w14:textId="7F6BC27A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5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60" w:author="家興 余" w:date="2021-01-14T11:05:00Z">
              <w:r w:rsidRPr="008F20B5" w:rsidDel="00200302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5C06618" w14:textId="6410AF3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6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3380111C" w14:textId="2AFD1C2E" w:rsidTr="00C62476">
        <w:trPr>
          <w:trHeight w:val="340"/>
          <w:del w:id="1562" w:author="家興 余" w:date="2021-03-19T18:08:00Z"/>
        </w:trPr>
        <w:tc>
          <w:tcPr>
            <w:tcW w:w="278" w:type="pct"/>
            <w:shd w:val="clear" w:color="auto" w:fill="auto"/>
          </w:tcPr>
          <w:p w14:paraId="59D8E5F5" w14:textId="1A494DC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6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6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70FACB82" w14:textId="1C5FDC92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6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6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RegCityCode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605E1C75" w14:textId="08E7B34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6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68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-縣市代碼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15769371" w14:textId="5D4167DE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6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7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01030EDA" w14:textId="300C575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7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7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6D5D6888" w14:textId="0ED8B74F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7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1574" w:author="ST1" w:date="2020-12-23T21:13:00Z">
              <w:del w:id="1575" w:author="家興 余" w:date="2021-03-19T18:08:00Z">
                <w:r w:rsidDel="00A92C7B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原</w:delText>
                </w:r>
              </w:del>
            </w:ins>
            <w:ins w:id="1576" w:author="ST1" w:date="2020-12-23T21:12:00Z">
              <w:del w:id="1577" w:author="家興 余" w:date="2021-03-19T18:08:00Z">
                <w:r w:rsidDel="00A92C7B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A</w:delText>
                </w:r>
                <w:r w:rsidDel="00A92C7B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S400</w:delText>
                </w:r>
              </w:del>
            </w:ins>
            <w:ins w:id="1578" w:author="ST1" w:date="2020-12-23T21:13:00Z">
              <w:del w:id="1579" w:author="家興 余" w:date="2021-03-19T18:08:00Z">
                <w:r w:rsidDel="00A92C7B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代碼(L</w:delText>
                </w:r>
                <w:r w:rsidDel="00A92C7B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1101</w:delText>
                </w:r>
                <w:r w:rsidDel="00A92C7B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轉</w:delText>
                </w:r>
              </w:del>
            </w:ins>
            <w:ins w:id="1580" w:author="ST1" w:date="2020-12-23T21:14:00Z">
              <w:del w:id="1581" w:author="家興 余" w:date="2021-03-19T18:08:00Z">
                <w:r w:rsidDel="00A92C7B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換</w:delText>
                </w:r>
              </w:del>
            </w:ins>
            <w:ins w:id="1582" w:author="ST1" w:date="2020-12-23T21:13:00Z">
              <w:del w:id="1583" w:author="家興 余" w:date="2021-03-19T18:08:00Z">
                <w:r w:rsidDel="00A92C7B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為新代碼</w:delText>
                </w:r>
              </w:del>
            </w:ins>
            <w:ins w:id="1584" w:author="ST1" w:date="2020-12-23T21:14:00Z">
              <w:del w:id="1585" w:author="家興 余" w:date="2021-03-19T18:08:00Z">
                <w:r w:rsidDel="00A92C7B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)</w:delText>
                </w:r>
              </w:del>
            </w:ins>
          </w:p>
        </w:tc>
      </w:tr>
      <w:tr w:rsidR="00B91581" w:rsidRPr="008F20B5" w:rsidDel="00A92C7B" w14:paraId="13C07123" w14:textId="65DFB2F4" w:rsidTr="00C62476">
        <w:trPr>
          <w:trHeight w:val="340"/>
          <w:del w:id="1586" w:author="家興 余" w:date="2021-03-19T18:08:00Z"/>
        </w:trPr>
        <w:tc>
          <w:tcPr>
            <w:tcW w:w="278" w:type="pct"/>
            <w:shd w:val="clear" w:color="auto" w:fill="auto"/>
          </w:tcPr>
          <w:p w14:paraId="531D2D2C" w14:textId="5F53D2A3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8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8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15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215ACE33" w14:textId="6CFCE9B7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8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9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RegAreaCode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33A52C81" w14:textId="58DBFB8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9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92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-鄉鎮市區代碼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62A9309F" w14:textId="7140B58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9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9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0FBB22D9" w14:textId="3A1091EA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9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9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1934A591" w14:textId="24A4EB32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9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186E1BCB" w14:textId="05A07772" w:rsidTr="00C62476">
        <w:trPr>
          <w:trHeight w:val="340"/>
          <w:del w:id="1598" w:author="家興 余" w:date="2021-03-19T18:08:00Z"/>
        </w:trPr>
        <w:tc>
          <w:tcPr>
            <w:tcW w:w="278" w:type="pct"/>
            <w:shd w:val="clear" w:color="auto" w:fill="auto"/>
          </w:tcPr>
          <w:p w14:paraId="4F09219F" w14:textId="487BA39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9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0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16</w:delText>
              </w:r>
            </w:del>
          </w:p>
        </w:tc>
        <w:tc>
          <w:tcPr>
            <w:tcW w:w="722" w:type="pct"/>
            <w:shd w:val="clear" w:color="auto" w:fill="auto"/>
          </w:tcPr>
          <w:p w14:paraId="2C5BA7E8" w14:textId="614CAF96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0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0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RegRoad</w:delText>
              </w:r>
            </w:del>
          </w:p>
        </w:tc>
        <w:tc>
          <w:tcPr>
            <w:tcW w:w="1944" w:type="pct"/>
            <w:shd w:val="clear" w:color="auto" w:fill="auto"/>
          </w:tcPr>
          <w:p w14:paraId="53453AA9" w14:textId="5CE63AF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0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04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-路名</w:delText>
              </w:r>
            </w:del>
          </w:p>
        </w:tc>
        <w:tc>
          <w:tcPr>
            <w:tcW w:w="278" w:type="pct"/>
            <w:shd w:val="clear" w:color="auto" w:fill="auto"/>
          </w:tcPr>
          <w:p w14:paraId="21E834E5" w14:textId="1ADE86EB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0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0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64420450" w14:textId="75639E14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0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0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40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53AC6A12" w14:textId="1FF4990E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0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67DB4222" w14:textId="48CA5C00" w:rsidTr="00C62476">
        <w:trPr>
          <w:trHeight w:val="340"/>
          <w:del w:id="1610" w:author="家興 余" w:date="2021-03-19T18:08:00Z"/>
        </w:trPr>
        <w:tc>
          <w:tcPr>
            <w:tcW w:w="278" w:type="pct"/>
            <w:shd w:val="clear" w:color="auto" w:fill="auto"/>
          </w:tcPr>
          <w:p w14:paraId="0647613C" w14:textId="0B893F03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1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1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17</w:delText>
              </w:r>
            </w:del>
          </w:p>
        </w:tc>
        <w:tc>
          <w:tcPr>
            <w:tcW w:w="722" w:type="pct"/>
            <w:shd w:val="clear" w:color="auto" w:fill="auto"/>
          </w:tcPr>
          <w:p w14:paraId="7B69FFF4" w14:textId="48FD6CE1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1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1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RegSection</w:delText>
              </w:r>
            </w:del>
          </w:p>
        </w:tc>
        <w:tc>
          <w:tcPr>
            <w:tcW w:w="1944" w:type="pct"/>
            <w:shd w:val="clear" w:color="auto" w:fill="auto"/>
          </w:tcPr>
          <w:p w14:paraId="2C8D2695" w14:textId="37A5FFD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1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16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-段</w:delText>
              </w:r>
            </w:del>
          </w:p>
        </w:tc>
        <w:tc>
          <w:tcPr>
            <w:tcW w:w="278" w:type="pct"/>
            <w:shd w:val="clear" w:color="auto" w:fill="auto"/>
          </w:tcPr>
          <w:p w14:paraId="3E0DEE2E" w14:textId="4728319E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1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1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37774290" w14:textId="7AA8164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1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2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75415EB5" w14:textId="1D6BB9FA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2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6825CB67" w14:textId="6E1B15BE" w:rsidTr="00C62476">
        <w:trPr>
          <w:trHeight w:val="340"/>
          <w:del w:id="1622" w:author="家興 余" w:date="2021-03-19T18:08:00Z"/>
        </w:trPr>
        <w:tc>
          <w:tcPr>
            <w:tcW w:w="278" w:type="pct"/>
            <w:shd w:val="clear" w:color="auto" w:fill="auto"/>
          </w:tcPr>
          <w:p w14:paraId="47373AD2" w14:textId="06AE485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2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2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18</w:delText>
              </w:r>
            </w:del>
          </w:p>
        </w:tc>
        <w:tc>
          <w:tcPr>
            <w:tcW w:w="722" w:type="pct"/>
            <w:shd w:val="clear" w:color="auto" w:fill="auto"/>
          </w:tcPr>
          <w:p w14:paraId="2CD875AA" w14:textId="05BEAB83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2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26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RegAlley</w:delText>
              </w:r>
            </w:del>
          </w:p>
        </w:tc>
        <w:tc>
          <w:tcPr>
            <w:tcW w:w="1944" w:type="pct"/>
            <w:shd w:val="clear" w:color="auto" w:fill="auto"/>
          </w:tcPr>
          <w:p w14:paraId="0726B967" w14:textId="1B3033FD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2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28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-巷</w:delText>
              </w:r>
            </w:del>
          </w:p>
        </w:tc>
        <w:tc>
          <w:tcPr>
            <w:tcW w:w="278" w:type="pct"/>
            <w:shd w:val="clear" w:color="auto" w:fill="auto"/>
          </w:tcPr>
          <w:p w14:paraId="73A35232" w14:textId="7FB288F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2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3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5B9547B1" w14:textId="4972191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3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3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08EC3123" w14:textId="3939811D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3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0CA1C0B6" w14:textId="67C0C6EC" w:rsidTr="00C62476">
        <w:trPr>
          <w:trHeight w:val="340"/>
          <w:del w:id="1634" w:author="家興 余" w:date="2021-03-19T18:08:00Z"/>
        </w:trPr>
        <w:tc>
          <w:tcPr>
            <w:tcW w:w="278" w:type="pct"/>
            <w:shd w:val="clear" w:color="auto" w:fill="auto"/>
          </w:tcPr>
          <w:p w14:paraId="76EEC104" w14:textId="396EA80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3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3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19</w:delText>
              </w:r>
            </w:del>
          </w:p>
        </w:tc>
        <w:tc>
          <w:tcPr>
            <w:tcW w:w="722" w:type="pct"/>
            <w:shd w:val="clear" w:color="auto" w:fill="auto"/>
          </w:tcPr>
          <w:p w14:paraId="406FA952" w14:textId="25496854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3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38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RegLane</w:delText>
              </w:r>
            </w:del>
          </w:p>
        </w:tc>
        <w:tc>
          <w:tcPr>
            <w:tcW w:w="1944" w:type="pct"/>
            <w:shd w:val="clear" w:color="auto" w:fill="auto"/>
          </w:tcPr>
          <w:p w14:paraId="16BF73CD" w14:textId="0C557CC6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3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40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-弄</w:delText>
              </w:r>
            </w:del>
          </w:p>
        </w:tc>
        <w:tc>
          <w:tcPr>
            <w:tcW w:w="278" w:type="pct"/>
            <w:shd w:val="clear" w:color="auto" w:fill="auto"/>
          </w:tcPr>
          <w:p w14:paraId="49CA3E1D" w14:textId="12BE3809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4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4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6EBDB2AD" w14:textId="7627C94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4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4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7E7C965F" w14:textId="6F609854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4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0E5DE5E9" w14:textId="23A45B5D" w:rsidTr="00C62476">
        <w:trPr>
          <w:trHeight w:val="340"/>
          <w:del w:id="1646" w:author="家興 余" w:date="2021-03-19T18:08:00Z"/>
        </w:trPr>
        <w:tc>
          <w:tcPr>
            <w:tcW w:w="278" w:type="pct"/>
            <w:shd w:val="clear" w:color="auto" w:fill="auto"/>
          </w:tcPr>
          <w:p w14:paraId="1E1EB032" w14:textId="2B848E96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4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4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20</w:delText>
              </w:r>
            </w:del>
          </w:p>
        </w:tc>
        <w:tc>
          <w:tcPr>
            <w:tcW w:w="722" w:type="pct"/>
            <w:shd w:val="clear" w:color="auto" w:fill="auto"/>
          </w:tcPr>
          <w:p w14:paraId="1A5A3E6A" w14:textId="2CDDECBF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4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50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RegNum</w:delText>
              </w:r>
            </w:del>
          </w:p>
        </w:tc>
        <w:tc>
          <w:tcPr>
            <w:tcW w:w="1944" w:type="pct"/>
            <w:shd w:val="clear" w:color="auto" w:fill="auto"/>
          </w:tcPr>
          <w:p w14:paraId="13193098" w14:textId="68025817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5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52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-號</w:delText>
              </w:r>
            </w:del>
          </w:p>
        </w:tc>
        <w:tc>
          <w:tcPr>
            <w:tcW w:w="278" w:type="pct"/>
            <w:shd w:val="clear" w:color="auto" w:fill="auto"/>
          </w:tcPr>
          <w:p w14:paraId="4869E0A7" w14:textId="6B306024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5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5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20DC51AB" w14:textId="27D4189E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5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5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3F35CF48" w14:textId="0EC12B3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5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4022B3A1" w14:textId="3737369E" w:rsidTr="00C62476">
        <w:trPr>
          <w:trHeight w:val="340"/>
          <w:del w:id="1658" w:author="家興 余" w:date="2021-03-19T18:08:00Z"/>
        </w:trPr>
        <w:tc>
          <w:tcPr>
            <w:tcW w:w="278" w:type="pct"/>
            <w:shd w:val="clear" w:color="auto" w:fill="auto"/>
          </w:tcPr>
          <w:p w14:paraId="429000C3" w14:textId="240A79A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5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6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21</w:delText>
              </w:r>
            </w:del>
          </w:p>
        </w:tc>
        <w:tc>
          <w:tcPr>
            <w:tcW w:w="722" w:type="pct"/>
            <w:shd w:val="clear" w:color="auto" w:fill="auto"/>
          </w:tcPr>
          <w:p w14:paraId="297A1574" w14:textId="66856454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6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62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RegNumDash</w:delText>
              </w:r>
            </w:del>
          </w:p>
        </w:tc>
        <w:tc>
          <w:tcPr>
            <w:tcW w:w="1944" w:type="pct"/>
            <w:shd w:val="clear" w:color="auto" w:fill="auto"/>
          </w:tcPr>
          <w:p w14:paraId="4B95CA19" w14:textId="3C8D6D6F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6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64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-號之</w:delText>
              </w:r>
            </w:del>
          </w:p>
        </w:tc>
        <w:tc>
          <w:tcPr>
            <w:tcW w:w="278" w:type="pct"/>
            <w:shd w:val="clear" w:color="auto" w:fill="auto"/>
          </w:tcPr>
          <w:p w14:paraId="4C76FB72" w14:textId="1B89CB62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6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6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0B992081" w14:textId="54AFE05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6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6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0C80B169" w14:textId="7A3DFD9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6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15CD7122" w14:textId="1CD05B5E" w:rsidTr="00C62476">
        <w:trPr>
          <w:trHeight w:val="340"/>
          <w:del w:id="1670" w:author="家興 余" w:date="2021-03-19T18:08:00Z"/>
        </w:trPr>
        <w:tc>
          <w:tcPr>
            <w:tcW w:w="278" w:type="pct"/>
            <w:shd w:val="clear" w:color="auto" w:fill="auto"/>
          </w:tcPr>
          <w:p w14:paraId="01117AB8" w14:textId="4B3D5F97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7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7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22</w:delText>
              </w:r>
            </w:del>
          </w:p>
        </w:tc>
        <w:tc>
          <w:tcPr>
            <w:tcW w:w="722" w:type="pct"/>
            <w:shd w:val="clear" w:color="auto" w:fill="auto"/>
          </w:tcPr>
          <w:p w14:paraId="169D9E9E" w14:textId="7E51292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7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74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RegFloor</w:delText>
              </w:r>
            </w:del>
          </w:p>
        </w:tc>
        <w:tc>
          <w:tcPr>
            <w:tcW w:w="1944" w:type="pct"/>
            <w:shd w:val="clear" w:color="auto" w:fill="auto"/>
          </w:tcPr>
          <w:p w14:paraId="37DAC899" w14:textId="2C284BFF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7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76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-樓</w:delText>
              </w:r>
            </w:del>
          </w:p>
        </w:tc>
        <w:tc>
          <w:tcPr>
            <w:tcW w:w="278" w:type="pct"/>
            <w:shd w:val="clear" w:color="auto" w:fill="auto"/>
          </w:tcPr>
          <w:p w14:paraId="5F4E7992" w14:textId="6E3C4D73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7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7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609AD26B" w14:textId="76D9763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7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8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2E8740CB" w14:textId="0F99DD6D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8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20FFA4ED" w14:textId="4678D81E" w:rsidTr="00C62476">
        <w:trPr>
          <w:trHeight w:val="340"/>
          <w:del w:id="1682" w:author="家興 余" w:date="2021-03-19T18:08:00Z"/>
        </w:trPr>
        <w:tc>
          <w:tcPr>
            <w:tcW w:w="278" w:type="pct"/>
            <w:shd w:val="clear" w:color="auto" w:fill="auto"/>
          </w:tcPr>
          <w:p w14:paraId="4153894C" w14:textId="47454F3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8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8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23</w:delText>
              </w:r>
            </w:del>
          </w:p>
        </w:tc>
        <w:tc>
          <w:tcPr>
            <w:tcW w:w="722" w:type="pct"/>
            <w:shd w:val="clear" w:color="auto" w:fill="auto"/>
          </w:tcPr>
          <w:p w14:paraId="3CC6FD47" w14:textId="4135555A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8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86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RegFloorDash</w:delText>
              </w:r>
            </w:del>
          </w:p>
        </w:tc>
        <w:tc>
          <w:tcPr>
            <w:tcW w:w="1944" w:type="pct"/>
            <w:shd w:val="clear" w:color="auto" w:fill="auto"/>
          </w:tcPr>
          <w:p w14:paraId="38EF7060" w14:textId="6D8A4026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8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88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-樓之</w:delText>
              </w:r>
            </w:del>
          </w:p>
        </w:tc>
        <w:tc>
          <w:tcPr>
            <w:tcW w:w="278" w:type="pct"/>
            <w:shd w:val="clear" w:color="auto" w:fill="auto"/>
          </w:tcPr>
          <w:p w14:paraId="54B6D5B6" w14:textId="08B43833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8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9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053181DC" w14:textId="235E50C2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9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9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574F871F" w14:textId="744CEEFA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9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7C464C3A" w14:textId="4F98276A" w:rsidTr="00C62476">
        <w:trPr>
          <w:trHeight w:val="340"/>
          <w:del w:id="1694" w:author="家興 余" w:date="2021-03-19T18:08:00Z"/>
        </w:trPr>
        <w:tc>
          <w:tcPr>
            <w:tcW w:w="278" w:type="pct"/>
            <w:shd w:val="clear" w:color="auto" w:fill="auto"/>
          </w:tcPr>
          <w:p w14:paraId="520D1CDF" w14:textId="3880AD17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9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9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24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5C197C8A" w14:textId="4AE082A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9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9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CurrZip3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58CB98B1" w14:textId="5BEC739A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9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00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-郵遞區號前三碼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15ADA0FC" w14:textId="59D3339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0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0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41059F7D" w14:textId="32EFFF6F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0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0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0FC4643E" w14:textId="44A6D723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70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73B2273B" w14:textId="4E096552" w:rsidTr="00C62476">
        <w:trPr>
          <w:trHeight w:val="340"/>
          <w:del w:id="1706" w:author="家興 余" w:date="2021-03-19T18:08:00Z"/>
        </w:trPr>
        <w:tc>
          <w:tcPr>
            <w:tcW w:w="278" w:type="pct"/>
            <w:shd w:val="clear" w:color="auto" w:fill="auto"/>
          </w:tcPr>
          <w:p w14:paraId="2FE745A2" w14:textId="26C7DB1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0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0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25</w:delText>
              </w:r>
            </w:del>
          </w:p>
        </w:tc>
        <w:tc>
          <w:tcPr>
            <w:tcW w:w="722" w:type="pct"/>
            <w:shd w:val="clear" w:color="auto" w:fill="auto"/>
          </w:tcPr>
          <w:p w14:paraId="5667155E" w14:textId="2F4C3DDA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70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1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CurrZip2</w:delText>
              </w:r>
            </w:del>
          </w:p>
        </w:tc>
        <w:tc>
          <w:tcPr>
            <w:tcW w:w="1944" w:type="pct"/>
            <w:shd w:val="clear" w:color="auto" w:fill="auto"/>
          </w:tcPr>
          <w:p w14:paraId="4BAB95DB" w14:textId="1BD7957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71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12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-郵遞區號後兩碼</w:delText>
              </w:r>
            </w:del>
          </w:p>
        </w:tc>
        <w:tc>
          <w:tcPr>
            <w:tcW w:w="278" w:type="pct"/>
            <w:shd w:val="clear" w:color="auto" w:fill="auto"/>
          </w:tcPr>
          <w:p w14:paraId="10A0E32E" w14:textId="4AD1E71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1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1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07380F6A" w14:textId="61AE51E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1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16" w:author="家興 余" w:date="2021-01-14T11:05:00Z">
              <w:r w:rsidRPr="008F20B5" w:rsidDel="00200302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0CB415BA" w14:textId="62F78DD7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71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18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 xml:space="preserve">　</w:delText>
              </w:r>
            </w:del>
          </w:p>
        </w:tc>
      </w:tr>
      <w:tr w:rsidR="00B91581" w:rsidRPr="008F20B5" w:rsidDel="00A92C7B" w14:paraId="6C8BE772" w14:textId="1B8EE54F" w:rsidTr="00C62476">
        <w:trPr>
          <w:trHeight w:val="340"/>
          <w:del w:id="1719" w:author="家興 余" w:date="2021-03-19T18:08:00Z"/>
        </w:trPr>
        <w:tc>
          <w:tcPr>
            <w:tcW w:w="278" w:type="pct"/>
            <w:shd w:val="clear" w:color="auto" w:fill="auto"/>
          </w:tcPr>
          <w:p w14:paraId="1497F826" w14:textId="3CD4A86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2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2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26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25178B12" w14:textId="3779FE2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72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2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CurrCityCode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133EED09" w14:textId="34FD0F7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72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25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-縣市代碼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70182E49" w14:textId="14E12042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2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2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6AB49350" w14:textId="498347C1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2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2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C845A60" w14:textId="0FE6928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73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1731" w:author="ST1" w:date="2020-12-23T21:14:00Z">
              <w:del w:id="1732" w:author="家興 余" w:date="2021-03-19T18:08:00Z">
                <w:r w:rsidDel="00A92C7B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原A</w:delText>
                </w:r>
                <w:r w:rsidDel="00A92C7B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S400</w:delText>
                </w:r>
                <w:r w:rsidDel="00A92C7B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代碼(L</w:delText>
                </w:r>
                <w:r w:rsidDel="00A92C7B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1101</w:delText>
                </w:r>
                <w:r w:rsidDel="00A92C7B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轉換為新代碼)</w:delText>
                </w:r>
              </w:del>
            </w:ins>
          </w:p>
        </w:tc>
      </w:tr>
      <w:tr w:rsidR="00B91581" w:rsidRPr="008F20B5" w:rsidDel="00A92C7B" w14:paraId="720AF8C8" w14:textId="2B059742" w:rsidTr="00C62476">
        <w:trPr>
          <w:trHeight w:val="340"/>
          <w:del w:id="1733" w:author="家興 余" w:date="2021-03-19T18:08:00Z"/>
        </w:trPr>
        <w:tc>
          <w:tcPr>
            <w:tcW w:w="278" w:type="pct"/>
            <w:shd w:val="clear" w:color="auto" w:fill="auto"/>
          </w:tcPr>
          <w:p w14:paraId="4E3AE0B2" w14:textId="184E95E6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3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3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27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43CAF63D" w14:textId="0856C0C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73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3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CurrAreaCode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5C555960" w14:textId="50D7FE7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73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39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-鄉鎮市區代碼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5152A233" w14:textId="4D2453AE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4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4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6A254EB3" w14:textId="0FEABFDD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4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4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34491081" w14:textId="11B36A66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74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1BD353D9" w14:textId="2696F4AA" w:rsidTr="00C62476">
        <w:trPr>
          <w:trHeight w:val="340"/>
          <w:del w:id="1745" w:author="家興 余" w:date="2021-03-19T18:08:00Z"/>
        </w:trPr>
        <w:tc>
          <w:tcPr>
            <w:tcW w:w="278" w:type="pct"/>
            <w:shd w:val="clear" w:color="auto" w:fill="auto"/>
          </w:tcPr>
          <w:p w14:paraId="29F6FB48" w14:textId="61CBCD9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4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4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28</w:delText>
              </w:r>
            </w:del>
          </w:p>
        </w:tc>
        <w:tc>
          <w:tcPr>
            <w:tcW w:w="722" w:type="pct"/>
            <w:shd w:val="clear" w:color="auto" w:fill="auto"/>
          </w:tcPr>
          <w:p w14:paraId="0312BEEB" w14:textId="560EF37F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4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4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CurrRoad</w:delText>
              </w:r>
            </w:del>
          </w:p>
        </w:tc>
        <w:tc>
          <w:tcPr>
            <w:tcW w:w="1944" w:type="pct"/>
            <w:shd w:val="clear" w:color="auto" w:fill="auto"/>
          </w:tcPr>
          <w:p w14:paraId="0132F4F9" w14:textId="7C4A513C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5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51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-路名</w:delText>
              </w:r>
            </w:del>
          </w:p>
        </w:tc>
        <w:tc>
          <w:tcPr>
            <w:tcW w:w="278" w:type="pct"/>
            <w:shd w:val="clear" w:color="auto" w:fill="auto"/>
          </w:tcPr>
          <w:p w14:paraId="1AEC9F65" w14:textId="19F004A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5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5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02ABB33E" w14:textId="1807757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5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5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40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1007F1C9" w14:textId="28E9A620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5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76C241DF" w14:textId="67D3AFB6" w:rsidTr="00C62476">
        <w:trPr>
          <w:trHeight w:val="340"/>
          <w:del w:id="1757" w:author="家興 余" w:date="2021-03-19T18:08:00Z"/>
        </w:trPr>
        <w:tc>
          <w:tcPr>
            <w:tcW w:w="278" w:type="pct"/>
            <w:shd w:val="clear" w:color="auto" w:fill="auto"/>
          </w:tcPr>
          <w:p w14:paraId="154477ED" w14:textId="71482E8E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5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5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29</w:delText>
              </w:r>
            </w:del>
          </w:p>
        </w:tc>
        <w:tc>
          <w:tcPr>
            <w:tcW w:w="722" w:type="pct"/>
            <w:shd w:val="clear" w:color="auto" w:fill="auto"/>
          </w:tcPr>
          <w:p w14:paraId="7EB970E2" w14:textId="19F369C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6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6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CurrSection</w:delText>
              </w:r>
            </w:del>
          </w:p>
        </w:tc>
        <w:tc>
          <w:tcPr>
            <w:tcW w:w="1944" w:type="pct"/>
            <w:shd w:val="clear" w:color="auto" w:fill="auto"/>
          </w:tcPr>
          <w:p w14:paraId="2B2C95FC" w14:textId="26DFF73C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6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63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-段</w:delText>
              </w:r>
            </w:del>
          </w:p>
        </w:tc>
        <w:tc>
          <w:tcPr>
            <w:tcW w:w="278" w:type="pct"/>
            <w:shd w:val="clear" w:color="auto" w:fill="auto"/>
          </w:tcPr>
          <w:p w14:paraId="6882BACA" w14:textId="54EB05A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6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6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7A44B3D7" w14:textId="020CD1E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6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6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38B444DA" w14:textId="40DC8B2A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6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16325713" w14:textId="6E6D4367" w:rsidTr="00C62476">
        <w:trPr>
          <w:trHeight w:val="340"/>
          <w:del w:id="1769" w:author="家興 余" w:date="2021-03-19T18:08:00Z"/>
        </w:trPr>
        <w:tc>
          <w:tcPr>
            <w:tcW w:w="278" w:type="pct"/>
            <w:shd w:val="clear" w:color="auto" w:fill="auto"/>
          </w:tcPr>
          <w:p w14:paraId="156610AF" w14:textId="4EE26EDA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7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7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30</w:delText>
              </w:r>
            </w:del>
          </w:p>
        </w:tc>
        <w:tc>
          <w:tcPr>
            <w:tcW w:w="722" w:type="pct"/>
            <w:shd w:val="clear" w:color="auto" w:fill="auto"/>
          </w:tcPr>
          <w:p w14:paraId="079AC90B" w14:textId="6AA9EA8D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7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73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CurrAlley</w:delText>
              </w:r>
            </w:del>
          </w:p>
        </w:tc>
        <w:tc>
          <w:tcPr>
            <w:tcW w:w="1944" w:type="pct"/>
            <w:shd w:val="clear" w:color="auto" w:fill="auto"/>
          </w:tcPr>
          <w:p w14:paraId="581F58B4" w14:textId="24569235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7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75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-巷</w:delText>
              </w:r>
            </w:del>
          </w:p>
        </w:tc>
        <w:tc>
          <w:tcPr>
            <w:tcW w:w="278" w:type="pct"/>
            <w:shd w:val="clear" w:color="auto" w:fill="auto"/>
          </w:tcPr>
          <w:p w14:paraId="459AC396" w14:textId="61BA6DFE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7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7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5D4E354C" w14:textId="3DEDCCA5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7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7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1C5F7C5A" w14:textId="66D0AC4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8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119F1048" w14:textId="52CA2F56" w:rsidTr="00C62476">
        <w:trPr>
          <w:trHeight w:val="340"/>
          <w:del w:id="1781" w:author="家興 余" w:date="2021-03-19T18:08:00Z"/>
        </w:trPr>
        <w:tc>
          <w:tcPr>
            <w:tcW w:w="278" w:type="pct"/>
            <w:shd w:val="clear" w:color="auto" w:fill="auto"/>
          </w:tcPr>
          <w:p w14:paraId="2443273B" w14:textId="086A3121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8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8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31</w:delText>
              </w:r>
            </w:del>
          </w:p>
        </w:tc>
        <w:tc>
          <w:tcPr>
            <w:tcW w:w="722" w:type="pct"/>
            <w:shd w:val="clear" w:color="auto" w:fill="auto"/>
          </w:tcPr>
          <w:p w14:paraId="3F44C62B" w14:textId="215EFC3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8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85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CurrLane</w:delText>
              </w:r>
            </w:del>
          </w:p>
        </w:tc>
        <w:tc>
          <w:tcPr>
            <w:tcW w:w="1944" w:type="pct"/>
            <w:shd w:val="clear" w:color="auto" w:fill="auto"/>
          </w:tcPr>
          <w:p w14:paraId="4C734141" w14:textId="65C8C29B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8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87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-弄</w:delText>
              </w:r>
            </w:del>
          </w:p>
        </w:tc>
        <w:tc>
          <w:tcPr>
            <w:tcW w:w="278" w:type="pct"/>
            <w:shd w:val="clear" w:color="auto" w:fill="auto"/>
          </w:tcPr>
          <w:p w14:paraId="7C9B2816" w14:textId="36ABE3AE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8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8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675DCD26" w14:textId="6BE806B1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9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9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14942012" w14:textId="3F559F39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9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303A7233" w14:textId="4376E6E6" w:rsidTr="00C62476">
        <w:trPr>
          <w:trHeight w:val="340"/>
          <w:del w:id="1793" w:author="家興 余" w:date="2021-03-19T18:08:00Z"/>
        </w:trPr>
        <w:tc>
          <w:tcPr>
            <w:tcW w:w="278" w:type="pct"/>
            <w:shd w:val="clear" w:color="auto" w:fill="auto"/>
          </w:tcPr>
          <w:p w14:paraId="1E406769" w14:textId="1FCEFA6D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9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9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32</w:delText>
              </w:r>
            </w:del>
          </w:p>
        </w:tc>
        <w:tc>
          <w:tcPr>
            <w:tcW w:w="722" w:type="pct"/>
            <w:shd w:val="clear" w:color="auto" w:fill="auto"/>
          </w:tcPr>
          <w:p w14:paraId="27CBE509" w14:textId="161F6A60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9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97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CurrNum</w:delText>
              </w:r>
            </w:del>
          </w:p>
        </w:tc>
        <w:tc>
          <w:tcPr>
            <w:tcW w:w="1944" w:type="pct"/>
            <w:shd w:val="clear" w:color="auto" w:fill="auto"/>
          </w:tcPr>
          <w:p w14:paraId="541E6575" w14:textId="29F51E7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9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99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-號</w:delText>
              </w:r>
            </w:del>
          </w:p>
        </w:tc>
        <w:tc>
          <w:tcPr>
            <w:tcW w:w="278" w:type="pct"/>
            <w:shd w:val="clear" w:color="auto" w:fill="auto"/>
          </w:tcPr>
          <w:p w14:paraId="2D271584" w14:textId="31138FE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0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0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4F7144E4" w14:textId="29551E7B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0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0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476CB3CC" w14:textId="417F15DF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0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3C5E4100" w14:textId="798A930A" w:rsidTr="00C62476">
        <w:trPr>
          <w:trHeight w:val="340"/>
          <w:del w:id="1805" w:author="家興 余" w:date="2021-03-19T18:08:00Z"/>
        </w:trPr>
        <w:tc>
          <w:tcPr>
            <w:tcW w:w="278" w:type="pct"/>
            <w:shd w:val="clear" w:color="auto" w:fill="auto"/>
          </w:tcPr>
          <w:p w14:paraId="4D3BE73E" w14:textId="5D60C181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0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0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33</w:delText>
              </w:r>
            </w:del>
          </w:p>
        </w:tc>
        <w:tc>
          <w:tcPr>
            <w:tcW w:w="722" w:type="pct"/>
            <w:shd w:val="clear" w:color="auto" w:fill="auto"/>
          </w:tcPr>
          <w:p w14:paraId="0E2311C3" w14:textId="7FEC72D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0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09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CurrNumDash</w:delText>
              </w:r>
            </w:del>
          </w:p>
        </w:tc>
        <w:tc>
          <w:tcPr>
            <w:tcW w:w="1944" w:type="pct"/>
            <w:shd w:val="clear" w:color="auto" w:fill="auto"/>
          </w:tcPr>
          <w:p w14:paraId="726D3051" w14:textId="519FD3B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1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11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-號之</w:delText>
              </w:r>
            </w:del>
          </w:p>
        </w:tc>
        <w:tc>
          <w:tcPr>
            <w:tcW w:w="278" w:type="pct"/>
            <w:shd w:val="clear" w:color="auto" w:fill="auto"/>
          </w:tcPr>
          <w:p w14:paraId="61E38265" w14:textId="58D45D5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1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1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700E36FA" w14:textId="30CF1A70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1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1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6C60104D" w14:textId="1436132E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1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2D834017" w14:textId="256872F6" w:rsidTr="00C62476">
        <w:trPr>
          <w:trHeight w:val="340"/>
          <w:del w:id="1817" w:author="家興 余" w:date="2021-03-19T18:08:00Z"/>
        </w:trPr>
        <w:tc>
          <w:tcPr>
            <w:tcW w:w="278" w:type="pct"/>
            <w:shd w:val="clear" w:color="auto" w:fill="auto"/>
          </w:tcPr>
          <w:p w14:paraId="06F06D8D" w14:textId="7F2C76A9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1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1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34</w:delText>
              </w:r>
            </w:del>
          </w:p>
        </w:tc>
        <w:tc>
          <w:tcPr>
            <w:tcW w:w="722" w:type="pct"/>
            <w:shd w:val="clear" w:color="auto" w:fill="auto"/>
          </w:tcPr>
          <w:p w14:paraId="50A777D0" w14:textId="5C57CFB5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2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21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CurrFloor</w:delText>
              </w:r>
            </w:del>
          </w:p>
        </w:tc>
        <w:tc>
          <w:tcPr>
            <w:tcW w:w="1944" w:type="pct"/>
            <w:shd w:val="clear" w:color="auto" w:fill="auto"/>
          </w:tcPr>
          <w:p w14:paraId="43AC4C3E" w14:textId="01A590EF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2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23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-樓</w:delText>
              </w:r>
            </w:del>
          </w:p>
        </w:tc>
        <w:tc>
          <w:tcPr>
            <w:tcW w:w="278" w:type="pct"/>
            <w:shd w:val="clear" w:color="auto" w:fill="auto"/>
          </w:tcPr>
          <w:p w14:paraId="43F5ACA8" w14:textId="24598E4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2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2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42ED8378" w14:textId="6F15EE6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2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2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2CD975A7" w14:textId="3767D52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2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6E7F075D" w14:textId="05975C31" w:rsidTr="00C62476">
        <w:trPr>
          <w:trHeight w:val="340"/>
          <w:del w:id="1829" w:author="家興 余" w:date="2021-03-19T18:08:00Z"/>
        </w:trPr>
        <w:tc>
          <w:tcPr>
            <w:tcW w:w="278" w:type="pct"/>
            <w:shd w:val="clear" w:color="auto" w:fill="auto"/>
          </w:tcPr>
          <w:p w14:paraId="1F3E8394" w14:textId="65576CFC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3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3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35</w:delText>
              </w:r>
            </w:del>
          </w:p>
        </w:tc>
        <w:tc>
          <w:tcPr>
            <w:tcW w:w="722" w:type="pct"/>
            <w:shd w:val="clear" w:color="auto" w:fill="auto"/>
          </w:tcPr>
          <w:p w14:paraId="3C4A9AB5" w14:textId="34FDA528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3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33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CurrFloorDash</w:delText>
              </w:r>
            </w:del>
          </w:p>
        </w:tc>
        <w:tc>
          <w:tcPr>
            <w:tcW w:w="1944" w:type="pct"/>
            <w:shd w:val="clear" w:color="auto" w:fill="auto"/>
          </w:tcPr>
          <w:p w14:paraId="151DF8B5" w14:textId="2FBE1F8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3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35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-樓之</w:delText>
              </w:r>
            </w:del>
          </w:p>
        </w:tc>
        <w:tc>
          <w:tcPr>
            <w:tcW w:w="278" w:type="pct"/>
            <w:shd w:val="clear" w:color="auto" w:fill="auto"/>
          </w:tcPr>
          <w:p w14:paraId="39DB0142" w14:textId="52F953F9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3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3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21CC2216" w14:textId="12603040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3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3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2F44690E" w14:textId="0F27D15B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4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1BB89680" w14:textId="04629DE7" w:rsidTr="00C62476">
        <w:trPr>
          <w:trHeight w:val="340"/>
          <w:del w:id="1841" w:author="家興 余" w:date="2021-03-19T18:08:00Z"/>
        </w:trPr>
        <w:tc>
          <w:tcPr>
            <w:tcW w:w="278" w:type="pct"/>
            <w:shd w:val="clear" w:color="auto" w:fill="auto"/>
          </w:tcPr>
          <w:p w14:paraId="587ECF80" w14:textId="2F29CE78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4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4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36</w:delText>
              </w:r>
            </w:del>
          </w:p>
        </w:tc>
        <w:tc>
          <w:tcPr>
            <w:tcW w:w="722" w:type="pct"/>
            <w:shd w:val="clear" w:color="auto" w:fill="auto"/>
          </w:tcPr>
          <w:p w14:paraId="13EB4C33" w14:textId="1F5358F3" w:rsidR="00C62476" w:rsidRPr="004A1C2C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44" w:author="家興 余" w:date="2021-03-19T18:08:00Z"/>
                <w:rFonts w:ascii="標楷體" w:eastAsia="標楷體" w:hAnsi="標楷體"/>
              </w:rPr>
            </w:pPr>
            <w:del w:id="1845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Email</w:delText>
              </w:r>
            </w:del>
          </w:p>
        </w:tc>
        <w:tc>
          <w:tcPr>
            <w:tcW w:w="1944" w:type="pct"/>
            <w:shd w:val="clear" w:color="auto" w:fill="auto"/>
          </w:tcPr>
          <w:p w14:paraId="44D70D2E" w14:textId="0E4FE37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4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47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電子信箱</w:delText>
              </w:r>
            </w:del>
          </w:p>
        </w:tc>
        <w:tc>
          <w:tcPr>
            <w:tcW w:w="278" w:type="pct"/>
            <w:shd w:val="clear" w:color="auto" w:fill="auto"/>
          </w:tcPr>
          <w:p w14:paraId="09217096" w14:textId="742C2911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4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4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62E8D9EC" w14:textId="261E6C20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5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5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50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19FD0BC0" w14:textId="7826D26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5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FD7282" w14:paraId="7EC36245" w14:textId="3F966125" w:rsidTr="00C62476">
        <w:trPr>
          <w:trHeight w:val="340"/>
          <w:del w:id="1853" w:author="家興 余" w:date="2021-03-17T10:31:00Z"/>
        </w:trPr>
        <w:tc>
          <w:tcPr>
            <w:tcW w:w="278" w:type="pct"/>
            <w:shd w:val="clear" w:color="auto" w:fill="auto"/>
          </w:tcPr>
          <w:p w14:paraId="2639E3D6" w14:textId="30284417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54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55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37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15E65BEA" w14:textId="21E286C9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rPr>
                <w:del w:id="1856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57" w:author="家興 余" w:date="2021-03-17T10:31:00Z">
              <w:r w:rsidRPr="004A1C2C" w:rsidDel="00FD7282">
                <w:rPr>
                  <w:rFonts w:ascii="標楷體" w:eastAsia="標楷體" w:hAnsi="標楷體"/>
                </w:rPr>
                <w:delText>IsLimit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4160EB50" w14:textId="29553AC6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rPr>
                <w:del w:id="1858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59" w:author="家興 余" w:date="2021-03-17T10:31:00Z">
              <w:r w:rsidRPr="008F20B5" w:rsidDel="00FD7282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是否為授信限制對象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3E302498" w14:textId="6A8826BE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60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61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57F8AE77" w14:textId="21C5E820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62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63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7A49DD80" w14:textId="0CF21EDB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rPr>
                <w:del w:id="1864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65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Y:是;N:</w:delText>
              </w:r>
              <w:r w:rsidRPr="008F20B5" w:rsidDel="00FD7282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否</w:delText>
              </w:r>
            </w:del>
          </w:p>
        </w:tc>
      </w:tr>
      <w:tr w:rsidR="00C62476" w:rsidRPr="008F20B5" w:rsidDel="00FD7282" w14:paraId="27E71E0B" w14:textId="37C8666C" w:rsidTr="00C62476">
        <w:trPr>
          <w:trHeight w:val="340"/>
          <w:del w:id="1866" w:author="家興 余" w:date="2021-03-17T10:31:00Z"/>
        </w:trPr>
        <w:tc>
          <w:tcPr>
            <w:tcW w:w="278" w:type="pct"/>
            <w:shd w:val="clear" w:color="auto" w:fill="auto"/>
          </w:tcPr>
          <w:p w14:paraId="289DEB20" w14:textId="7C5CA25F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67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68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38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4D52006B" w14:textId="61E34356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rPr>
                <w:del w:id="1869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70" w:author="家興 余" w:date="2021-03-17T10:31:00Z">
              <w:r w:rsidRPr="004A1C2C" w:rsidDel="00FD7282">
                <w:rPr>
                  <w:rFonts w:ascii="標楷體" w:eastAsia="標楷體" w:hAnsi="標楷體"/>
                </w:rPr>
                <w:delText>IsRelated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5DE6E1E2" w14:textId="6974B7BC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rPr>
                <w:del w:id="1871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72" w:author="家興 余" w:date="2021-03-17T10:31:00Z">
              <w:r w:rsidRPr="008F20B5" w:rsidDel="00FD7282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是否為利害關係人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7D749335" w14:textId="132E2FC6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73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74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7C405EF9" w14:textId="7ECCD7B7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75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76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4C886713" w14:textId="0AC80DDC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rPr>
                <w:del w:id="1877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78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Y:是;N:</w:delText>
              </w:r>
              <w:r w:rsidRPr="008F20B5" w:rsidDel="00FD7282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否</w:delText>
              </w:r>
            </w:del>
          </w:p>
        </w:tc>
      </w:tr>
      <w:tr w:rsidR="00C62476" w:rsidRPr="008F20B5" w:rsidDel="00FD7282" w14:paraId="6B51F3AF" w14:textId="7F1B5970" w:rsidTr="00C62476">
        <w:trPr>
          <w:trHeight w:val="340"/>
          <w:del w:id="1879" w:author="家興 余" w:date="2021-03-17T10:31:00Z"/>
        </w:trPr>
        <w:tc>
          <w:tcPr>
            <w:tcW w:w="278" w:type="pct"/>
            <w:shd w:val="clear" w:color="auto" w:fill="auto"/>
          </w:tcPr>
          <w:p w14:paraId="6878532D" w14:textId="1BD1DA03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80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81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39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6B1BD49D" w14:textId="4E0A06EF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rPr>
                <w:del w:id="1882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83" w:author="家興 余" w:date="2021-03-17T10:31:00Z">
              <w:r w:rsidRPr="004A1C2C" w:rsidDel="00FD7282">
                <w:rPr>
                  <w:rFonts w:ascii="標楷體" w:eastAsia="標楷體" w:hAnsi="標楷體"/>
                </w:rPr>
                <w:delText>IsLnrelNear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25B88120" w14:textId="5C25FA60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rPr>
                <w:del w:id="1884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85" w:author="家興 余" w:date="2021-03-17T10:31:00Z">
              <w:r w:rsidRPr="008F20B5" w:rsidDel="00FD7282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是否為準利害關係人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323E664B" w14:textId="6B0A351D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86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87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1EE71188" w14:textId="1E1BADEA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88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89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2198506C" w14:textId="1DE897FC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rPr>
                <w:del w:id="1890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91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Y:是;N:</w:delText>
              </w:r>
              <w:r w:rsidRPr="008F20B5" w:rsidDel="00FD7282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否</w:delText>
              </w:r>
            </w:del>
          </w:p>
        </w:tc>
      </w:tr>
      <w:tr w:rsidR="00C62476" w:rsidRPr="008F20B5" w:rsidDel="00A92C7B" w14:paraId="7AC88D52" w14:textId="22D9EC43" w:rsidTr="00C62476">
        <w:trPr>
          <w:trHeight w:val="340"/>
          <w:del w:id="1892" w:author="家興 余" w:date="2021-03-19T18:08:00Z"/>
        </w:trPr>
        <w:tc>
          <w:tcPr>
            <w:tcW w:w="278" w:type="pct"/>
            <w:shd w:val="clear" w:color="auto" w:fill="auto"/>
          </w:tcPr>
          <w:p w14:paraId="159445D7" w14:textId="6141820A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9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9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40</w:delText>
              </w:r>
            </w:del>
          </w:p>
        </w:tc>
        <w:tc>
          <w:tcPr>
            <w:tcW w:w="722" w:type="pct"/>
            <w:shd w:val="clear" w:color="auto" w:fill="auto"/>
          </w:tcPr>
          <w:p w14:paraId="744815E7" w14:textId="47D1DC2E" w:rsidR="00C62476" w:rsidRPr="004A1C2C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95" w:author="家興 余" w:date="2021-03-19T18:08:00Z"/>
                <w:rFonts w:ascii="標楷體" w:eastAsia="標楷體" w:hAnsi="標楷體"/>
              </w:rPr>
            </w:pPr>
            <w:del w:id="1896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EntCode</w:delText>
              </w:r>
            </w:del>
          </w:p>
        </w:tc>
        <w:tc>
          <w:tcPr>
            <w:tcW w:w="1944" w:type="pct"/>
            <w:shd w:val="clear" w:color="auto" w:fill="auto"/>
          </w:tcPr>
          <w:p w14:paraId="0C7D4618" w14:textId="584BE28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9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98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企金別</w:delText>
              </w:r>
            </w:del>
          </w:p>
        </w:tc>
        <w:tc>
          <w:tcPr>
            <w:tcW w:w="278" w:type="pct"/>
            <w:shd w:val="clear" w:color="auto" w:fill="auto"/>
          </w:tcPr>
          <w:p w14:paraId="3CF6ADE8" w14:textId="5AD23525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9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0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5E7A770B" w14:textId="3A6641FF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0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0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1B35D211" w14:textId="0F4D484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0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0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0: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個金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 1: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企金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 2: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企金自然人</w:delText>
              </w:r>
            </w:del>
          </w:p>
        </w:tc>
      </w:tr>
      <w:tr w:rsidR="00C62476" w:rsidRPr="008F20B5" w:rsidDel="00A92C7B" w14:paraId="69024E56" w14:textId="61BC84DD" w:rsidTr="00C62476">
        <w:trPr>
          <w:trHeight w:val="340"/>
          <w:del w:id="1905" w:author="家興 余" w:date="2021-03-19T18:08:00Z"/>
        </w:trPr>
        <w:tc>
          <w:tcPr>
            <w:tcW w:w="278" w:type="pct"/>
            <w:shd w:val="clear" w:color="auto" w:fill="auto"/>
          </w:tcPr>
          <w:p w14:paraId="2380F6F2" w14:textId="292BDD9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0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0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41</w:delText>
              </w:r>
            </w:del>
          </w:p>
        </w:tc>
        <w:tc>
          <w:tcPr>
            <w:tcW w:w="722" w:type="pct"/>
            <w:shd w:val="clear" w:color="auto" w:fill="auto"/>
          </w:tcPr>
          <w:p w14:paraId="258E73D0" w14:textId="34585F10" w:rsidR="00C62476" w:rsidRPr="004A1C2C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08" w:author="家興 余" w:date="2021-03-19T18:08:00Z"/>
                <w:rFonts w:ascii="標楷體" w:eastAsia="標楷體" w:hAnsi="標楷體"/>
              </w:rPr>
            </w:pPr>
            <w:del w:id="1909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EmpNo</w:delText>
              </w:r>
            </w:del>
          </w:p>
        </w:tc>
        <w:tc>
          <w:tcPr>
            <w:tcW w:w="1944" w:type="pct"/>
            <w:shd w:val="clear" w:color="auto" w:fill="auto"/>
          </w:tcPr>
          <w:p w14:paraId="64FDBA7E" w14:textId="6861D6F0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1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11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員工代號</w:delText>
              </w:r>
            </w:del>
          </w:p>
        </w:tc>
        <w:tc>
          <w:tcPr>
            <w:tcW w:w="278" w:type="pct"/>
            <w:shd w:val="clear" w:color="auto" w:fill="auto"/>
          </w:tcPr>
          <w:p w14:paraId="74E85BFF" w14:textId="16DAD77B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1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1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111E38E1" w14:textId="037FD71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1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1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6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4F78D14D" w14:textId="5A6B4ED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1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276465A4" w14:textId="3B14B029" w:rsidTr="00C62476">
        <w:trPr>
          <w:trHeight w:val="340"/>
          <w:del w:id="1917" w:author="家興 余" w:date="2021-03-19T18:08:00Z"/>
        </w:trPr>
        <w:tc>
          <w:tcPr>
            <w:tcW w:w="278" w:type="pct"/>
            <w:shd w:val="clear" w:color="auto" w:fill="auto"/>
          </w:tcPr>
          <w:p w14:paraId="23462CE1" w14:textId="39397DAE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1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1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42</w:delText>
              </w:r>
            </w:del>
          </w:p>
        </w:tc>
        <w:tc>
          <w:tcPr>
            <w:tcW w:w="722" w:type="pct"/>
            <w:shd w:val="clear" w:color="auto" w:fill="auto"/>
          </w:tcPr>
          <w:p w14:paraId="56348B7A" w14:textId="5EBC45B3" w:rsidR="00C62476" w:rsidRPr="004A1C2C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20" w:author="家興 余" w:date="2021-03-19T18:08:00Z"/>
                <w:rFonts w:ascii="標楷體" w:eastAsia="標楷體" w:hAnsi="標楷體"/>
              </w:rPr>
            </w:pPr>
            <w:del w:id="1921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EName</w:delText>
              </w:r>
            </w:del>
          </w:p>
        </w:tc>
        <w:tc>
          <w:tcPr>
            <w:tcW w:w="1944" w:type="pct"/>
            <w:shd w:val="clear" w:color="auto" w:fill="auto"/>
          </w:tcPr>
          <w:p w14:paraId="38D7BC0F" w14:textId="39B46A5F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2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23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英文姓名</w:delText>
              </w:r>
            </w:del>
          </w:p>
        </w:tc>
        <w:tc>
          <w:tcPr>
            <w:tcW w:w="278" w:type="pct"/>
            <w:shd w:val="clear" w:color="auto" w:fill="auto"/>
          </w:tcPr>
          <w:p w14:paraId="47566523" w14:textId="0DBD21CA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2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2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5872D9D0" w14:textId="63171A5F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2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2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20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491AE232" w14:textId="085B8BF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2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237E19B5" w14:textId="09FBFBFC" w:rsidTr="00C62476">
        <w:trPr>
          <w:trHeight w:val="340"/>
          <w:del w:id="1929" w:author="家興 余" w:date="2021-03-19T18:08:00Z"/>
        </w:trPr>
        <w:tc>
          <w:tcPr>
            <w:tcW w:w="278" w:type="pct"/>
            <w:shd w:val="clear" w:color="auto" w:fill="auto"/>
          </w:tcPr>
          <w:p w14:paraId="3B6B3FBB" w14:textId="3AFA3F1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3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3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43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1C78CDCA" w14:textId="6C93D3D5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3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33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EduCode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617B8497" w14:textId="72768F2B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3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35" w:author="家興 余" w:date="2021-03-19T18:08:00Z"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教育程度代號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5A9A7643" w14:textId="6CA2F94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3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3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72B7C745" w14:textId="53A1670D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3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3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1127A81C" w14:textId="7F0D211D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4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4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1: 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小學以下</w:delText>
              </w:r>
            </w:del>
          </w:p>
          <w:p w14:paraId="71719203" w14:textId="3B60BE9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4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4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2: 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國中</w:delText>
              </w:r>
            </w:del>
          </w:p>
          <w:p w14:paraId="04E6D210" w14:textId="5767D0E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4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4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3: 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高中職</w:delText>
              </w:r>
            </w:del>
          </w:p>
          <w:p w14:paraId="5EDFF8E0" w14:textId="53601028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4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4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4: 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專科學校</w:delText>
              </w:r>
            </w:del>
          </w:p>
          <w:p w14:paraId="6B26ECB7" w14:textId="37D702FA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4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4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5: 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大學</w:delText>
              </w:r>
            </w:del>
          </w:p>
          <w:p w14:paraId="161ADABC" w14:textId="68B2DE0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5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5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6: 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研究所</w:delText>
              </w:r>
            </w:del>
          </w:p>
          <w:p w14:paraId="0F64A798" w14:textId="6D6655F1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5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5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7: 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博士</w:delText>
              </w:r>
            </w:del>
          </w:p>
        </w:tc>
      </w:tr>
      <w:tr w:rsidR="00C62476" w:rsidRPr="008F20B5" w:rsidDel="00A92C7B" w14:paraId="10686926" w14:textId="76B073DC" w:rsidTr="00C62476">
        <w:trPr>
          <w:trHeight w:val="340"/>
          <w:del w:id="1954" w:author="家興 余" w:date="2021-03-19T18:08:00Z"/>
        </w:trPr>
        <w:tc>
          <w:tcPr>
            <w:tcW w:w="278" w:type="pct"/>
            <w:shd w:val="clear" w:color="auto" w:fill="auto"/>
          </w:tcPr>
          <w:p w14:paraId="37AD0407" w14:textId="1E9B813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5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5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44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03806121" w14:textId="0C887105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5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58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OwnedHome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6F1AE7A2" w14:textId="517D7931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5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60" w:author="家興 余" w:date="2021-03-19T18:08:00Z"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自有住宅有無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763517FA" w14:textId="5543F721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6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6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6DE5C1D6" w14:textId="7EB3B6B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6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6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224A1DDD" w14:textId="0329D3D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6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6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Y:是;N: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否</w:delText>
              </w:r>
            </w:del>
          </w:p>
        </w:tc>
      </w:tr>
      <w:tr w:rsidR="00C62476" w:rsidRPr="008F20B5" w:rsidDel="00A92C7B" w14:paraId="4EC93D61" w14:textId="732F593E" w:rsidTr="00C62476">
        <w:trPr>
          <w:trHeight w:val="340"/>
          <w:del w:id="1967" w:author="家興 余" w:date="2021-03-19T18:08:00Z"/>
        </w:trPr>
        <w:tc>
          <w:tcPr>
            <w:tcW w:w="278" w:type="pct"/>
            <w:shd w:val="clear" w:color="auto" w:fill="auto"/>
          </w:tcPr>
          <w:p w14:paraId="1096A3AF" w14:textId="0C1524C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6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6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45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7E1231FC" w14:textId="35B46661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7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71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CurrCompName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1B148058" w14:textId="77DAC71E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7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73" w:author="家興 余" w:date="2021-03-19T18:08:00Z"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任職機構名稱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7C8C63BE" w14:textId="1FC0D2BF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7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7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30DB5D92" w14:textId="15BF99F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7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7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60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6AA17318" w14:textId="7281A8A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7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7D105B20" w14:textId="466E101E" w:rsidTr="00C62476">
        <w:trPr>
          <w:trHeight w:val="340"/>
          <w:del w:id="1979" w:author="家興 余" w:date="2021-03-19T18:08:00Z"/>
        </w:trPr>
        <w:tc>
          <w:tcPr>
            <w:tcW w:w="278" w:type="pct"/>
            <w:shd w:val="clear" w:color="auto" w:fill="auto"/>
          </w:tcPr>
          <w:p w14:paraId="148E4BE8" w14:textId="0A3415F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8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8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46</w:delText>
              </w:r>
            </w:del>
          </w:p>
        </w:tc>
        <w:tc>
          <w:tcPr>
            <w:tcW w:w="722" w:type="pct"/>
            <w:shd w:val="clear" w:color="auto" w:fill="auto"/>
          </w:tcPr>
          <w:p w14:paraId="3202C1D9" w14:textId="628A7F4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8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83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CurrCompId</w:delText>
              </w:r>
            </w:del>
          </w:p>
        </w:tc>
        <w:tc>
          <w:tcPr>
            <w:tcW w:w="1944" w:type="pct"/>
            <w:shd w:val="clear" w:color="auto" w:fill="auto"/>
          </w:tcPr>
          <w:p w14:paraId="2ED36F02" w14:textId="4B4CA019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8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85" w:author="家興 余" w:date="2021-03-19T18:08:00Z"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任職機構統編</w:delText>
              </w:r>
            </w:del>
          </w:p>
        </w:tc>
        <w:tc>
          <w:tcPr>
            <w:tcW w:w="278" w:type="pct"/>
            <w:shd w:val="clear" w:color="auto" w:fill="auto"/>
          </w:tcPr>
          <w:p w14:paraId="00567D04" w14:textId="774210B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8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8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1106BB67" w14:textId="4FF4A9AF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8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8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8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4A5013B1" w14:textId="781E88AB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9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04905D65" w14:textId="15949B4E" w:rsidTr="00C62476">
        <w:trPr>
          <w:trHeight w:val="340"/>
          <w:del w:id="1991" w:author="家興 余" w:date="2021-03-19T18:08:00Z"/>
        </w:trPr>
        <w:tc>
          <w:tcPr>
            <w:tcW w:w="278" w:type="pct"/>
            <w:shd w:val="clear" w:color="auto" w:fill="auto"/>
          </w:tcPr>
          <w:p w14:paraId="25112161" w14:textId="7FE9418A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9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9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47</w:delText>
              </w:r>
            </w:del>
          </w:p>
        </w:tc>
        <w:tc>
          <w:tcPr>
            <w:tcW w:w="722" w:type="pct"/>
            <w:shd w:val="clear" w:color="auto" w:fill="auto"/>
          </w:tcPr>
          <w:p w14:paraId="1D3A5E95" w14:textId="16064E1E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9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95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CurrCompTel</w:delText>
              </w:r>
            </w:del>
          </w:p>
        </w:tc>
        <w:tc>
          <w:tcPr>
            <w:tcW w:w="1944" w:type="pct"/>
            <w:shd w:val="clear" w:color="auto" w:fill="auto"/>
          </w:tcPr>
          <w:p w14:paraId="634B3386" w14:textId="218F053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9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97" w:author="家興 余" w:date="2021-03-19T18:08:00Z"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任職機構電話</w:delText>
              </w:r>
            </w:del>
          </w:p>
        </w:tc>
        <w:tc>
          <w:tcPr>
            <w:tcW w:w="278" w:type="pct"/>
            <w:shd w:val="clear" w:color="auto" w:fill="auto"/>
          </w:tcPr>
          <w:p w14:paraId="57047AC3" w14:textId="398CE7E4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9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9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61E677EF" w14:textId="03C0332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0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0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16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6193F7A5" w14:textId="7F770F58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0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2CE7DA06" w14:textId="2B52711D" w:rsidTr="00C62476">
        <w:trPr>
          <w:trHeight w:val="340"/>
          <w:del w:id="2003" w:author="家興 余" w:date="2021-03-19T18:08:00Z"/>
        </w:trPr>
        <w:tc>
          <w:tcPr>
            <w:tcW w:w="278" w:type="pct"/>
            <w:shd w:val="clear" w:color="auto" w:fill="auto"/>
          </w:tcPr>
          <w:p w14:paraId="1BBF3A73" w14:textId="62F877A4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0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0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48</w:delText>
              </w:r>
            </w:del>
          </w:p>
        </w:tc>
        <w:tc>
          <w:tcPr>
            <w:tcW w:w="722" w:type="pct"/>
            <w:shd w:val="clear" w:color="auto" w:fill="auto"/>
          </w:tcPr>
          <w:p w14:paraId="123207DA" w14:textId="76748FBE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0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07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JobTitle</w:delText>
              </w:r>
            </w:del>
          </w:p>
        </w:tc>
        <w:tc>
          <w:tcPr>
            <w:tcW w:w="1944" w:type="pct"/>
            <w:shd w:val="clear" w:color="auto" w:fill="auto"/>
          </w:tcPr>
          <w:p w14:paraId="2463E0E8" w14:textId="5F28965A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0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09" w:author="家興 余" w:date="2021-03-19T18:08:00Z"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職位名稱</w:delText>
              </w:r>
            </w:del>
          </w:p>
        </w:tc>
        <w:tc>
          <w:tcPr>
            <w:tcW w:w="278" w:type="pct"/>
            <w:shd w:val="clear" w:color="auto" w:fill="auto"/>
          </w:tcPr>
          <w:p w14:paraId="26B7EC4A" w14:textId="7839ED9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1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1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78F09BB6" w14:textId="38FF5560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1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1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20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4192843C" w14:textId="367B17F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1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7256EB60" w14:textId="342DF922" w:rsidTr="00C62476">
        <w:trPr>
          <w:trHeight w:val="340"/>
          <w:del w:id="2015" w:author="家興 余" w:date="2021-03-19T18:08:00Z"/>
        </w:trPr>
        <w:tc>
          <w:tcPr>
            <w:tcW w:w="278" w:type="pct"/>
            <w:shd w:val="clear" w:color="auto" w:fill="auto"/>
          </w:tcPr>
          <w:p w14:paraId="1AAA7B76" w14:textId="29ACA890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1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1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49</w:delText>
              </w:r>
            </w:del>
          </w:p>
        </w:tc>
        <w:tc>
          <w:tcPr>
            <w:tcW w:w="722" w:type="pct"/>
            <w:shd w:val="clear" w:color="auto" w:fill="auto"/>
          </w:tcPr>
          <w:p w14:paraId="194F28A6" w14:textId="19C8BBA1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1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19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JobTenure</w:delText>
              </w:r>
            </w:del>
          </w:p>
        </w:tc>
        <w:tc>
          <w:tcPr>
            <w:tcW w:w="1944" w:type="pct"/>
            <w:shd w:val="clear" w:color="auto" w:fill="auto"/>
          </w:tcPr>
          <w:p w14:paraId="0CD7266C" w14:textId="66FE135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2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21" w:author="家興 余" w:date="2021-03-19T18:08:00Z"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服務年資</w:delText>
              </w:r>
            </w:del>
          </w:p>
        </w:tc>
        <w:tc>
          <w:tcPr>
            <w:tcW w:w="278" w:type="pct"/>
            <w:shd w:val="clear" w:color="auto" w:fill="auto"/>
          </w:tcPr>
          <w:p w14:paraId="34E9C6F7" w14:textId="67E0FE6C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2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2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0782C162" w14:textId="75388E5E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2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2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3E41834D" w14:textId="15BAA3E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2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0C948280" w14:textId="57596B88" w:rsidTr="00C62476">
        <w:trPr>
          <w:trHeight w:val="340"/>
          <w:del w:id="2027" w:author="家興 余" w:date="2021-03-19T18:08:00Z"/>
        </w:trPr>
        <w:tc>
          <w:tcPr>
            <w:tcW w:w="278" w:type="pct"/>
            <w:shd w:val="clear" w:color="auto" w:fill="auto"/>
          </w:tcPr>
          <w:p w14:paraId="6DB80483" w14:textId="4784563A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2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2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50</w:delText>
              </w:r>
            </w:del>
          </w:p>
        </w:tc>
        <w:tc>
          <w:tcPr>
            <w:tcW w:w="722" w:type="pct"/>
            <w:shd w:val="clear" w:color="auto" w:fill="auto"/>
          </w:tcPr>
          <w:p w14:paraId="4791FE6A" w14:textId="2909C2A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3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31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IncomeOfYearly</w:delText>
              </w:r>
            </w:del>
          </w:p>
        </w:tc>
        <w:tc>
          <w:tcPr>
            <w:tcW w:w="1944" w:type="pct"/>
            <w:shd w:val="clear" w:color="auto" w:fill="auto"/>
          </w:tcPr>
          <w:p w14:paraId="46DA06D8" w14:textId="28AE42CA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3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33" w:author="家興 余" w:date="2021-03-19T18:08:00Z"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年收入</w:delText>
              </w:r>
            </w:del>
          </w:p>
        </w:tc>
        <w:tc>
          <w:tcPr>
            <w:tcW w:w="278" w:type="pct"/>
            <w:shd w:val="clear" w:color="auto" w:fill="auto"/>
          </w:tcPr>
          <w:p w14:paraId="35455A3F" w14:textId="32AF565E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3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3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9</w:delText>
              </w:r>
            </w:del>
          </w:p>
        </w:tc>
        <w:tc>
          <w:tcPr>
            <w:tcW w:w="278" w:type="pct"/>
            <w:shd w:val="clear" w:color="auto" w:fill="auto"/>
          </w:tcPr>
          <w:p w14:paraId="40A3EB31" w14:textId="59F4A7B9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3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3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9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6B829B81" w14:textId="19D339B4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3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6DB0AF86" w14:textId="2EE855E3" w:rsidTr="00C62476">
        <w:trPr>
          <w:trHeight w:val="340"/>
          <w:del w:id="2039" w:author="家興 余" w:date="2021-03-19T18:08:00Z"/>
        </w:trPr>
        <w:tc>
          <w:tcPr>
            <w:tcW w:w="278" w:type="pct"/>
            <w:shd w:val="clear" w:color="auto" w:fill="auto"/>
          </w:tcPr>
          <w:p w14:paraId="722A1F26" w14:textId="5460A61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4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4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51</w:delText>
              </w:r>
            </w:del>
          </w:p>
        </w:tc>
        <w:tc>
          <w:tcPr>
            <w:tcW w:w="722" w:type="pct"/>
            <w:shd w:val="clear" w:color="auto" w:fill="auto"/>
          </w:tcPr>
          <w:p w14:paraId="54F9D7EF" w14:textId="387A0D8B" w:rsidR="00C62476" w:rsidRPr="00650B4B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42" w:author="家興 余" w:date="2021-03-19T18:08:00Z"/>
                <w:rFonts w:ascii="標楷體" w:eastAsia="標楷體" w:hAnsi="標楷體" w:cs="新細明體"/>
                <w:color w:val="FF0000"/>
                <w:kern w:val="0"/>
                <w:rPrChange w:id="2043" w:author="ST1" w:date="2020-12-15T18:38:00Z">
                  <w:rPr>
                    <w:del w:id="2044" w:author="家興 余" w:date="2021-03-19T18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2045" w:author="家興 余" w:date="2021-03-19T18:08:00Z">
              <w:r w:rsidRPr="00650B4B" w:rsidDel="00A92C7B">
                <w:rPr>
                  <w:rFonts w:ascii="標楷體" w:eastAsia="標楷體" w:hAnsi="標楷體" w:cs="新細明體"/>
                  <w:color w:val="FF0000"/>
                  <w:kern w:val="0"/>
                  <w:rPrChange w:id="2046" w:author="ST1" w:date="2020-12-15T18:38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IncomeDataDate</w:delText>
              </w:r>
            </w:del>
          </w:p>
        </w:tc>
        <w:tc>
          <w:tcPr>
            <w:tcW w:w="1944" w:type="pct"/>
            <w:shd w:val="clear" w:color="auto" w:fill="auto"/>
          </w:tcPr>
          <w:p w14:paraId="0FDDD1A8" w14:textId="695ED9B2" w:rsidR="00C62476" w:rsidRPr="00650B4B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47" w:author="家興 余" w:date="2021-03-19T18:08:00Z"/>
                <w:rFonts w:ascii="標楷體" w:eastAsia="標楷體" w:hAnsi="標楷體" w:cs="新細明體"/>
                <w:color w:val="FF0000"/>
                <w:kern w:val="0"/>
                <w:rPrChange w:id="2048" w:author="ST1" w:date="2020-12-15T18:38:00Z">
                  <w:rPr>
                    <w:del w:id="2049" w:author="家興 余" w:date="2021-03-19T18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2050" w:author="家興 余" w:date="2021-03-19T18:08:00Z">
              <w:r w:rsidRPr="00650B4B" w:rsidDel="00A92C7B">
                <w:rPr>
                  <w:rFonts w:ascii="標楷體" w:eastAsia="標楷體" w:hAnsi="標楷體" w:cs="新細明體" w:hint="eastAsia"/>
                  <w:color w:val="FF0000"/>
                  <w:kern w:val="0"/>
                  <w:rPrChange w:id="2051" w:author="ST1" w:date="2020-12-15T18:38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年收入資料年月</w:delText>
              </w:r>
            </w:del>
          </w:p>
        </w:tc>
        <w:tc>
          <w:tcPr>
            <w:tcW w:w="278" w:type="pct"/>
            <w:shd w:val="clear" w:color="auto" w:fill="auto"/>
          </w:tcPr>
          <w:p w14:paraId="4BC0C7BD" w14:textId="01AAF768" w:rsidR="00C62476" w:rsidRPr="00650B4B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52" w:author="家興 余" w:date="2021-03-19T18:08:00Z"/>
                <w:rFonts w:ascii="標楷體" w:eastAsia="標楷體" w:hAnsi="標楷體" w:cs="新細明體"/>
                <w:color w:val="FF0000"/>
                <w:kern w:val="0"/>
                <w:rPrChange w:id="2053" w:author="ST1" w:date="2020-12-15T18:38:00Z">
                  <w:rPr>
                    <w:del w:id="2054" w:author="家興 余" w:date="2021-03-19T18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2055" w:author="家興 余" w:date="2021-03-19T18:08:00Z">
              <w:r w:rsidRPr="00650B4B" w:rsidDel="00A92C7B">
                <w:rPr>
                  <w:rFonts w:ascii="標楷體" w:eastAsia="標楷體" w:hAnsi="標楷體" w:cs="新細明體"/>
                  <w:color w:val="FF0000"/>
                  <w:kern w:val="0"/>
                  <w:rPrChange w:id="2056" w:author="ST1" w:date="2020-12-15T18:38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3DBB6FDB" w14:textId="042C6FE3" w:rsidR="00C62476" w:rsidRPr="00650B4B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57" w:author="家興 余" w:date="2021-03-19T18:08:00Z"/>
                <w:rFonts w:ascii="標楷體" w:eastAsia="標楷體" w:hAnsi="標楷體" w:cs="新細明體"/>
                <w:color w:val="FF0000"/>
                <w:kern w:val="0"/>
                <w:rPrChange w:id="2058" w:author="ST1" w:date="2020-12-15T18:38:00Z">
                  <w:rPr>
                    <w:del w:id="2059" w:author="家興 余" w:date="2021-03-19T18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2060" w:author="家興 余" w:date="2021-03-19T18:08:00Z">
              <w:r w:rsidRPr="00650B4B" w:rsidDel="00A92C7B">
                <w:rPr>
                  <w:rFonts w:ascii="標楷體" w:eastAsia="標楷體" w:hAnsi="標楷體" w:cs="新細明體"/>
                  <w:color w:val="FF0000"/>
                  <w:kern w:val="0"/>
                  <w:rPrChange w:id="2061" w:author="ST1" w:date="2020-12-15T18:38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6</w:delText>
              </w:r>
            </w:del>
            <w:ins w:id="2062" w:author="ST1" w:date="2020-12-15T18:38:00Z">
              <w:del w:id="2063" w:author="家興 余" w:date="2021-03-19T18:08:00Z">
                <w:r w:rsidRPr="00650B4B" w:rsidDel="00A92C7B">
                  <w:rPr>
                    <w:rFonts w:ascii="標楷體" w:eastAsia="標楷體" w:hAnsi="標楷體" w:cs="新細明體"/>
                    <w:color w:val="FF0000"/>
                    <w:kern w:val="0"/>
                    <w:rPrChange w:id="2064" w:author="ST1" w:date="2020-12-15T18:38:00Z">
                      <w:rPr>
                        <w:rFonts w:ascii="標楷體" w:eastAsia="標楷體" w:hAnsi="標楷體" w:cs="新細明體"/>
                        <w:color w:val="000000"/>
                        <w:kern w:val="0"/>
                      </w:rPr>
                    </w:rPrChange>
                  </w:rPr>
                  <w:delText>5</w:delText>
                </w:r>
              </w:del>
            </w:ins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ABF085D" w14:textId="7B1D5239" w:rsidR="00C62476" w:rsidRPr="00650B4B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65" w:author="家興 余" w:date="2021-03-19T18:08:00Z"/>
                <w:rFonts w:ascii="標楷體" w:eastAsia="標楷體" w:hAnsi="標楷體" w:cs="新細明體"/>
                <w:color w:val="FF0000"/>
                <w:kern w:val="0"/>
                <w:rPrChange w:id="2066" w:author="ST1" w:date="2020-12-15T18:38:00Z">
                  <w:rPr>
                    <w:del w:id="2067" w:author="家興 余" w:date="2021-03-19T18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068" w:author="ST1" w:date="2020-12-15T18:40:00Z">
              <w:del w:id="2069" w:author="家興 余" w:date="2021-03-19T18:08:00Z">
                <w:r w:rsidDel="00A92C7B">
                  <w:rPr>
                    <w:rFonts w:ascii="標楷體" w:eastAsia="標楷體" w:hAnsi="標楷體" w:cs="新細明體"/>
                    <w:color w:val="FF0000"/>
                    <w:kern w:val="0"/>
                  </w:rPr>
                  <w:delText>YYYMM ex.</w:delText>
                </w:r>
              </w:del>
            </w:ins>
            <w:ins w:id="2070" w:author="ST1" w:date="2020-12-15T18:38:00Z">
              <w:del w:id="2071" w:author="家興 余" w:date="2021-03-19T18:08:00Z">
                <w:r w:rsidRPr="00650B4B" w:rsidDel="00A92C7B">
                  <w:rPr>
                    <w:rFonts w:ascii="標楷體" w:eastAsia="標楷體" w:hAnsi="標楷體" w:cs="新細明體"/>
                    <w:color w:val="FF0000"/>
                    <w:kern w:val="0"/>
                    <w:rPrChange w:id="2072" w:author="ST1" w:date="2020-12-15T18:38:00Z">
                      <w:rPr>
                        <w:rFonts w:ascii="標楷體" w:eastAsia="標楷體" w:hAnsi="標楷體" w:cs="新細明體"/>
                        <w:color w:val="000000"/>
                        <w:kern w:val="0"/>
                      </w:rPr>
                    </w:rPrChange>
                  </w:rPr>
                  <w:delText>10912</w:delText>
                </w:r>
              </w:del>
            </w:ins>
          </w:p>
        </w:tc>
      </w:tr>
      <w:tr w:rsidR="00C62476" w:rsidRPr="008F20B5" w:rsidDel="00A92C7B" w14:paraId="66CAC025" w14:textId="00C25547" w:rsidTr="00C62476">
        <w:trPr>
          <w:trHeight w:val="340"/>
          <w:del w:id="2073" w:author="家興 余" w:date="2021-03-19T18:08:00Z"/>
        </w:trPr>
        <w:tc>
          <w:tcPr>
            <w:tcW w:w="278" w:type="pct"/>
            <w:shd w:val="clear" w:color="auto" w:fill="auto"/>
          </w:tcPr>
          <w:p w14:paraId="49D12FD1" w14:textId="31599D65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7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7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52</w:delText>
              </w:r>
            </w:del>
          </w:p>
        </w:tc>
        <w:tc>
          <w:tcPr>
            <w:tcW w:w="722" w:type="pct"/>
            <w:shd w:val="clear" w:color="auto" w:fill="auto"/>
          </w:tcPr>
          <w:p w14:paraId="79244162" w14:textId="25F64FB8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7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77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PassportNo</w:delText>
              </w:r>
            </w:del>
          </w:p>
        </w:tc>
        <w:tc>
          <w:tcPr>
            <w:tcW w:w="1944" w:type="pct"/>
            <w:shd w:val="clear" w:color="auto" w:fill="auto"/>
          </w:tcPr>
          <w:p w14:paraId="7EED5258" w14:textId="0E9B650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7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79" w:author="家興 余" w:date="2021-03-19T18:08:00Z"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護照號碼</w:delText>
              </w:r>
            </w:del>
          </w:p>
        </w:tc>
        <w:tc>
          <w:tcPr>
            <w:tcW w:w="278" w:type="pct"/>
            <w:shd w:val="clear" w:color="auto" w:fill="auto"/>
          </w:tcPr>
          <w:p w14:paraId="717D0303" w14:textId="6E8B2E1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8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8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63E96C78" w14:textId="20192EB5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8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8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20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0CF32478" w14:textId="0121979F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8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42717DF1" w14:textId="64296707" w:rsidTr="00C62476">
        <w:trPr>
          <w:trHeight w:val="340"/>
          <w:del w:id="2085" w:author="家興 余" w:date="2021-03-19T18:08:00Z"/>
        </w:trPr>
        <w:tc>
          <w:tcPr>
            <w:tcW w:w="278" w:type="pct"/>
            <w:shd w:val="clear" w:color="auto" w:fill="auto"/>
          </w:tcPr>
          <w:p w14:paraId="28248526" w14:textId="67E8342E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8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8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53</w:delText>
              </w:r>
            </w:del>
          </w:p>
        </w:tc>
        <w:tc>
          <w:tcPr>
            <w:tcW w:w="722" w:type="pct"/>
            <w:shd w:val="clear" w:color="auto" w:fill="auto"/>
          </w:tcPr>
          <w:p w14:paraId="1C14C2DF" w14:textId="33C2F885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8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89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AMLJobCode</w:delText>
              </w:r>
            </w:del>
          </w:p>
        </w:tc>
        <w:tc>
          <w:tcPr>
            <w:tcW w:w="1944" w:type="pct"/>
            <w:shd w:val="clear" w:color="auto" w:fill="auto"/>
          </w:tcPr>
          <w:p w14:paraId="6384A419" w14:textId="09DA774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9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91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AML</w:delText>
              </w:r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職業別</w:delText>
              </w:r>
            </w:del>
          </w:p>
        </w:tc>
        <w:tc>
          <w:tcPr>
            <w:tcW w:w="278" w:type="pct"/>
            <w:shd w:val="clear" w:color="auto" w:fill="auto"/>
          </w:tcPr>
          <w:p w14:paraId="72985109" w14:textId="1CC0769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9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9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5869AD12" w14:textId="527A8338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9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9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69216D78" w14:textId="5A009A39" w:rsidR="00C62476" w:rsidRPr="00A45B3F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9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7E168673" w14:textId="63397F5E" w:rsidTr="00C62476">
        <w:trPr>
          <w:trHeight w:val="340"/>
          <w:del w:id="2097" w:author="家興 余" w:date="2021-03-19T18:08:00Z"/>
        </w:trPr>
        <w:tc>
          <w:tcPr>
            <w:tcW w:w="278" w:type="pct"/>
            <w:shd w:val="clear" w:color="auto" w:fill="auto"/>
          </w:tcPr>
          <w:p w14:paraId="1FA557DF" w14:textId="1225DCBF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9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9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54</w:delText>
              </w:r>
            </w:del>
          </w:p>
        </w:tc>
        <w:tc>
          <w:tcPr>
            <w:tcW w:w="722" w:type="pct"/>
            <w:shd w:val="clear" w:color="auto" w:fill="auto"/>
          </w:tcPr>
          <w:p w14:paraId="2528CD31" w14:textId="719F602C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10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101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AMLGroup</w:delText>
              </w:r>
            </w:del>
          </w:p>
        </w:tc>
        <w:tc>
          <w:tcPr>
            <w:tcW w:w="1944" w:type="pct"/>
            <w:shd w:val="clear" w:color="auto" w:fill="auto"/>
          </w:tcPr>
          <w:p w14:paraId="29548690" w14:textId="0687D5B8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10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103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AML</w:delText>
              </w:r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組織</w:delText>
              </w:r>
            </w:del>
          </w:p>
        </w:tc>
        <w:tc>
          <w:tcPr>
            <w:tcW w:w="278" w:type="pct"/>
            <w:shd w:val="clear" w:color="auto" w:fill="auto"/>
          </w:tcPr>
          <w:p w14:paraId="2ABB1586" w14:textId="46311008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10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10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66357148" w14:textId="4A05613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10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10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B47D72C" w14:textId="06DCE49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10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632D0783" w14:textId="46EF0760" w:rsidTr="00C62476">
        <w:trPr>
          <w:trHeight w:val="340"/>
          <w:del w:id="2109" w:author="家興 余" w:date="2021-03-19T18:08:00Z"/>
        </w:trPr>
        <w:tc>
          <w:tcPr>
            <w:tcW w:w="278" w:type="pct"/>
            <w:shd w:val="clear" w:color="auto" w:fill="auto"/>
          </w:tcPr>
          <w:p w14:paraId="02134762" w14:textId="1071392C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11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11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55</w:delText>
              </w:r>
            </w:del>
          </w:p>
        </w:tc>
        <w:tc>
          <w:tcPr>
            <w:tcW w:w="722" w:type="pct"/>
            <w:shd w:val="clear" w:color="auto" w:fill="auto"/>
          </w:tcPr>
          <w:p w14:paraId="38A62B15" w14:textId="5360560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11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113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IndigenousName</w:delText>
              </w:r>
            </w:del>
          </w:p>
        </w:tc>
        <w:tc>
          <w:tcPr>
            <w:tcW w:w="1944" w:type="pct"/>
            <w:shd w:val="clear" w:color="auto" w:fill="auto"/>
          </w:tcPr>
          <w:p w14:paraId="59CF8C1D" w14:textId="21A66C3F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11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115" w:author="家興 余" w:date="2021-03-19T18:08:00Z"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原住民姓名</w:delText>
              </w:r>
            </w:del>
          </w:p>
        </w:tc>
        <w:tc>
          <w:tcPr>
            <w:tcW w:w="278" w:type="pct"/>
            <w:shd w:val="clear" w:color="auto" w:fill="auto"/>
          </w:tcPr>
          <w:p w14:paraId="0A3F09F5" w14:textId="1DE6A7C8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11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11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2F6DB22E" w14:textId="2BF17FDA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11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11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100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1E594EB4" w14:textId="6AC29C3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12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14570C97" w14:textId="5AFAC637" w:rsidR="00D7251F" w:rsidRPr="008F20B5" w:rsidDel="00A92C7B" w:rsidRDefault="00D7251F" w:rsidP="00751866">
      <w:pPr>
        <w:numPr>
          <w:ilvl w:val="0"/>
          <w:numId w:val="64"/>
        </w:numPr>
        <w:rPr>
          <w:del w:id="2121" w:author="家興 余" w:date="2021-03-19T18:08:00Z"/>
          <w:rFonts w:ascii="標楷體" w:eastAsia="標楷體" w:hAnsi="標楷體"/>
        </w:rPr>
      </w:pPr>
    </w:p>
    <w:p w14:paraId="0C1E708F" w14:textId="61930BBD" w:rsidR="001F27A4" w:rsidRPr="001F27A4" w:rsidRDefault="00E068B7">
      <w:pPr>
        <w:pStyle w:val="3"/>
        <w:numPr>
          <w:ilvl w:val="2"/>
          <w:numId w:val="64"/>
        </w:numPr>
        <w:spacing w:before="0" w:after="240"/>
        <w:rPr>
          <w:ins w:id="2122" w:author="家興 余" w:date="2021-01-27T14:58:00Z"/>
          <w:rPrChange w:id="2123" w:author="家興 余" w:date="2021-01-27T15:03:00Z">
            <w:rPr>
              <w:ins w:id="2124" w:author="家興 余" w:date="2021-01-27T14:58:00Z"/>
              <w:rFonts w:ascii="標楷體" w:hAnsi="標楷體"/>
              <w:b/>
            </w:rPr>
          </w:rPrChange>
        </w:rPr>
        <w:pPrChange w:id="2125" w:author="家興 余" w:date="2021-01-27T15:06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del w:id="2126" w:author="家興 余" w:date="2021-03-19T18:08:00Z">
        <w:r w:rsidRPr="008F20B5" w:rsidDel="00A92C7B">
          <w:br w:type="page"/>
        </w:r>
      </w:del>
      <w:ins w:id="2127" w:author="家興 余" w:date="2021-01-27T14:58:00Z">
        <w:r w:rsidR="001F27A4" w:rsidRPr="001F27A4">
          <w:t>L110</w:t>
        </w:r>
      </w:ins>
      <w:ins w:id="2128" w:author="家興 余" w:date="2021-01-27T14:59:00Z">
        <w:r w:rsidR="001F27A4" w:rsidRPr="001F27A4">
          <w:rPr>
            <w:rFonts w:hint="eastAsia"/>
          </w:rPr>
          <w:t>9</w:t>
        </w:r>
      </w:ins>
      <w:ins w:id="2129" w:author="家興 余" w:date="2021-01-27T15:08:00Z">
        <w:r w:rsidR="00CD71A0">
          <w:rPr>
            <w:rFonts w:hint="eastAsia"/>
          </w:rPr>
          <w:t>交互</w:t>
        </w:r>
      </w:ins>
      <w:ins w:id="2130" w:author="家興 余" w:date="2021-01-27T14:59:00Z">
        <w:r w:rsidR="001F27A4" w:rsidRPr="001F27A4">
          <w:rPr>
            <w:rFonts w:hint="eastAsia"/>
          </w:rPr>
          <w:t>運用</w:t>
        </w:r>
      </w:ins>
    </w:p>
    <w:p w14:paraId="10394CEE" w14:textId="68EB945B" w:rsidR="00D7251F" w:rsidDel="001F27A4" w:rsidRDefault="00E358EA" w:rsidP="00E068B7">
      <w:pPr>
        <w:rPr>
          <w:del w:id="2131" w:author="家興 余" w:date="2021-01-27T14:58:00Z"/>
          <w:rFonts w:ascii="標楷體" w:eastAsia="標楷體" w:hAnsi="標楷體"/>
        </w:rPr>
      </w:pPr>
      <w:ins w:id="2132" w:author="家興 余" w:date="2021-01-28T17:25:00Z">
        <w:r>
          <w:rPr>
            <w:rFonts w:ascii="標楷體" w:eastAsia="標楷體" w:hAnsi="標楷體" w:hint="eastAsia"/>
          </w:rPr>
          <w:t>當客戶有簽同意書時,才需送此電文</w:t>
        </w:r>
      </w:ins>
    </w:p>
    <w:p w14:paraId="1C2FBD57" w14:textId="59B3FC86" w:rsidR="00E068B7" w:rsidRPr="004A1C2C" w:rsidDel="001F27A4" w:rsidRDefault="00E068B7" w:rsidP="00E068B7">
      <w:pPr>
        <w:rPr>
          <w:del w:id="2133" w:author="家興 余" w:date="2021-01-27T14:59:00Z"/>
          <w:rFonts w:ascii="標楷體" w:eastAsia="標楷體" w:hAnsi="標楷體"/>
        </w:rPr>
      </w:pPr>
    </w:p>
    <w:p w14:paraId="434DED40" w14:textId="1F47C89B" w:rsidR="001F27A4" w:rsidRDefault="001F27A4">
      <w:pPr>
        <w:widowControl/>
        <w:rPr>
          <w:ins w:id="2134" w:author="家興 余" w:date="2021-01-27T15:02:00Z"/>
          <w:rFonts w:ascii="標楷體" w:eastAsia="標楷體" w:hAnsi="標楷體"/>
          <w:b/>
          <w:sz w:val="32"/>
          <w:szCs w:val="32"/>
        </w:rPr>
      </w:pPr>
      <w:bookmarkStart w:id="2135" w:name="_L2111案件申請登錄"/>
      <w:bookmarkEnd w:id="2135"/>
    </w:p>
    <w:tbl>
      <w:tblPr>
        <w:tblW w:w="5075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2136" w:author="家興 余" w:date="2021-01-27T15:02:00Z">
          <w:tblPr>
            <w:tblW w:w="5075" w:type="pct"/>
            <w:tblInd w:w="45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818"/>
        <w:gridCol w:w="1252"/>
        <w:gridCol w:w="4023"/>
        <w:gridCol w:w="575"/>
        <w:gridCol w:w="575"/>
        <w:gridCol w:w="575"/>
        <w:gridCol w:w="2529"/>
        <w:tblGridChange w:id="2137">
          <w:tblGrid>
            <w:gridCol w:w="576"/>
            <w:gridCol w:w="242"/>
            <w:gridCol w:w="1252"/>
            <w:gridCol w:w="4023"/>
            <w:gridCol w:w="575"/>
            <w:gridCol w:w="575"/>
            <w:gridCol w:w="575"/>
            <w:gridCol w:w="2529"/>
          </w:tblGrid>
        </w:tblGridChange>
      </w:tblGrid>
      <w:tr w:rsidR="001F27A4" w:rsidRPr="008F20B5" w14:paraId="656EF86B" w14:textId="77777777" w:rsidTr="001F27A4">
        <w:trPr>
          <w:trHeight w:val="350"/>
          <w:tblHeader/>
          <w:ins w:id="2138" w:author="家興 余" w:date="2021-01-27T15:02:00Z"/>
          <w:trPrChange w:id="2139" w:author="家興 余" w:date="2021-01-27T15:02:00Z">
            <w:trPr>
              <w:trHeight w:val="350"/>
              <w:tblHeader/>
            </w:trPr>
          </w:trPrChange>
        </w:trPr>
        <w:tc>
          <w:tcPr>
            <w:tcW w:w="395" w:type="pct"/>
            <w:shd w:val="clear" w:color="auto" w:fill="auto"/>
            <w:hideMark/>
            <w:tcPrChange w:id="2140" w:author="家興 余" w:date="2021-01-27T15:02:00Z">
              <w:tcPr>
                <w:tcW w:w="250" w:type="pct"/>
                <w:shd w:val="clear" w:color="auto" w:fill="auto"/>
                <w:hideMark/>
              </w:tcPr>
            </w:tcPrChange>
          </w:tcPr>
          <w:p w14:paraId="1F939B40" w14:textId="09CE53D1" w:rsidR="001F27A4" w:rsidRPr="008F20B5" w:rsidRDefault="001F27A4" w:rsidP="00E07801">
            <w:pPr>
              <w:widowControl/>
              <w:jc w:val="center"/>
              <w:rPr>
                <w:ins w:id="2141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42" w:author="家興 余" w:date="2021-01-27T15:0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序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號</w:t>
              </w:r>
            </w:ins>
          </w:p>
        </w:tc>
        <w:tc>
          <w:tcPr>
            <w:tcW w:w="605" w:type="pct"/>
            <w:shd w:val="clear" w:color="auto" w:fill="auto"/>
            <w:hideMark/>
            <w:tcPrChange w:id="2143" w:author="家興 余" w:date="2021-01-27T15:02:00Z">
              <w:tcPr>
                <w:tcW w:w="650" w:type="pct"/>
                <w:gridSpan w:val="2"/>
                <w:shd w:val="clear" w:color="auto" w:fill="auto"/>
                <w:hideMark/>
              </w:tcPr>
            </w:tcPrChange>
          </w:tcPr>
          <w:p w14:paraId="7CB7A869" w14:textId="77777777" w:rsidR="001F27A4" w:rsidRPr="008F20B5" w:rsidRDefault="001F27A4" w:rsidP="00E07801">
            <w:pPr>
              <w:widowControl/>
              <w:jc w:val="center"/>
              <w:rPr>
                <w:ins w:id="2144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45" w:author="家興 余" w:date="2021-01-27T15:02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英文名稱</w:t>
              </w:r>
            </w:ins>
          </w:p>
        </w:tc>
        <w:tc>
          <w:tcPr>
            <w:tcW w:w="1944" w:type="pct"/>
            <w:shd w:val="clear" w:color="auto" w:fill="auto"/>
            <w:hideMark/>
            <w:tcPrChange w:id="2146" w:author="家興 余" w:date="2021-01-27T15:02:00Z">
              <w:tcPr>
                <w:tcW w:w="1750" w:type="pct"/>
                <w:shd w:val="clear" w:color="auto" w:fill="auto"/>
                <w:hideMark/>
              </w:tcPr>
            </w:tcPrChange>
          </w:tcPr>
          <w:p w14:paraId="2CC4ACE5" w14:textId="77777777" w:rsidR="001F27A4" w:rsidRPr="008F20B5" w:rsidRDefault="001F27A4" w:rsidP="00E07801">
            <w:pPr>
              <w:widowControl/>
              <w:jc w:val="center"/>
              <w:rPr>
                <w:ins w:id="2147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48" w:author="家興 余" w:date="2021-01-27T15:02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中文名稱</w:t>
              </w:r>
            </w:ins>
          </w:p>
        </w:tc>
        <w:tc>
          <w:tcPr>
            <w:tcW w:w="278" w:type="pct"/>
            <w:shd w:val="clear" w:color="auto" w:fill="auto"/>
            <w:hideMark/>
            <w:tcPrChange w:id="2149" w:author="家興 余" w:date="2021-01-27T15:02:00Z">
              <w:tcPr>
                <w:tcW w:w="250" w:type="pct"/>
                <w:shd w:val="clear" w:color="auto" w:fill="auto"/>
                <w:hideMark/>
              </w:tcPr>
            </w:tcPrChange>
          </w:tcPr>
          <w:p w14:paraId="1029A4A3" w14:textId="77777777" w:rsidR="001F27A4" w:rsidRPr="008F20B5" w:rsidRDefault="001F27A4" w:rsidP="00E07801">
            <w:pPr>
              <w:widowControl/>
              <w:jc w:val="center"/>
              <w:rPr>
                <w:ins w:id="2150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51" w:author="家興 余" w:date="2021-01-27T15:02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型態</w:t>
              </w:r>
            </w:ins>
          </w:p>
        </w:tc>
        <w:tc>
          <w:tcPr>
            <w:tcW w:w="278" w:type="pct"/>
            <w:shd w:val="clear" w:color="auto" w:fill="auto"/>
            <w:hideMark/>
            <w:tcPrChange w:id="2152" w:author="家興 余" w:date="2021-01-27T15:02:00Z">
              <w:tcPr>
                <w:tcW w:w="250" w:type="pct"/>
                <w:shd w:val="clear" w:color="auto" w:fill="auto"/>
                <w:hideMark/>
              </w:tcPr>
            </w:tcPrChange>
          </w:tcPr>
          <w:p w14:paraId="289DB3B8" w14:textId="77777777" w:rsidR="001F27A4" w:rsidRPr="008F20B5" w:rsidRDefault="001F27A4" w:rsidP="00E07801">
            <w:pPr>
              <w:widowControl/>
              <w:jc w:val="center"/>
              <w:rPr>
                <w:ins w:id="2153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54" w:author="家興 余" w:date="2021-01-27T15:02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長度</w:t>
              </w:r>
            </w:ins>
          </w:p>
        </w:tc>
        <w:tc>
          <w:tcPr>
            <w:tcW w:w="278" w:type="pct"/>
            <w:tcPrChange w:id="2155" w:author="家興 余" w:date="2021-01-27T15:02:00Z">
              <w:tcPr>
                <w:tcW w:w="250" w:type="pct"/>
              </w:tcPr>
            </w:tcPrChange>
          </w:tcPr>
          <w:p w14:paraId="45045DA7" w14:textId="77777777" w:rsidR="001F27A4" w:rsidRPr="008F20B5" w:rsidRDefault="001F27A4" w:rsidP="00E07801">
            <w:pPr>
              <w:widowControl/>
              <w:jc w:val="center"/>
              <w:rPr>
                <w:ins w:id="2156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57" w:author="家興 余" w:date="2021-01-27T15:0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222" w:type="pct"/>
            <w:shd w:val="clear" w:color="auto" w:fill="auto"/>
            <w:hideMark/>
            <w:tcPrChange w:id="2158" w:author="家興 余" w:date="2021-01-27T15:02:00Z">
              <w:tcPr>
                <w:tcW w:w="1100" w:type="pct"/>
                <w:shd w:val="clear" w:color="auto" w:fill="auto"/>
                <w:hideMark/>
              </w:tcPr>
            </w:tcPrChange>
          </w:tcPr>
          <w:p w14:paraId="5389B844" w14:textId="77777777" w:rsidR="001F27A4" w:rsidRPr="008F20B5" w:rsidRDefault="001F27A4" w:rsidP="00E07801">
            <w:pPr>
              <w:widowControl/>
              <w:rPr>
                <w:ins w:id="2159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60" w:author="家興 余" w:date="2021-01-27T15:02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欄位說明</w:t>
              </w:r>
            </w:ins>
          </w:p>
        </w:tc>
      </w:tr>
      <w:tr w:rsidR="001F27A4" w:rsidRPr="008F20B5" w14:paraId="71A1A574" w14:textId="77777777" w:rsidTr="001F27A4">
        <w:trPr>
          <w:trHeight w:val="340"/>
          <w:ins w:id="2161" w:author="家興 余" w:date="2021-01-27T15:02:00Z"/>
          <w:trPrChange w:id="2162" w:author="家興 余" w:date="2021-01-27T15:02:00Z">
            <w:trPr>
              <w:trHeight w:val="340"/>
            </w:trPr>
          </w:trPrChange>
        </w:trPr>
        <w:tc>
          <w:tcPr>
            <w:tcW w:w="395" w:type="pct"/>
            <w:shd w:val="clear" w:color="auto" w:fill="auto"/>
            <w:hideMark/>
            <w:tcPrChange w:id="2163" w:author="家興 余" w:date="2021-01-27T15:02:00Z">
              <w:tcPr>
                <w:tcW w:w="250" w:type="pct"/>
                <w:shd w:val="clear" w:color="auto" w:fill="auto"/>
                <w:hideMark/>
              </w:tcPr>
            </w:tcPrChange>
          </w:tcPr>
          <w:p w14:paraId="6D3D1A67" w14:textId="77777777" w:rsidR="001F27A4" w:rsidRPr="008F20B5" w:rsidRDefault="001F27A4" w:rsidP="00E07801">
            <w:pPr>
              <w:widowControl/>
              <w:jc w:val="center"/>
              <w:rPr>
                <w:ins w:id="2164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65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605" w:type="pct"/>
            <w:shd w:val="clear" w:color="auto" w:fill="auto"/>
            <w:hideMark/>
            <w:tcPrChange w:id="2166" w:author="家興 余" w:date="2021-01-27T15:02:00Z">
              <w:tcPr>
                <w:tcW w:w="650" w:type="pct"/>
                <w:gridSpan w:val="2"/>
                <w:shd w:val="clear" w:color="auto" w:fill="auto"/>
                <w:hideMark/>
              </w:tcPr>
            </w:tcPrChange>
          </w:tcPr>
          <w:p w14:paraId="5C2AD315" w14:textId="77777777" w:rsidR="001F27A4" w:rsidRPr="008F20B5" w:rsidRDefault="001F27A4" w:rsidP="00E07801">
            <w:pPr>
              <w:widowControl/>
              <w:rPr>
                <w:ins w:id="2167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68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TranCode</w:t>
              </w:r>
            </w:ins>
          </w:p>
        </w:tc>
        <w:tc>
          <w:tcPr>
            <w:tcW w:w="1944" w:type="pct"/>
            <w:shd w:val="clear" w:color="auto" w:fill="auto"/>
            <w:hideMark/>
            <w:tcPrChange w:id="2169" w:author="家興 余" w:date="2021-01-27T15:02:00Z">
              <w:tcPr>
                <w:tcW w:w="1750" w:type="pct"/>
                <w:shd w:val="clear" w:color="auto" w:fill="auto"/>
                <w:hideMark/>
              </w:tcPr>
            </w:tcPrChange>
          </w:tcPr>
          <w:p w14:paraId="71F0BB98" w14:textId="77777777" w:rsidR="001F27A4" w:rsidRPr="008F20B5" w:rsidRDefault="001F27A4" w:rsidP="00E07801">
            <w:pPr>
              <w:widowControl/>
              <w:rPr>
                <w:ins w:id="2170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71" w:author="家興 余" w:date="2021-01-27T15:02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交易代號</w:t>
              </w:r>
            </w:ins>
          </w:p>
        </w:tc>
        <w:tc>
          <w:tcPr>
            <w:tcW w:w="278" w:type="pct"/>
            <w:shd w:val="clear" w:color="auto" w:fill="auto"/>
            <w:hideMark/>
            <w:tcPrChange w:id="2172" w:author="家興 余" w:date="2021-01-27T15:02:00Z">
              <w:tcPr>
                <w:tcW w:w="250" w:type="pct"/>
                <w:shd w:val="clear" w:color="auto" w:fill="auto"/>
                <w:hideMark/>
              </w:tcPr>
            </w:tcPrChange>
          </w:tcPr>
          <w:p w14:paraId="3B59B6CC" w14:textId="77777777" w:rsidR="001F27A4" w:rsidRPr="008F20B5" w:rsidRDefault="001F27A4" w:rsidP="00E07801">
            <w:pPr>
              <w:widowControl/>
              <w:jc w:val="center"/>
              <w:rPr>
                <w:ins w:id="2173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74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  <w:tcPrChange w:id="2175" w:author="家興 余" w:date="2021-01-27T15:02:00Z">
              <w:tcPr>
                <w:tcW w:w="250" w:type="pct"/>
                <w:shd w:val="clear" w:color="auto" w:fill="auto"/>
                <w:hideMark/>
              </w:tcPr>
            </w:tcPrChange>
          </w:tcPr>
          <w:p w14:paraId="7BC67E42" w14:textId="77777777" w:rsidR="001F27A4" w:rsidRPr="008F20B5" w:rsidRDefault="001F27A4" w:rsidP="00E07801">
            <w:pPr>
              <w:widowControl/>
              <w:jc w:val="center"/>
              <w:rPr>
                <w:ins w:id="2176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77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  <w:tcPrChange w:id="2178" w:author="家興 余" w:date="2021-01-27T15:02:00Z">
              <w:tcPr>
                <w:tcW w:w="250" w:type="pct"/>
              </w:tcPr>
            </w:tcPrChange>
          </w:tcPr>
          <w:p w14:paraId="08E69521" w14:textId="77777777" w:rsidR="001F27A4" w:rsidRPr="008F20B5" w:rsidRDefault="001F27A4" w:rsidP="00E07801">
            <w:pPr>
              <w:widowControl/>
              <w:jc w:val="center"/>
              <w:rPr>
                <w:ins w:id="2179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80" w:author="家興 余" w:date="2021-01-27T15:0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vAlign w:val="center"/>
            <w:hideMark/>
            <w:tcPrChange w:id="2181" w:author="家興 余" w:date="2021-01-27T15:02:00Z">
              <w:tcPr>
                <w:tcW w:w="1100" w:type="pct"/>
                <w:shd w:val="clear" w:color="auto" w:fill="auto"/>
                <w:vAlign w:val="center"/>
                <w:hideMark/>
              </w:tcPr>
            </w:tcPrChange>
          </w:tcPr>
          <w:p w14:paraId="10F3BCE0" w14:textId="5E6BADB3" w:rsidR="001F27A4" w:rsidRPr="008F20B5" w:rsidRDefault="001F27A4" w:rsidP="00E07801">
            <w:pPr>
              <w:widowControl/>
              <w:rPr>
                <w:ins w:id="2182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83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L110</w:t>
              </w:r>
            </w:ins>
            <w:ins w:id="2184" w:author="家興 余" w:date="2021-01-27T16:14:00Z">
              <w:r w:rsidR="000C2763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</w:tr>
      <w:tr w:rsidR="001F27A4" w:rsidRPr="008F20B5" w14:paraId="111B222E" w14:textId="77777777" w:rsidTr="001F27A4">
        <w:trPr>
          <w:trHeight w:val="340"/>
          <w:ins w:id="2185" w:author="家興 余" w:date="2021-01-27T15:02:00Z"/>
          <w:trPrChange w:id="2186" w:author="家興 余" w:date="2021-01-27T15:02:00Z">
            <w:trPr>
              <w:trHeight w:val="340"/>
            </w:trPr>
          </w:trPrChange>
        </w:trPr>
        <w:tc>
          <w:tcPr>
            <w:tcW w:w="395" w:type="pct"/>
            <w:shd w:val="clear" w:color="auto" w:fill="auto"/>
            <w:tcPrChange w:id="2187" w:author="家興 余" w:date="2021-01-27T15:02:00Z">
              <w:tcPr>
                <w:tcW w:w="250" w:type="pct"/>
                <w:shd w:val="clear" w:color="auto" w:fill="auto"/>
              </w:tcPr>
            </w:tcPrChange>
          </w:tcPr>
          <w:p w14:paraId="6155494D" w14:textId="77777777" w:rsidR="001F27A4" w:rsidRPr="008F20B5" w:rsidRDefault="001F27A4" w:rsidP="00E07801">
            <w:pPr>
              <w:widowControl/>
              <w:jc w:val="center"/>
              <w:rPr>
                <w:ins w:id="2188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89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605" w:type="pct"/>
            <w:shd w:val="clear" w:color="auto" w:fill="auto"/>
            <w:tcPrChange w:id="2190" w:author="家興 余" w:date="2021-01-27T15:02:00Z">
              <w:tcPr>
                <w:tcW w:w="650" w:type="pct"/>
                <w:gridSpan w:val="2"/>
                <w:shd w:val="clear" w:color="auto" w:fill="auto"/>
              </w:tcPr>
            </w:tcPrChange>
          </w:tcPr>
          <w:p w14:paraId="1FE9FA0C" w14:textId="77777777" w:rsidR="001F27A4" w:rsidRPr="008F20B5" w:rsidRDefault="001F27A4" w:rsidP="00E07801">
            <w:pPr>
              <w:widowControl/>
              <w:rPr>
                <w:ins w:id="2191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92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FunCd</w:t>
              </w:r>
            </w:ins>
          </w:p>
        </w:tc>
        <w:tc>
          <w:tcPr>
            <w:tcW w:w="1944" w:type="pct"/>
            <w:shd w:val="clear" w:color="auto" w:fill="auto"/>
            <w:tcPrChange w:id="2193" w:author="家興 余" w:date="2021-01-27T15:02:00Z">
              <w:tcPr>
                <w:tcW w:w="1750" w:type="pct"/>
                <w:shd w:val="clear" w:color="auto" w:fill="auto"/>
              </w:tcPr>
            </w:tcPrChange>
          </w:tcPr>
          <w:p w14:paraId="6E2A677D" w14:textId="77777777" w:rsidR="001F27A4" w:rsidRPr="008F20B5" w:rsidRDefault="001F27A4" w:rsidP="00E07801">
            <w:pPr>
              <w:widowControl/>
              <w:rPr>
                <w:ins w:id="2194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95" w:author="家興 余" w:date="2021-01-27T15:02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功能</w:t>
              </w:r>
            </w:ins>
          </w:p>
        </w:tc>
        <w:tc>
          <w:tcPr>
            <w:tcW w:w="278" w:type="pct"/>
            <w:shd w:val="clear" w:color="auto" w:fill="auto"/>
            <w:tcPrChange w:id="2196" w:author="家興 余" w:date="2021-01-27T15:02:00Z">
              <w:tcPr>
                <w:tcW w:w="250" w:type="pct"/>
                <w:shd w:val="clear" w:color="auto" w:fill="auto"/>
              </w:tcPr>
            </w:tcPrChange>
          </w:tcPr>
          <w:p w14:paraId="6BD10B09" w14:textId="77777777" w:rsidR="001F27A4" w:rsidRPr="008F20B5" w:rsidRDefault="001F27A4" w:rsidP="00E07801">
            <w:pPr>
              <w:widowControl/>
              <w:jc w:val="center"/>
              <w:rPr>
                <w:ins w:id="2197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98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tcPrChange w:id="2199" w:author="家興 余" w:date="2021-01-27T15:02:00Z">
              <w:tcPr>
                <w:tcW w:w="250" w:type="pct"/>
                <w:shd w:val="clear" w:color="auto" w:fill="auto"/>
              </w:tcPr>
            </w:tcPrChange>
          </w:tcPr>
          <w:p w14:paraId="4DA15660" w14:textId="77777777" w:rsidR="001F27A4" w:rsidRPr="008F20B5" w:rsidRDefault="001F27A4" w:rsidP="00E07801">
            <w:pPr>
              <w:widowControl/>
              <w:jc w:val="center"/>
              <w:rPr>
                <w:ins w:id="2200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01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78" w:type="pct"/>
            <w:tcPrChange w:id="2202" w:author="家興 余" w:date="2021-01-27T15:02:00Z">
              <w:tcPr>
                <w:tcW w:w="250" w:type="pct"/>
              </w:tcPr>
            </w:tcPrChange>
          </w:tcPr>
          <w:p w14:paraId="417B6F53" w14:textId="77777777" w:rsidR="001F27A4" w:rsidRPr="008F20B5" w:rsidRDefault="001F27A4" w:rsidP="00E07801">
            <w:pPr>
              <w:widowControl/>
              <w:jc w:val="center"/>
              <w:rPr>
                <w:ins w:id="2203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04" w:author="家興 余" w:date="2021-01-27T15:0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vAlign w:val="center"/>
            <w:tcPrChange w:id="2205" w:author="家興 余" w:date="2021-01-27T15:02:00Z">
              <w:tcPr>
                <w:tcW w:w="1100" w:type="pct"/>
                <w:shd w:val="clear" w:color="auto" w:fill="auto"/>
                <w:vAlign w:val="center"/>
              </w:tcPr>
            </w:tcPrChange>
          </w:tcPr>
          <w:p w14:paraId="376AA3D0" w14:textId="1EB432C1" w:rsidR="001F27A4" w:rsidRPr="008F20B5" w:rsidRDefault="002F10E3" w:rsidP="00E07801">
            <w:pPr>
              <w:widowControl/>
              <w:rPr>
                <w:ins w:id="2206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07" w:author="家興 余" w:date="2021-01-28T17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2</w:t>
              </w:r>
            </w:ins>
            <w:ins w:id="2208" w:author="家興 余" w:date="2021-01-27T15:02:00Z">
              <w:r w:rsidR="001F27A4"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: </w:t>
              </w:r>
            </w:ins>
            <w:ins w:id="2209" w:author="家興 余" w:date="2021-01-27T16:14:00Z">
              <w:r w:rsidR="000C2763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修改</w:t>
              </w:r>
            </w:ins>
          </w:p>
        </w:tc>
      </w:tr>
      <w:tr w:rsidR="001F27A4" w:rsidRPr="008F20B5" w14:paraId="54F25BD5" w14:textId="77777777" w:rsidTr="001F27A4">
        <w:trPr>
          <w:trHeight w:val="340"/>
          <w:ins w:id="2210" w:author="家興 余" w:date="2021-01-27T15:02:00Z"/>
          <w:trPrChange w:id="2211" w:author="家興 余" w:date="2021-01-27T15:02:00Z">
            <w:trPr>
              <w:trHeight w:val="340"/>
            </w:trPr>
          </w:trPrChange>
        </w:trPr>
        <w:tc>
          <w:tcPr>
            <w:tcW w:w="395" w:type="pct"/>
            <w:shd w:val="clear" w:color="auto" w:fill="auto"/>
            <w:hideMark/>
            <w:tcPrChange w:id="2212" w:author="家興 余" w:date="2021-01-27T15:02:00Z">
              <w:tcPr>
                <w:tcW w:w="250" w:type="pct"/>
                <w:shd w:val="clear" w:color="auto" w:fill="auto"/>
                <w:hideMark/>
              </w:tcPr>
            </w:tcPrChange>
          </w:tcPr>
          <w:p w14:paraId="58FAFA5A" w14:textId="77777777" w:rsidR="001F27A4" w:rsidRPr="008F20B5" w:rsidRDefault="001F27A4" w:rsidP="00E07801">
            <w:pPr>
              <w:widowControl/>
              <w:jc w:val="center"/>
              <w:rPr>
                <w:ins w:id="2213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14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</w:p>
        </w:tc>
        <w:tc>
          <w:tcPr>
            <w:tcW w:w="605" w:type="pct"/>
            <w:shd w:val="clear" w:color="auto" w:fill="auto"/>
            <w:hideMark/>
            <w:tcPrChange w:id="2215" w:author="家興 余" w:date="2021-01-27T15:02:00Z">
              <w:tcPr>
                <w:tcW w:w="650" w:type="pct"/>
                <w:gridSpan w:val="2"/>
                <w:shd w:val="clear" w:color="auto" w:fill="auto"/>
                <w:hideMark/>
              </w:tcPr>
            </w:tcPrChange>
          </w:tcPr>
          <w:p w14:paraId="2F633F04" w14:textId="77777777" w:rsidR="001F27A4" w:rsidRPr="008F20B5" w:rsidRDefault="001F27A4" w:rsidP="00E07801">
            <w:pPr>
              <w:widowControl/>
              <w:rPr>
                <w:ins w:id="2216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17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CustId</w:t>
              </w:r>
            </w:ins>
          </w:p>
        </w:tc>
        <w:tc>
          <w:tcPr>
            <w:tcW w:w="1944" w:type="pct"/>
            <w:shd w:val="clear" w:color="auto" w:fill="auto"/>
            <w:hideMark/>
            <w:tcPrChange w:id="2218" w:author="家興 余" w:date="2021-01-27T15:02:00Z">
              <w:tcPr>
                <w:tcW w:w="1750" w:type="pct"/>
                <w:shd w:val="clear" w:color="auto" w:fill="auto"/>
                <w:hideMark/>
              </w:tcPr>
            </w:tcPrChange>
          </w:tcPr>
          <w:p w14:paraId="0D753AA6" w14:textId="77777777" w:rsidR="001F27A4" w:rsidRPr="008F20B5" w:rsidRDefault="001F27A4" w:rsidP="00E07801">
            <w:pPr>
              <w:widowControl/>
              <w:rPr>
                <w:ins w:id="2219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20" w:author="家興 余" w:date="2021-01-27T15:02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身分證字號</w:t>
              </w:r>
            </w:ins>
          </w:p>
        </w:tc>
        <w:tc>
          <w:tcPr>
            <w:tcW w:w="278" w:type="pct"/>
            <w:shd w:val="clear" w:color="auto" w:fill="auto"/>
            <w:hideMark/>
            <w:tcPrChange w:id="2221" w:author="家興 余" w:date="2021-01-27T15:02:00Z">
              <w:tcPr>
                <w:tcW w:w="250" w:type="pct"/>
                <w:shd w:val="clear" w:color="auto" w:fill="auto"/>
                <w:hideMark/>
              </w:tcPr>
            </w:tcPrChange>
          </w:tcPr>
          <w:p w14:paraId="65579CA3" w14:textId="77777777" w:rsidR="001F27A4" w:rsidRPr="008F20B5" w:rsidRDefault="001F27A4" w:rsidP="00E07801">
            <w:pPr>
              <w:widowControl/>
              <w:jc w:val="center"/>
              <w:rPr>
                <w:ins w:id="2222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23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  <w:tcPrChange w:id="2224" w:author="家興 余" w:date="2021-01-27T15:02:00Z">
              <w:tcPr>
                <w:tcW w:w="250" w:type="pct"/>
                <w:shd w:val="clear" w:color="auto" w:fill="auto"/>
                <w:hideMark/>
              </w:tcPr>
            </w:tcPrChange>
          </w:tcPr>
          <w:p w14:paraId="6D210B1A" w14:textId="77777777" w:rsidR="001F27A4" w:rsidRPr="008F20B5" w:rsidRDefault="001F27A4" w:rsidP="00E07801">
            <w:pPr>
              <w:widowControl/>
              <w:jc w:val="center"/>
              <w:rPr>
                <w:ins w:id="2225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26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10</w:t>
              </w:r>
            </w:ins>
          </w:p>
        </w:tc>
        <w:tc>
          <w:tcPr>
            <w:tcW w:w="278" w:type="pct"/>
            <w:tcPrChange w:id="2227" w:author="家興 余" w:date="2021-01-27T15:02:00Z">
              <w:tcPr>
                <w:tcW w:w="250" w:type="pct"/>
              </w:tcPr>
            </w:tcPrChange>
          </w:tcPr>
          <w:p w14:paraId="27B3E83F" w14:textId="77777777" w:rsidR="001F27A4" w:rsidRPr="008F20B5" w:rsidRDefault="001F27A4" w:rsidP="00E07801">
            <w:pPr>
              <w:widowControl/>
              <w:jc w:val="center"/>
              <w:rPr>
                <w:ins w:id="2228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29" w:author="家興 余" w:date="2021-01-27T15:0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hideMark/>
            <w:tcPrChange w:id="2230" w:author="家興 余" w:date="2021-01-27T15:02:00Z">
              <w:tcPr>
                <w:tcW w:w="1100" w:type="pct"/>
                <w:shd w:val="clear" w:color="auto" w:fill="auto"/>
                <w:hideMark/>
              </w:tcPr>
            </w:tcPrChange>
          </w:tcPr>
          <w:p w14:paraId="3BE17FD8" w14:textId="77777777" w:rsidR="001F27A4" w:rsidRPr="008F20B5" w:rsidRDefault="001F27A4" w:rsidP="00E07801">
            <w:pPr>
              <w:widowControl/>
              <w:rPr>
                <w:ins w:id="2231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0C2763" w:rsidRPr="008F20B5" w14:paraId="45351FBA" w14:textId="77777777" w:rsidTr="001F27A4">
        <w:trPr>
          <w:trHeight w:val="340"/>
          <w:ins w:id="2232" w:author="家興 余" w:date="2021-01-27T16:14:00Z"/>
        </w:trPr>
        <w:tc>
          <w:tcPr>
            <w:tcW w:w="395" w:type="pct"/>
            <w:shd w:val="clear" w:color="auto" w:fill="auto"/>
          </w:tcPr>
          <w:p w14:paraId="6C53D5C8" w14:textId="776F06DF" w:rsidR="000C2763" w:rsidRPr="008F20B5" w:rsidRDefault="000C2763" w:rsidP="00E07801">
            <w:pPr>
              <w:widowControl/>
              <w:jc w:val="center"/>
              <w:rPr>
                <w:ins w:id="2233" w:author="家興 余" w:date="2021-01-27T16:14:00Z"/>
                <w:rFonts w:ascii="標楷體" w:eastAsia="標楷體" w:hAnsi="標楷體" w:cs="新細明體"/>
                <w:color w:val="000000"/>
                <w:kern w:val="0"/>
              </w:rPr>
            </w:pPr>
            <w:ins w:id="2234" w:author="家興 余" w:date="2021-01-27T16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4</w:t>
              </w:r>
            </w:ins>
          </w:p>
        </w:tc>
        <w:tc>
          <w:tcPr>
            <w:tcW w:w="605" w:type="pct"/>
            <w:shd w:val="clear" w:color="auto" w:fill="auto"/>
          </w:tcPr>
          <w:p w14:paraId="673D4C5F" w14:textId="085C1C2E" w:rsidR="000C2763" w:rsidRPr="008F20B5" w:rsidRDefault="000C2763" w:rsidP="00E07801">
            <w:pPr>
              <w:widowControl/>
              <w:rPr>
                <w:ins w:id="2235" w:author="家興 余" w:date="2021-01-27T16:14:00Z"/>
                <w:rFonts w:ascii="標楷體" w:eastAsia="標楷體" w:hAnsi="標楷體" w:cs="新細明體"/>
                <w:color w:val="000000"/>
                <w:kern w:val="0"/>
              </w:rPr>
            </w:pPr>
            <w:ins w:id="2236" w:author="家興 余" w:date="2021-01-27T16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C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ustNo</w:t>
              </w:r>
            </w:ins>
          </w:p>
        </w:tc>
        <w:tc>
          <w:tcPr>
            <w:tcW w:w="1944" w:type="pct"/>
            <w:shd w:val="clear" w:color="auto" w:fill="auto"/>
          </w:tcPr>
          <w:p w14:paraId="35A7B5F3" w14:textId="75832411" w:rsidR="000C2763" w:rsidRPr="008F20B5" w:rsidRDefault="000C2763" w:rsidP="00E07801">
            <w:pPr>
              <w:widowControl/>
              <w:rPr>
                <w:ins w:id="2237" w:author="家興 余" w:date="2021-01-27T16:14:00Z"/>
                <w:rFonts w:ascii="標楷體" w:eastAsia="標楷體" w:hAnsi="標楷體" w:cs="新細明體"/>
                <w:color w:val="000000"/>
                <w:kern w:val="0"/>
              </w:rPr>
            </w:pPr>
            <w:ins w:id="2238" w:author="家興 余" w:date="2021-01-27T16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戶號</w:t>
              </w:r>
            </w:ins>
          </w:p>
        </w:tc>
        <w:tc>
          <w:tcPr>
            <w:tcW w:w="278" w:type="pct"/>
            <w:shd w:val="clear" w:color="auto" w:fill="auto"/>
          </w:tcPr>
          <w:p w14:paraId="7DFBF228" w14:textId="48354E57" w:rsidR="000C2763" w:rsidRPr="008F20B5" w:rsidRDefault="000C2763" w:rsidP="00E07801">
            <w:pPr>
              <w:widowControl/>
              <w:jc w:val="center"/>
              <w:rPr>
                <w:ins w:id="2239" w:author="家興 余" w:date="2021-01-27T16:14:00Z"/>
                <w:rFonts w:ascii="標楷體" w:eastAsia="標楷體" w:hAnsi="標楷體" w:cs="新細明體"/>
                <w:color w:val="000000"/>
                <w:kern w:val="0"/>
              </w:rPr>
            </w:pPr>
            <w:ins w:id="2240" w:author="家興 余" w:date="2021-01-27T16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A</w:t>
              </w:r>
            </w:ins>
          </w:p>
        </w:tc>
        <w:tc>
          <w:tcPr>
            <w:tcW w:w="278" w:type="pct"/>
            <w:shd w:val="clear" w:color="auto" w:fill="auto"/>
          </w:tcPr>
          <w:p w14:paraId="4585E24A" w14:textId="112E9D0B" w:rsidR="000C2763" w:rsidRPr="008F20B5" w:rsidRDefault="000C2763" w:rsidP="00E07801">
            <w:pPr>
              <w:widowControl/>
              <w:jc w:val="center"/>
              <w:rPr>
                <w:ins w:id="2241" w:author="家興 余" w:date="2021-01-27T16:14:00Z"/>
                <w:rFonts w:ascii="標楷體" w:eastAsia="標楷體" w:hAnsi="標楷體" w:cs="新細明體"/>
                <w:color w:val="000000"/>
                <w:kern w:val="0"/>
              </w:rPr>
            </w:pPr>
            <w:ins w:id="2242" w:author="家興 余" w:date="2021-01-27T16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7</w:t>
              </w:r>
            </w:ins>
          </w:p>
        </w:tc>
        <w:tc>
          <w:tcPr>
            <w:tcW w:w="278" w:type="pct"/>
          </w:tcPr>
          <w:p w14:paraId="3C47112B" w14:textId="77777777" w:rsidR="000C2763" w:rsidRDefault="000C2763" w:rsidP="00E07801">
            <w:pPr>
              <w:widowControl/>
              <w:jc w:val="center"/>
              <w:rPr>
                <w:ins w:id="2243" w:author="家興 余" w:date="2021-01-27T16:1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</w:tcPr>
          <w:p w14:paraId="0D6A61C3" w14:textId="77777777" w:rsidR="000C2763" w:rsidRPr="008F20B5" w:rsidRDefault="000C2763" w:rsidP="00E07801">
            <w:pPr>
              <w:widowControl/>
              <w:rPr>
                <w:ins w:id="2244" w:author="家興 余" w:date="2021-01-27T16:1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1F27A4" w:rsidRPr="008F20B5" w14:paraId="518221B1" w14:textId="77777777" w:rsidTr="001F27A4">
        <w:trPr>
          <w:trHeight w:val="340"/>
          <w:ins w:id="2245" w:author="家興 余" w:date="2021-01-27T15:02:00Z"/>
          <w:trPrChange w:id="2246" w:author="家興 余" w:date="2021-01-27T15:02:00Z">
            <w:trPr>
              <w:trHeight w:val="340"/>
            </w:trPr>
          </w:trPrChange>
        </w:trPr>
        <w:tc>
          <w:tcPr>
            <w:tcW w:w="395" w:type="pct"/>
            <w:shd w:val="clear" w:color="auto" w:fill="auto"/>
            <w:tcPrChange w:id="2247" w:author="家興 余" w:date="2021-01-27T15:02:00Z">
              <w:tcPr>
                <w:tcW w:w="250" w:type="pct"/>
                <w:shd w:val="clear" w:color="auto" w:fill="auto"/>
              </w:tcPr>
            </w:tcPrChange>
          </w:tcPr>
          <w:p w14:paraId="70B9D677" w14:textId="56641CA3" w:rsidR="001F27A4" w:rsidRPr="00E358EA" w:rsidRDefault="001F27A4">
            <w:pPr>
              <w:pStyle w:val="af9"/>
              <w:widowControl/>
              <w:ind w:leftChars="0" w:left="1134"/>
              <w:rPr>
                <w:ins w:id="2248" w:author="家興 余" w:date="2021-01-27T15:02:00Z"/>
                <w:rFonts w:ascii="標楷體" w:eastAsia="標楷體" w:hAnsi="標楷體" w:cs="新細明體"/>
                <w:color w:val="000000"/>
                <w:kern w:val="0"/>
                <w:rPrChange w:id="2249" w:author="家興 余" w:date="2021-01-28T17:26:00Z">
                  <w:rPr>
                    <w:ins w:id="2250" w:author="家興 余" w:date="2021-01-27T15:02:00Z"/>
                  </w:rPr>
                </w:rPrChange>
              </w:rPr>
              <w:pPrChange w:id="2251" w:author="家興 余" w:date="2021-01-28T17:26:00Z">
                <w:pPr>
                  <w:widowControl/>
                  <w:jc w:val="center"/>
                </w:pPr>
              </w:pPrChange>
            </w:pPr>
          </w:p>
        </w:tc>
        <w:tc>
          <w:tcPr>
            <w:tcW w:w="605" w:type="pct"/>
            <w:shd w:val="clear" w:color="auto" w:fill="auto"/>
            <w:tcPrChange w:id="2252" w:author="家興 余" w:date="2021-01-27T15:02:00Z">
              <w:tcPr>
                <w:tcW w:w="650" w:type="pct"/>
                <w:gridSpan w:val="2"/>
                <w:shd w:val="clear" w:color="auto" w:fill="auto"/>
              </w:tcPr>
            </w:tcPrChange>
          </w:tcPr>
          <w:p w14:paraId="24657623" w14:textId="77777777" w:rsidR="001F27A4" w:rsidRPr="00CB1CF5" w:rsidRDefault="001F27A4" w:rsidP="00E07801">
            <w:pPr>
              <w:widowControl/>
              <w:rPr>
                <w:ins w:id="2253" w:author="家興 余" w:date="2021-01-27T15:02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254" w:author="家興 余" w:date="2021-01-27T15:02:00Z">
              <w:r w:rsidRPr="00CB1CF5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BranchNo</w:t>
              </w:r>
            </w:ins>
          </w:p>
        </w:tc>
        <w:tc>
          <w:tcPr>
            <w:tcW w:w="1944" w:type="pct"/>
            <w:shd w:val="clear" w:color="auto" w:fill="auto"/>
            <w:tcPrChange w:id="2255" w:author="家興 余" w:date="2021-01-27T15:02:00Z">
              <w:tcPr>
                <w:tcW w:w="1750" w:type="pct"/>
                <w:shd w:val="clear" w:color="auto" w:fill="auto"/>
              </w:tcPr>
            </w:tcPrChange>
          </w:tcPr>
          <w:p w14:paraId="6371ED90" w14:textId="77777777" w:rsidR="001F27A4" w:rsidRPr="00CB1CF5" w:rsidRDefault="001F27A4" w:rsidP="00E07801">
            <w:pPr>
              <w:widowControl/>
              <w:rPr>
                <w:ins w:id="2256" w:author="家興 余" w:date="2021-01-27T15:02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257" w:author="家興 余" w:date="2021-01-27T15:02:00Z">
              <w:r w:rsidRPr="00CB1CF5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>單位</w:t>
              </w:r>
            </w:ins>
          </w:p>
        </w:tc>
        <w:tc>
          <w:tcPr>
            <w:tcW w:w="278" w:type="pct"/>
            <w:shd w:val="clear" w:color="auto" w:fill="auto"/>
            <w:tcPrChange w:id="2258" w:author="家興 余" w:date="2021-01-27T15:02:00Z">
              <w:tcPr>
                <w:tcW w:w="250" w:type="pct"/>
                <w:shd w:val="clear" w:color="auto" w:fill="auto"/>
              </w:tcPr>
            </w:tcPrChange>
          </w:tcPr>
          <w:p w14:paraId="24B386C7" w14:textId="77777777" w:rsidR="001F27A4" w:rsidRPr="00CB1CF5" w:rsidRDefault="001F27A4" w:rsidP="00E07801">
            <w:pPr>
              <w:widowControl/>
              <w:jc w:val="center"/>
              <w:rPr>
                <w:ins w:id="2259" w:author="家興 余" w:date="2021-01-27T15:02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260" w:author="家興 余" w:date="2021-01-27T15:02:00Z">
              <w:r w:rsidRPr="00CB1CF5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tcPrChange w:id="2261" w:author="家興 余" w:date="2021-01-27T15:02:00Z">
              <w:tcPr>
                <w:tcW w:w="250" w:type="pct"/>
                <w:shd w:val="clear" w:color="auto" w:fill="auto"/>
              </w:tcPr>
            </w:tcPrChange>
          </w:tcPr>
          <w:p w14:paraId="1646557D" w14:textId="77777777" w:rsidR="001F27A4" w:rsidRPr="00CB1CF5" w:rsidRDefault="001F27A4" w:rsidP="00E07801">
            <w:pPr>
              <w:widowControl/>
              <w:jc w:val="center"/>
              <w:rPr>
                <w:ins w:id="2262" w:author="家興 余" w:date="2021-01-27T15:02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263" w:author="家興 余" w:date="2021-01-27T15:02:00Z">
              <w:r w:rsidRPr="00CB1CF5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4</w:t>
              </w:r>
            </w:ins>
          </w:p>
        </w:tc>
        <w:tc>
          <w:tcPr>
            <w:tcW w:w="278" w:type="pct"/>
            <w:tcPrChange w:id="2264" w:author="家興 余" w:date="2021-01-27T15:02:00Z">
              <w:tcPr>
                <w:tcW w:w="250" w:type="pct"/>
              </w:tcPr>
            </w:tcPrChange>
          </w:tcPr>
          <w:p w14:paraId="234A640B" w14:textId="77777777" w:rsidR="001F27A4" w:rsidRPr="000A40C7" w:rsidRDefault="001F27A4" w:rsidP="00E07801">
            <w:pPr>
              <w:widowControl/>
              <w:jc w:val="center"/>
              <w:rPr>
                <w:ins w:id="2265" w:author="家興 余" w:date="2021-01-27T15:02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266" w:author="家興 余" w:date="2021-01-27T15:0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tcPrChange w:id="2267" w:author="家興 余" w:date="2021-01-27T15:02:00Z">
              <w:tcPr>
                <w:tcW w:w="1100" w:type="pct"/>
                <w:shd w:val="clear" w:color="auto" w:fill="auto"/>
              </w:tcPr>
            </w:tcPrChange>
          </w:tcPr>
          <w:p w14:paraId="77ECC658" w14:textId="77777777" w:rsidR="001F27A4" w:rsidRPr="00CB1CF5" w:rsidRDefault="001F27A4" w:rsidP="00E07801">
            <w:pPr>
              <w:widowControl/>
              <w:rPr>
                <w:ins w:id="2268" w:author="家興 余" w:date="2021-01-27T15:02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269" w:author="家興 余" w:date="2021-01-27T15:02:00Z">
              <w:r w:rsidRPr="00CB1CF5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>固定</w:t>
              </w:r>
              <w:r w:rsidRPr="00CB1CF5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0000</w:t>
              </w:r>
            </w:ins>
          </w:p>
        </w:tc>
      </w:tr>
      <w:tr w:rsidR="001F27A4" w:rsidRPr="008F20B5" w14:paraId="27B0FCE7" w14:textId="77777777" w:rsidTr="00E64449">
        <w:trPr>
          <w:trHeight w:val="340"/>
          <w:ins w:id="2270" w:author="家興 余" w:date="2021-01-27T15:02:00Z"/>
          <w:trPrChange w:id="2271" w:author="家興 余" w:date="2021-01-27T19:52:00Z">
            <w:trPr>
              <w:trHeight w:val="340"/>
            </w:trPr>
          </w:trPrChange>
        </w:trPr>
        <w:tc>
          <w:tcPr>
            <w:tcW w:w="395" w:type="pct"/>
            <w:shd w:val="clear" w:color="auto" w:fill="auto"/>
            <w:tcPrChange w:id="2272" w:author="家興 余" w:date="2021-01-27T19:52:00Z">
              <w:tcPr>
                <w:tcW w:w="250" w:type="pct"/>
                <w:shd w:val="clear" w:color="auto" w:fill="auto"/>
              </w:tcPr>
            </w:tcPrChange>
          </w:tcPr>
          <w:p w14:paraId="350CA3C0" w14:textId="21C5CEE5" w:rsidR="001F27A4" w:rsidRPr="008F20B5" w:rsidRDefault="001F27A4" w:rsidP="00E07801">
            <w:pPr>
              <w:widowControl/>
              <w:jc w:val="center"/>
              <w:rPr>
                <w:ins w:id="2273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05" w:type="pct"/>
            <w:shd w:val="clear" w:color="auto" w:fill="auto"/>
            <w:tcPrChange w:id="2274" w:author="家興 余" w:date="2021-01-27T19:52:00Z">
              <w:tcPr>
                <w:tcW w:w="650" w:type="pct"/>
                <w:gridSpan w:val="2"/>
                <w:shd w:val="clear" w:color="auto" w:fill="auto"/>
              </w:tcPr>
            </w:tcPrChange>
          </w:tcPr>
          <w:p w14:paraId="40F2DE4F" w14:textId="4EE7F174" w:rsidR="001F27A4" w:rsidRPr="008F20B5" w:rsidRDefault="002247CA" w:rsidP="00E07801">
            <w:pPr>
              <w:widowControl/>
              <w:rPr>
                <w:ins w:id="2275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76" w:author="家興 余" w:date="2021-01-28T17:17:00Z"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L</w:t>
              </w:r>
            </w:ins>
            <w:ins w:id="2277" w:author="家興 余" w:date="2021-01-28T17:18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1109</w:t>
              </w:r>
            </w:ins>
            <w:ins w:id="2278" w:author="家興 余" w:date="2021-01-28T17:17:00Z"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Occurs</w:t>
              </w:r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</w:r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</w:r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</w:r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</w:r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</w:r>
            </w:ins>
          </w:p>
        </w:tc>
        <w:tc>
          <w:tcPr>
            <w:tcW w:w="1944" w:type="pct"/>
            <w:shd w:val="clear" w:color="auto" w:fill="auto"/>
            <w:tcPrChange w:id="2279" w:author="家興 余" w:date="2021-01-27T19:52:00Z">
              <w:tcPr>
                <w:tcW w:w="1750" w:type="pct"/>
                <w:shd w:val="clear" w:color="auto" w:fill="auto"/>
              </w:tcPr>
            </w:tcPrChange>
          </w:tcPr>
          <w:p w14:paraId="40474335" w14:textId="042DCFEB" w:rsidR="001F27A4" w:rsidRPr="008F20B5" w:rsidRDefault="001F27A4" w:rsidP="00E07801">
            <w:pPr>
              <w:widowControl/>
              <w:rPr>
                <w:ins w:id="2280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8" w:type="pct"/>
            <w:shd w:val="clear" w:color="auto" w:fill="auto"/>
            <w:tcPrChange w:id="2281" w:author="家興 余" w:date="2021-01-27T19:52:00Z">
              <w:tcPr>
                <w:tcW w:w="250" w:type="pct"/>
                <w:shd w:val="clear" w:color="auto" w:fill="auto"/>
              </w:tcPr>
            </w:tcPrChange>
          </w:tcPr>
          <w:p w14:paraId="08EA1F2D" w14:textId="21097DDA" w:rsidR="001F27A4" w:rsidRPr="008F20B5" w:rsidRDefault="001F27A4" w:rsidP="00E07801">
            <w:pPr>
              <w:widowControl/>
              <w:jc w:val="center"/>
              <w:rPr>
                <w:ins w:id="2282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8" w:type="pct"/>
            <w:shd w:val="clear" w:color="auto" w:fill="auto"/>
            <w:tcPrChange w:id="2283" w:author="家興 余" w:date="2021-01-27T19:52:00Z">
              <w:tcPr>
                <w:tcW w:w="250" w:type="pct"/>
                <w:shd w:val="clear" w:color="auto" w:fill="auto"/>
              </w:tcPr>
            </w:tcPrChange>
          </w:tcPr>
          <w:p w14:paraId="18BAA970" w14:textId="3501CC5B" w:rsidR="001F27A4" w:rsidRPr="008F20B5" w:rsidRDefault="001F27A4" w:rsidP="00E07801">
            <w:pPr>
              <w:widowControl/>
              <w:jc w:val="center"/>
              <w:rPr>
                <w:ins w:id="2284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8" w:type="pct"/>
            <w:tcPrChange w:id="2285" w:author="家興 余" w:date="2021-01-27T19:52:00Z">
              <w:tcPr>
                <w:tcW w:w="250" w:type="pct"/>
              </w:tcPr>
            </w:tcPrChange>
          </w:tcPr>
          <w:p w14:paraId="4C02E7FB" w14:textId="2182E116" w:rsidR="001F27A4" w:rsidRPr="008F20B5" w:rsidRDefault="001F27A4" w:rsidP="00E07801">
            <w:pPr>
              <w:widowControl/>
              <w:jc w:val="center"/>
              <w:rPr>
                <w:ins w:id="2286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  <w:tcPrChange w:id="2287" w:author="家興 余" w:date="2021-01-27T19:52:00Z">
              <w:tcPr>
                <w:tcW w:w="1100" w:type="pct"/>
                <w:shd w:val="clear" w:color="auto" w:fill="auto"/>
                <w:noWrap/>
                <w:vAlign w:val="center"/>
              </w:tcPr>
            </w:tcPrChange>
          </w:tcPr>
          <w:p w14:paraId="5251B906" w14:textId="754A17AF" w:rsidR="00E358EA" w:rsidRDefault="00E358EA" w:rsidP="00E358EA">
            <w:pPr>
              <w:widowControl/>
              <w:rPr>
                <w:ins w:id="2288" w:author="家興 余" w:date="2021-01-28T17:20:00Z"/>
                <w:rFonts w:ascii="標楷體" w:eastAsia="標楷體" w:hAnsi="標楷體" w:cs="新細明體"/>
                <w:color w:val="000000"/>
                <w:kern w:val="0"/>
              </w:rPr>
            </w:pPr>
            <w:ins w:id="2289" w:author="家興 余" w:date="2021-01-28T17:27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O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ccurs</w:t>
              </w:r>
            </w:ins>
            <w:ins w:id="2290" w:author="家興 余" w:date="2021-01-28T17:28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 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-6</w:t>
              </w:r>
            </w:ins>
          </w:p>
          <w:p w14:paraId="1164529E" w14:textId="572ED4B2" w:rsidR="00E358EA" w:rsidRPr="002247CA" w:rsidRDefault="00E358EA" w:rsidP="00E358EA">
            <w:pPr>
              <w:widowControl/>
              <w:rPr>
                <w:ins w:id="2291" w:author="家興 余" w:date="2021-01-28T17:19:00Z"/>
                <w:rFonts w:ascii="標楷體" w:eastAsia="標楷體" w:hAnsi="標楷體" w:cs="新細明體"/>
                <w:color w:val="000000"/>
                <w:kern w:val="0"/>
              </w:rPr>
            </w:pPr>
            <w:ins w:id="2292" w:author="家興 余" w:date="2021-01-28T17:19:00Z"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1: 新光金控</w:t>
              </w:r>
            </w:ins>
          </w:p>
          <w:p w14:paraId="50C21FC9" w14:textId="55D1FA80" w:rsidR="00E358EA" w:rsidRPr="002247CA" w:rsidRDefault="00E358EA" w:rsidP="00E358EA">
            <w:pPr>
              <w:widowControl/>
              <w:rPr>
                <w:ins w:id="2293" w:author="家興 余" w:date="2021-01-28T17:19:00Z"/>
                <w:rFonts w:ascii="標楷體" w:eastAsia="標楷體" w:hAnsi="標楷體" w:cs="新細明體"/>
                <w:color w:val="000000"/>
                <w:kern w:val="0"/>
              </w:rPr>
            </w:pPr>
            <w:ins w:id="2294" w:author="家興 余" w:date="2021-01-28T17:19:00Z"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2: 新光人壽</w:t>
              </w:r>
            </w:ins>
          </w:p>
          <w:p w14:paraId="424A3830" w14:textId="4597EF4C" w:rsidR="00E358EA" w:rsidRPr="002247CA" w:rsidRDefault="00E358EA" w:rsidP="00E358EA">
            <w:pPr>
              <w:widowControl/>
              <w:rPr>
                <w:ins w:id="2295" w:author="家興 余" w:date="2021-01-28T17:19:00Z"/>
                <w:rFonts w:ascii="標楷體" w:eastAsia="標楷體" w:hAnsi="標楷體" w:cs="新細明體"/>
                <w:color w:val="000000"/>
                <w:kern w:val="0"/>
              </w:rPr>
            </w:pPr>
            <w:ins w:id="2296" w:author="家興 余" w:date="2021-01-28T17:19:00Z"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3: 新光銀行</w:t>
              </w:r>
            </w:ins>
          </w:p>
          <w:p w14:paraId="345A5EEF" w14:textId="59B352EF" w:rsidR="00E358EA" w:rsidRPr="002247CA" w:rsidRDefault="00E358EA" w:rsidP="00E358EA">
            <w:pPr>
              <w:widowControl/>
              <w:rPr>
                <w:ins w:id="2297" w:author="家興 余" w:date="2021-01-28T17:19:00Z"/>
                <w:rFonts w:ascii="標楷體" w:eastAsia="標楷體" w:hAnsi="標楷體" w:cs="新細明體"/>
                <w:color w:val="000000"/>
                <w:kern w:val="0"/>
              </w:rPr>
            </w:pPr>
            <w:ins w:id="2298" w:author="家興 余" w:date="2021-01-28T17:19:00Z"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4: 新光信託</w:t>
              </w:r>
            </w:ins>
          </w:p>
          <w:p w14:paraId="09F8B3F8" w14:textId="41CB0AF7" w:rsidR="00E358EA" w:rsidRPr="002247CA" w:rsidRDefault="00E358EA" w:rsidP="00E358EA">
            <w:pPr>
              <w:widowControl/>
              <w:rPr>
                <w:ins w:id="2299" w:author="家興 余" w:date="2021-01-28T17:19:00Z"/>
                <w:rFonts w:ascii="標楷體" w:eastAsia="標楷體" w:hAnsi="標楷體" w:cs="新細明體"/>
                <w:color w:val="000000"/>
                <w:kern w:val="0"/>
              </w:rPr>
            </w:pPr>
            <w:ins w:id="2300" w:author="家興 余" w:date="2021-01-28T17:19:00Z"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5: 保險經紀人</w:t>
              </w:r>
            </w:ins>
          </w:p>
          <w:p w14:paraId="268A6E2A" w14:textId="07FC5971" w:rsidR="001F27A4" w:rsidRPr="008F20B5" w:rsidRDefault="00E358EA" w:rsidP="00E358EA">
            <w:pPr>
              <w:widowControl/>
              <w:rPr>
                <w:ins w:id="2301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302" w:author="家興 余" w:date="2021-01-28T17:19:00Z"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6: 元富證券"</w:t>
              </w:r>
            </w:ins>
          </w:p>
        </w:tc>
      </w:tr>
      <w:tr w:rsidR="00E358EA" w:rsidRPr="008F20B5" w14:paraId="6BC2E65C" w14:textId="77777777" w:rsidTr="00E64449">
        <w:trPr>
          <w:trHeight w:val="340"/>
          <w:ins w:id="2303" w:author="家興 余" w:date="2021-01-27T15:02:00Z"/>
          <w:trPrChange w:id="2304" w:author="家興 余" w:date="2021-01-27T19:52:00Z">
            <w:trPr>
              <w:trHeight w:val="340"/>
            </w:trPr>
          </w:trPrChange>
        </w:trPr>
        <w:tc>
          <w:tcPr>
            <w:tcW w:w="395" w:type="pct"/>
            <w:shd w:val="clear" w:color="auto" w:fill="auto"/>
            <w:tcPrChange w:id="2305" w:author="家興 余" w:date="2021-01-27T19:52:00Z">
              <w:tcPr>
                <w:tcW w:w="250" w:type="pct"/>
                <w:shd w:val="clear" w:color="auto" w:fill="auto"/>
              </w:tcPr>
            </w:tcPrChange>
          </w:tcPr>
          <w:p w14:paraId="4BE2F3DF" w14:textId="1410D5C0" w:rsidR="00E358EA" w:rsidRPr="008F20B5" w:rsidRDefault="00E358EA" w:rsidP="00E358EA">
            <w:pPr>
              <w:widowControl/>
              <w:jc w:val="center"/>
              <w:rPr>
                <w:ins w:id="2306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05" w:type="pct"/>
            <w:shd w:val="clear" w:color="auto" w:fill="auto"/>
            <w:tcPrChange w:id="2307" w:author="家興 余" w:date="2021-01-27T19:52:00Z">
              <w:tcPr>
                <w:tcW w:w="650" w:type="pct"/>
                <w:gridSpan w:val="2"/>
                <w:shd w:val="clear" w:color="auto" w:fill="auto"/>
              </w:tcPr>
            </w:tcPrChange>
          </w:tcPr>
          <w:p w14:paraId="5CB29690" w14:textId="31AF3B2E" w:rsidR="00E358EA" w:rsidRPr="008F20B5" w:rsidRDefault="00E358EA" w:rsidP="00E358EA">
            <w:pPr>
              <w:widowControl/>
              <w:rPr>
                <w:ins w:id="2308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309" w:author="家興 余" w:date="2021-01-28T17:20:00Z">
              <w:r w:rsidRPr="00E358EA">
                <w:rPr>
                  <w:rFonts w:ascii="標楷體" w:eastAsia="標楷體" w:hAnsi="標楷體" w:cs="新細明體"/>
                  <w:color w:val="000000"/>
                  <w:kern w:val="0"/>
                </w:rPr>
                <w:t>Enable</w:t>
              </w:r>
            </w:ins>
          </w:p>
        </w:tc>
        <w:tc>
          <w:tcPr>
            <w:tcW w:w="1944" w:type="pct"/>
            <w:shd w:val="clear" w:color="auto" w:fill="auto"/>
            <w:tcPrChange w:id="2310" w:author="家興 余" w:date="2021-01-27T19:52:00Z">
              <w:tcPr>
                <w:tcW w:w="1750" w:type="pct"/>
                <w:shd w:val="clear" w:color="auto" w:fill="auto"/>
              </w:tcPr>
            </w:tcPrChange>
          </w:tcPr>
          <w:p w14:paraId="4A470960" w14:textId="17141C70" w:rsidR="00E358EA" w:rsidRPr="008F20B5" w:rsidRDefault="00E358EA" w:rsidP="00E358EA">
            <w:pPr>
              <w:widowControl/>
              <w:rPr>
                <w:ins w:id="2311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312" w:author="家興 余" w:date="2021-01-28T17:2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是否同意</w:t>
              </w:r>
            </w:ins>
          </w:p>
        </w:tc>
        <w:tc>
          <w:tcPr>
            <w:tcW w:w="278" w:type="pct"/>
            <w:shd w:val="clear" w:color="auto" w:fill="auto"/>
            <w:tcPrChange w:id="2313" w:author="家興 余" w:date="2021-01-27T19:52:00Z">
              <w:tcPr>
                <w:tcW w:w="250" w:type="pct"/>
                <w:shd w:val="clear" w:color="auto" w:fill="auto"/>
              </w:tcPr>
            </w:tcPrChange>
          </w:tcPr>
          <w:p w14:paraId="223F7368" w14:textId="4CD463AE" w:rsidR="00E358EA" w:rsidRPr="008F20B5" w:rsidRDefault="00E358EA" w:rsidP="00E358EA">
            <w:pPr>
              <w:widowControl/>
              <w:jc w:val="center"/>
              <w:rPr>
                <w:ins w:id="2314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315" w:author="家興 余" w:date="2021-01-28T17:20:00Z">
              <w:r>
                <w:rPr>
                  <w:rFonts w:ascii="標楷體" w:eastAsia="標楷體" w:hAnsi="標楷體" w:cs="新細明體" w:hint="eastAsia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tcPrChange w:id="2316" w:author="家興 余" w:date="2021-01-27T19:52:00Z">
              <w:tcPr>
                <w:tcW w:w="250" w:type="pct"/>
                <w:shd w:val="clear" w:color="auto" w:fill="auto"/>
              </w:tcPr>
            </w:tcPrChange>
          </w:tcPr>
          <w:p w14:paraId="773B13DA" w14:textId="0B00F716" w:rsidR="00E358EA" w:rsidRPr="008F20B5" w:rsidRDefault="00E358EA" w:rsidP="00E358EA">
            <w:pPr>
              <w:widowControl/>
              <w:jc w:val="center"/>
              <w:rPr>
                <w:ins w:id="2317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318" w:author="家興 余" w:date="2021-01-28T17:2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</w:t>
              </w:r>
            </w:ins>
          </w:p>
        </w:tc>
        <w:tc>
          <w:tcPr>
            <w:tcW w:w="278" w:type="pct"/>
            <w:tcPrChange w:id="2319" w:author="家興 余" w:date="2021-01-27T19:52:00Z">
              <w:tcPr>
                <w:tcW w:w="250" w:type="pct"/>
              </w:tcPr>
            </w:tcPrChange>
          </w:tcPr>
          <w:p w14:paraId="30757F71" w14:textId="7BACC76C" w:rsidR="00E358EA" w:rsidRPr="008F20B5" w:rsidRDefault="00E358EA" w:rsidP="00E358EA">
            <w:pPr>
              <w:widowControl/>
              <w:jc w:val="center"/>
              <w:rPr>
                <w:ins w:id="2320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  <w:tcPrChange w:id="2321" w:author="家興 余" w:date="2021-01-27T19:52:00Z">
              <w:tcPr>
                <w:tcW w:w="1100" w:type="pct"/>
                <w:shd w:val="clear" w:color="auto" w:fill="auto"/>
                <w:noWrap/>
                <w:vAlign w:val="center"/>
              </w:tcPr>
            </w:tcPrChange>
          </w:tcPr>
          <w:p w14:paraId="3DA7155B" w14:textId="77777777" w:rsidR="00E358EA" w:rsidRPr="002247CA" w:rsidRDefault="00E358EA" w:rsidP="00E358EA">
            <w:pPr>
              <w:widowControl/>
              <w:rPr>
                <w:ins w:id="2322" w:author="家興 余" w:date="2021-01-28T17:20:00Z"/>
                <w:rFonts w:ascii="標楷體" w:eastAsia="標楷體" w:hAnsi="標楷體" w:cs="新細明體"/>
                <w:color w:val="000000"/>
                <w:kern w:val="0"/>
              </w:rPr>
            </w:pPr>
            <w:ins w:id="2323" w:author="家興 余" w:date="2021-01-28T17:20:00Z"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Y: 同意使用</w:t>
              </w:r>
            </w:ins>
          </w:p>
          <w:p w14:paraId="26A6E599" w14:textId="4DEB1B0D" w:rsidR="00E358EA" w:rsidRPr="008F20B5" w:rsidRDefault="00E358EA">
            <w:pPr>
              <w:widowControl/>
              <w:rPr>
                <w:ins w:id="2324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325" w:author="家興 余" w:date="2021-01-28T17:20:00Z"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N: 不同意使用"</w:t>
              </w:r>
            </w:ins>
          </w:p>
        </w:tc>
      </w:tr>
      <w:tr w:rsidR="00E358EA" w:rsidRPr="008F20B5" w14:paraId="4F5850B3" w14:textId="77777777" w:rsidTr="00E64449">
        <w:trPr>
          <w:trHeight w:val="2720"/>
          <w:ins w:id="2326" w:author="家興 余" w:date="2021-01-27T15:02:00Z"/>
          <w:trPrChange w:id="2327" w:author="家興 余" w:date="2021-01-27T19:52:00Z">
            <w:trPr>
              <w:trHeight w:val="2720"/>
            </w:trPr>
          </w:trPrChange>
        </w:trPr>
        <w:tc>
          <w:tcPr>
            <w:tcW w:w="395" w:type="pct"/>
            <w:shd w:val="clear" w:color="auto" w:fill="auto"/>
            <w:tcPrChange w:id="2328" w:author="家興 余" w:date="2021-01-27T19:52:00Z">
              <w:tcPr>
                <w:tcW w:w="250" w:type="pct"/>
                <w:shd w:val="clear" w:color="auto" w:fill="auto"/>
              </w:tcPr>
            </w:tcPrChange>
          </w:tcPr>
          <w:p w14:paraId="2F0C5813" w14:textId="1CCAFF5E" w:rsidR="00E358EA" w:rsidRPr="008F20B5" w:rsidRDefault="00E358EA" w:rsidP="00E358EA">
            <w:pPr>
              <w:widowControl/>
              <w:jc w:val="center"/>
              <w:rPr>
                <w:ins w:id="2329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05" w:type="pct"/>
            <w:shd w:val="clear" w:color="auto" w:fill="auto"/>
            <w:tcPrChange w:id="2330" w:author="家興 余" w:date="2021-01-27T19:52:00Z">
              <w:tcPr>
                <w:tcW w:w="650" w:type="pct"/>
                <w:gridSpan w:val="2"/>
                <w:shd w:val="clear" w:color="auto" w:fill="auto"/>
              </w:tcPr>
            </w:tcPrChange>
          </w:tcPr>
          <w:p w14:paraId="079BA619" w14:textId="2888A267" w:rsidR="00E358EA" w:rsidRPr="008F20B5" w:rsidRDefault="00E358EA" w:rsidP="00E358EA">
            <w:pPr>
              <w:widowControl/>
              <w:rPr>
                <w:ins w:id="2331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944" w:type="pct"/>
            <w:shd w:val="clear" w:color="auto" w:fill="auto"/>
            <w:tcPrChange w:id="2332" w:author="家興 余" w:date="2021-01-27T19:52:00Z">
              <w:tcPr>
                <w:tcW w:w="1750" w:type="pct"/>
                <w:shd w:val="clear" w:color="auto" w:fill="auto"/>
              </w:tcPr>
            </w:tcPrChange>
          </w:tcPr>
          <w:p w14:paraId="793FD4B6" w14:textId="678D0869" w:rsidR="00E358EA" w:rsidRPr="008F20B5" w:rsidRDefault="00E358EA" w:rsidP="00E358EA">
            <w:pPr>
              <w:widowControl/>
              <w:rPr>
                <w:ins w:id="2333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8" w:type="pct"/>
            <w:shd w:val="clear" w:color="auto" w:fill="auto"/>
            <w:tcPrChange w:id="2334" w:author="家興 余" w:date="2021-01-27T19:52:00Z">
              <w:tcPr>
                <w:tcW w:w="250" w:type="pct"/>
                <w:shd w:val="clear" w:color="auto" w:fill="auto"/>
              </w:tcPr>
            </w:tcPrChange>
          </w:tcPr>
          <w:p w14:paraId="20D03CD6" w14:textId="5B7103F9" w:rsidR="00E358EA" w:rsidRPr="008F20B5" w:rsidRDefault="00E358EA" w:rsidP="00E358EA">
            <w:pPr>
              <w:widowControl/>
              <w:jc w:val="center"/>
              <w:rPr>
                <w:ins w:id="2335" w:author="家興 余" w:date="2021-01-27T15:02:00Z"/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8" w:type="pct"/>
            <w:shd w:val="clear" w:color="auto" w:fill="auto"/>
            <w:tcPrChange w:id="2336" w:author="家興 余" w:date="2021-01-27T19:52:00Z">
              <w:tcPr>
                <w:tcW w:w="250" w:type="pct"/>
                <w:shd w:val="clear" w:color="auto" w:fill="auto"/>
              </w:tcPr>
            </w:tcPrChange>
          </w:tcPr>
          <w:p w14:paraId="6FBA94D0" w14:textId="7BCF515B" w:rsidR="00E358EA" w:rsidRPr="008F20B5" w:rsidRDefault="00E358EA" w:rsidP="00E358EA">
            <w:pPr>
              <w:widowControl/>
              <w:jc w:val="center"/>
              <w:rPr>
                <w:ins w:id="2337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8" w:type="pct"/>
            <w:tcPrChange w:id="2338" w:author="家興 余" w:date="2021-01-27T19:52:00Z">
              <w:tcPr>
                <w:tcW w:w="250" w:type="pct"/>
              </w:tcPr>
            </w:tcPrChange>
          </w:tcPr>
          <w:p w14:paraId="63EBDCCE" w14:textId="6DB32FF6" w:rsidR="00E358EA" w:rsidRPr="008F20B5" w:rsidRDefault="00E358EA" w:rsidP="00E358EA">
            <w:pPr>
              <w:jc w:val="center"/>
              <w:rPr>
                <w:ins w:id="2339" w:author="家興 余" w:date="2021-01-27T15:02:00Z"/>
                <w:rFonts w:ascii="標楷體" w:eastAsia="標楷體" w:hAnsi="標楷體"/>
              </w:rPr>
            </w:pPr>
          </w:p>
        </w:tc>
        <w:tc>
          <w:tcPr>
            <w:tcW w:w="1222" w:type="pct"/>
            <w:shd w:val="clear" w:color="auto" w:fill="auto"/>
            <w:vAlign w:val="center"/>
            <w:tcPrChange w:id="2340" w:author="家興 余" w:date="2021-01-27T19:52:00Z">
              <w:tcPr>
                <w:tcW w:w="1100" w:type="pct"/>
                <w:shd w:val="clear" w:color="auto" w:fill="auto"/>
                <w:vAlign w:val="center"/>
              </w:tcPr>
            </w:tcPrChange>
          </w:tcPr>
          <w:p w14:paraId="139B7EB3" w14:textId="6AFA6346" w:rsidR="00E358EA" w:rsidRPr="008F20B5" w:rsidRDefault="00E358EA" w:rsidP="00E358EA">
            <w:pPr>
              <w:widowControl/>
              <w:rPr>
                <w:ins w:id="2341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001D0A68" w14:textId="4D2F84E6" w:rsidR="001F27A4" w:rsidRDefault="001F27A4">
      <w:pPr>
        <w:widowControl/>
        <w:rPr>
          <w:ins w:id="2342" w:author="家興 余" w:date="2021-01-27T15:02:00Z"/>
          <w:rFonts w:ascii="標楷體" w:eastAsia="標楷體" w:hAnsi="標楷體"/>
          <w:b/>
          <w:sz w:val="32"/>
          <w:szCs w:val="32"/>
        </w:rPr>
      </w:pPr>
    </w:p>
    <w:p w14:paraId="330A4DA3" w14:textId="77777777" w:rsidR="001F27A4" w:rsidRDefault="001F27A4">
      <w:pPr>
        <w:widowControl/>
        <w:rPr>
          <w:ins w:id="2343" w:author="家興 余" w:date="2021-01-27T15:02:00Z"/>
          <w:rFonts w:ascii="標楷體" w:eastAsia="標楷體" w:hAnsi="標楷體"/>
          <w:b/>
          <w:sz w:val="32"/>
          <w:szCs w:val="32"/>
        </w:rPr>
      </w:pPr>
      <w:ins w:id="2344" w:author="家興 余" w:date="2021-01-27T15:02:00Z">
        <w:r>
          <w:rPr>
            <w:rFonts w:ascii="標楷體" w:eastAsia="標楷體" w:hAnsi="標楷體"/>
            <w:b/>
            <w:sz w:val="32"/>
            <w:szCs w:val="32"/>
          </w:rPr>
          <w:br w:type="page"/>
        </w:r>
      </w:ins>
    </w:p>
    <w:p w14:paraId="32E9C4CC" w14:textId="77777777" w:rsidR="001F27A4" w:rsidRPr="001F27A4" w:rsidRDefault="001F27A4">
      <w:pPr>
        <w:widowControl/>
        <w:rPr>
          <w:ins w:id="2345" w:author="家興 余" w:date="2021-01-27T14:59:00Z"/>
          <w:rFonts w:ascii="標楷體" w:eastAsia="標楷體" w:hAnsi="標楷體"/>
          <w:b/>
          <w:sz w:val="32"/>
          <w:szCs w:val="32"/>
        </w:rPr>
      </w:pPr>
    </w:p>
    <w:p w14:paraId="6E7F767D" w14:textId="7E899B70" w:rsidR="00E068B7" w:rsidRPr="008F20B5" w:rsidRDefault="00E068B7">
      <w:pPr>
        <w:pStyle w:val="3"/>
        <w:numPr>
          <w:ilvl w:val="2"/>
          <w:numId w:val="64"/>
        </w:numPr>
        <w:spacing w:before="0" w:after="240"/>
        <w:rPr>
          <w:rFonts w:ascii="標楷體" w:hAnsi="標楷體"/>
          <w:b/>
          <w:szCs w:val="32"/>
        </w:rPr>
        <w:pPrChange w:id="2346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r w:rsidRPr="008F20B5">
        <w:rPr>
          <w:rFonts w:ascii="標楷體" w:hAnsi="標楷體"/>
          <w:b/>
          <w:szCs w:val="32"/>
        </w:rPr>
        <w:t>L2111</w:t>
      </w:r>
      <w:r w:rsidRPr="008F20B5">
        <w:rPr>
          <w:rFonts w:ascii="標楷體" w:hAnsi="標楷體" w:hint="eastAsia"/>
          <w:b/>
        </w:rPr>
        <w:t>案件申請登錄</w:t>
      </w:r>
    </w:p>
    <w:tbl>
      <w:tblPr>
        <w:tblW w:w="5059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2347" w:author="家興 余" w:date="2021-03-18T10:07:00Z">
          <w:tblPr>
            <w:tblW w:w="4779" w:type="pct"/>
            <w:tblInd w:w="45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52"/>
        <w:gridCol w:w="1616"/>
        <w:gridCol w:w="3989"/>
        <w:gridCol w:w="553"/>
        <w:gridCol w:w="553"/>
        <w:gridCol w:w="553"/>
        <w:gridCol w:w="1947"/>
        <w:gridCol w:w="551"/>
        <w:tblGridChange w:id="2348">
          <w:tblGrid>
            <w:gridCol w:w="552"/>
            <w:gridCol w:w="704"/>
            <w:gridCol w:w="912"/>
            <w:gridCol w:w="2025"/>
            <w:gridCol w:w="1497"/>
            <w:gridCol w:w="467"/>
            <w:gridCol w:w="242"/>
            <w:gridCol w:w="310"/>
            <w:gridCol w:w="1"/>
            <w:gridCol w:w="465"/>
            <w:gridCol w:w="86"/>
            <w:gridCol w:w="2"/>
            <w:gridCol w:w="553"/>
            <w:gridCol w:w="1927"/>
            <w:gridCol w:w="19"/>
            <w:gridCol w:w="552"/>
            <w:gridCol w:w="1997"/>
          </w:tblGrid>
        </w:tblGridChange>
      </w:tblGrid>
      <w:tr w:rsidR="008464F4" w:rsidRPr="008F20B5" w14:paraId="0F7C82F6" w14:textId="77777777" w:rsidTr="004F05D7">
        <w:trPr>
          <w:trHeight w:val="20"/>
          <w:tblHeader/>
          <w:trPrChange w:id="2349" w:author="家興 余" w:date="2021-03-18T10:07:00Z">
            <w:trPr>
              <w:trHeight w:val="350"/>
              <w:tblHeader/>
            </w:trPr>
          </w:trPrChange>
        </w:trPr>
        <w:tc>
          <w:tcPr>
            <w:tcW w:w="268" w:type="pct"/>
            <w:shd w:val="clear" w:color="auto" w:fill="auto"/>
            <w:hideMark/>
            <w:tcPrChange w:id="2350" w:author="家興 余" w:date="2021-03-18T10:07:00Z">
              <w:tcPr>
                <w:tcW w:w="645" w:type="pct"/>
                <w:gridSpan w:val="2"/>
                <w:shd w:val="clear" w:color="auto" w:fill="auto"/>
                <w:hideMark/>
              </w:tcPr>
            </w:tcPrChange>
          </w:tcPr>
          <w:p w14:paraId="2AF188FB" w14:textId="77777777" w:rsidR="008464F4" w:rsidRPr="008F20B5" w:rsidRDefault="008464F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783" w:type="pct"/>
            <w:shd w:val="clear" w:color="auto" w:fill="auto"/>
            <w:hideMark/>
            <w:tcPrChange w:id="2351" w:author="家興 余" w:date="2021-03-18T10:07:00Z">
              <w:tcPr>
                <w:tcW w:w="1507" w:type="pct"/>
                <w:gridSpan w:val="2"/>
                <w:shd w:val="clear" w:color="auto" w:fill="auto"/>
                <w:hideMark/>
              </w:tcPr>
            </w:tcPrChange>
          </w:tcPr>
          <w:p w14:paraId="0F20CA7F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34" w:type="pct"/>
            <w:shd w:val="clear" w:color="auto" w:fill="auto"/>
            <w:hideMark/>
            <w:tcPrChange w:id="2352" w:author="家興 余" w:date="2021-03-18T10:07:00Z">
              <w:tcPr>
                <w:tcW w:w="768" w:type="pct"/>
                <w:shd w:val="clear" w:color="auto" w:fill="auto"/>
                <w:hideMark/>
              </w:tcPr>
            </w:tcPrChange>
          </w:tcPr>
          <w:p w14:paraId="78051E49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68" w:type="pct"/>
            <w:shd w:val="clear" w:color="auto" w:fill="auto"/>
            <w:hideMark/>
            <w:tcPrChange w:id="2353" w:author="家興 余" w:date="2021-03-18T10:07:00Z">
              <w:tcPr>
                <w:tcW w:w="364" w:type="pct"/>
                <w:gridSpan w:val="2"/>
                <w:shd w:val="clear" w:color="auto" w:fill="auto"/>
                <w:hideMark/>
              </w:tcPr>
            </w:tcPrChange>
          </w:tcPr>
          <w:p w14:paraId="7767C08A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68" w:type="pct"/>
            <w:shd w:val="clear" w:color="auto" w:fill="auto"/>
            <w:hideMark/>
            <w:tcPrChange w:id="2354" w:author="家興 余" w:date="2021-03-18T10:07:00Z">
              <w:tcPr>
                <w:tcW w:w="398" w:type="pct"/>
                <w:gridSpan w:val="3"/>
                <w:shd w:val="clear" w:color="auto" w:fill="auto"/>
                <w:hideMark/>
              </w:tcPr>
            </w:tcPrChange>
          </w:tcPr>
          <w:p w14:paraId="62526F3C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68" w:type="pct"/>
            <w:tcPrChange w:id="2355" w:author="家興 余" w:date="2021-03-18T10:07:00Z">
              <w:tcPr>
                <w:tcW w:w="1" w:type="pct"/>
                <w:gridSpan w:val="4"/>
              </w:tcPr>
            </w:tcPrChange>
          </w:tcPr>
          <w:p w14:paraId="7BC7D512" w14:textId="043F059F" w:rsidR="008464F4" w:rsidRPr="008F20B5" w:rsidRDefault="008464F4">
            <w:pPr>
              <w:widowControl/>
              <w:jc w:val="center"/>
              <w:rPr>
                <w:ins w:id="2356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357" w:author="家興 余" w:date="2021-01-21T09:24:00Z">
                <w:pPr>
                  <w:widowControl/>
                </w:pPr>
              </w:pPrChange>
            </w:pPr>
            <w:ins w:id="2358" w:author="家興 余" w:date="2021-01-21T09:2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211" w:type="pct"/>
            <w:gridSpan w:val="2"/>
            <w:shd w:val="clear" w:color="auto" w:fill="auto"/>
            <w:hideMark/>
            <w:tcPrChange w:id="2359" w:author="家興 余" w:date="2021-03-18T10:07:00Z">
              <w:tcPr>
                <w:tcW w:w="1318" w:type="pct"/>
                <w:gridSpan w:val="3"/>
                <w:shd w:val="clear" w:color="auto" w:fill="auto"/>
                <w:hideMark/>
              </w:tcPr>
            </w:tcPrChange>
          </w:tcPr>
          <w:p w14:paraId="0F822971" w14:textId="0DAE88EE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8464F4" w:rsidRPr="008F20B5" w14:paraId="0CBDC02D" w14:textId="77777777" w:rsidTr="004F05D7">
        <w:trPr>
          <w:trHeight w:val="20"/>
          <w:tblHeader/>
          <w:trPrChange w:id="2360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361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36B8BF9B" w14:textId="5F435A49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hideMark/>
            <w:tcPrChange w:id="2362" w:author="家興 余" w:date="2021-03-18T10:07:00Z">
              <w:tcPr>
                <w:tcW w:w="1507" w:type="pct"/>
                <w:gridSpan w:val="2"/>
                <w:shd w:val="clear" w:color="auto" w:fill="auto"/>
                <w:hideMark/>
              </w:tcPr>
            </w:tcPrChange>
          </w:tcPr>
          <w:p w14:paraId="689B658A" w14:textId="35EB97EF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934" w:type="pct"/>
            <w:shd w:val="clear" w:color="auto" w:fill="auto"/>
            <w:hideMark/>
            <w:tcPrChange w:id="2363" w:author="家興 余" w:date="2021-03-18T10:07:00Z">
              <w:tcPr>
                <w:tcW w:w="768" w:type="pct"/>
                <w:shd w:val="clear" w:color="auto" w:fill="auto"/>
                <w:hideMark/>
              </w:tcPr>
            </w:tcPrChange>
          </w:tcPr>
          <w:p w14:paraId="2C933CDF" w14:textId="77777777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68" w:type="pct"/>
            <w:shd w:val="clear" w:color="auto" w:fill="auto"/>
            <w:hideMark/>
            <w:tcPrChange w:id="2364" w:author="家興 余" w:date="2021-03-18T10:07:00Z">
              <w:tcPr>
                <w:tcW w:w="364" w:type="pct"/>
                <w:gridSpan w:val="2"/>
                <w:shd w:val="clear" w:color="auto" w:fill="auto"/>
                <w:hideMark/>
              </w:tcPr>
            </w:tcPrChange>
          </w:tcPr>
          <w:p w14:paraId="2792F368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hideMark/>
            <w:tcPrChange w:id="2365" w:author="家興 余" w:date="2021-03-18T10:07:00Z">
              <w:tcPr>
                <w:tcW w:w="398" w:type="pct"/>
                <w:gridSpan w:val="3"/>
                <w:shd w:val="clear" w:color="auto" w:fill="auto"/>
                <w:hideMark/>
              </w:tcPr>
            </w:tcPrChange>
          </w:tcPr>
          <w:p w14:paraId="4B909FB1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68" w:type="pct"/>
            <w:tcPrChange w:id="2366" w:author="家興 余" w:date="2021-03-18T10:07:00Z">
              <w:tcPr>
                <w:tcW w:w="1" w:type="pct"/>
                <w:gridSpan w:val="4"/>
              </w:tcPr>
            </w:tcPrChange>
          </w:tcPr>
          <w:p w14:paraId="6470B439" w14:textId="1F891734" w:rsidR="008464F4" w:rsidRPr="008F20B5" w:rsidRDefault="008464F4">
            <w:pPr>
              <w:widowControl/>
              <w:jc w:val="center"/>
              <w:rPr>
                <w:ins w:id="2367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368" w:author="家興 余" w:date="2021-01-21T09:24:00Z">
                <w:pPr>
                  <w:widowControl/>
                </w:pPr>
              </w:pPrChange>
            </w:pPr>
            <w:ins w:id="2369" w:author="家興 余" w:date="2021-01-21T0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11" w:type="pct"/>
            <w:gridSpan w:val="2"/>
            <w:shd w:val="clear" w:color="auto" w:fill="auto"/>
            <w:vAlign w:val="center"/>
            <w:hideMark/>
            <w:tcPrChange w:id="2370" w:author="家興 余" w:date="2021-03-18T10:07:00Z">
              <w:tcPr>
                <w:tcW w:w="131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064B2B03" w14:textId="3C45FFBC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L2111</w:t>
            </w:r>
          </w:p>
        </w:tc>
      </w:tr>
      <w:tr w:rsidR="008464F4" w:rsidRPr="008F20B5" w14:paraId="119009B5" w14:textId="77777777" w:rsidTr="004F05D7">
        <w:trPr>
          <w:trHeight w:val="20"/>
          <w:tblHeader/>
          <w:trPrChange w:id="2371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372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1F107ADD" w14:textId="2A307781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tcPrChange w:id="2373" w:author="家興 余" w:date="2021-03-18T10:07:00Z">
              <w:tcPr>
                <w:tcW w:w="1507" w:type="pct"/>
                <w:gridSpan w:val="2"/>
                <w:shd w:val="clear" w:color="auto" w:fill="auto"/>
              </w:tcPr>
            </w:tcPrChange>
          </w:tcPr>
          <w:p w14:paraId="5646360B" w14:textId="20DF1CB2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FuncCode</w:t>
            </w:r>
          </w:p>
        </w:tc>
        <w:tc>
          <w:tcPr>
            <w:tcW w:w="1934" w:type="pct"/>
            <w:shd w:val="clear" w:color="auto" w:fill="auto"/>
            <w:tcPrChange w:id="2374" w:author="家興 余" w:date="2021-03-18T10:07:00Z">
              <w:tcPr>
                <w:tcW w:w="768" w:type="pct"/>
                <w:shd w:val="clear" w:color="auto" w:fill="auto"/>
              </w:tcPr>
            </w:tcPrChange>
          </w:tcPr>
          <w:p w14:paraId="5E9421F4" w14:textId="5DAD2286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68" w:type="pct"/>
            <w:shd w:val="clear" w:color="auto" w:fill="auto"/>
            <w:tcPrChange w:id="2375" w:author="家興 余" w:date="2021-03-18T10:07:00Z">
              <w:tcPr>
                <w:tcW w:w="364" w:type="pct"/>
                <w:gridSpan w:val="2"/>
                <w:shd w:val="clear" w:color="auto" w:fill="auto"/>
              </w:tcPr>
            </w:tcPrChange>
          </w:tcPr>
          <w:p w14:paraId="73E7854C" w14:textId="4D6BCD1A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tcPrChange w:id="2376" w:author="家興 余" w:date="2021-03-18T10:07:00Z">
              <w:tcPr>
                <w:tcW w:w="398" w:type="pct"/>
                <w:gridSpan w:val="3"/>
                <w:shd w:val="clear" w:color="auto" w:fill="auto"/>
              </w:tcPr>
            </w:tcPrChange>
          </w:tcPr>
          <w:p w14:paraId="13F1B7E3" w14:textId="27D4F71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8" w:type="pct"/>
            <w:tcPrChange w:id="2377" w:author="家興 余" w:date="2021-03-18T10:07:00Z">
              <w:tcPr>
                <w:tcW w:w="1" w:type="pct"/>
                <w:gridSpan w:val="4"/>
              </w:tcPr>
            </w:tcPrChange>
          </w:tcPr>
          <w:p w14:paraId="7FFA682B" w14:textId="3689A670" w:rsidR="008464F4" w:rsidRPr="008F20B5" w:rsidRDefault="008464F4">
            <w:pPr>
              <w:widowControl/>
              <w:jc w:val="center"/>
              <w:rPr>
                <w:ins w:id="2378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379" w:author="家興 余" w:date="2021-01-21T09:24:00Z">
                <w:pPr>
                  <w:widowControl/>
                </w:pPr>
              </w:pPrChange>
            </w:pPr>
            <w:ins w:id="2380" w:author="家興 余" w:date="2021-01-21T0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11" w:type="pct"/>
            <w:gridSpan w:val="2"/>
            <w:shd w:val="clear" w:color="auto" w:fill="auto"/>
            <w:vAlign w:val="center"/>
            <w:tcPrChange w:id="2381" w:author="家興 余" w:date="2021-03-18T10:07:00Z">
              <w:tcPr>
                <w:tcW w:w="1318" w:type="pct"/>
                <w:gridSpan w:val="3"/>
                <w:shd w:val="clear" w:color="auto" w:fill="auto"/>
                <w:vAlign w:val="center"/>
              </w:tcPr>
            </w:tcPrChange>
          </w:tcPr>
          <w:p w14:paraId="3B283BEF" w14:textId="52BEE23F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1:新增;2:修改;4:刪除;5:查詢</w:t>
            </w:r>
          </w:p>
        </w:tc>
      </w:tr>
      <w:tr w:rsidR="008464F4" w:rsidRPr="008F20B5" w14:paraId="10847D68" w14:textId="77777777" w:rsidTr="004F05D7">
        <w:trPr>
          <w:trHeight w:val="20"/>
          <w:tblHeader/>
          <w:trPrChange w:id="2382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383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587E0FA3" w14:textId="206554E0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vAlign w:val="center"/>
            <w:hideMark/>
            <w:tcPrChange w:id="2384" w:author="家興 余" w:date="2021-03-18T10:07:00Z">
              <w:tcPr>
                <w:tcW w:w="1507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772AC045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CustId</w:t>
            </w:r>
          </w:p>
        </w:tc>
        <w:tc>
          <w:tcPr>
            <w:tcW w:w="1934" w:type="pct"/>
            <w:shd w:val="clear" w:color="auto" w:fill="auto"/>
            <w:vAlign w:val="center"/>
            <w:hideMark/>
            <w:tcPrChange w:id="2385" w:author="家興 余" w:date="2021-03-18T10:07:00Z">
              <w:tcPr>
                <w:tcW w:w="768" w:type="pct"/>
                <w:shd w:val="clear" w:color="auto" w:fill="auto"/>
                <w:vAlign w:val="center"/>
                <w:hideMark/>
              </w:tcPr>
            </w:tcPrChange>
          </w:tcPr>
          <w:p w14:paraId="3E1F1206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統一編號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386" w:author="家興 余" w:date="2021-03-18T10:07:00Z">
              <w:tcPr>
                <w:tcW w:w="364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49034CDE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387" w:author="家興 余" w:date="2021-03-18T10:07:00Z">
              <w:tcPr>
                <w:tcW w:w="39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1EA8AE94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68" w:type="pct"/>
            <w:tcPrChange w:id="2388" w:author="家興 余" w:date="2021-03-18T10:07:00Z">
              <w:tcPr>
                <w:tcW w:w="1" w:type="pct"/>
                <w:gridSpan w:val="4"/>
              </w:tcPr>
            </w:tcPrChange>
          </w:tcPr>
          <w:p w14:paraId="4737FBE2" w14:textId="40C06E36" w:rsidR="008464F4" w:rsidRPr="008F20B5" w:rsidRDefault="008464F4">
            <w:pPr>
              <w:widowControl/>
              <w:jc w:val="center"/>
              <w:rPr>
                <w:ins w:id="2389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390" w:author="家興 余" w:date="2021-01-21T09:24:00Z">
                <w:pPr>
                  <w:widowControl/>
                </w:pPr>
              </w:pPrChange>
            </w:pPr>
            <w:ins w:id="2391" w:author="家興 余" w:date="2021-01-21T0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11" w:type="pct"/>
            <w:gridSpan w:val="2"/>
            <w:shd w:val="clear" w:color="auto" w:fill="auto"/>
            <w:vAlign w:val="center"/>
            <w:tcPrChange w:id="2392" w:author="家興 余" w:date="2021-03-18T10:07:00Z">
              <w:tcPr>
                <w:tcW w:w="1318" w:type="pct"/>
                <w:gridSpan w:val="3"/>
                <w:shd w:val="clear" w:color="auto" w:fill="auto"/>
                <w:vAlign w:val="center"/>
              </w:tcPr>
            </w:tcPrChange>
          </w:tcPr>
          <w:p w14:paraId="483E13A5" w14:textId="447B3F4B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5A907ED6" w14:textId="77777777" w:rsidTr="004F05D7">
        <w:trPr>
          <w:trHeight w:val="20"/>
          <w:tblHeader/>
          <w:trPrChange w:id="2393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394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668226A8" w14:textId="45537199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vAlign w:val="center"/>
            <w:hideMark/>
            <w:tcPrChange w:id="2395" w:author="家興 余" w:date="2021-03-18T10:07:00Z">
              <w:tcPr>
                <w:tcW w:w="1507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2A11F098" w14:textId="2D39D3C0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ApplNo</w:t>
            </w:r>
          </w:p>
        </w:tc>
        <w:tc>
          <w:tcPr>
            <w:tcW w:w="1934" w:type="pct"/>
            <w:shd w:val="clear" w:color="auto" w:fill="auto"/>
            <w:vAlign w:val="center"/>
            <w:hideMark/>
            <w:tcPrChange w:id="2396" w:author="家興 余" w:date="2021-03-18T10:07:00Z">
              <w:tcPr>
                <w:tcW w:w="768" w:type="pct"/>
                <w:shd w:val="clear" w:color="auto" w:fill="auto"/>
                <w:vAlign w:val="center"/>
                <w:hideMark/>
              </w:tcPr>
            </w:tcPrChange>
          </w:tcPr>
          <w:p w14:paraId="0D47D0D6" w14:textId="77777777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申請號碼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397" w:author="家興 余" w:date="2021-03-18T10:07:00Z">
              <w:tcPr>
                <w:tcW w:w="364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17235E83" w14:textId="1E7D2613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398" w:author="家興 余" w:date="2021-03-18T10:07:00Z">
              <w:tcPr>
                <w:tcW w:w="39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42ED86FB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68" w:type="pct"/>
            <w:tcPrChange w:id="2399" w:author="家興 余" w:date="2021-03-18T10:07:00Z">
              <w:tcPr>
                <w:tcW w:w="1" w:type="pct"/>
                <w:gridSpan w:val="4"/>
              </w:tcPr>
            </w:tcPrChange>
          </w:tcPr>
          <w:p w14:paraId="6F6E1385" w14:textId="6076C1ED" w:rsidR="008464F4" w:rsidRPr="008F20B5" w:rsidRDefault="008464F4">
            <w:pPr>
              <w:widowControl/>
              <w:jc w:val="center"/>
              <w:rPr>
                <w:ins w:id="2400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401" w:author="家興 余" w:date="2021-01-21T09:24:00Z">
                <w:pPr>
                  <w:widowControl/>
                </w:pPr>
              </w:pPrChange>
            </w:pPr>
            <w:ins w:id="2402" w:author="家興 余" w:date="2021-01-21T0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11" w:type="pct"/>
            <w:gridSpan w:val="2"/>
            <w:shd w:val="clear" w:color="auto" w:fill="auto"/>
            <w:vAlign w:val="center"/>
            <w:hideMark/>
            <w:tcPrChange w:id="2403" w:author="家興 余" w:date="2021-03-18T10:07:00Z">
              <w:tcPr>
                <w:tcW w:w="131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2D601849" w14:textId="49C6EC8F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</w:t>
            </w:r>
          </w:p>
        </w:tc>
      </w:tr>
      <w:tr w:rsidR="008464F4" w:rsidRPr="008F20B5" w14:paraId="7D6BE395" w14:textId="77777777" w:rsidTr="004F05D7">
        <w:trPr>
          <w:trHeight w:val="20"/>
          <w:tblHeader/>
          <w:trPrChange w:id="2404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405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65458CF7" w14:textId="78DA9C8C" w:rsidR="008464F4" w:rsidRPr="004A1C2C" w:rsidRDefault="008464F4">
            <w:pPr>
              <w:pStyle w:val="af9"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83" w:type="pct"/>
            <w:shd w:val="clear" w:color="auto" w:fill="auto"/>
            <w:vAlign w:val="center"/>
            <w:hideMark/>
            <w:tcPrChange w:id="2406" w:author="家興 余" w:date="2021-03-18T10:07:00Z">
              <w:tcPr>
                <w:tcW w:w="1507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383DD478" w14:textId="75B492FA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ApplDate</w:t>
            </w:r>
          </w:p>
        </w:tc>
        <w:tc>
          <w:tcPr>
            <w:tcW w:w="1934" w:type="pct"/>
            <w:shd w:val="clear" w:color="auto" w:fill="auto"/>
            <w:vAlign w:val="center"/>
            <w:hideMark/>
            <w:tcPrChange w:id="2407" w:author="家興 余" w:date="2021-03-18T10:07:00Z">
              <w:tcPr>
                <w:tcW w:w="768" w:type="pct"/>
                <w:shd w:val="clear" w:color="auto" w:fill="auto"/>
                <w:vAlign w:val="center"/>
                <w:hideMark/>
              </w:tcPr>
            </w:tcPrChange>
          </w:tcPr>
          <w:p w14:paraId="370CD949" w14:textId="77777777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申請日期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408" w:author="家興 余" w:date="2021-03-18T10:07:00Z">
              <w:tcPr>
                <w:tcW w:w="364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02F88942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409" w:author="家興 余" w:date="2021-03-18T10:07:00Z">
              <w:tcPr>
                <w:tcW w:w="39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13B6643F" w14:textId="2B778538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68" w:type="pct"/>
            <w:tcPrChange w:id="2410" w:author="家興 余" w:date="2021-03-18T10:07:00Z">
              <w:tcPr>
                <w:tcW w:w="1" w:type="pct"/>
                <w:gridSpan w:val="4"/>
              </w:tcPr>
            </w:tcPrChange>
          </w:tcPr>
          <w:p w14:paraId="477A8584" w14:textId="75EA2993" w:rsidR="008464F4" w:rsidRPr="008F20B5" w:rsidRDefault="008464F4">
            <w:pPr>
              <w:widowControl/>
              <w:jc w:val="center"/>
              <w:rPr>
                <w:ins w:id="2411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412" w:author="家興 余" w:date="2021-01-21T09:24:00Z">
                <w:pPr>
                  <w:widowControl/>
                </w:pPr>
              </w:pPrChange>
            </w:pPr>
            <w:ins w:id="2413" w:author="家興 余" w:date="2021-01-21T0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11" w:type="pct"/>
            <w:gridSpan w:val="2"/>
            <w:shd w:val="clear" w:color="auto" w:fill="auto"/>
            <w:noWrap/>
            <w:vAlign w:val="center"/>
            <w:hideMark/>
            <w:tcPrChange w:id="2414" w:author="家興 余" w:date="2021-03-18T10:07:00Z">
              <w:tcPr>
                <w:tcW w:w="1318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5730925D" w14:textId="6CEFD2E5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8464F4" w:rsidRPr="008F20B5" w14:paraId="42176CE7" w14:textId="77777777" w:rsidTr="004F05D7">
        <w:trPr>
          <w:trHeight w:val="20"/>
          <w:tblHeader/>
          <w:trPrChange w:id="2415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416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61384004" w14:textId="31CE5255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vAlign w:val="center"/>
            <w:hideMark/>
            <w:tcPrChange w:id="2417" w:author="家興 余" w:date="2021-03-18T10:07:00Z">
              <w:tcPr>
                <w:tcW w:w="1507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45FCD6F5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ProdNo</w:t>
            </w:r>
          </w:p>
        </w:tc>
        <w:tc>
          <w:tcPr>
            <w:tcW w:w="1934" w:type="pct"/>
            <w:shd w:val="clear" w:color="auto" w:fill="auto"/>
            <w:vAlign w:val="center"/>
            <w:hideMark/>
            <w:tcPrChange w:id="2418" w:author="家興 余" w:date="2021-03-18T10:07:00Z">
              <w:tcPr>
                <w:tcW w:w="768" w:type="pct"/>
                <w:shd w:val="clear" w:color="auto" w:fill="auto"/>
                <w:vAlign w:val="center"/>
                <w:hideMark/>
              </w:tcPr>
            </w:tcPrChange>
          </w:tcPr>
          <w:p w14:paraId="0FCF585D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申請商品代碼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419" w:author="家興 余" w:date="2021-03-18T10:07:00Z">
              <w:tcPr>
                <w:tcW w:w="364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207D95B8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420" w:author="家興 余" w:date="2021-03-18T10:07:00Z">
              <w:tcPr>
                <w:tcW w:w="39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0CE57496" w14:textId="3AAD80E9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68" w:type="pct"/>
            <w:tcPrChange w:id="2421" w:author="家興 余" w:date="2021-03-18T10:07:00Z">
              <w:tcPr>
                <w:tcW w:w="1" w:type="pct"/>
                <w:gridSpan w:val="4"/>
              </w:tcPr>
            </w:tcPrChange>
          </w:tcPr>
          <w:p w14:paraId="1ADF37F9" w14:textId="4FE0C1B5" w:rsidR="008464F4" w:rsidRPr="008F20B5" w:rsidRDefault="008464F4">
            <w:pPr>
              <w:widowControl/>
              <w:jc w:val="center"/>
              <w:rPr>
                <w:ins w:id="2422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423" w:author="家興 余" w:date="2021-01-21T09:24:00Z">
                <w:pPr>
                  <w:widowControl/>
                </w:pPr>
              </w:pPrChange>
            </w:pPr>
            <w:ins w:id="2424" w:author="家興 余" w:date="2021-01-21T0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11" w:type="pct"/>
            <w:gridSpan w:val="2"/>
            <w:shd w:val="clear" w:color="auto" w:fill="auto"/>
            <w:vAlign w:val="center"/>
            <w:hideMark/>
            <w:tcPrChange w:id="2425" w:author="家興 余" w:date="2021-03-18T10:07:00Z">
              <w:tcPr>
                <w:tcW w:w="131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59B64F92" w14:textId="4260E934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:rsidDel="00B63420" w14:paraId="7890A2E2" w14:textId="5B7902A5" w:rsidTr="00B63420">
        <w:tblPrEx>
          <w:tblPrExChange w:id="2426" w:author="家興 余" w:date="2021-03-18T10:07:00Z">
            <w:tblPrEx>
              <w:tblW w:w="5059" w:type="pct"/>
            </w:tblPrEx>
          </w:tblPrExChange>
        </w:tblPrEx>
        <w:trPr>
          <w:gridAfter w:val="1"/>
          <w:wAfter w:w="551" w:type="dxa"/>
          <w:trHeight w:val="20"/>
          <w:tblHeader/>
          <w:del w:id="2427" w:author="家興 余" w:date="2021-03-18T10:07:00Z"/>
          <w:trPrChange w:id="2428" w:author="家興 余" w:date="2021-03-18T10:07:00Z">
            <w:trPr>
              <w:gridAfter w:val="1"/>
              <w:trHeight w:val="20"/>
              <w:tblHeader/>
            </w:trPr>
          </w:trPrChange>
        </w:trPr>
        <w:tc>
          <w:tcPr>
            <w:tcW w:w="268" w:type="pct"/>
            <w:shd w:val="clear" w:color="auto" w:fill="auto"/>
            <w:tcPrChange w:id="2429" w:author="家興 余" w:date="2021-03-18T10:07:00Z">
              <w:tcPr>
                <w:tcW w:w="250" w:type="pct"/>
                <w:shd w:val="clear" w:color="auto" w:fill="auto"/>
              </w:tcPr>
            </w:tcPrChange>
          </w:tcPr>
          <w:p w14:paraId="63254139" w14:textId="0E73C5B6" w:rsidR="008464F4" w:rsidRPr="00B53C12" w:rsidDel="00B63420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del w:id="2430" w:author="家興 余" w:date="2021-03-18T10:07:00Z"/>
                <w:rFonts w:ascii="標楷體" w:eastAsia="標楷體" w:hAnsi="標楷體" w:cs="新細明體"/>
                <w:strike/>
                <w:color w:val="FF0000"/>
                <w:kern w:val="0"/>
                <w:rPrChange w:id="2431" w:author="v06v25n@yahoo.com.tw" w:date="2020-11-20T15:39:00Z">
                  <w:rPr>
                    <w:del w:id="2432" w:author="家興 余" w:date="2021-03-18T10:07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783" w:type="pct"/>
            <w:shd w:val="clear" w:color="auto" w:fill="auto"/>
            <w:vAlign w:val="center"/>
            <w:hideMark/>
            <w:tcPrChange w:id="2433" w:author="家興 余" w:date="2021-03-18T10:07:00Z">
              <w:tcPr>
                <w:tcW w:w="65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2744122F" w14:textId="329CCA69" w:rsidR="008464F4" w:rsidRPr="00B53C12" w:rsidDel="00B63420" w:rsidRDefault="008464F4" w:rsidP="004C742C">
            <w:pPr>
              <w:widowControl/>
              <w:rPr>
                <w:del w:id="2434" w:author="家興 余" w:date="2021-03-18T10:07:00Z"/>
                <w:rFonts w:ascii="標楷體" w:eastAsia="標楷體" w:hAnsi="標楷體" w:cs="新細明體"/>
                <w:strike/>
                <w:color w:val="FF0000"/>
                <w:kern w:val="0"/>
                <w:rPrChange w:id="2435" w:author="v06v25n@yahoo.com.tw" w:date="2020-11-20T15:39:00Z">
                  <w:rPr>
                    <w:del w:id="2436" w:author="家興 余" w:date="2021-03-18T10:07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2437" w:author="家興 余" w:date="2021-03-18T10:07:00Z">
              <w:r w:rsidRPr="00B53C12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2438" w:author="v06v25n@yahoo.com.tw" w:date="2020-11-20T15:39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AcctCode</w:delText>
              </w:r>
            </w:del>
          </w:p>
        </w:tc>
        <w:tc>
          <w:tcPr>
            <w:tcW w:w="1934" w:type="pct"/>
            <w:shd w:val="clear" w:color="auto" w:fill="auto"/>
            <w:vAlign w:val="center"/>
            <w:hideMark/>
            <w:tcPrChange w:id="2439" w:author="家興 余" w:date="2021-03-18T10:07:00Z">
              <w:tcPr>
                <w:tcW w:w="1750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797A4CD1" w14:textId="663D183C" w:rsidR="008464F4" w:rsidRPr="00B53C12" w:rsidDel="00B63420" w:rsidRDefault="008464F4" w:rsidP="004C742C">
            <w:pPr>
              <w:widowControl/>
              <w:rPr>
                <w:del w:id="2440" w:author="家興 余" w:date="2021-03-18T10:07:00Z"/>
                <w:rFonts w:ascii="標楷體" w:eastAsia="標楷體" w:hAnsi="標楷體" w:cs="新細明體"/>
                <w:strike/>
                <w:color w:val="FF0000"/>
                <w:kern w:val="0"/>
                <w:rPrChange w:id="2441" w:author="v06v25n@yahoo.com.tw" w:date="2020-11-20T15:39:00Z">
                  <w:rPr>
                    <w:del w:id="2442" w:author="家興 余" w:date="2021-03-18T10:07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2443" w:author="家興 余" w:date="2021-03-18T10:07:00Z">
              <w:r w:rsidRPr="00B53C12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2444" w:author="v06v25n@yahoo.com.tw" w:date="2020-11-20T15:39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申請科目</w:delText>
              </w:r>
            </w:del>
          </w:p>
        </w:tc>
        <w:tc>
          <w:tcPr>
            <w:tcW w:w="268" w:type="pct"/>
            <w:shd w:val="clear" w:color="auto" w:fill="auto"/>
            <w:vAlign w:val="center"/>
            <w:hideMark/>
            <w:tcPrChange w:id="2445" w:author="家興 余" w:date="2021-03-18T10:07:00Z">
              <w:tcPr>
                <w:tcW w:w="25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63E1F385" w14:textId="7C6886F2" w:rsidR="008464F4" w:rsidRPr="00B53C12" w:rsidDel="00B63420" w:rsidRDefault="008464F4" w:rsidP="004C742C">
            <w:pPr>
              <w:widowControl/>
              <w:jc w:val="center"/>
              <w:rPr>
                <w:del w:id="2446" w:author="家興 余" w:date="2021-03-18T10:07:00Z"/>
                <w:rFonts w:ascii="標楷體" w:eastAsia="標楷體" w:hAnsi="標楷體" w:cs="新細明體"/>
                <w:strike/>
                <w:color w:val="FF0000"/>
                <w:kern w:val="0"/>
                <w:rPrChange w:id="2447" w:author="v06v25n@yahoo.com.tw" w:date="2020-11-20T15:39:00Z">
                  <w:rPr>
                    <w:del w:id="2448" w:author="家興 余" w:date="2021-03-18T10:07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2449" w:author="家興 余" w:date="2021-03-18T10:07:00Z">
              <w:r w:rsidRPr="00B53C12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2450" w:author="v06v25n@yahoo.com.tw" w:date="2020-11-20T15:39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shd w:val="clear" w:color="auto" w:fill="auto"/>
            <w:vAlign w:val="center"/>
            <w:hideMark/>
            <w:tcPrChange w:id="2451" w:author="家興 余" w:date="2021-03-18T10:07:00Z">
              <w:tcPr>
                <w:tcW w:w="250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6E48306C" w14:textId="20EB652E" w:rsidR="008464F4" w:rsidRPr="00B53C12" w:rsidDel="00B63420" w:rsidRDefault="008464F4" w:rsidP="004C742C">
            <w:pPr>
              <w:widowControl/>
              <w:jc w:val="center"/>
              <w:rPr>
                <w:del w:id="2452" w:author="家興 余" w:date="2021-03-18T10:07:00Z"/>
                <w:rFonts w:ascii="標楷體" w:eastAsia="標楷體" w:hAnsi="標楷體" w:cs="新細明體"/>
                <w:strike/>
                <w:color w:val="FF0000"/>
                <w:kern w:val="0"/>
                <w:rPrChange w:id="2453" w:author="v06v25n@yahoo.com.tw" w:date="2020-11-20T15:39:00Z">
                  <w:rPr>
                    <w:del w:id="2454" w:author="家興 余" w:date="2021-03-18T10:07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2455" w:author="家興 余" w:date="2021-03-18T10:07:00Z">
              <w:r w:rsidRPr="00B53C12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2456" w:author="v06v25n@yahoo.com.tw" w:date="2020-11-20T15:39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3</w:delText>
              </w:r>
            </w:del>
          </w:p>
        </w:tc>
        <w:tc>
          <w:tcPr>
            <w:tcW w:w="1212" w:type="pct"/>
            <w:gridSpan w:val="2"/>
            <w:shd w:val="clear" w:color="auto" w:fill="auto"/>
            <w:vAlign w:val="center"/>
            <w:hideMark/>
            <w:tcPrChange w:id="2457" w:author="家興 余" w:date="2021-03-18T10:07:00Z">
              <w:tcPr>
                <w:tcW w:w="1100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627689C8" w14:textId="5916D1BC" w:rsidR="008464F4" w:rsidRPr="00B53C12" w:rsidDel="00B63420" w:rsidRDefault="008464F4" w:rsidP="004C742C">
            <w:pPr>
              <w:widowControl/>
              <w:rPr>
                <w:del w:id="2458" w:author="家興 余" w:date="2021-03-18T10:07:00Z"/>
                <w:rFonts w:ascii="標楷體" w:eastAsia="標楷體" w:hAnsi="標楷體" w:cs="新細明體"/>
                <w:strike/>
                <w:color w:val="FF0000"/>
                <w:kern w:val="0"/>
                <w:rPrChange w:id="2459" w:author="v06v25n@yahoo.com.tw" w:date="2020-11-20T15:39:00Z">
                  <w:rPr>
                    <w:del w:id="2460" w:author="家興 余" w:date="2021-03-18T10:07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2461" w:author="家興 余" w:date="2021-03-18T10:07:00Z">
              <w:r w:rsidRPr="00B53C12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2462" w:author="v06v25n@yahoo.com.tw" w:date="2020-11-20T15:39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000</w:delText>
              </w:r>
            </w:del>
          </w:p>
        </w:tc>
      </w:tr>
      <w:tr w:rsidR="008464F4" w:rsidRPr="008F20B5" w14:paraId="16880D10" w14:textId="77777777" w:rsidTr="004F05D7">
        <w:trPr>
          <w:trHeight w:val="20"/>
          <w:tblHeader/>
          <w:trPrChange w:id="2463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464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2F06B740" w14:textId="4ED458CF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vAlign w:val="center"/>
            <w:hideMark/>
            <w:tcPrChange w:id="2465" w:author="家興 余" w:date="2021-03-18T10:07:00Z">
              <w:tcPr>
                <w:tcW w:w="1507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2FB0F049" w14:textId="435FCD86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CurrencyCode</w:t>
            </w:r>
          </w:p>
        </w:tc>
        <w:tc>
          <w:tcPr>
            <w:tcW w:w="1934" w:type="pct"/>
            <w:shd w:val="clear" w:color="auto" w:fill="auto"/>
            <w:vAlign w:val="center"/>
            <w:hideMark/>
            <w:tcPrChange w:id="2466" w:author="家興 余" w:date="2021-03-18T10:07:00Z">
              <w:tcPr>
                <w:tcW w:w="768" w:type="pct"/>
                <w:shd w:val="clear" w:color="auto" w:fill="auto"/>
                <w:vAlign w:val="center"/>
                <w:hideMark/>
              </w:tcPr>
            </w:tcPrChange>
          </w:tcPr>
          <w:p w14:paraId="31FEF8C9" w14:textId="77777777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申請幣別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467" w:author="家興 余" w:date="2021-03-18T10:07:00Z">
              <w:tcPr>
                <w:tcW w:w="364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1D9B0FD0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468" w:author="家興 余" w:date="2021-03-18T10:07:00Z">
              <w:tcPr>
                <w:tcW w:w="39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60BA5B67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68" w:type="pct"/>
            <w:tcPrChange w:id="2469" w:author="家興 余" w:date="2021-03-18T10:07:00Z">
              <w:tcPr>
                <w:tcW w:w="1" w:type="pct"/>
                <w:gridSpan w:val="4"/>
              </w:tcPr>
            </w:tcPrChange>
          </w:tcPr>
          <w:p w14:paraId="61426660" w14:textId="4B7C383D" w:rsidR="008464F4" w:rsidRPr="008F20B5" w:rsidRDefault="008464F4">
            <w:pPr>
              <w:widowControl/>
              <w:jc w:val="center"/>
              <w:rPr>
                <w:ins w:id="2470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471" w:author="家興 余" w:date="2021-01-21T09:24:00Z">
                <w:pPr>
                  <w:widowControl/>
                </w:pPr>
              </w:pPrChange>
            </w:pPr>
            <w:ins w:id="2472" w:author="家興 余" w:date="2021-01-21T0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11" w:type="pct"/>
            <w:gridSpan w:val="2"/>
            <w:shd w:val="clear" w:color="auto" w:fill="auto"/>
            <w:vAlign w:val="center"/>
            <w:tcPrChange w:id="2473" w:author="家興 余" w:date="2021-03-18T10:07:00Z">
              <w:tcPr>
                <w:tcW w:w="1318" w:type="pct"/>
                <w:gridSpan w:val="3"/>
                <w:shd w:val="clear" w:color="auto" w:fill="auto"/>
                <w:vAlign w:val="center"/>
              </w:tcPr>
            </w:tcPrChange>
          </w:tcPr>
          <w:p w14:paraId="68516B23" w14:textId="499E8433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4F05D7" w:rsidRPr="00CE3BEB" w14:paraId="4E346566" w14:textId="77777777" w:rsidTr="004F05D7">
        <w:tblPrEx>
          <w:tblPrExChange w:id="2474" w:author="家興 余" w:date="2021-03-19T16:35:00Z">
            <w:tblPrEx>
              <w:tblW w:w="5059" w:type="pct"/>
            </w:tblPrEx>
          </w:tblPrExChange>
        </w:tblPrEx>
        <w:trPr>
          <w:trHeight w:val="20"/>
          <w:tblHeader/>
          <w:ins w:id="2475" w:author="家興 余" w:date="2021-03-19T16:33:00Z"/>
          <w:trPrChange w:id="2476" w:author="家興 余" w:date="2021-03-19T16:35:00Z">
            <w:trPr>
              <w:gridAfter w:val="0"/>
              <w:trHeight w:val="20"/>
              <w:tblHeader/>
            </w:trPr>
          </w:trPrChange>
        </w:trPr>
        <w:tc>
          <w:tcPr>
            <w:tcW w:w="268" w:type="pct"/>
            <w:shd w:val="clear" w:color="auto" w:fill="auto"/>
            <w:tcPrChange w:id="2477" w:author="家興 余" w:date="2021-03-19T16:35:00Z">
              <w:tcPr>
                <w:tcW w:w="268" w:type="pct"/>
                <w:shd w:val="clear" w:color="auto" w:fill="auto"/>
              </w:tcPr>
            </w:tcPrChange>
          </w:tcPr>
          <w:p w14:paraId="20A6E2FD" w14:textId="77777777" w:rsidR="004F05D7" w:rsidRPr="004A1C2C" w:rsidRDefault="004F05D7" w:rsidP="004F05D7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ins w:id="2478" w:author="家興 余" w:date="2021-03-19T16:33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vAlign w:val="center"/>
            <w:tcPrChange w:id="2479" w:author="家興 余" w:date="2021-03-19T16:35:00Z">
              <w:tcPr>
                <w:tcW w:w="783" w:type="pct"/>
                <w:gridSpan w:val="2"/>
                <w:shd w:val="clear" w:color="auto" w:fill="auto"/>
                <w:vAlign w:val="center"/>
              </w:tcPr>
            </w:tcPrChange>
          </w:tcPr>
          <w:p w14:paraId="3D5ED0B6" w14:textId="02FE792F" w:rsidR="004F05D7" w:rsidRPr="00CE3BEB" w:rsidRDefault="004F05D7" w:rsidP="004F05D7">
            <w:pPr>
              <w:widowControl/>
              <w:rPr>
                <w:ins w:id="2480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481" w:author="家興 余" w:date="2021-03-19T16:36:00Z">
                  <w:rPr>
                    <w:ins w:id="2482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483" w:author="家興 余" w:date="2021-03-19T16:34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484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IsLimit</w:t>
              </w:r>
            </w:ins>
          </w:p>
        </w:tc>
        <w:tc>
          <w:tcPr>
            <w:tcW w:w="1934" w:type="pct"/>
            <w:shd w:val="clear" w:color="auto" w:fill="auto"/>
            <w:vAlign w:val="center"/>
            <w:tcPrChange w:id="2485" w:author="家興 余" w:date="2021-03-19T16:35:00Z">
              <w:tcPr>
                <w:tcW w:w="1934" w:type="pct"/>
                <w:gridSpan w:val="3"/>
                <w:shd w:val="clear" w:color="auto" w:fill="auto"/>
                <w:vAlign w:val="center"/>
              </w:tcPr>
            </w:tcPrChange>
          </w:tcPr>
          <w:p w14:paraId="7979B6EC" w14:textId="6E2308DB" w:rsidR="004F05D7" w:rsidRPr="00CE3BEB" w:rsidRDefault="004F05D7" w:rsidP="004F05D7">
            <w:pPr>
              <w:widowControl/>
              <w:rPr>
                <w:ins w:id="2486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487" w:author="家興 余" w:date="2021-03-19T16:36:00Z">
                  <w:rPr>
                    <w:ins w:id="2488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489" w:author="家興 余" w:date="2021-03-19T16:33:00Z">
              <w:r w:rsidRPr="00CE3BEB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  <w:rPrChange w:id="2490" w:author="家興 余" w:date="2021-03-19T16:3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是否為授信限制對象</w:t>
              </w:r>
            </w:ins>
          </w:p>
        </w:tc>
        <w:tc>
          <w:tcPr>
            <w:tcW w:w="268" w:type="pct"/>
            <w:shd w:val="clear" w:color="auto" w:fill="auto"/>
            <w:vAlign w:val="center"/>
            <w:tcPrChange w:id="2491" w:author="家興 余" w:date="2021-03-19T16:35:00Z">
              <w:tcPr>
                <w:tcW w:w="268" w:type="pct"/>
                <w:gridSpan w:val="3"/>
                <w:shd w:val="clear" w:color="auto" w:fill="auto"/>
                <w:vAlign w:val="center"/>
              </w:tcPr>
            </w:tcPrChange>
          </w:tcPr>
          <w:p w14:paraId="4D6B6FA6" w14:textId="71622AEB" w:rsidR="004F05D7" w:rsidRPr="00CE3BEB" w:rsidRDefault="004F05D7" w:rsidP="004F05D7">
            <w:pPr>
              <w:widowControl/>
              <w:jc w:val="center"/>
              <w:rPr>
                <w:ins w:id="2492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493" w:author="家興 余" w:date="2021-03-19T16:36:00Z">
                  <w:rPr>
                    <w:ins w:id="2494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495" w:author="家興 余" w:date="2021-03-19T16:34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496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68" w:type="pct"/>
            <w:shd w:val="clear" w:color="auto" w:fill="auto"/>
            <w:vAlign w:val="center"/>
            <w:tcPrChange w:id="2497" w:author="家興 余" w:date="2021-03-19T16:35:00Z">
              <w:tcPr>
                <w:tcW w:w="268" w:type="pct"/>
                <w:gridSpan w:val="3"/>
                <w:shd w:val="clear" w:color="auto" w:fill="auto"/>
                <w:vAlign w:val="center"/>
              </w:tcPr>
            </w:tcPrChange>
          </w:tcPr>
          <w:p w14:paraId="2DA70D25" w14:textId="4E29D598" w:rsidR="004F05D7" w:rsidRPr="00CE3BEB" w:rsidRDefault="004F05D7" w:rsidP="004F05D7">
            <w:pPr>
              <w:widowControl/>
              <w:jc w:val="center"/>
              <w:rPr>
                <w:ins w:id="2498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499" w:author="家興 余" w:date="2021-03-19T16:36:00Z">
                  <w:rPr>
                    <w:ins w:id="2500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501" w:author="家興 余" w:date="2021-03-19T16:34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02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1</w:t>
              </w:r>
            </w:ins>
          </w:p>
        </w:tc>
        <w:tc>
          <w:tcPr>
            <w:tcW w:w="268" w:type="pct"/>
            <w:tcPrChange w:id="2503" w:author="家興 余" w:date="2021-03-19T16:35:00Z">
              <w:tcPr>
                <w:tcW w:w="268" w:type="pct"/>
              </w:tcPr>
            </w:tcPrChange>
          </w:tcPr>
          <w:p w14:paraId="7CB0161C" w14:textId="77777777" w:rsidR="004F05D7" w:rsidRPr="00CE3BEB" w:rsidRDefault="004F05D7" w:rsidP="004F05D7">
            <w:pPr>
              <w:widowControl/>
              <w:jc w:val="center"/>
              <w:rPr>
                <w:ins w:id="2504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05" w:author="家興 余" w:date="2021-03-19T16:36:00Z">
                  <w:rPr>
                    <w:ins w:id="2506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1211" w:type="pct"/>
            <w:gridSpan w:val="2"/>
            <w:shd w:val="clear" w:color="auto" w:fill="auto"/>
            <w:tcPrChange w:id="2507" w:author="家興 余" w:date="2021-03-19T16:35:00Z">
              <w:tcPr>
                <w:tcW w:w="1212" w:type="pct"/>
                <w:gridSpan w:val="3"/>
                <w:shd w:val="clear" w:color="auto" w:fill="auto"/>
                <w:vAlign w:val="center"/>
              </w:tcPr>
            </w:tcPrChange>
          </w:tcPr>
          <w:p w14:paraId="0A4D2FEE" w14:textId="21EB9893" w:rsidR="004F05D7" w:rsidRPr="00CE3BEB" w:rsidRDefault="004F05D7" w:rsidP="004F05D7">
            <w:pPr>
              <w:widowControl/>
              <w:rPr>
                <w:ins w:id="2508" w:author="家興 余" w:date="2021-03-19T16:33:00Z"/>
                <w:rFonts w:ascii="標楷體" w:eastAsia="標楷體" w:hAnsi="標楷體" w:cs="新細明體"/>
                <w:color w:val="000000"/>
                <w:kern w:val="0"/>
              </w:rPr>
            </w:pPr>
            <w:ins w:id="2509" w:author="家興 余" w:date="2021-03-19T16:35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10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 xml:space="preserve">Y: </w:t>
              </w:r>
              <w:r w:rsidRPr="00CE3BEB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  <w:rPrChange w:id="2511" w:author="家興 余" w:date="2021-03-19T16:3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是</w:t>
              </w:r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12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 xml:space="preserve">;N: </w:t>
              </w:r>
              <w:r w:rsidRPr="00CE3BEB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  <w:rPrChange w:id="2513" w:author="家興 余" w:date="2021-03-19T16:3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否</w:t>
              </w:r>
            </w:ins>
          </w:p>
        </w:tc>
      </w:tr>
      <w:tr w:rsidR="004F05D7" w:rsidRPr="00CE3BEB" w14:paraId="6263EE1D" w14:textId="77777777" w:rsidTr="004F05D7">
        <w:tblPrEx>
          <w:tblPrExChange w:id="2514" w:author="家興 余" w:date="2021-03-19T16:35:00Z">
            <w:tblPrEx>
              <w:tblW w:w="5059" w:type="pct"/>
            </w:tblPrEx>
          </w:tblPrExChange>
        </w:tblPrEx>
        <w:trPr>
          <w:trHeight w:val="20"/>
          <w:tblHeader/>
          <w:ins w:id="2515" w:author="家興 余" w:date="2021-03-19T16:33:00Z"/>
          <w:trPrChange w:id="2516" w:author="家興 余" w:date="2021-03-19T16:35:00Z">
            <w:trPr>
              <w:gridAfter w:val="0"/>
              <w:trHeight w:val="20"/>
              <w:tblHeader/>
            </w:trPr>
          </w:trPrChange>
        </w:trPr>
        <w:tc>
          <w:tcPr>
            <w:tcW w:w="268" w:type="pct"/>
            <w:shd w:val="clear" w:color="auto" w:fill="auto"/>
            <w:tcPrChange w:id="2517" w:author="家興 余" w:date="2021-03-19T16:35:00Z">
              <w:tcPr>
                <w:tcW w:w="268" w:type="pct"/>
                <w:shd w:val="clear" w:color="auto" w:fill="auto"/>
              </w:tcPr>
            </w:tcPrChange>
          </w:tcPr>
          <w:p w14:paraId="29814EB5" w14:textId="77777777" w:rsidR="004F05D7" w:rsidRPr="00CE3BEB" w:rsidRDefault="004F05D7" w:rsidP="004F05D7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ins w:id="2518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19" w:author="家興 余" w:date="2021-03-19T16:36:00Z">
                  <w:rPr>
                    <w:ins w:id="2520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783" w:type="pct"/>
            <w:shd w:val="clear" w:color="auto" w:fill="auto"/>
            <w:vAlign w:val="center"/>
            <w:tcPrChange w:id="2521" w:author="家興 余" w:date="2021-03-19T16:35:00Z">
              <w:tcPr>
                <w:tcW w:w="783" w:type="pct"/>
                <w:gridSpan w:val="2"/>
                <w:shd w:val="clear" w:color="auto" w:fill="auto"/>
                <w:vAlign w:val="center"/>
              </w:tcPr>
            </w:tcPrChange>
          </w:tcPr>
          <w:p w14:paraId="60B54015" w14:textId="77BA84B3" w:rsidR="004F05D7" w:rsidRPr="00CE3BEB" w:rsidRDefault="004F05D7" w:rsidP="004F05D7">
            <w:pPr>
              <w:widowControl/>
              <w:rPr>
                <w:ins w:id="2522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23" w:author="家興 余" w:date="2021-03-19T16:36:00Z">
                  <w:rPr>
                    <w:ins w:id="2524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525" w:author="家興 余" w:date="2021-03-19T16:34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26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IsRelated</w:t>
              </w:r>
            </w:ins>
          </w:p>
        </w:tc>
        <w:tc>
          <w:tcPr>
            <w:tcW w:w="1934" w:type="pct"/>
            <w:shd w:val="clear" w:color="auto" w:fill="auto"/>
            <w:vAlign w:val="center"/>
            <w:tcPrChange w:id="2527" w:author="家興 余" w:date="2021-03-19T16:35:00Z">
              <w:tcPr>
                <w:tcW w:w="1934" w:type="pct"/>
                <w:gridSpan w:val="3"/>
                <w:shd w:val="clear" w:color="auto" w:fill="auto"/>
                <w:vAlign w:val="center"/>
              </w:tcPr>
            </w:tcPrChange>
          </w:tcPr>
          <w:p w14:paraId="246846AA" w14:textId="4E140553" w:rsidR="004F05D7" w:rsidRPr="00CE3BEB" w:rsidRDefault="004F05D7" w:rsidP="004F05D7">
            <w:pPr>
              <w:widowControl/>
              <w:rPr>
                <w:ins w:id="2528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29" w:author="家興 余" w:date="2021-03-19T16:36:00Z">
                  <w:rPr>
                    <w:ins w:id="2530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531" w:author="家興 余" w:date="2021-03-19T16:33:00Z">
              <w:r w:rsidRPr="00CE3BEB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  <w:rPrChange w:id="2532" w:author="家興 余" w:date="2021-03-19T16:3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是否為利害關係人</w:t>
              </w:r>
            </w:ins>
          </w:p>
        </w:tc>
        <w:tc>
          <w:tcPr>
            <w:tcW w:w="268" w:type="pct"/>
            <w:shd w:val="clear" w:color="auto" w:fill="auto"/>
            <w:vAlign w:val="center"/>
            <w:tcPrChange w:id="2533" w:author="家興 余" w:date="2021-03-19T16:35:00Z">
              <w:tcPr>
                <w:tcW w:w="268" w:type="pct"/>
                <w:gridSpan w:val="3"/>
                <w:shd w:val="clear" w:color="auto" w:fill="auto"/>
                <w:vAlign w:val="center"/>
              </w:tcPr>
            </w:tcPrChange>
          </w:tcPr>
          <w:p w14:paraId="4F6BA3DA" w14:textId="5BF05996" w:rsidR="004F05D7" w:rsidRPr="00CE3BEB" w:rsidRDefault="004F05D7" w:rsidP="004F05D7">
            <w:pPr>
              <w:widowControl/>
              <w:jc w:val="center"/>
              <w:rPr>
                <w:ins w:id="2534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35" w:author="家興 余" w:date="2021-03-19T16:36:00Z">
                  <w:rPr>
                    <w:ins w:id="2536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537" w:author="家興 余" w:date="2021-03-19T16:34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38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68" w:type="pct"/>
            <w:shd w:val="clear" w:color="auto" w:fill="auto"/>
            <w:vAlign w:val="center"/>
            <w:tcPrChange w:id="2539" w:author="家興 余" w:date="2021-03-19T16:35:00Z">
              <w:tcPr>
                <w:tcW w:w="268" w:type="pct"/>
                <w:gridSpan w:val="3"/>
                <w:shd w:val="clear" w:color="auto" w:fill="auto"/>
                <w:vAlign w:val="center"/>
              </w:tcPr>
            </w:tcPrChange>
          </w:tcPr>
          <w:p w14:paraId="6F79AF98" w14:textId="77FCA1CE" w:rsidR="004F05D7" w:rsidRPr="00CE3BEB" w:rsidRDefault="004F05D7" w:rsidP="004F05D7">
            <w:pPr>
              <w:widowControl/>
              <w:jc w:val="center"/>
              <w:rPr>
                <w:ins w:id="2540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41" w:author="家興 余" w:date="2021-03-19T16:36:00Z">
                  <w:rPr>
                    <w:ins w:id="2542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543" w:author="家興 余" w:date="2021-03-19T16:34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44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1</w:t>
              </w:r>
            </w:ins>
          </w:p>
        </w:tc>
        <w:tc>
          <w:tcPr>
            <w:tcW w:w="268" w:type="pct"/>
            <w:tcPrChange w:id="2545" w:author="家興 余" w:date="2021-03-19T16:35:00Z">
              <w:tcPr>
                <w:tcW w:w="268" w:type="pct"/>
              </w:tcPr>
            </w:tcPrChange>
          </w:tcPr>
          <w:p w14:paraId="2A524C69" w14:textId="77777777" w:rsidR="004F05D7" w:rsidRPr="00CE3BEB" w:rsidRDefault="004F05D7" w:rsidP="004F05D7">
            <w:pPr>
              <w:widowControl/>
              <w:jc w:val="center"/>
              <w:rPr>
                <w:ins w:id="2546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47" w:author="家興 余" w:date="2021-03-19T16:36:00Z">
                  <w:rPr>
                    <w:ins w:id="2548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1211" w:type="pct"/>
            <w:gridSpan w:val="2"/>
            <w:shd w:val="clear" w:color="auto" w:fill="auto"/>
            <w:tcPrChange w:id="2549" w:author="家興 余" w:date="2021-03-19T16:35:00Z">
              <w:tcPr>
                <w:tcW w:w="1212" w:type="pct"/>
                <w:gridSpan w:val="3"/>
                <w:shd w:val="clear" w:color="auto" w:fill="auto"/>
                <w:vAlign w:val="center"/>
              </w:tcPr>
            </w:tcPrChange>
          </w:tcPr>
          <w:p w14:paraId="324A2B17" w14:textId="6649004A" w:rsidR="004F05D7" w:rsidRPr="00CE3BEB" w:rsidRDefault="004F05D7" w:rsidP="004F05D7">
            <w:pPr>
              <w:widowControl/>
              <w:rPr>
                <w:ins w:id="2550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51" w:author="家興 余" w:date="2021-03-19T16:36:00Z">
                  <w:rPr>
                    <w:ins w:id="2552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553" w:author="家興 余" w:date="2021-03-19T16:35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54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 xml:space="preserve">Y: </w:t>
              </w:r>
              <w:r w:rsidRPr="00CE3BEB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  <w:rPrChange w:id="2555" w:author="家興 余" w:date="2021-03-19T16:3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是</w:t>
              </w:r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56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 xml:space="preserve">;N: </w:t>
              </w:r>
              <w:r w:rsidRPr="00CE3BEB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  <w:rPrChange w:id="2557" w:author="家興 余" w:date="2021-03-19T16:3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否</w:t>
              </w:r>
            </w:ins>
          </w:p>
        </w:tc>
      </w:tr>
      <w:tr w:rsidR="004F05D7" w:rsidRPr="008F20B5" w14:paraId="43DEA744" w14:textId="77777777" w:rsidTr="004F05D7">
        <w:tblPrEx>
          <w:tblPrExChange w:id="2558" w:author="家興 余" w:date="2021-03-19T16:35:00Z">
            <w:tblPrEx>
              <w:tblW w:w="5059" w:type="pct"/>
            </w:tblPrEx>
          </w:tblPrExChange>
        </w:tblPrEx>
        <w:trPr>
          <w:trHeight w:val="20"/>
          <w:tblHeader/>
          <w:ins w:id="2559" w:author="家興 余" w:date="2021-03-19T16:33:00Z"/>
          <w:trPrChange w:id="2560" w:author="家興 余" w:date="2021-03-19T16:35:00Z">
            <w:trPr>
              <w:gridAfter w:val="0"/>
              <w:trHeight w:val="20"/>
              <w:tblHeader/>
            </w:trPr>
          </w:trPrChange>
        </w:trPr>
        <w:tc>
          <w:tcPr>
            <w:tcW w:w="268" w:type="pct"/>
            <w:shd w:val="clear" w:color="auto" w:fill="auto"/>
            <w:tcPrChange w:id="2561" w:author="家興 余" w:date="2021-03-19T16:35:00Z">
              <w:tcPr>
                <w:tcW w:w="268" w:type="pct"/>
                <w:shd w:val="clear" w:color="auto" w:fill="auto"/>
              </w:tcPr>
            </w:tcPrChange>
          </w:tcPr>
          <w:p w14:paraId="6A4F8389" w14:textId="77777777" w:rsidR="004F05D7" w:rsidRPr="00CE3BEB" w:rsidRDefault="004F05D7" w:rsidP="004F05D7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ins w:id="2562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63" w:author="家興 余" w:date="2021-03-19T16:36:00Z">
                  <w:rPr>
                    <w:ins w:id="2564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783" w:type="pct"/>
            <w:shd w:val="clear" w:color="auto" w:fill="auto"/>
            <w:vAlign w:val="center"/>
            <w:tcPrChange w:id="2565" w:author="家興 余" w:date="2021-03-19T16:35:00Z">
              <w:tcPr>
                <w:tcW w:w="783" w:type="pct"/>
                <w:gridSpan w:val="2"/>
                <w:shd w:val="clear" w:color="auto" w:fill="auto"/>
                <w:vAlign w:val="center"/>
              </w:tcPr>
            </w:tcPrChange>
          </w:tcPr>
          <w:p w14:paraId="07760427" w14:textId="392F1B52" w:rsidR="004F05D7" w:rsidRPr="00CE3BEB" w:rsidRDefault="004F05D7" w:rsidP="004F05D7">
            <w:pPr>
              <w:widowControl/>
              <w:rPr>
                <w:ins w:id="2566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67" w:author="家興 余" w:date="2021-03-19T16:36:00Z">
                  <w:rPr>
                    <w:ins w:id="2568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569" w:author="家興 余" w:date="2021-03-19T16:34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70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IsLnrelNear</w:t>
              </w:r>
            </w:ins>
          </w:p>
        </w:tc>
        <w:tc>
          <w:tcPr>
            <w:tcW w:w="1934" w:type="pct"/>
            <w:shd w:val="clear" w:color="auto" w:fill="auto"/>
            <w:vAlign w:val="center"/>
            <w:tcPrChange w:id="2571" w:author="家興 余" w:date="2021-03-19T16:35:00Z">
              <w:tcPr>
                <w:tcW w:w="1934" w:type="pct"/>
                <w:gridSpan w:val="3"/>
                <w:shd w:val="clear" w:color="auto" w:fill="auto"/>
                <w:vAlign w:val="center"/>
              </w:tcPr>
            </w:tcPrChange>
          </w:tcPr>
          <w:p w14:paraId="5589F66D" w14:textId="16291244" w:rsidR="004F05D7" w:rsidRPr="00CE3BEB" w:rsidRDefault="004F05D7" w:rsidP="004F05D7">
            <w:pPr>
              <w:widowControl/>
              <w:rPr>
                <w:ins w:id="2572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73" w:author="家興 余" w:date="2021-03-19T16:36:00Z">
                  <w:rPr>
                    <w:ins w:id="2574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575" w:author="家興 余" w:date="2021-03-19T16:33:00Z">
              <w:r w:rsidRPr="00CE3BEB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  <w:rPrChange w:id="2576" w:author="家興 余" w:date="2021-03-19T16:3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是否為準利害關係人</w:t>
              </w:r>
            </w:ins>
          </w:p>
        </w:tc>
        <w:tc>
          <w:tcPr>
            <w:tcW w:w="268" w:type="pct"/>
            <w:shd w:val="clear" w:color="auto" w:fill="auto"/>
            <w:vAlign w:val="center"/>
            <w:tcPrChange w:id="2577" w:author="家興 余" w:date="2021-03-19T16:35:00Z">
              <w:tcPr>
                <w:tcW w:w="268" w:type="pct"/>
                <w:gridSpan w:val="3"/>
                <w:shd w:val="clear" w:color="auto" w:fill="auto"/>
                <w:vAlign w:val="center"/>
              </w:tcPr>
            </w:tcPrChange>
          </w:tcPr>
          <w:p w14:paraId="28BF9E86" w14:textId="2BEE391F" w:rsidR="004F05D7" w:rsidRPr="00CE3BEB" w:rsidRDefault="004F05D7" w:rsidP="004F05D7">
            <w:pPr>
              <w:widowControl/>
              <w:jc w:val="center"/>
              <w:rPr>
                <w:ins w:id="2578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79" w:author="家興 余" w:date="2021-03-19T16:36:00Z">
                  <w:rPr>
                    <w:ins w:id="2580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581" w:author="家興 余" w:date="2021-03-19T16:34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82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68" w:type="pct"/>
            <w:shd w:val="clear" w:color="auto" w:fill="auto"/>
            <w:vAlign w:val="center"/>
            <w:tcPrChange w:id="2583" w:author="家興 余" w:date="2021-03-19T16:35:00Z">
              <w:tcPr>
                <w:tcW w:w="268" w:type="pct"/>
                <w:gridSpan w:val="3"/>
                <w:shd w:val="clear" w:color="auto" w:fill="auto"/>
                <w:vAlign w:val="center"/>
              </w:tcPr>
            </w:tcPrChange>
          </w:tcPr>
          <w:p w14:paraId="5A3135DF" w14:textId="2B7E83FA" w:rsidR="004F05D7" w:rsidRPr="00CE3BEB" w:rsidRDefault="004F05D7" w:rsidP="004F05D7">
            <w:pPr>
              <w:widowControl/>
              <w:jc w:val="center"/>
              <w:rPr>
                <w:ins w:id="2584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85" w:author="家興 余" w:date="2021-03-19T16:36:00Z">
                  <w:rPr>
                    <w:ins w:id="2586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587" w:author="家興 余" w:date="2021-03-19T16:34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88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1</w:t>
              </w:r>
            </w:ins>
          </w:p>
        </w:tc>
        <w:tc>
          <w:tcPr>
            <w:tcW w:w="268" w:type="pct"/>
            <w:tcPrChange w:id="2589" w:author="家興 余" w:date="2021-03-19T16:35:00Z">
              <w:tcPr>
                <w:tcW w:w="268" w:type="pct"/>
              </w:tcPr>
            </w:tcPrChange>
          </w:tcPr>
          <w:p w14:paraId="2CEC98E2" w14:textId="77777777" w:rsidR="004F05D7" w:rsidRPr="00CE3BEB" w:rsidRDefault="004F05D7" w:rsidP="004F05D7">
            <w:pPr>
              <w:widowControl/>
              <w:jc w:val="center"/>
              <w:rPr>
                <w:ins w:id="2590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91" w:author="家興 余" w:date="2021-03-19T16:36:00Z">
                  <w:rPr>
                    <w:ins w:id="2592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1211" w:type="pct"/>
            <w:gridSpan w:val="2"/>
            <w:shd w:val="clear" w:color="auto" w:fill="auto"/>
            <w:tcPrChange w:id="2593" w:author="家興 余" w:date="2021-03-19T16:35:00Z">
              <w:tcPr>
                <w:tcW w:w="1212" w:type="pct"/>
                <w:gridSpan w:val="3"/>
                <w:shd w:val="clear" w:color="auto" w:fill="auto"/>
                <w:vAlign w:val="center"/>
              </w:tcPr>
            </w:tcPrChange>
          </w:tcPr>
          <w:p w14:paraId="0BB1ED06" w14:textId="199CFC43" w:rsidR="004F05D7" w:rsidRPr="008F20B5" w:rsidRDefault="004F05D7" w:rsidP="004F05D7">
            <w:pPr>
              <w:widowControl/>
              <w:rPr>
                <w:ins w:id="2594" w:author="家興 余" w:date="2021-03-19T16:33:00Z"/>
                <w:rFonts w:ascii="標楷體" w:eastAsia="標楷體" w:hAnsi="標楷體" w:cs="新細明體"/>
                <w:color w:val="000000"/>
                <w:kern w:val="0"/>
              </w:rPr>
            </w:pPr>
            <w:ins w:id="2595" w:author="家興 余" w:date="2021-03-19T16:35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96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 xml:space="preserve">Y: </w:t>
              </w:r>
              <w:r w:rsidRPr="00CE3BEB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  <w:rPrChange w:id="2597" w:author="家興 余" w:date="2021-03-19T16:3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是</w:t>
              </w:r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98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 xml:space="preserve">;N: </w:t>
              </w:r>
              <w:r w:rsidRPr="00CE3BEB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  <w:rPrChange w:id="2599" w:author="家興 余" w:date="2021-03-19T16:3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否</w:t>
              </w:r>
            </w:ins>
          </w:p>
        </w:tc>
      </w:tr>
      <w:tr w:rsidR="008464F4" w:rsidRPr="008F20B5" w14:paraId="1280276C" w14:textId="77777777" w:rsidTr="004F05D7">
        <w:trPr>
          <w:trHeight w:val="20"/>
          <w:tblHeader/>
          <w:trPrChange w:id="2600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601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7C69CF23" w14:textId="196E750C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vAlign w:val="center"/>
            <w:hideMark/>
            <w:tcPrChange w:id="2602" w:author="家興 余" w:date="2021-03-18T10:07:00Z">
              <w:tcPr>
                <w:tcW w:w="1507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023C77FE" w14:textId="3D8D0C13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TimApplAmt</w:t>
            </w:r>
          </w:p>
        </w:tc>
        <w:tc>
          <w:tcPr>
            <w:tcW w:w="1934" w:type="pct"/>
            <w:shd w:val="clear" w:color="auto" w:fill="auto"/>
            <w:vAlign w:val="center"/>
            <w:hideMark/>
            <w:tcPrChange w:id="2603" w:author="家興 余" w:date="2021-03-18T10:07:00Z">
              <w:tcPr>
                <w:tcW w:w="768" w:type="pct"/>
                <w:shd w:val="clear" w:color="auto" w:fill="auto"/>
                <w:vAlign w:val="center"/>
                <w:hideMark/>
              </w:tcPr>
            </w:tcPrChange>
          </w:tcPr>
          <w:p w14:paraId="64D3EB91" w14:textId="77777777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申請金額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604" w:author="家興 余" w:date="2021-03-18T10:07:00Z">
              <w:tcPr>
                <w:tcW w:w="364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3100FE88" w14:textId="12F3E29E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2605" w:author="家興 余" w:date="2020-12-30T09:52:00Z">
              <w:r w:rsidRPr="008F20B5" w:rsidDel="004444BD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X</w:delText>
              </w:r>
            </w:del>
            <w:ins w:id="2606" w:author="家興 余" w:date="2020-12-30T09:5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  <w:tc>
          <w:tcPr>
            <w:tcW w:w="268" w:type="pct"/>
            <w:shd w:val="clear" w:color="auto" w:fill="auto"/>
            <w:vAlign w:val="center"/>
            <w:hideMark/>
            <w:tcPrChange w:id="2607" w:author="家興 余" w:date="2021-03-18T10:07:00Z">
              <w:tcPr>
                <w:tcW w:w="39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0E31849F" w14:textId="13E76760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68" w:type="pct"/>
            <w:tcPrChange w:id="2608" w:author="家興 余" w:date="2021-03-18T10:07:00Z">
              <w:tcPr>
                <w:tcW w:w="1" w:type="pct"/>
                <w:gridSpan w:val="4"/>
              </w:tcPr>
            </w:tcPrChange>
          </w:tcPr>
          <w:p w14:paraId="7F8F902B" w14:textId="3265734E" w:rsidR="008464F4" w:rsidRPr="008F20B5" w:rsidDel="004444BD" w:rsidRDefault="008464F4">
            <w:pPr>
              <w:widowControl/>
              <w:jc w:val="center"/>
              <w:rPr>
                <w:ins w:id="2609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610" w:author="家興 余" w:date="2021-01-21T09:24:00Z">
                <w:pPr>
                  <w:widowControl/>
                </w:pPr>
              </w:pPrChange>
            </w:pPr>
            <w:ins w:id="2611" w:author="家興 余" w:date="2021-01-21T0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11" w:type="pct"/>
            <w:gridSpan w:val="2"/>
            <w:shd w:val="clear" w:color="auto" w:fill="auto"/>
            <w:vAlign w:val="center"/>
            <w:hideMark/>
            <w:tcPrChange w:id="2612" w:author="家興 余" w:date="2021-03-18T10:07:00Z">
              <w:tcPr>
                <w:tcW w:w="131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1CB979BE" w14:textId="4B5E6683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2613" w:author="家興 余" w:date="2020-12-30T09:52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8464F4" w:rsidRPr="008F20B5" w14:paraId="0F726162" w14:textId="77777777" w:rsidTr="004F05D7">
        <w:trPr>
          <w:trHeight w:val="20"/>
          <w:tblHeader/>
          <w:trPrChange w:id="2614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615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10B31063" w14:textId="2E143E80" w:rsidR="008464F4" w:rsidRPr="004A1C2C" w:rsidRDefault="008464F4">
            <w:pPr>
              <w:pStyle w:val="af9"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83" w:type="pct"/>
            <w:shd w:val="clear" w:color="auto" w:fill="auto"/>
            <w:vAlign w:val="center"/>
            <w:hideMark/>
            <w:tcPrChange w:id="2616" w:author="家興 余" w:date="2021-03-18T10:07:00Z">
              <w:tcPr>
                <w:tcW w:w="1507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40885DA3" w14:textId="279F8AC0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Estimate</w:t>
            </w:r>
          </w:p>
        </w:tc>
        <w:tc>
          <w:tcPr>
            <w:tcW w:w="1934" w:type="pct"/>
            <w:shd w:val="clear" w:color="auto" w:fill="auto"/>
            <w:vAlign w:val="center"/>
            <w:hideMark/>
            <w:tcPrChange w:id="2617" w:author="家興 余" w:date="2021-03-18T10:07:00Z">
              <w:tcPr>
                <w:tcW w:w="768" w:type="pct"/>
                <w:shd w:val="clear" w:color="auto" w:fill="auto"/>
                <w:vAlign w:val="center"/>
                <w:hideMark/>
              </w:tcPr>
            </w:tcPrChange>
          </w:tcPr>
          <w:p w14:paraId="4A7D0E7B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估價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618" w:author="家興 余" w:date="2021-03-18T10:07:00Z">
              <w:tcPr>
                <w:tcW w:w="364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3AA15D79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619" w:author="家興 余" w:date="2021-03-18T10:07:00Z">
              <w:tcPr>
                <w:tcW w:w="39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5B8BCE29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68" w:type="pct"/>
            <w:tcPrChange w:id="2620" w:author="家興 余" w:date="2021-03-18T10:07:00Z">
              <w:tcPr>
                <w:tcW w:w="1" w:type="pct"/>
                <w:gridSpan w:val="4"/>
              </w:tcPr>
            </w:tcPrChange>
          </w:tcPr>
          <w:p w14:paraId="69D0E466" w14:textId="77777777" w:rsidR="008464F4" w:rsidRPr="008F20B5" w:rsidRDefault="008464F4">
            <w:pPr>
              <w:widowControl/>
              <w:jc w:val="center"/>
              <w:rPr>
                <w:ins w:id="2621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622" w:author="家興 余" w:date="2021-01-21T09:24:00Z">
                <w:pPr>
                  <w:widowControl/>
                </w:pPr>
              </w:pPrChange>
            </w:pPr>
          </w:p>
        </w:tc>
        <w:tc>
          <w:tcPr>
            <w:tcW w:w="1211" w:type="pct"/>
            <w:gridSpan w:val="2"/>
            <w:shd w:val="clear" w:color="auto" w:fill="auto"/>
            <w:vAlign w:val="center"/>
            <w:tcPrChange w:id="2623" w:author="家興 余" w:date="2021-03-18T10:07:00Z">
              <w:tcPr>
                <w:tcW w:w="1318" w:type="pct"/>
                <w:gridSpan w:val="3"/>
                <w:shd w:val="clear" w:color="auto" w:fill="auto"/>
                <w:vAlign w:val="center"/>
              </w:tcPr>
            </w:tcPrChange>
          </w:tcPr>
          <w:p w14:paraId="1D70E79E" w14:textId="419AC6FE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46F4747E" w14:textId="77777777" w:rsidTr="004F05D7">
        <w:trPr>
          <w:trHeight w:val="20"/>
          <w:tblHeader/>
          <w:trPrChange w:id="2624" w:author="家興 余" w:date="2021-03-18T10:07:00Z">
            <w:trPr>
              <w:trHeight w:val="2743"/>
              <w:tblHeader/>
            </w:trPr>
          </w:trPrChange>
        </w:trPr>
        <w:tc>
          <w:tcPr>
            <w:tcW w:w="268" w:type="pct"/>
            <w:shd w:val="clear" w:color="auto" w:fill="auto"/>
            <w:tcPrChange w:id="2625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79ECDF5D" w14:textId="59AE6E32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vAlign w:val="center"/>
            <w:hideMark/>
            <w:tcPrChange w:id="2626" w:author="家興 余" w:date="2021-03-18T10:07:00Z">
              <w:tcPr>
                <w:tcW w:w="1507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0F41FCCE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PieceCode</w:t>
            </w:r>
          </w:p>
        </w:tc>
        <w:tc>
          <w:tcPr>
            <w:tcW w:w="1934" w:type="pct"/>
            <w:shd w:val="clear" w:color="auto" w:fill="auto"/>
            <w:vAlign w:val="center"/>
            <w:hideMark/>
            <w:tcPrChange w:id="2627" w:author="家興 余" w:date="2021-03-18T10:07:00Z">
              <w:tcPr>
                <w:tcW w:w="768" w:type="pct"/>
                <w:shd w:val="clear" w:color="auto" w:fill="auto"/>
                <w:vAlign w:val="center"/>
                <w:hideMark/>
              </w:tcPr>
            </w:tcPrChange>
          </w:tcPr>
          <w:p w14:paraId="718C34CA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計件代碼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628" w:author="家興 余" w:date="2021-03-18T10:07:00Z">
              <w:tcPr>
                <w:tcW w:w="364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2AD20DF0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629" w:author="家興 余" w:date="2021-03-18T10:07:00Z">
              <w:tcPr>
                <w:tcW w:w="39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576D8109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8" w:type="pct"/>
            <w:shd w:val="clear" w:color="auto" w:fill="auto"/>
            <w:tcPrChange w:id="2630" w:author="家興 余" w:date="2021-03-18T10:07:00Z">
              <w:tcPr>
                <w:tcW w:w="1" w:type="pct"/>
                <w:gridSpan w:val="4"/>
                <w:shd w:val="clear" w:color="auto" w:fill="auto"/>
              </w:tcPr>
            </w:tcPrChange>
          </w:tcPr>
          <w:p w14:paraId="0E1A7AB7" w14:textId="2C3D6BBE" w:rsidR="008464F4" w:rsidRPr="008F20B5" w:rsidRDefault="008464F4">
            <w:pPr>
              <w:widowControl/>
              <w:spacing w:line="240" w:lineRule="exact"/>
              <w:jc w:val="center"/>
              <w:rPr>
                <w:ins w:id="2631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632" w:author="家興 余" w:date="2021-01-21T09:24:00Z">
                <w:pPr>
                  <w:widowControl/>
                  <w:spacing w:line="240" w:lineRule="exact"/>
                </w:pPr>
              </w:pPrChange>
            </w:pPr>
            <w:ins w:id="2633" w:author="家興 余" w:date="2021-01-21T09:2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11" w:type="pct"/>
            <w:gridSpan w:val="2"/>
            <w:vAlign w:val="center"/>
            <w:tcPrChange w:id="2634" w:author="家興 余" w:date="2021-03-18T10:07:00Z">
              <w:tcPr>
                <w:tcW w:w="1318" w:type="pct"/>
                <w:gridSpan w:val="3"/>
                <w:vAlign w:val="center"/>
              </w:tcPr>
            </w:tcPrChange>
          </w:tcPr>
          <w:p w14:paraId="09C49A14" w14:textId="79E3B481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35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新貸件</w:t>
            </w:r>
          </w:p>
          <w:p w14:paraId="5657B1B4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36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其他額度</w:t>
            </w:r>
          </w:p>
          <w:p w14:paraId="7D492852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37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原額度</w:t>
            </w:r>
          </w:p>
          <w:p w14:paraId="7A9CBB23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38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D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新增額度</w:t>
            </w:r>
          </w:p>
          <w:p w14:paraId="69C4168A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39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展期</w:t>
            </w:r>
          </w:p>
          <w:p w14:paraId="22A18A78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40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新貸件</w:t>
            </w:r>
          </w:p>
          <w:p w14:paraId="2A49EB5F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41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其他額度</w:t>
            </w:r>
          </w:p>
          <w:p w14:paraId="70D763D1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42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原額度</w:t>
            </w:r>
          </w:p>
          <w:p w14:paraId="121D2DA2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43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新增額度</w:t>
            </w:r>
          </w:p>
          <w:p w14:paraId="046C5820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44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展期件</w:t>
            </w:r>
          </w:p>
          <w:p w14:paraId="4B7D86E9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45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六個月動支</w:t>
            </w:r>
          </w:p>
          <w:p w14:paraId="29AD76D5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46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服務件</w:t>
            </w:r>
          </w:p>
          <w:p w14:paraId="7EB48937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47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特殊件</w:t>
            </w:r>
          </w:p>
          <w:p w14:paraId="1EFC0FBC" w14:textId="6F00F9E4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48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固特利契轉</w:t>
            </w:r>
          </w:p>
        </w:tc>
      </w:tr>
      <w:tr w:rsidR="008464F4" w:rsidRPr="008F20B5" w14:paraId="0DB71904" w14:textId="77777777" w:rsidTr="004F05D7">
        <w:trPr>
          <w:trHeight w:val="20"/>
          <w:tblHeader/>
          <w:trPrChange w:id="2649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650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761478B9" w14:textId="13C648C3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noWrap/>
            <w:vAlign w:val="center"/>
            <w:hideMark/>
            <w:tcPrChange w:id="2651" w:author="家興 余" w:date="2021-03-18T10:07:00Z">
              <w:tcPr>
                <w:tcW w:w="1507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A6835D7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CreditOfficer</w:t>
            </w:r>
          </w:p>
        </w:tc>
        <w:tc>
          <w:tcPr>
            <w:tcW w:w="1934" w:type="pct"/>
            <w:shd w:val="clear" w:color="auto" w:fill="auto"/>
            <w:noWrap/>
            <w:vAlign w:val="center"/>
            <w:hideMark/>
            <w:tcPrChange w:id="2652" w:author="家興 余" w:date="2021-03-18T10:07:00Z">
              <w:tcPr>
                <w:tcW w:w="768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AE62A7B" w14:textId="3B0E4585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授信人員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653" w:author="家興 余" w:date="2021-03-18T10:07:00Z">
              <w:tcPr>
                <w:tcW w:w="364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4AF8A56C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654" w:author="家興 余" w:date="2021-03-18T10:07:00Z">
              <w:tcPr>
                <w:tcW w:w="398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3FEEF9ED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68" w:type="pct"/>
            <w:tcPrChange w:id="2655" w:author="家興 余" w:date="2021-03-18T10:07:00Z">
              <w:tcPr>
                <w:tcW w:w="1" w:type="pct"/>
                <w:gridSpan w:val="4"/>
              </w:tcPr>
            </w:tcPrChange>
          </w:tcPr>
          <w:p w14:paraId="13F261E4" w14:textId="22BBD910" w:rsidR="008464F4" w:rsidRPr="008F20B5" w:rsidRDefault="008464F4">
            <w:pPr>
              <w:widowControl/>
              <w:jc w:val="center"/>
              <w:rPr>
                <w:ins w:id="2656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657" w:author="家興 余" w:date="2021-01-21T09:24:00Z">
                <w:pPr>
                  <w:widowControl/>
                </w:pPr>
              </w:pPrChange>
            </w:pPr>
            <w:ins w:id="2658" w:author="家興 余" w:date="2021-01-21T09:2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11" w:type="pct"/>
            <w:gridSpan w:val="2"/>
            <w:shd w:val="clear" w:color="auto" w:fill="auto"/>
            <w:noWrap/>
            <w:vAlign w:val="center"/>
            <w:tcPrChange w:id="2659" w:author="家興 余" w:date="2021-03-18T10:07:00Z">
              <w:tcPr>
                <w:tcW w:w="1318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4DF6BCD5" w14:textId="28E27D6C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669FAD84" w14:textId="77777777" w:rsidTr="004F05D7">
        <w:trPr>
          <w:trHeight w:val="20"/>
          <w:tblHeader/>
          <w:trPrChange w:id="2660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661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22EB1535" w14:textId="38E21717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noWrap/>
            <w:vAlign w:val="center"/>
            <w:hideMark/>
            <w:tcPrChange w:id="2662" w:author="家興 余" w:date="2021-03-18T10:07:00Z">
              <w:tcPr>
                <w:tcW w:w="1507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F995AF0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LoanOfficer</w:t>
            </w:r>
          </w:p>
        </w:tc>
        <w:tc>
          <w:tcPr>
            <w:tcW w:w="1934" w:type="pct"/>
            <w:shd w:val="clear" w:color="auto" w:fill="auto"/>
            <w:noWrap/>
            <w:vAlign w:val="center"/>
            <w:hideMark/>
            <w:tcPrChange w:id="2663" w:author="家興 余" w:date="2021-03-18T10:07:00Z">
              <w:tcPr>
                <w:tcW w:w="768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9426402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放款專員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664" w:author="家興 余" w:date="2021-03-18T10:07:00Z">
              <w:tcPr>
                <w:tcW w:w="364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3036AC1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665" w:author="家興 余" w:date="2021-03-18T10:07:00Z">
              <w:tcPr>
                <w:tcW w:w="398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652359A2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68" w:type="pct"/>
            <w:tcPrChange w:id="2666" w:author="家興 余" w:date="2021-03-18T10:07:00Z">
              <w:tcPr>
                <w:tcW w:w="1" w:type="pct"/>
                <w:gridSpan w:val="4"/>
              </w:tcPr>
            </w:tcPrChange>
          </w:tcPr>
          <w:p w14:paraId="6D2BCC68" w14:textId="77777777" w:rsidR="008464F4" w:rsidRPr="008F20B5" w:rsidRDefault="008464F4">
            <w:pPr>
              <w:widowControl/>
              <w:jc w:val="center"/>
              <w:rPr>
                <w:ins w:id="2667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668" w:author="家興 余" w:date="2021-01-21T09:24:00Z">
                <w:pPr>
                  <w:widowControl/>
                </w:pPr>
              </w:pPrChange>
            </w:pPr>
          </w:p>
        </w:tc>
        <w:tc>
          <w:tcPr>
            <w:tcW w:w="1211" w:type="pct"/>
            <w:gridSpan w:val="2"/>
            <w:shd w:val="clear" w:color="auto" w:fill="auto"/>
            <w:noWrap/>
            <w:vAlign w:val="center"/>
            <w:tcPrChange w:id="2669" w:author="家興 余" w:date="2021-03-18T10:07:00Z">
              <w:tcPr>
                <w:tcW w:w="1318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18328EDF" w14:textId="54A23082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08D32424" w14:textId="77777777" w:rsidTr="004F05D7">
        <w:trPr>
          <w:trHeight w:val="20"/>
          <w:tblHeader/>
          <w:trPrChange w:id="2670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671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760A9B20" w14:textId="549C9450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noWrap/>
            <w:vAlign w:val="center"/>
            <w:hideMark/>
            <w:tcPrChange w:id="2672" w:author="家興 余" w:date="2021-03-18T10:07:00Z">
              <w:tcPr>
                <w:tcW w:w="1507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FEE19A2" w14:textId="6B761320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Introducer</w:t>
            </w:r>
          </w:p>
        </w:tc>
        <w:tc>
          <w:tcPr>
            <w:tcW w:w="1934" w:type="pct"/>
            <w:shd w:val="clear" w:color="auto" w:fill="auto"/>
            <w:noWrap/>
            <w:vAlign w:val="center"/>
            <w:hideMark/>
            <w:tcPrChange w:id="2673" w:author="家興 余" w:date="2021-03-18T10:07:00Z">
              <w:tcPr>
                <w:tcW w:w="768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C5A0AD5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介紹人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674" w:author="家興 余" w:date="2021-03-18T10:07:00Z">
              <w:tcPr>
                <w:tcW w:w="364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55E62F2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675" w:author="家興 余" w:date="2021-03-18T10:07:00Z">
              <w:tcPr>
                <w:tcW w:w="398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7106C862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68" w:type="pct"/>
            <w:tcPrChange w:id="2676" w:author="家興 余" w:date="2021-03-18T10:07:00Z">
              <w:tcPr>
                <w:tcW w:w="1" w:type="pct"/>
                <w:gridSpan w:val="4"/>
              </w:tcPr>
            </w:tcPrChange>
          </w:tcPr>
          <w:p w14:paraId="71535D81" w14:textId="77777777" w:rsidR="008464F4" w:rsidRPr="008F20B5" w:rsidRDefault="008464F4">
            <w:pPr>
              <w:widowControl/>
              <w:jc w:val="center"/>
              <w:rPr>
                <w:ins w:id="2677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678" w:author="家興 余" w:date="2021-01-21T09:24:00Z">
                <w:pPr>
                  <w:widowControl/>
                </w:pPr>
              </w:pPrChange>
            </w:pPr>
          </w:p>
        </w:tc>
        <w:tc>
          <w:tcPr>
            <w:tcW w:w="1211" w:type="pct"/>
            <w:gridSpan w:val="2"/>
            <w:shd w:val="clear" w:color="auto" w:fill="auto"/>
            <w:noWrap/>
            <w:vAlign w:val="center"/>
            <w:tcPrChange w:id="2679" w:author="家興 余" w:date="2021-03-18T10:07:00Z">
              <w:tcPr>
                <w:tcW w:w="1318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2C425C14" w14:textId="444DA22C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2D2059B6" w14:textId="77777777" w:rsidTr="004F05D7">
        <w:trPr>
          <w:trHeight w:val="20"/>
          <w:tblHeader/>
          <w:trPrChange w:id="2680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681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5B407863" w14:textId="6469EB88" w:rsidR="008464F4" w:rsidRPr="004A1C2C" w:rsidRDefault="008464F4">
            <w:pPr>
              <w:pStyle w:val="af9"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83" w:type="pct"/>
            <w:shd w:val="clear" w:color="auto" w:fill="auto"/>
            <w:noWrap/>
            <w:vAlign w:val="center"/>
            <w:hideMark/>
            <w:tcPrChange w:id="2682" w:author="家興 余" w:date="2021-03-18T10:07:00Z">
              <w:tcPr>
                <w:tcW w:w="1507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53574568" w14:textId="4E7D99DF" w:rsidR="008464F4" w:rsidRPr="008F20B5" w:rsidRDefault="008464F4" w:rsidP="00A2263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District</w:t>
            </w:r>
          </w:p>
        </w:tc>
        <w:tc>
          <w:tcPr>
            <w:tcW w:w="1934" w:type="pct"/>
            <w:shd w:val="clear" w:color="auto" w:fill="auto"/>
            <w:noWrap/>
            <w:vAlign w:val="center"/>
            <w:hideMark/>
            <w:tcPrChange w:id="2683" w:author="家興 余" w:date="2021-03-18T10:07:00Z">
              <w:tcPr>
                <w:tcW w:w="768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60E7FA5" w14:textId="77777777" w:rsidR="008464F4" w:rsidRPr="008F20B5" w:rsidRDefault="008464F4" w:rsidP="00A2263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區部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684" w:author="家興 余" w:date="2021-03-18T10:07:00Z">
              <w:tcPr>
                <w:tcW w:w="364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543C71E" w14:textId="77777777" w:rsidR="008464F4" w:rsidRPr="008F20B5" w:rsidRDefault="008464F4" w:rsidP="00A2263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685" w:author="家興 余" w:date="2021-03-18T10:07:00Z">
              <w:tcPr>
                <w:tcW w:w="398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143A8C23" w14:textId="77777777" w:rsidR="008464F4" w:rsidRPr="008F20B5" w:rsidRDefault="008464F4" w:rsidP="00A2263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68" w:type="pct"/>
            <w:tcPrChange w:id="2686" w:author="家興 余" w:date="2021-03-18T10:07:00Z">
              <w:tcPr>
                <w:tcW w:w="1" w:type="pct"/>
                <w:gridSpan w:val="4"/>
              </w:tcPr>
            </w:tcPrChange>
          </w:tcPr>
          <w:p w14:paraId="298C7AE4" w14:textId="77777777" w:rsidR="008464F4" w:rsidRPr="008F20B5" w:rsidRDefault="008464F4">
            <w:pPr>
              <w:widowControl/>
              <w:jc w:val="center"/>
              <w:rPr>
                <w:ins w:id="2687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688" w:author="家興 余" w:date="2021-01-21T09:24:00Z">
                <w:pPr>
                  <w:widowControl/>
                </w:pPr>
              </w:pPrChange>
            </w:pPr>
          </w:p>
        </w:tc>
        <w:tc>
          <w:tcPr>
            <w:tcW w:w="1211" w:type="pct"/>
            <w:gridSpan w:val="2"/>
            <w:shd w:val="clear" w:color="auto" w:fill="auto"/>
            <w:noWrap/>
            <w:vAlign w:val="center"/>
            <w:tcPrChange w:id="2689" w:author="家興 余" w:date="2021-03-18T10:07:00Z">
              <w:tcPr>
                <w:tcW w:w="1318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251EE412" w14:textId="263710CE" w:rsidR="008464F4" w:rsidRPr="008F20B5" w:rsidRDefault="008464F4" w:rsidP="00A2263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27C2DA8C" w14:textId="77777777" w:rsidTr="004F05D7">
        <w:trPr>
          <w:trHeight w:val="20"/>
          <w:tblHeader/>
          <w:trPrChange w:id="2690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691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6D9ABB72" w14:textId="30BCB6CC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noWrap/>
            <w:vAlign w:val="center"/>
            <w:hideMark/>
            <w:tcPrChange w:id="2692" w:author="家興 余" w:date="2021-03-18T10:07:00Z">
              <w:tcPr>
                <w:tcW w:w="1507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4160118" w14:textId="52BD87B3" w:rsidR="008464F4" w:rsidRPr="008F20B5" w:rsidRDefault="008464F4" w:rsidP="00A2263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Supervisor</w:t>
            </w:r>
          </w:p>
        </w:tc>
        <w:tc>
          <w:tcPr>
            <w:tcW w:w="1934" w:type="pct"/>
            <w:shd w:val="clear" w:color="auto" w:fill="auto"/>
            <w:noWrap/>
            <w:vAlign w:val="center"/>
            <w:hideMark/>
            <w:tcPrChange w:id="2693" w:author="家興 余" w:date="2021-03-18T10:07:00Z">
              <w:tcPr>
                <w:tcW w:w="768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B34D926" w14:textId="4C0BC4D4" w:rsidR="008464F4" w:rsidRPr="008F20B5" w:rsidRDefault="008464F4" w:rsidP="00A2263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核決主管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694" w:author="家興 余" w:date="2021-03-18T10:07:00Z">
              <w:tcPr>
                <w:tcW w:w="364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57B6210" w14:textId="77777777" w:rsidR="008464F4" w:rsidRPr="008F20B5" w:rsidRDefault="008464F4" w:rsidP="00A2263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695" w:author="家興 余" w:date="2021-03-18T10:07:00Z">
              <w:tcPr>
                <w:tcW w:w="398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196E0929" w14:textId="77777777" w:rsidR="008464F4" w:rsidRPr="008F20B5" w:rsidRDefault="008464F4" w:rsidP="00A2263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68" w:type="pct"/>
            <w:tcPrChange w:id="2696" w:author="家興 余" w:date="2021-03-18T10:07:00Z">
              <w:tcPr>
                <w:tcW w:w="1" w:type="pct"/>
                <w:gridSpan w:val="4"/>
              </w:tcPr>
            </w:tcPrChange>
          </w:tcPr>
          <w:p w14:paraId="4D8A79D3" w14:textId="77777777" w:rsidR="008464F4" w:rsidRPr="008F20B5" w:rsidRDefault="008464F4">
            <w:pPr>
              <w:widowControl/>
              <w:jc w:val="center"/>
              <w:rPr>
                <w:ins w:id="2697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698" w:author="家興 余" w:date="2021-01-21T09:24:00Z">
                <w:pPr>
                  <w:widowControl/>
                </w:pPr>
              </w:pPrChange>
            </w:pPr>
          </w:p>
        </w:tc>
        <w:tc>
          <w:tcPr>
            <w:tcW w:w="1211" w:type="pct"/>
            <w:gridSpan w:val="2"/>
            <w:shd w:val="clear" w:color="auto" w:fill="auto"/>
            <w:noWrap/>
            <w:vAlign w:val="center"/>
            <w:tcPrChange w:id="2699" w:author="家興 余" w:date="2021-03-18T10:07:00Z">
              <w:tcPr>
                <w:tcW w:w="1318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2D621B6C" w14:textId="0D533E52" w:rsidR="008464F4" w:rsidRPr="008F20B5" w:rsidRDefault="008464F4" w:rsidP="00A2263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64F9113D" w14:textId="77777777" w:rsidTr="004F05D7">
        <w:trPr>
          <w:trHeight w:val="20"/>
          <w:tblHeader/>
          <w:trPrChange w:id="2700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701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7FF2E7DA" w14:textId="77777777" w:rsidR="008464F4" w:rsidRPr="008F20B5" w:rsidDel="00B24897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noWrap/>
            <w:tcPrChange w:id="2702" w:author="家興 余" w:date="2021-03-18T10:07:00Z">
              <w:tcPr>
                <w:tcW w:w="1507" w:type="pct"/>
                <w:gridSpan w:val="2"/>
                <w:shd w:val="clear" w:color="auto" w:fill="auto"/>
                <w:noWrap/>
              </w:tcPr>
            </w:tcPrChange>
          </w:tcPr>
          <w:p w14:paraId="24B58CBC" w14:textId="00A2E3A0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Coorgnizer</w:t>
            </w:r>
          </w:p>
        </w:tc>
        <w:tc>
          <w:tcPr>
            <w:tcW w:w="1934" w:type="pct"/>
            <w:shd w:val="clear" w:color="auto" w:fill="auto"/>
            <w:noWrap/>
            <w:tcPrChange w:id="2703" w:author="家興 余" w:date="2021-03-18T10:07:00Z">
              <w:tcPr>
                <w:tcW w:w="768" w:type="pct"/>
                <w:shd w:val="clear" w:color="auto" w:fill="auto"/>
                <w:noWrap/>
              </w:tcPr>
            </w:tcPrChange>
          </w:tcPr>
          <w:p w14:paraId="63E4C98F" w14:textId="04033098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協辦人</w:t>
            </w:r>
          </w:p>
        </w:tc>
        <w:tc>
          <w:tcPr>
            <w:tcW w:w="268" w:type="pct"/>
            <w:shd w:val="clear" w:color="auto" w:fill="auto"/>
            <w:noWrap/>
            <w:vAlign w:val="center"/>
            <w:tcPrChange w:id="2704" w:author="家興 余" w:date="2021-03-18T10:07:00Z">
              <w:tcPr>
                <w:tcW w:w="364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5B1554CE" w14:textId="096BE4EE" w:rsidR="008464F4" w:rsidRPr="008F20B5" w:rsidRDefault="008464F4" w:rsidP="000141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noWrap/>
            <w:vAlign w:val="center"/>
            <w:tcPrChange w:id="2705" w:author="家興 余" w:date="2021-03-18T10:07:00Z">
              <w:tcPr>
                <w:tcW w:w="398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C634537" w14:textId="0B3A35CB" w:rsidR="008464F4" w:rsidRPr="008F20B5" w:rsidRDefault="008464F4" w:rsidP="000141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68" w:type="pct"/>
            <w:tcPrChange w:id="2706" w:author="家興 余" w:date="2021-03-18T10:07:00Z">
              <w:tcPr>
                <w:tcW w:w="1" w:type="pct"/>
                <w:gridSpan w:val="4"/>
              </w:tcPr>
            </w:tcPrChange>
          </w:tcPr>
          <w:p w14:paraId="7792B30A" w14:textId="77777777" w:rsidR="008464F4" w:rsidRPr="008F20B5" w:rsidDel="004C742C" w:rsidRDefault="008464F4">
            <w:pPr>
              <w:widowControl/>
              <w:jc w:val="center"/>
              <w:rPr>
                <w:ins w:id="2707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708" w:author="家興 余" w:date="2021-01-21T09:24:00Z">
                <w:pPr>
                  <w:widowControl/>
                </w:pPr>
              </w:pPrChange>
            </w:pPr>
          </w:p>
        </w:tc>
        <w:tc>
          <w:tcPr>
            <w:tcW w:w="1211" w:type="pct"/>
            <w:gridSpan w:val="2"/>
            <w:shd w:val="clear" w:color="auto" w:fill="auto"/>
            <w:noWrap/>
            <w:vAlign w:val="center"/>
            <w:tcPrChange w:id="2709" w:author="家興 余" w:date="2021-03-18T10:07:00Z">
              <w:tcPr>
                <w:tcW w:w="1318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67633BC6" w14:textId="547069AB" w:rsidR="008464F4" w:rsidRPr="008F20B5" w:rsidDel="004C742C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68F323E4" w14:textId="77777777" w:rsidTr="004F05D7">
        <w:trPr>
          <w:trHeight w:val="20"/>
          <w:tblHeader/>
          <w:trPrChange w:id="2710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711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39806861" w14:textId="5AB6DCE0" w:rsidR="008464F4" w:rsidRPr="004A1C2C" w:rsidRDefault="008464F4">
            <w:pPr>
              <w:pStyle w:val="af9"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83" w:type="pct"/>
            <w:shd w:val="clear" w:color="auto" w:fill="auto"/>
            <w:noWrap/>
            <w:vAlign w:val="center"/>
            <w:hideMark/>
            <w:tcPrChange w:id="2712" w:author="家興 余" w:date="2021-03-18T10:07:00Z">
              <w:tcPr>
                <w:tcW w:w="1507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E31253C" w14:textId="77777777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ProcessCode</w:t>
            </w:r>
          </w:p>
        </w:tc>
        <w:tc>
          <w:tcPr>
            <w:tcW w:w="1934" w:type="pct"/>
            <w:shd w:val="clear" w:color="auto" w:fill="auto"/>
            <w:noWrap/>
            <w:vAlign w:val="center"/>
            <w:hideMark/>
            <w:tcPrChange w:id="2713" w:author="家興 余" w:date="2021-03-18T10:07:00Z">
              <w:tcPr>
                <w:tcW w:w="768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E6E3A07" w14:textId="77777777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處理情形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714" w:author="家興 余" w:date="2021-03-18T10:07:00Z">
              <w:tcPr>
                <w:tcW w:w="364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35B4E01B" w14:textId="1BE91D1C" w:rsidR="008464F4" w:rsidRPr="008F20B5" w:rsidRDefault="008464F4" w:rsidP="000141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715" w:author="家興 余" w:date="2021-03-18T10:07:00Z">
              <w:tcPr>
                <w:tcW w:w="398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7706432C" w14:textId="77777777" w:rsidR="008464F4" w:rsidRPr="008F20B5" w:rsidRDefault="008464F4" w:rsidP="000141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8" w:type="pct"/>
            <w:tcPrChange w:id="2716" w:author="家興 余" w:date="2021-03-18T10:07:00Z">
              <w:tcPr>
                <w:tcW w:w="1" w:type="pct"/>
                <w:gridSpan w:val="4"/>
              </w:tcPr>
            </w:tcPrChange>
          </w:tcPr>
          <w:p w14:paraId="508FD4DF" w14:textId="5F62CF9D" w:rsidR="008464F4" w:rsidRPr="000C62BF" w:rsidRDefault="008464F4">
            <w:pPr>
              <w:widowControl/>
              <w:jc w:val="center"/>
              <w:rPr>
                <w:ins w:id="2717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718" w:author="家興 余" w:date="2021-01-21T09:24:00Z">
                <w:pPr>
                  <w:widowControl/>
                </w:pPr>
              </w:pPrChange>
            </w:pPr>
            <w:ins w:id="2719" w:author="家興 余" w:date="2021-01-21T09:2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11" w:type="pct"/>
            <w:gridSpan w:val="2"/>
            <w:shd w:val="clear" w:color="auto" w:fill="auto"/>
            <w:noWrap/>
            <w:vAlign w:val="center"/>
            <w:hideMark/>
            <w:tcPrChange w:id="2720" w:author="家興 余" w:date="2021-03-18T10:07:00Z">
              <w:tcPr>
                <w:tcW w:w="1318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464BE73F" w14:textId="51EB7261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2721" w:author="ST1" w:date="2020-12-15T13:28:00Z">
              <w:r w:rsidRPr="000C62B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0:受理中</w:t>
              </w:r>
            </w:ins>
          </w:p>
        </w:tc>
      </w:tr>
      <w:tr w:rsidR="008464F4" w:rsidRPr="008F20B5" w14:paraId="324E4121" w14:textId="77777777" w:rsidTr="004F05D7">
        <w:trPr>
          <w:trHeight w:val="20"/>
          <w:tblHeader/>
          <w:trPrChange w:id="2722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723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018D5E32" w14:textId="1A0FB39C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noWrap/>
            <w:vAlign w:val="center"/>
            <w:hideMark/>
            <w:tcPrChange w:id="2724" w:author="家興 余" w:date="2021-03-18T10:07:00Z">
              <w:tcPr>
                <w:tcW w:w="1507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7636700" w14:textId="77777777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GroupId</w:t>
            </w:r>
          </w:p>
        </w:tc>
        <w:tc>
          <w:tcPr>
            <w:tcW w:w="1934" w:type="pct"/>
            <w:shd w:val="clear" w:color="auto" w:fill="auto"/>
            <w:noWrap/>
            <w:vAlign w:val="center"/>
            <w:hideMark/>
            <w:tcPrChange w:id="2725" w:author="家興 余" w:date="2021-03-18T10:07:00Z">
              <w:tcPr>
                <w:tcW w:w="768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B7345BE" w14:textId="77777777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團體戶統編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726" w:author="家興 余" w:date="2021-03-18T10:07:00Z">
              <w:tcPr>
                <w:tcW w:w="364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04747BB" w14:textId="77777777" w:rsidR="008464F4" w:rsidRPr="008F20B5" w:rsidRDefault="008464F4" w:rsidP="000141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727" w:author="家興 余" w:date="2021-03-18T10:07:00Z">
              <w:tcPr>
                <w:tcW w:w="398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49978785" w14:textId="77777777" w:rsidR="008464F4" w:rsidRPr="008F20B5" w:rsidRDefault="008464F4" w:rsidP="000141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68" w:type="pct"/>
            <w:tcPrChange w:id="2728" w:author="家興 余" w:date="2021-03-18T10:07:00Z">
              <w:tcPr>
                <w:tcW w:w="1" w:type="pct"/>
                <w:gridSpan w:val="4"/>
              </w:tcPr>
            </w:tcPrChange>
          </w:tcPr>
          <w:p w14:paraId="73AB5A34" w14:textId="77777777" w:rsidR="008464F4" w:rsidRPr="008F20B5" w:rsidRDefault="008464F4">
            <w:pPr>
              <w:widowControl/>
              <w:jc w:val="center"/>
              <w:rPr>
                <w:ins w:id="2729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730" w:author="家興 余" w:date="2021-01-21T09:24:00Z">
                <w:pPr>
                  <w:widowControl/>
                </w:pPr>
              </w:pPrChange>
            </w:pPr>
          </w:p>
        </w:tc>
        <w:tc>
          <w:tcPr>
            <w:tcW w:w="1211" w:type="pct"/>
            <w:gridSpan w:val="2"/>
            <w:shd w:val="clear" w:color="auto" w:fill="auto"/>
            <w:noWrap/>
            <w:vAlign w:val="center"/>
            <w:hideMark/>
            <w:tcPrChange w:id="2731" w:author="家興 余" w:date="2021-03-18T10:07:00Z">
              <w:tcPr>
                <w:tcW w:w="1318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5536CC73" w14:textId="38E63C7D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3560320E" w14:textId="77777777" w:rsidR="00167D24" w:rsidRDefault="00167D24" w:rsidP="00167D24">
      <w:pPr>
        <w:ind w:leftChars="500" w:left="1200"/>
        <w:rPr>
          <w:ins w:id="2732" w:author="ST1" w:date="2020-12-02T07:59:00Z"/>
          <w:rFonts w:ascii="標楷體" w:eastAsia="標楷體" w:hAnsi="標楷體"/>
        </w:rPr>
      </w:pPr>
    </w:p>
    <w:p w14:paraId="466D1DF9" w14:textId="77777777" w:rsidR="00167D24" w:rsidRPr="000028F1" w:rsidRDefault="00167D24" w:rsidP="00167D24">
      <w:pPr>
        <w:spacing w:line="140" w:lineRule="atLeast"/>
        <w:ind w:leftChars="200" w:left="480"/>
        <w:rPr>
          <w:ins w:id="2733" w:author="ST1" w:date="2020-12-02T07:59:00Z"/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</w:pPr>
      <w:ins w:id="2734" w:author="ST1" w:date="2020-12-02T07:59:00Z">
        <w:r w:rsidRPr="000028F1">
          <w:rPr>
            <w:rFonts w:ascii="標楷體" w:eastAsia="標楷體" w:hAnsi="標楷體" w:cs="新細明體" w:hint="eastAsia"/>
            <w:b/>
            <w:bCs/>
            <w:color w:val="0070C0"/>
            <w:kern w:val="0"/>
            <w:sz w:val="28"/>
            <w:szCs w:val="28"/>
          </w:rPr>
          <w:t>下行</w:t>
        </w:r>
        <w:r w:rsidRPr="000028F1">
          <w:rPr>
            <w:rFonts w:ascii="標楷體" w:eastAsia="標楷體" w:hAnsi="標楷體" w:cs="新細明體"/>
            <w:b/>
            <w:bCs/>
            <w:color w:val="0070C0"/>
            <w:kern w:val="0"/>
            <w:sz w:val="28"/>
            <w:szCs w:val="28"/>
          </w:rPr>
          <w:t>欄位</w:t>
        </w:r>
      </w:ins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167D24" w:rsidRPr="00D940B1" w14:paraId="6CD00D40" w14:textId="77777777" w:rsidTr="00167D24">
        <w:trPr>
          <w:ins w:id="2735" w:author="ST1" w:date="2020-12-02T07:59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23BFF5" w14:textId="77777777" w:rsidR="00167D24" w:rsidRPr="000028F1" w:rsidRDefault="00167D24" w:rsidP="00167D24">
            <w:pPr>
              <w:widowControl/>
              <w:jc w:val="center"/>
              <w:rPr>
                <w:ins w:id="2736" w:author="ST1" w:date="2020-12-02T07:59:00Z"/>
                <w:rFonts w:ascii="標楷體" w:eastAsia="標楷體" w:hAnsi="標楷體"/>
                <w:bCs/>
                <w:color w:val="0070C0"/>
              </w:rPr>
            </w:pPr>
            <w:ins w:id="2737" w:author="ST1" w:date="2020-12-02T07:5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lastRenderedPageBreak/>
                <w:t>序</w:t>
              </w:r>
            </w:ins>
          </w:p>
          <w:p w14:paraId="6D88066C" w14:textId="77777777" w:rsidR="00167D24" w:rsidRPr="000028F1" w:rsidRDefault="00167D24" w:rsidP="00167D24">
            <w:pPr>
              <w:widowControl/>
              <w:jc w:val="center"/>
              <w:rPr>
                <w:ins w:id="2738" w:author="ST1" w:date="2020-12-02T07:59:00Z"/>
                <w:rFonts w:ascii="標楷體" w:eastAsia="標楷體" w:hAnsi="標楷體"/>
                <w:bCs/>
                <w:color w:val="0070C0"/>
              </w:rPr>
            </w:pPr>
            <w:ins w:id="2739" w:author="ST1" w:date="2020-12-02T07:5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號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6B5712" w14:textId="77777777" w:rsidR="00167D24" w:rsidRPr="000028F1" w:rsidRDefault="00167D24" w:rsidP="00167D24">
            <w:pPr>
              <w:widowControl/>
              <w:jc w:val="center"/>
              <w:rPr>
                <w:ins w:id="2740" w:author="ST1" w:date="2020-12-02T07:59:00Z"/>
                <w:rFonts w:ascii="標楷體" w:eastAsia="標楷體" w:hAnsi="標楷體"/>
                <w:bCs/>
                <w:color w:val="0070C0"/>
              </w:rPr>
            </w:pPr>
            <w:ins w:id="2741" w:author="ST1" w:date="2020-12-02T07:5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英文名稱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F80E81" w14:textId="77777777" w:rsidR="00167D24" w:rsidRPr="000028F1" w:rsidRDefault="00167D24" w:rsidP="00167D24">
            <w:pPr>
              <w:widowControl/>
              <w:jc w:val="center"/>
              <w:rPr>
                <w:ins w:id="2742" w:author="ST1" w:date="2020-12-02T07:59:00Z"/>
                <w:rFonts w:ascii="標楷體" w:eastAsia="標楷體" w:hAnsi="標楷體"/>
                <w:bCs/>
                <w:color w:val="0070C0"/>
              </w:rPr>
            </w:pPr>
            <w:ins w:id="2743" w:author="ST1" w:date="2020-12-02T07:5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中文名稱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5130D8" w14:textId="77777777" w:rsidR="00167D24" w:rsidRPr="000028F1" w:rsidRDefault="00167D24" w:rsidP="00167D24">
            <w:pPr>
              <w:widowControl/>
              <w:jc w:val="center"/>
              <w:rPr>
                <w:ins w:id="2744" w:author="ST1" w:date="2020-12-02T07:59:00Z"/>
                <w:rFonts w:ascii="標楷體" w:eastAsia="標楷體" w:hAnsi="標楷體"/>
                <w:bCs/>
                <w:color w:val="0070C0"/>
              </w:rPr>
            </w:pPr>
            <w:ins w:id="2745" w:author="ST1" w:date="2020-12-02T07:5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型態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CBC156" w14:textId="77777777" w:rsidR="00167D24" w:rsidRPr="000028F1" w:rsidRDefault="00167D24" w:rsidP="00167D24">
            <w:pPr>
              <w:widowControl/>
              <w:jc w:val="center"/>
              <w:rPr>
                <w:ins w:id="2746" w:author="ST1" w:date="2020-12-02T07:59:00Z"/>
                <w:rFonts w:ascii="標楷體" w:eastAsia="標楷體" w:hAnsi="標楷體"/>
                <w:bCs/>
                <w:color w:val="0070C0"/>
              </w:rPr>
            </w:pPr>
            <w:ins w:id="2747" w:author="ST1" w:date="2020-12-02T07:5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長度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C4C540" w14:textId="77777777" w:rsidR="00167D24" w:rsidRPr="000028F1" w:rsidRDefault="00167D24" w:rsidP="00167D24">
            <w:pPr>
              <w:spacing w:line="140" w:lineRule="atLeast"/>
              <w:jc w:val="center"/>
              <w:rPr>
                <w:ins w:id="2748" w:author="ST1" w:date="2020-12-02T07:59:00Z"/>
                <w:rFonts w:ascii="標楷體" w:eastAsia="標楷體" w:hAnsi="標楷體"/>
                <w:bCs/>
                <w:color w:val="0070C0"/>
              </w:rPr>
            </w:pPr>
            <w:ins w:id="2749" w:author="ST1" w:date="2020-12-02T07:5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欄位說明</w:t>
              </w:r>
            </w:ins>
          </w:p>
        </w:tc>
      </w:tr>
      <w:tr w:rsidR="00167D24" w:rsidRPr="00D940B1" w14:paraId="2AAB5ABE" w14:textId="77777777" w:rsidTr="00167D24">
        <w:trPr>
          <w:ins w:id="2750" w:author="ST1" w:date="2020-12-02T07:59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994AC3" w14:textId="77777777" w:rsidR="00167D24" w:rsidRPr="000028F1" w:rsidRDefault="00167D24" w:rsidP="00167D24">
            <w:pPr>
              <w:spacing w:line="140" w:lineRule="atLeast"/>
              <w:rPr>
                <w:ins w:id="2751" w:author="ST1" w:date="2020-12-02T07:59:00Z"/>
                <w:rFonts w:ascii="標楷體" w:eastAsia="標楷體" w:hAnsi="標楷體"/>
                <w:color w:val="0070C0"/>
              </w:rPr>
            </w:pPr>
            <w:ins w:id="2752" w:author="ST1" w:date="2020-12-02T07:59:00Z">
              <w:r w:rsidRPr="000028F1">
                <w:rPr>
                  <w:rFonts w:ascii="標楷體" w:eastAsia="標楷體" w:hAnsi="標楷體"/>
                  <w:color w:val="0070C0"/>
                </w:rPr>
                <w:t>1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D5CDB8" w14:textId="750AF148" w:rsidR="00167D24" w:rsidRPr="000028F1" w:rsidRDefault="00167D24" w:rsidP="00167D24">
            <w:pPr>
              <w:spacing w:line="140" w:lineRule="atLeast"/>
              <w:rPr>
                <w:ins w:id="2753" w:author="ST1" w:date="2020-12-02T07:59:00Z"/>
                <w:rFonts w:ascii="標楷體" w:eastAsia="標楷體" w:hAnsi="標楷體"/>
                <w:color w:val="0070C0"/>
              </w:rPr>
            </w:pPr>
            <w:ins w:id="2754" w:author="ST1" w:date="2020-12-02T08:01:00Z">
              <w:r w:rsidRPr="00167D24">
                <w:rPr>
                  <w:rFonts w:ascii="標楷體" w:eastAsia="標楷體" w:hAnsi="標楷體"/>
                  <w:color w:val="0070C0"/>
                </w:rPr>
                <w:t>OApplNo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41CC22" w14:textId="4C3335E0" w:rsidR="00167D24" w:rsidRPr="000028F1" w:rsidRDefault="00167D24" w:rsidP="00167D24">
            <w:pPr>
              <w:spacing w:line="140" w:lineRule="atLeast"/>
              <w:rPr>
                <w:ins w:id="2755" w:author="ST1" w:date="2020-12-02T07:59:00Z"/>
                <w:rFonts w:ascii="標楷體" w:eastAsia="標楷體" w:hAnsi="標楷體"/>
                <w:color w:val="0070C0"/>
              </w:rPr>
            </w:pPr>
            <w:ins w:id="2756" w:author="ST1" w:date="2020-12-02T08:01:00Z">
              <w:r w:rsidRPr="00167D24">
                <w:rPr>
                  <w:rFonts w:ascii="標楷體" w:eastAsia="標楷體" w:hAnsi="標楷體" w:cs="新細明體" w:hint="eastAsia"/>
                  <w:color w:val="0070C0"/>
                  <w:kern w:val="0"/>
                  <w:rPrChange w:id="2757" w:author="ST1" w:date="2020-12-02T08:01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申請號碼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410858" w14:textId="77777777" w:rsidR="00167D24" w:rsidRPr="000028F1" w:rsidRDefault="00167D24" w:rsidP="00167D24">
            <w:pPr>
              <w:spacing w:line="140" w:lineRule="atLeast"/>
              <w:jc w:val="center"/>
              <w:rPr>
                <w:ins w:id="2758" w:author="ST1" w:date="2020-12-02T07:59:00Z"/>
                <w:rFonts w:ascii="標楷體" w:eastAsia="標楷體" w:hAnsi="標楷體"/>
                <w:color w:val="0070C0"/>
              </w:rPr>
            </w:pPr>
            <w:ins w:id="2759" w:author="ST1" w:date="2020-12-02T07:59:00Z">
              <w:r w:rsidRPr="000028F1">
                <w:rPr>
                  <w:rFonts w:ascii="標楷體" w:eastAsia="標楷體" w:hAnsi="標楷體" w:cs="新細明體"/>
                  <w:color w:val="0070C0"/>
                  <w:kern w:val="0"/>
                </w:rPr>
                <w:t>X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4EA098F" w14:textId="77777777" w:rsidR="00167D24" w:rsidRPr="000028F1" w:rsidRDefault="00167D24" w:rsidP="00167D24">
            <w:pPr>
              <w:spacing w:line="140" w:lineRule="atLeast"/>
              <w:jc w:val="center"/>
              <w:rPr>
                <w:ins w:id="2760" w:author="ST1" w:date="2020-12-02T07:59:00Z"/>
                <w:rFonts w:ascii="標楷體" w:eastAsia="標楷體" w:hAnsi="標楷體"/>
                <w:color w:val="0070C0"/>
              </w:rPr>
            </w:pPr>
            <w:ins w:id="2761" w:author="ST1" w:date="2020-12-02T07:59:00Z">
              <w:r w:rsidRPr="000028F1">
                <w:rPr>
                  <w:rFonts w:ascii="標楷體" w:eastAsia="標楷體" w:hAnsi="標楷體" w:cs="新細明體"/>
                  <w:color w:val="0070C0"/>
                  <w:kern w:val="0"/>
                </w:rPr>
                <w:t>7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17D9ADF" w14:textId="77777777" w:rsidR="00167D24" w:rsidRPr="000028F1" w:rsidRDefault="00167D24" w:rsidP="00167D24">
            <w:pPr>
              <w:spacing w:line="140" w:lineRule="atLeast"/>
              <w:rPr>
                <w:ins w:id="2762" w:author="ST1" w:date="2020-12-02T07:59:00Z"/>
                <w:rFonts w:ascii="標楷體" w:eastAsia="標楷體" w:hAnsi="標楷體"/>
                <w:color w:val="0070C0"/>
              </w:rPr>
            </w:pPr>
          </w:p>
        </w:tc>
      </w:tr>
    </w:tbl>
    <w:p w14:paraId="5A1B6A50" w14:textId="00D5306D" w:rsidR="00E068B7" w:rsidRPr="008F20B5" w:rsidDel="00167D24" w:rsidRDefault="00E068B7" w:rsidP="00BB1296">
      <w:pPr>
        <w:ind w:leftChars="500" w:left="1200"/>
        <w:rPr>
          <w:del w:id="2763" w:author="ST1" w:date="2020-12-02T08:00:00Z"/>
          <w:rFonts w:ascii="標楷體" w:eastAsia="標楷體" w:hAnsi="標楷體"/>
        </w:rPr>
      </w:pPr>
    </w:p>
    <w:p w14:paraId="68CA6F01" w14:textId="77777777" w:rsidR="009C1DD1" w:rsidRPr="004A1C2C" w:rsidRDefault="009C1DD1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39116170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613630BE" w14:textId="77777777" w:rsidR="00A92C7B" w:rsidRPr="008F20B5" w:rsidRDefault="00A92C7B" w:rsidP="00A92C7B">
      <w:pPr>
        <w:pStyle w:val="3"/>
        <w:numPr>
          <w:ilvl w:val="2"/>
          <w:numId w:val="63"/>
        </w:numPr>
        <w:spacing w:before="0" w:after="240"/>
        <w:rPr>
          <w:ins w:id="2764" w:author="家興 余" w:date="2021-03-19T18:08:00Z"/>
          <w:rFonts w:ascii="標楷體" w:hAnsi="標楷體"/>
          <w:b/>
        </w:rPr>
      </w:pPr>
      <w:bookmarkStart w:id="2765" w:name="_L2153核准額度登錄"/>
      <w:bookmarkEnd w:id="2765"/>
      <w:ins w:id="2766" w:author="家興 余" w:date="2021-03-19T18:08:00Z">
        <w:r w:rsidRPr="008F20B5">
          <w:rPr>
            <w:rFonts w:ascii="標楷體" w:hAnsi="標楷體"/>
            <w:b/>
            <w:szCs w:val="32"/>
          </w:rPr>
          <w:t>L1101</w:t>
        </w:r>
        <w:r w:rsidRPr="008F20B5">
          <w:rPr>
            <w:rFonts w:ascii="標楷體" w:hAnsi="標楷體" w:hint="eastAsia"/>
            <w:b/>
          </w:rPr>
          <w:t>顧客基本資料維護</w:t>
        </w:r>
      </w:ins>
    </w:p>
    <w:tbl>
      <w:tblPr>
        <w:tblW w:w="5075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76"/>
        <w:gridCol w:w="1494"/>
        <w:gridCol w:w="4023"/>
        <w:gridCol w:w="575"/>
        <w:gridCol w:w="575"/>
        <w:gridCol w:w="575"/>
        <w:gridCol w:w="2529"/>
      </w:tblGrid>
      <w:tr w:rsidR="00A92C7B" w:rsidRPr="008F20B5" w14:paraId="571D38C1" w14:textId="77777777" w:rsidTr="0031331B">
        <w:trPr>
          <w:trHeight w:val="350"/>
          <w:tblHeader/>
          <w:ins w:id="2767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76F8D61E" w14:textId="77777777" w:rsidR="00A92C7B" w:rsidRPr="008F20B5" w:rsidRDefault="00A92C7B" w:rsidP="0031331B">
            <w:pPr>
              <w:widowControl/>
              <w:jc w:val="center"/>
              <w:rPr>
                <w:ins w:id="276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69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序號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433B28B8" w14:textId="77777777" w:rsidR="00A92C7B" w:rsidRPr="008F20B5" w:rsidRDefault="00A92C7B" w:rsidP="0031331B">
            <w:pPr>
              <w:widowControl/>
              <w:jc w:val="center"/>
              <w:rPr>
                <w:ins w:id="277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71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英文名稱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4F96035E" w14:textId="77777777" w:rsidR="00A92C7B" w:rsidRPr="008F20B5" w:rsidRDefault="00A92C7B" w:rsidP="0031331B">
            <w:pPr>
              <w:widowControl/>
              <w:jc w:val="center"/>
              <w:rPr>
                <w:ins w:id="277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73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中文名稱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490C15E6" w14:textId="77777777" w:rsidR="00A92C7B" w:rsidRPr="008F20B5" w:rsidRDefault="00A92C7B" w:rsidP="0031331B">
            <w:pPr>
              <w:widowControl/>
              <w:jc w:val="center"/>
              <w:rPr>
                <w:ins w:id="277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75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型態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6FB0EFD8" w14:textId="77777777" w:rsidR="00A92C7B" w:rsidRPr="008F20B5" w:rsidRDefault="00A92C7B" w:rsidP="0031331B">
            <w:pPr>
              <w:widowControl/>
              <w:jc w:val="center"/>
              <w:rPr>
                <w:ins w:id="277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77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長度</w:t>
              </w:r>
            </w:ins>
          </w:p>
        </w:tc>
        <w:tc>
          <w:tcPr>
            <w:tcW w:w="278" w:type="pct"/>
          </w:tcPr>
          <w:p w14:paraId="71EE22C2" w14:textId="77777777" w:rsidR="00A92C7B" w:rsidRPr="008F20B5" w:rsidRDefault="00A92C7B" w:rsidP="0031331B">
            <w:pPr>
              <w:widowControl/>
              <w:jc w:val="center"/>
              <w:rPr>
                <w:ins w:id="277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79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222" w:type="pct"/>
            <w:shd w:val="clear" w:color="auto" w:fill="auto"/>
            <w:hideMark/>
          </w:tcPr>
          <w:p w14:paraId="57B85EE4" w14:textId="77777777" w:rsidR="00A92C7B" w:rsidRPr="008F20B5" w:rsidRDefault="00A92C7B" w:rsidP="0031331B">
            <w:pPr>
              <w:widowControl/>
              <w:rPr>
                <w:ins w:id="278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81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欄位說明</w:t>
              </w:r>
            </w:ins>
          </w:p>
        </w:tc>
      </w:tr>
      <w:tr w:rsidR="00A92C7B" w:rsidRPr="008F20B5" w14:paraId="455AF429" w14:textId="77777777" w:rsidTr="0031331B">
        <w:trPr>
          <w:trHeight w:val="340"/>
          <w:ins w:id="2782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17171B7C" w14:textId="77777777" w:rsidR="00A92C7B" w:rsidRPr="008F20B5" w:rsidRDefault="00A92C7B" w:rsidP="0031331B">
            <w:pPr>
              <w:widowControl/>
              <w:jc w:val="center"/>
              <w:rPr>
                <w:ins w:id="278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8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6C860F94" w14:textId="77777777" w:rsidR="00A92C7B" w:rsidRPr="008F20B5" w:rsidRDefault="00A92C7B" w:rsidP="0031331B">
            <w:pPr>
              <w:widowControl/>
              <w:rPr>
                <w:ins w:id="278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8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TranCode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6E108F0F" w14:textId="77777777" w:rsidR="00A92C7B" w:rsidRPr="008F20B5" w:rsidRDefault="00A92C7B" w:rsidP="0031331B">
            <w:pPr>
              <w:widowControl/>
              <w:rPr>
                <w:ins w:id="278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88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交易代號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0C4D1AAE" w14:textId="77777777" w:rsidR="00A92C7B" w:rsidRPr="008F20B5" w:rsidRDefault="00A92C7B" w:rsidP="0031331B">
            <w:pPr>
              <w:widowControl/>
              <w:jc w:val="center"/>
              <w:rPr>
                <w:ins w:id="278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9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05052BCE" w14:textId="77777777" w:rsidR="00A92C7B" w:rsidRPr="008F20B5" w:rsidRDefault="00A92C7B" w:rsidP="0031331B">
            <w:pPr>
              <w:widowControl/>
              <w:jc w:val="center"/>
              <w:rPr>
                <w:ins w:id="279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9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326E1FDB" w14:textId="77777777" w:rsidR="00A92C7B" w:rsidRPr="008F20B5" w:rsidRDefault="00A92C7B" w:rsidP="0031331B">
            <w:pPr>
              <w:widowControl/>
              <w:jc w:val="center"/>
              <w:rPr>
                <w:ins w:id="279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94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vAlign w:val="center"/>
            <w:hideMark/>
          </w:tcPr>
          <w:p w14:paraId="45C8D9DE" w14:textId="77777777" w:rsidR="00A92C7B" w:rsidRPr="008F20B5" w:rsidRDefault="00A92C7B" w:rsidP="0031331B">
            <w:pPr>
              <w:widowControl/>
              <w:rPr>
                <w:ins w:id="279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9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L1101</w:t>
              </w:r>
            </w:ins>
          </w:p>
        </w:tc>
      </w:tr>
      <w:tr w:rsidR="00A92C7B" w:rsidRPr="008F20B5" w14:paraId="75094996" w14:textId="77777777" w:rsidTr="0031331B">
        <w:trPr>
          <w:trHeight w:val="340"/>
          <w:ins w:id="2797" w:author="家興 余" w:date="2021-03-19T18:08:00Z"/>
        </w:trPr>
        <w:tc>
          <w:tcPr>
            <w:tcW w:w="278" w:type="pct"/>
            <w:shd w:val="clear" w:color="auto" w:fill="auto"/>
          </w:tcPr>
          <w:p w14:paraId="4D55B2EB" w14:textId="77777777" w:rsidR="00A92C7B" w:rsidRPr="008F20B5" w:rsidRDefault="00A92C7B" w:rsidP="0031331B">
            <w:pPr>
              <w:widowControl/>
              <w:jc w:val="center"/>
              <w:rPr>
                <w:ins w:id="279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9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722" w:type="pct"/>
            <w:shd w:val="clear" w:color="auto" w:fill="auto"/>
          </w:tcPr>
          <w:p w14:paraId="6BBDBC08" w14:textId="77777777" w:rsidR="00A92C7B" w:rsidRPr="008F20B5" w:rsidRDefault="00A92C7B" w:rsidP="0031331B">
            <w:pPr>
              <w:widowControl/>
              <w:rPr>
                <w:ins w:id="280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0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FunCd</w:t>
              </w:r>
            </w:ins>
          </w:p>
        </w:tc>
        <w:tc>
          <w:tcPr>
            <w:tcW w:w="1944" w:type="pct"/>
            <w:shd w:val="clear" w:color="auto" w:fill="auto"/>
          </w:tcPr>
          <w:p w14:paraId="68E376DD" w14:textId="77777777" w:rsidR="00A92C7B" w:rsidRPr="008F20B5" w:rsidRDefault="00A92C7B" w:rsidP="0031331B">
            <w:pPr>
              <w:widowControl/>
              <w:rPr>
                <w:ins w:id="280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03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功能</w:t>
              </w:r>
            </w:ins>
          </w:p>
        </w:tc>
        <w:tc>
          <w:tcPr>
            <w:tcW w:w="278" w:type="pct"/>
            <w:shd w:val="clear" w:color="auto" w:fill="auto"/>
          </w:tcPr>
          <w:p w14:paraId="7953F524" w14:textId="77777777" w:rsidR="00A92C7B" w:rsidRPr="008F20B5" w:rsidRDefault="00A92C7B" w:rsidP="0031331B">
            <w:pPr>
              <w:widowControl/>
              <w:jc w:val="center"/>
              <w:rPr>
                <w:ins w:id="280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0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24F065C2" w14:textId="77777777" w:rsidR="00A92C7B" w:rsidRPr="008F20B5" w:rsidRDefault="00A92C7B" w:rsidP="0031331B">
            <w:pPr>
              <w:widowControl/>
              <w:jc w:val="center"/>
              <w:rPr>
                <w:ins w:id="280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0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78" w:type="pct"/>
          </w:tcPr>
          <w:p w14:paraId="357C8ABC" w14:textId="77777777" w:rsidR="00A92C7B" w:rsidRPr="008F20B5" w:rsidRDefault="00A92C7B" w:rsidP="0031331B">
            <w:pPr>
              <w:widowControl/>
              <w:jc w:val="center"/>
              <w:rPr>
                <w:ins w:id="280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09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vAlign w:val="center"/>
          </w:tcPr>
          <w:p w14:paraId="05E31E2D" w14:textId="77777777" w:rsidR="00A92C7B" w:rsidRPr="008F20B5" w:rsidRDefault="00A92C7B" w:rsidP="0031331B">
            <w:pPr>
              <w:widowControl/>
              <w:rPr>
                <w:ins w:id="281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1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新增</w:t>
              </w:r>
            </w:ins>
          </w:p>
        </w:tc>
      </w:tr>
      <w:tr w:rsidR="00A92C7B" w:rsidRPr="008F20B5" w14:paraId="640F0162" w14:textId="77777777" w:rsidTr="0031331B">
        <w:trPr>
          <w:trHeight w:val="340"/>
          <w:ins w:id="2812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0058E3E6" w14:textId="77777777" w:rsidR="00A92C7B" w:rsidRPr="008F20B5" w:rsidRDefault="00A92C7B" w:rsidP="0031331B">
            <w:pPr>
              <w:widowControl/>
              <w:jc w:val="center"/>
              <w:rPr>
                <w:ins w:id="281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1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6D2BB150" w14:textId="77777777" w:rsidR="00A92C7B" w:rsidRPr="008F20B5" w:rsidRDefault="00A92C7B" w:rsidP="0031331B">
            <w:pPr>
              <w:widowControl/>
              <w:rPr>
                <w:ins w:id="281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1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CustId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403E4433" w14:textId="77777777" w:rsidR="00A92C7B" w:rsidRPr="008F20B5" w:rsidRDefault="00A92C7B" w:rsidP="0031331B">
            <w:pPr>
              <w:widowControl/>
              <w:rPr>
                <w:ins w:id="281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18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身分證字號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2FCB1D3D" w14:textId="77777777" w:rsidR="00A92C7B" w:rsidRPr="008F20B5" w:rsidRDefault="00A92C7B" w:rsidP="0031331B">
            <w:pPr>
              <w:widowControl/>
              <w:jc w:val="center"/>
              <w:rPr>
                <w:ins w:id="281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2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1E2D764B" w14:textId="77777777" w:rsidR="00A92C7B" w:rsidRPr="008F20B5" w:rsidRDefault="00A92C7B" w:rsidP="0031331B">
            <w:pPr>
              <w:widowControl/>
              <w:jc w:val="center"/>
              <w:rPr>
                <w:ins w:id="282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2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10</w:t>
              </w:r>
            </w:ins>
          </w:p>
        </w:tc>
        <w:tc>
          <w:tcPr>
            <w:tcW w:w="278" w:type="pct"/>
          </w:tcPr>
          <w:p w14:paraId="511FD983" w14:textId="77777777" w:rsidR="00A92C7B" w:rsidRPr="008F20B5" w:rsidRDefault="00A92C7B" w:rsidP="0031331B">
            <w:pPr>
              <w:widowControl/>
              <w:jc w:val="center"/>
              <w:rPr>
                <w:ins w:id="282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24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hideMark/>
          </w:tcPr>
          <w:p w14:paraId="4DE84E41" w14:textId="77777777" w:rsidR="00A92C7B" w:rsidRPr="008F20B5" w:rsidRDefault="00A92C7B" w:rsidP="0031331B">
            <w:pPr>
              <w:widowControl/>
              <w:rPr>
                <w:ins w:id="282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771431E" w14:textId="77777777" w:rsidTr="0031331B">
        <w:trPr>
          <w:trHeight w:val="340"/>
          <w:ins w:id="2826" w:author="家興 余" w:date="2021-03-19T18:08:00Z"/>
        </w:trPr>
        <w:tc>
          <w:tcPr>
            <w:tcW w:w="278" w:type="pct"/>
            <w:shd w:val="clear" w:color="auto" w:fill="auto"/>
          </w:tcPr>
          <w:p w14:paraId="2EB4EA6A" w14:textId="77777777" w:rsidR="00A92C7B" w:rsidRPr="008F20B5" w:rsidRDefault="00A92C7B" w:rsidP="0031331B">
            <w:pPr>
              <w:widowControl/>
              <w:jc w:val="center"/>
              <w:rPr>
                <w:ins w:id="282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22" w:type="pct"/>
            <w:shd w:val="clear" w:color="auto" w:fill="auto"/>
          </w:tcPr>
          <w:p w14:paraId="6D91A7DE" w14:textId="77777777" w:rsidR="00A92C7B" w:rsidRPr="007B14FD" w:rsidRDefault="00A92C7B" w:rsidP="0031331B">
            <w:pPr>
              <w:widowControl/>
              <w:rPr>
                <w:ins w:id="2828" w:author="家興 余" w:date="2021-03-19T18:08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829" w:author="家興 余" w:date="2021-03-19T18:08:00Z">
              <w:r w:rsidRPr="007B14FD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BranchNo</w:t>
              </w:r>
            </w:ins>
          </w:p>
        </w:tc>
        <w:tc>
          <w:tcPr>
            <w:tcW w:w="1944" w:type="pct"/>
            <w:shd w:val="clear" w:color="auto" w:fill="auto"/>
          </w:tcPr>
          <w:p w14:paraId="07E1D4CE" w14:textId="77777777" w:rsidR="00A92C7B" w:rsidRPr="007B14FD" w:rsidRDefault="00A92C7B" w:rsidP="0031331B">
            <w:pPr>
              <w:widowControl/>
              <w:rPr>
                <w:ins w:id="2830" w:author="家興 余" w:date="2021-03-19T18:08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831" w:author="家興 余" w:date="2021-03-19T18:08:00Z">
              <w:r w:rsidRPr="007B14FD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>單位</w:t>
              </w:r>
            </w:ins>
          </w:p>
        </w:tc>
        <w:tc>
          <w:tcPr>
            <w:tcW w:w="278" w:type="pct"/>
            <w:shd w:val="clear" w:color="auto" w:fill="auto"/>
          </w:tcPr>
          <w:p w14:paraId="7DAD9EB3" w14:textId="77777777" w:rsidR="00A92C7B" w:rsidRPr="007B14FD" w:rsidRDefault="00A92C7B" w:rsidP="0031331B">
            <w:pPr>
              <w:widowControl/>
              <w:jc w:val="center"/>
              <w:rPr>
                <w:ins w:id="2832" w:author="家興 余" w:date="2021-03-19T18:08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833" w:author="家興 余" w:date="2021-03-19T18:08:00Z">
              <w:r w:rsidRPr="007B14FD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08AE3E41" w14:textId="77777777" w:rsidR="00A92C7B" w:rsidRPr="007B14FD" w:rsidRDefault="00A92C7B" w:rsidP="0031331B">
            <w:pPr>
              <w:widowControl/>
              <w:jc w:val="center"/>
              <w:rPr>
                <w:ins w:id="2834" w:author="家興 余" w:date="2021-03-19T18:08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835" w:author="家興 余" w:date="2021-03-19T18:08:00Z">
              <w:r w:rsidRPr="007B14FD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4</w:t>
              </w:r>
            </w:ins>
          </w:p>
        </w:tc>
        <w:tc>
          <w:tcPr>
            <w:tcW w:w="278" w:type="pct"/>
          </w:tcPr>
          <w:p w14:paraId="1F96F598" w14:textId="77777777" w:rsidR="00A92C7B" w:rsidRPr="000A40C7" w:rsidRDefault="00A92C7B" w:rsidP="0031331B">
            <w:pPr>
              <w:widowControl/>
              <w:jc w:val="center"/>
              <w:rPr>
                <w:ins w:id="2836" w:author="家興 余" w:date="2021-03-19T18:08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837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</w:tcPr>
          <w:p w14:paraId="7D58819C" w14:textId="77777777" w:rsidR="00A92C7B" w:rsidRPr="007B14FD" w:rsidRDefault="00A92C7B" w:rsidP="0031331B">
            <w:pPr>
              <w:widowControl/>
              <w:rPr>
                <w:ins w:id="2838" w:author="家興 余" w:date="2021-03-19T18:08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839" w:author="家興 余" w:date="2021-03-19T18:08:00Z">
              <w:r w:rsidRPr="007B14FD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>固定</w:t>
              </w:r>
              <w:r w:rsidRPr="007B14FD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0000</w:t>
              </w:r>
            </w:ins>
          </w:p>
        </w:tc>
      </w:tr>
      <w:tr w:rsidR="00A92C7B" w:rsidRPr="008F20B5" w14:paraId="0343893E" w14:textId="77777777" w:rsidTr="0031331B">
        <w:trPr>
          <w:trHeight w:val="340"/>
          <w:ins w:id="2840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5F28C311" w14:textId="77777777" w:rsidR="00A92C7B" w:rsidRPr="008F20B5" w:rsidRDefault="00A92C7B" w:rsidP="0031331B">
            <w:pPr>
              <w:widowControl/>
              <w:jc w:val="center"/>
              <w:rPr>
                <w:ins w:id="284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4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39D055F7" w14:textId="77777777" w:rsidR="00A92C7B" w:rsidRPr="008F20B5" w:rsidRDefault="00A92C7B" w:rsidP="0031331B">
            <w:pPr>
              <w:widowControl/>
              <w:rPr>
                <w:ins w:id="284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4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CustName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087EC910" w14:textId="77777777" w:rsidR="00A92C7B" w:rsidRPr="008F20B5" w:rsidRDefault="00A92C7B" w:rsidP="0031331B">
            <w:pPr>
              <w:widowControl/>
              <w:rPr>
                <w:ins w:id="284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46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戶名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02F4269C" w14:textId="77777777" w:rsidR="00A92C7B" w:rsidRPr="008F20B5" w:rsidRDefault="00A92C7B" w:rsidP="0031331B">
            <w:pPr>
              <w:widowControl/>
              <w:jc w:val="center"/>
              <w:rPr>
                <w:ins w:id="284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4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6B79E032" w14:textId="77777777" w:rsidR="00A92C7B" w:rsidRPr="008F20B5" w:rsidRDefault="00A92C7B" w:rsidP="0031331B">
            <w:pPr>
              <w:widowControl/>
              <w:jc w:val="center"/>
              <w:rPr>
                <w:ins w:id="284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5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100</w:t>
              </w:r>
            </w:ins>
          </w:p>
        </w:tc>
        <w:tc>
          <w:tcPr>
            <w:tcW w:w="278" w:type="pct"/>
          </w:tcPr>
          <w:p w14:paraId="3D9AE0D8" w14:textId="77777777" w:rsidR="00A92C7B" w:rsidRPr="008F20B5" w:rsidRDefault="00A92C7B" w:rsidP="0031331B">
            <w:pPr>
              <w:widowControl/>
              <w:jc w:val="center"/>
              <w:rPr>
                <w:ins w:id="285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52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79B080A1" w14:textId="77777777" w:rsidR="00A92C7B" w:rsidRPr="008F20B5" w:rsidRDefault="00A92C7B" w:rsidP="0031331B">
            <w:pPr>
              <w:widowControl/>
              <w:rPr>
                <w:ins w:id="285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536D7ECC" w14:textId="77777777" w:rsidTr="0031331B">
        <w:trPr>
          <w:trHeight w:val="340"/>
          <w:ins w:id="2854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50F4C09A" w14:textId="77777777" w:rsidR="00A92C7B" w:rsidRPr="008F20B5" w:rsidRDefault="00A92C7B" w:rsidP="0031331B">
            <w:pPr>
              <w:widowControl/>
              <w:jc w:val="center"/>
              <w:rPr>
                <w:ins w:id="285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5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588DACD0" w14:textId="77777777" w:rsidR="00A92C7B" w:rsidRPr="008F20B5" w:rsidRDefault="00A92C7B" w:rsidP="0031331B">
            <w:pPr>
              <w:widowControl/>
              <w:rPr>
                <w:ins w:id="285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5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Birthday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4E2B8260" w14:textId="77777777" w:rsidR="00A92C7B" w:rsidRPr="008F20B5" w:rsidRDefault="00A92C7B" w:rsidP="0031331B">
            <w:pPr>
              <w:widowControl/>
              <w:rPr>
                <w:ins w:id="285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60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出生年月日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76357C68" w14:textId="77777777" w:rsidR="00A92C7B" w:rsidRPr="008F20B5" w:rsidRDefault="00A92C7B" w:rsidP="0031331B">
            <w:pPr>
              <w:widowControl/>
              <w:jc w:val="center"/>
              <w:rPr>
                <w:ins w:id="286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6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9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7CF29252" w14:textId="77777777" w:rsidR="00A92C7B" w:rsidRPr="008F20B5" w:rsidRDefault="00A92C7B" w:rsidP="0031331B">
            <w:pPr>
              <w:widowControl/>
              <w:jc w:val="center"/>
              <w:rPr>
                <w:ins w:id="286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6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7</w:t>
              </w:r>
            </w:ins>
          </w:p>
        </w:tc>
        <w:tc>
          <w:tcPr>
            <w:tcW w:w="278" w:type="pct"/>
          </w:tcPr>
          <w:p w14:paraId="00E44D67" w14:textId="77777777" w:rsidR="00A92C7B" w:rsidRPr="008F20B5" w:rsidRDefault="00A92C7B" w:rsidP="0031331B">
            <w:pPr>
              <w:widowControl/>
              <w:jc w:val="center"/>
              <w:rPr>
                <w:ins w:id="286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66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517A1466" w14:textId="77777777" w:rsidR="00A92C7B" w:rsidRPr="008F20B5" w:rsidRDefault="00A92C7B" w:rsidP="0031331B">
            <w:pPr>
              <w:widowControl/>
              <w:rPr>
                <w:ins w:id="286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6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yyymmdd</w:t>
              </w:r>
            </w:ins>
          </w:p>
        </w:tc>
      </w:tr>
      <w:tr w:rsidR="00A92C7B" w:rsidRPr="008F20B5" w14:paraId="70B3B563" w14:textId="77777777" w:rsidTr="0031331B">
        <w:trPr>
          <w:trHeight w:val="340"/>
          <w:ins w:id="2869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2AA63313" w14:textId="77777777" w:rsidR="00A92C7B" w:rsidRPr="008F20B5" w:rsidRDefault="00A92C7B" w:rsidP="0031331B">
            <w:pPr>
              <w:widowControl/>
              <w:jc w:val="center"/>
              <w:rPr>
                <w:ins w:id="287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7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6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45022702" w14:textId="77777777" w:rsidR="00A92C7B" w:rsidRPr="008F20B5" w:rsidRDefault="00A92C7B" w:rsidP="0031331B">
            <w:pPr>
              <w:widowControl/>
              <w:rPr>
                <w:ins w:id="287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7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Sex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7E9F6006" w14:textId="77777777" w:rsidR="00A92C7B" w:rsidRPr="008F20B5" w:rsidRDefault="00A92C7B" w:rsidP="0031331B">
            <w:pPr>
              <w:widowControl/>
              <w:rPr>
                <w:ins w:id="287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75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性別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4333C063" w14:textId="77777777" w:rsidR="00A92C7B" w:rsidRPr="008F20B5" w:rsidRDefault="00A92C7B" w:rsidP="0031331B">
            <w:pPr>
              <w:widowControl/>
              <w:jc w:val="center"/>
              <w:rPr>
                <w:ins w:id="287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7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336879B2" w14:textId="77777777" w:rsidR="00A92C7B" w:rsidRPr="008F20B5" w:rsidRDefault="00A92C7B" w:rsidP="0031331B">
            <w:pPr>
              <w:widowControl/>
              <w:jc w:val="center"/>
              <w:rPr>
                <w:ins w:id="287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7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78" w:type="pct"/>
          </w:tcPr>
          <w:p w14:paraId="4A117270" w14:textId="77777777" w:rsidR="00A92C7B" w:rsidRPr="008F20B5" w:rsidRDefault="00A92C7B" w:rsidP="0031331B">
            <w:pPr>
              <w:widowControl/>
              <w:jc w:val="center"/>
              <w:rPr>
                <w:ins w:id="288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81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1A600530" w14:textId="77777777" w:rsidR="00A92C7B" w:rsidRPr="008F20B5" w:rsidRDefault="00A92C7B" w:rsidP="0031331B">
            <w:pPr>
              <w:widowControl/>
              <w:rPr>
                <w:ins w:id="288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8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1:男;2:女</w:t>
              </w:r>
            </w:ins>
          </w:p>
        </w:tc>
      </w:tr>
      <w:tr w:rsidR="00A92C7B" w:rsidRPr="008F20B5" w14:paraId="488E8598" w14:textId="77777777" w:rsidTr="0031331B">
        <w:trPr>
          <w:trHeight w:val="2720"/>
          <w:ins w:id="2884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39428496" w14:textId="77777777" w:rsidR="00A92C7B" w:rsidRPr="008F20B5" w:rsidRDefault="00A92C7B" w:rsidP="0031331B">
            <w:pPr>
              <w:widowControl/>
              <w:jc w:val="center"/>
              <w:rPr>
                <w:ins w:id="288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8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7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47E53E71" w14:textId="77777777" w:rsidR="00A92C7B" w:rsidRPr="008F20B5" w:rsidRDefault="00A92C7B" w:rsidP="0031331B">
            <w:pPr>
              <w:widowControl/>
              <w:rPr>
                <w:ins w:id="288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8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CustTypeCode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4099479F" w14:textId="77777777" w:rsidR="00A92C7B" w:rsidRPr="008F20B5" w:rsidRDefault="00A92C7B" w:rsidP="0031331B">
            <w:pPr>
              <w:widowControl/>
              <w:rPr>
                <w:ins w:id="288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90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客戶別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535D7F0B" w14:textId="77777777" w:rsidR="00A92C7B" w:rsidRPr="008F20B5" w:rsidRDefault="00A92C7B" w:rsidP="0031331B">
            <w:pPr>
              <w:widowControl/>
              <w:jc w:val="center"/>
              <w:rPr>
                <w:ins w:id="2891" w:author="家興 余" w:date="2021-03-19T18:08:00Z"/>
                <w:rFonts w:ascii="標楷體" w:eastAsia="標楷體" w:hAnsi="標楷體" w:cs="新細明體"/>
                <w:kern w:val="0"/>
              </w:rPr>
            </w:pPr>
            <w:ins w:id="2892" w:author="家興 余" w:date="2021-03-19T18:08:00Z">
              <w:r w:rsidRPr="008F20B5">
                <w:rPr>
                  <w:rFonts w:ascii="標楷體" w:eastAsia="標楷體" w:hAnsi="標楷體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44DFB27F" w14:textId="77777777" w:rsidR="00A92C7B" w:rsidRPr="008F20B5" w:rsidRDefault="00A92C7B" w:rsidP="0031331B">
            <w:pPr>
              <w:widowControl/>
              <w:jc w:val="center"/>
              <w:rPr>
                <w:ins w:id="289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9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78" w:type="pct"/>
          </w:tcPr>
          <w:p w14:paraId="54CF8262" w14:textId="77777777" w:rsidR="00A92C7B" w:rsidRPr="008F20B5" w:rsidRDefault="00A92C7B" w:rsidP="0031331B">
            <w:pPr>
              <w:jc w:val="center"/>
              <w:rPr>
                <w:ins w:id="2895" w:author="家興 余" w:date="2021-03-19T18:08:00Z"/>
                <w:rFonts w:ascii="標楷體" w:eastAsia="標楷體" w:hAnsi="標楷體"/>
              </w:rPr>
            </w:pPr>
            <w:ins w:id="2896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vAlign w:val="center"/>
            <w:hideMark/>
          </w:tcPr>
          <w:p w14:paraId="37C9D80C" w14:textId="77777777" w:rsidR="00A92C7B" w:rsidRDefault="00A92C7B" w:rsidP="0031331B">
            <w:pPr>
              <w:rPr>
                <w:ins w:id="2897" w:author="家興 余" w:date="2021-03-19T18:08:00Z"/>
                <w:rFonts w:ascii="標楷體" w:eastAsia="標楷體" w:hAnsi="標楷體"/>
              </w:rPr>
            </w:pPr>
            <w:ins w:id="2898" w:author="家興 余" w:date="2021-03-19T18:08:00Z">
              <w:r>
                <w:rPr>
                  <w:rFonts w:ascii="標楷體" w:eastAsia="標楷體" w:hAnsi="標楷體" w:hint="eastAsia"/>
                </w:rPr>
                <w:t>需</w:t>
              </w:r>
              <w:r w:rsidRPr="00A92ECC">
                <w:rPr>
                  <w:rFonts w:ascii="標楷體" w:eastAsia="標楷體" w:hAnsi="標楷體" w:hint="eastAsia"/>
                </w:rPr>
                <w:t>數字左補0</w:t>
              </w:r>
            </w:ins>
          </w:p>
          <w:p w14:paraId="55721428" w14:textId="77777777" w:rsidR="00A92C7B" w:rsidRPr="008F20B5" w:rsidRDefault="00A92C7B" w:rsidP="0031331B">
            <w:pPr>
              <w:rPr>
                <w:ins w:id="2899" w:author="家興 余" w:date="2021-03-19T18:08:00Z"/>
                <w:rFonts w:ascii="標楷體" w:eastAsia="標楷體" w:hAnsi="標楷體"/>
              </w:rPr>
            </w:pPr>
            <w:ins w:id="2900" w:author="家興 余" w:date="2021-03-19T18:08:00Z">
              <w:r w:rsidRPr="008F20B5">
                <w:rPr>
                  <w:rFonts w:ascii="標楷體" w:eastAsia="標楷體" w:hAnsi="標楷體"/>
                </w:rPr>
                <w:t xml:space="preserve">00: </w:t>
              </w:r>
              <w:r w:rsidRPr="008F20B5">
                <w:rPr>
                  <w:rFonts w:ascii="標楷體" w:eastAsia="標楷體" w:hAnsi="標楷體" w:hint="eastAsia"/>
                </w:rPr>
                <w:t>一般</w:t>
              </w:r>
            </w:ins>
          </w:p>
          <w:p w14:paraId="147C2D88" w14:textId="77777777" w:rsidR="00A92C7B" w:rsidRPr="008F20B5" w:rsidRDefault="00A92C7B" w:rsidP="0031331B">
            <w:pPr>
              <w:rPr>
                <w:ins w:id="2901" w:author="家興 余" w:date="2021-03-19T18:08:00Z"/>
                <w:rFonts w:ascii="標楷體" w:eastAsia="標楷體" w:hAnsi="標楷體"/>
              </w:rPr>
            </w:pPr>
            <w:ins w:id="2902" w:author="家興 余" w:date="2021-03-19T18:08:00Z">
              <w:r w:rsidRPr="008F20B5">
                <w:rPr>
                  <w:rFonts w:ascii="標楷體" w:eastAsia="標楷體" w:hAnsi="標楷體"/>
                </w:rPr>
                <w:t xml:space="preserve">01: </w:t>
              </w:r>
              <w:r w:rsidRPr="008F20B5">
                <w:rPr>
                  <w:rFonts w:ascii="標楷體" w:eastAsia="標楷體" w:hAnsi="標楷體" w:hint="eastAsia"/>
                </w:rPr>
                <w:t>員工</w:t>
              </w:r>
            </w:ins>
          </w:p>
          <w:p w14:paraId="7AEB7C91" w14:textId="77777777" w:rsidR="00A92C7B" w:rsidRPr="008F20B5" w:rsidRDefault="00A92C7B" w:rsidP="0031331B">
            <w:pPr>
              <w:rPr>
                <w:ins w:id="2903" w:author="家興 余" w:date="2021-03-19T18:08:00Z"/>
                <w:rFonts w:ascii="標楷體" w:eastAsia="標楷體" w:hAnsi="標楷體"/>
              </w:rPr>
            </w:pPr>
            <w:ins w:id="2904" w:author="家興 余" w:date="2021-03-19T18:08:00Z">
              <w:r w:rsidRPr="008F20B5">
                <w:rPr>
                  <w:rFonts w:ascii="標楷體" w:eastAsia="標楷體" w:hAnsi="標楷體"/>
                </w:rPr>
                <w:t xml:space="preserve">02: </w:t>
              </w:r>
              <w:r w:rsidRPr="008F20B5">
                <w:rPr>
                  <w:rFonts w:ascii="標楷體" w:eastAsia="標楷體" w:hAnsi="標楷體" w:hint="eastAsia"/>
                </w:rPr>
                <w:t>首購</w:t>
              </w:r>
            </w:ins>
          </w:p>
          <w:p w14:paraId="3716AF6D" w14:textId="77777777" w:rsidR="00A92C7B" w:rsidRPr="008F20B5" w:rsidRDefault="00A92C7B" w:rsidP="0031331B">
            <w:pPr>
              <w:rPr>
                <w:ins w:id="2905" w:author="家興 余" w:date="2021-03-19T18:08:00Z"/>
                <w:rFonts w:ascii="標楷體" w:eastAsia="標楷體" w:hAnsi="標楷體"/>
              </w:rPr>
            </w:pPr>
            <w:ins w:id="2906" w:author="家興 余" w:date="2021-03-19T18:08:00Z">
              <w:r w:rsidRPr="008F20B5">
                <w:rPr>
                  <w:rFonts w:ascii="標楷體" w:eastAsia="標楷體" w:hAnsi="標楷體"/>
                </w:rPr>
                <w:t xml:space="preserve">03: </w:t>
              </w:r>
              <w:r w:rsidRPr="008F20B5">
                <w:rPr>
                  <w:rFonts w:ascii="標楷體" w:eastAsia="標楷體" w:hAnsi="標楷體" w:hint="eastAsia"/>
                </w:rPr>
                <w:t>關企公司</w:t>
              </w:r>
            </w:ins>
          </w:p>
          <w:p w14:paraId="7C54C009" w14:textId="77777777" w:rsidR="00A92C7B" w:rsidRPr="008F20B5" w:rsidRDefault="00A92C7B" w:rsidP="0031331B">
            <w:pPr>
              <w:rPr>
                <w:ins w:id="2907" w:author="家興 余" w:date="2021-03-19T18:08:00Z"/>
                <w:rFonts w:ascii="標楷體" w:eastAsia="標楷體" w:hAnsi="標楷體"/>
              </w:rPr>
            </w:pPr>
            <w:ins w:id="2908" w:author="家興 余" w:date="2021-03-19T18:08:00Z">
              <w:r w:rsidRPr="008F20B5">
                <w:rPr>
                  <w:rFonts w:ascii="標楷體" w:eastAsia="標楷體" w:hAnsi="標楷體"/>
                </w:rPr>
                <w:t xml:space="preserve">04: </w:t>
              </w:r>
              <w:r w:rsidRPr="008F20B5">
                <w:rPr>
                  <w:rFonts w:ascii="標楷體" w:eastAsia="標楷體" w:hAnsi="標楷體" w:hint="eastAsia"/>
                </w:rPr>
                <w:t>關企員工</w:t>
              </w:r>
            </w:ins>
          </w:p>
          <w:p w14:paraId="5A58187F" w14:textId="77777777" w:rsidR="00A92C7B" w:rsidRPr="008F20B5" w:rsidRDefault="00A92C7B" w:rsidP="0031331B">
            <w:pPr>
              <w:rPr>
                <w:ins w:id="2909" w:author="家興 余" w:date="2021-03-19T18:08:00Z"/>
                <w:rFonts w:ascii="標楷體" w:eastAsia="標楷體" w:hAnsi="標楷體"/>
              </w:rPr>
            </w:pPr>
            <w:ins w:id="2910" w:author="家興 余" w:date="2021-03-19T18:08:00Z">
              <w:r w:rsidRPr="008F20B5">
                <w:rPr>
                  <w:rFonts w:ascii="標楷體" w:eastAsia="標楷體" w:hAnsi="標楷體"/>
                </w:rPr>
                <w:t xml:space="preserve">05: </w:t>
              </w:r>
              <w:r w:rsidRPr="008F20B5">
                <w:rPr>
                  <w:rFonts w:ascii="標楷體" w:eastAsia="標楷體" w:hAnsi="標楷體" w:hint="eastAsia"/>
                </w:rPr>
                <w:t>保戶</w:t>
              </w:r>
            </w:ins>
          </w:p>
          <w:p w14:paraId="00B0AA77" w14:textId="77777777" w:rsidR="00A92C7B" w:rsidRPr="008F20B5" w:rsidRDefault="00A92C7B" w:rsidP="0031331B">
            <w:pPr>
              <w:rPr>
                <w:ins w:id="2911" w:author="家興 余" w:date="2021-03-19T18:08:00Z"/>
                <w:rFonts w:ascii="標楷體" w:eastAsia="標楷體" w:hAnsi="標楷體"/>
              </w:rPr>
            </w:pPr>
            <w:ins w:id="2912" w:author="家興 余" w:date="2021-03-19T18:08:00Z">
              <w:r w:rsidRPr="008F20B5">
                <w:rPr>
                  <w:rFonts w:ascii="標楷體" w:eastAsia="標楷體" w:hAnsi="標楷體"/>
                </w:rPr>
                <w:t xml:space="preserve">06: </w:t>
              </w:r>
              <w:r w:rsidRPr="008F20B5">
                <w:rPr>
                  <w:rFonts w:ascii="標楷體" w:eastAsia="標楷體" w:hAnsi="標楷體" w:hint="eastAsia"/>
                </w:rPr>
                <w:t>團體戶</w:t>
              </w:r>
            </w:ins>
          </w:p>
          <w:p w14:paraId="1488410B" w14:textId="77777777" w:rsidR="00A92C7B" w:rsidRPr="008F20B5" w:rsidRDefault="00A92C7B" w:rsidP="0031331B">
            <w:pPr>
              <w:rPr>
                <w:ins w:id="2913" w:author="家興 余" w:date="2021-03-19T18:08:00Z"/>
                <w:rFonts w:ascii="標楷體" w:eastAsia="標楷體" w:hAnsi="標楷體"/>
              </w:rPr>
            </w:pPr>
            <w:ins w:id="2914" w:author="家興 余" w:date="2021-03-19T18:08:00Z">
              <w:r w:rsidRPr="008F20B5">
                <w:rPr>
                  <w:rFonts w:ascii="標楷體" w:eastAsia="標楷體" w:hAnsi="標楷體"/>
                </w:rPr>
                <w:t xml:space="preserve">07: </w:t>
              </w:r>
              <w:r w:rsidRPr="008F20B5">
                <w:rPr>
                  <w:rFonts w:ascii="標楷體" w:eastAsia="標楷體" w:hAnsi="標楷體" w:hint="eastAsia"/>
                </w:rPr>
                <w:t>員工二親等</w:t>
              </w:r>
            </w:ins>
          </w:p>
          <w:p w14:paraId="4A34041C" w14:textId="77777777" w:rsidR="00A92C7B" w:rsidRPr="008F20B5" w:rsidRDefault="00A92C7B" w:rsidP="0031331B">
            <w:pPr>
              <w:widowControl/>
              <w:rPr>
                <w:ins w:id="291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16" w:author="家興 余" w:date="2021-03-19T18:08:00Z">
              <w:r w:rsidRPr="008F20B5">
                <w:rPr>
                  <w:rFonts w:ascii="標楷體" w:eastAsia="標楷體" w:hAnsi="標楷體"/>
                </w:rPr>
                <w:t xml:space="preserve">09: </w:t>
              </w:r>
              <w:r w:rsidRPr="008F20B5">
                <w:rPr>
                  <w:rFonts w:ascii="標楷體" w:eastAsia="標楷體" w:hAnsi="標楷體" w:hint="eastAsia"/>
                </w:rPr>
                <w:t>新二階員工</w:t>
              </w:r>
            </w:ins>
          </w:p>
        </w:tc>
      </w:tr>
      <w:tr w:rsidR="00A92C7B" w:rsidRPr="008F20B5" w14:paraId="0BD0A4F6" w14:textId="77777777" w:rsidTr="0031331B">
        <w:trPr>
          <w:trHeight w:val="340"/>
          <w:ins w:id="2917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1EA7EB18" w14:textId="77777777" w:rsidR="00A92C7B" w:rsidRPr="008F20B5" w:rsidRDefault="00A92C7B" w:rsidP="0031331B">
            <w:pPr>
              <w:widowControl/>
              <w:jc w:val="center"/>
              <w:rPr>
                <w:ins w:id="291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1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8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2AF2A726" w14:textId="77777777" w:rsidR="00A92C7B" w:rsidRPr="008F20B5" w:rsidRDefault="00A92C7B" w:rsidP="0031331B">
            <w:pPr>
              <w:widowControl/>
              <w:rPr>
                <w:ins w:id="292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2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IndustryCode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3A0335D2" w14:textId="77777777" w:rsidR="00A92C7B" w:rsidRPr="008F20B5" w:rsidRDefault="00A92C7B" w:rsidP="0031331B">
            <w:pPr>
              <w:widowControl/>
              <w:rPr>
                <w:ins w:id="292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23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行業別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28348B0A" w14:textId="77777777" w:rsidR="00A92C7B" w:rsidRPr="008F20B5" w:rsidRDefault="00A92C7B" w:rsidP="0031331B">
            <w:pPr>
              <w:widowControl/>
              <w:jc w:val="center"/>
              <w:rPr>
                <w:ins w:id="292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2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02C6B8A2" w14:textId="77777777" w:rsidR="00A92C7B" w:rsidRPr="008F20B5" w:rsidRDefault="00A92C7B" w:rsidP="0031331B">
            <w:pPr>
              <w:widowControl/>
              <w:jc w:val="center"/>
              <w:rPr>
                <w:ins w:id="292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2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6</w:t>
              </w:r>
            </w:ins>
          </w:p>
        </w:tc>
        <w:tc>
          <w:tcPr>
            <w:tcW w:w="278" w:type="pct"/>
          </w:tcPr>
          <w:p w14:paraId="1CA5C298" w14:textId="77777777" w:rsidR="00A92C7B" w:rsidRPr="008F20B5" w:rsidRDefault="00A92C7B" w:rsidP="0031331B">
            <w:pPr>
              <w:widowControl/>
              <w:jc w:val="center"/>
              <w:rPr>
                <w:ins w:id="292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29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vAlign w:val="center"/>
          </w:tcPr>
          <w:p w14:paraId="1E270D5A" w14:textId="77777777" w:rsidR="00A92C7B" w:rsidRDefault="00A92C7B" w:rsidP="0031331B">
            <w:pPr>
              <w:rPr>
                <w:ins w:id="2930" w:author="家興 余" w:date="2021-03-19T18:08:00Z"/>
                <w:rFonts w:ascii="標楷體" w:eastAsia="標楷體" w:hAnsi="標楷體"/>
              </w:rPr>
            </w:pPr>
            <w:ins w:id="2931" w:author="家興 余" w:date="2021-03-19T18:08:00Z">
              <w:r>
                <w:rPr>
                  <w:rFonts w:ascii="標楷體" w:eastAsia="標楷體" w:hAnsi="標楷體" w:hint="eastAsia"/>
                </w:rPr>
                <w:t>需</w:t>
              </w:r>
              <w:r w:rsidRPr="00A92ECC">
                <w:rPr>
                  <w:rFonts w:ascii="標楷體" w:eastAsia="標楷體" w:hAnsi="標楷體" w:hint="eastAsia"/>
                </w:rPr>
                <w:t>數字左補0</w:t>
              </w:r>
            </w:ins>
          </w:p>
          <w:p w14:paraId="5B37EECA" w14:textId="77777777" w:rsidR="00A92C7B" w:rsidRPr="008F20B5" w:rsidRDefault="00A92C7B" w:rsidP="0031331B">
            <w:pPr>
              <w:widowControl/>
              <w:rPr>
                <w:ins w:id="293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3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000000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 xml:space="preserve"> ex:060000</w:t>
              </w:r>
            </w:ins>
          </w:p>
        </w:tc>
      </w:tr>
      <w:tr w:rsidR="00A92C7B" w:rsidRPr="008F20B5" w14:paraId="12AA6511" w14:textId="77777777" w:rsidTr="0031331B">
        <w:trPr>
          <w:trHeight w:val="340"/>
          <w:ins w:id="2934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5E552238" w14:textId="77777777" w:rsidR="00A92C7B" w:rsidRPr="008F20B5" w:rsidRDefault="00A92C7B" w:rsidP="0031331B">
            <w:pPr>
              <w:widowControl/>
              <w:jc w:val="center"/>
              <w:rPr>
                <w:ins w:id="293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3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9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030EA8AC" w14:textId="77777777" w:rsidR="00A92C7B" w:rsidRPr="008F20B5" w:rsidRDefault="00A92C7B" w:rsidP="0031331B">
            <w:pPr>
              <w:widowControl/>
              <w:rPr>
                <w:ins w:id="293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3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NationalityCode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6469784B" w14:textId="77777777" w:rsidR="00A92C7B" w:rsidRPr="008F20B5" w:rsidRDefault="00A92C7B" w:rsidP="0031331B">
            <w:pPr>
              <w:widowControl/>
              <w:rPr>
                <w:ins w:id="293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40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國籍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3D38BCBA" w14:textId="77777777" w:rsidR="00A92C7B" w:rsidRPr="008F20B5" w:rsidRDefault="00A92C7B" w:rsidP="0031331B">
            <w:pPr>
              <w:widowControl/>
              <w:jc w:val="center"/>
              <w:rPr>
                <w:ins w:id="294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4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44ACF021" w14:textId="77777777" w:rsidR="00A92C7B" w:rsidRPr="008F20B5" w:rsidRDefault="00A92C7B" w:rsidP="0031331B">
            <w:pPr>
              <w:widowControl/>
              <w:jc w:val="center"/>
              <w:rPr>
                <w:ins w:id="294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4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78" w:type="pct"/>
          </w:tcPr>
          <w:p w14:paraId="3985038C" w14:textId="77777777" w:rsidR="00A92C7B" w:rsidRPr="008F20B5" w:rsidRDefault="00A92C7B" w:rsidP="0031331B">
            <w:pPr>
              <w:widowControl/>
              <w:jc w:val="center"/>
              <w:rPr>
                <w:ins w:id="294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46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3EE5D85E" w14:textId="77777777" w:rsidR="00A92C7B" w:rsidRPr="008F20B5" w:rsidRDefault="00A92C7B" w:rsidP="0031331B">
            <w:pPr>
              <w:widowControl/>
              <w:rPr>
                <w:ins w:id="294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06C1A06D" w14:textId="77777777" w:rsidTr="0031331B">
        <w:trPr>
          <w:trHeight w:val="340"/>
          <w:ins w:id="2948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2DF40BA1" w14:textId="77777777" w:rsidR="00A92C7B" w:rsidRPr="008F20B5" w:rsidRDefault="00A92C7B" w:rsidP="0031331B">
            <w:pPr>
              <w:widowControl/>
              <w:jc w:val="center"/>
              <w:rPr>
                <w:ins w:id="294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5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10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066ED9C9" w14:textId="77777777" w:rsidR="00A92C7B" w:rsidRPr="008F20B5" w:rsidRDefault="00A92C7B" w:rsidP="0031331B">
            <w:pPr>
              <w:widowControl/>
              <w:rPr>
                <w:ins w:id="295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5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SpouseId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65A5B3A2" w14:textId="77777777" w:rsidR="00A92C7B" w:rsidRPr="008F20B5" w:rsidRDefault="00A92C7B" w:rsidP="0031331B">
            <w:pPr>
              <w:widowControl/>
              <w:rPr>
                <w:ins w:id="295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54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配偶身分證字號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20E92FDC" w14:textId="77777777" w:rsidR="00A92C7B" w:rsidRPr="008F20B5" w:rsidRDefault="00A92C7B" w:rsidP="0031331B">
            <w:pPr>
              <w:widowControl/>
              <w:jc w:val="center"/>
              <w:rPr>
                <w:ins w:id="295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5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2CDDD4E1" w14:textId="77777777" w:rsidR="00A92C7B" w:rsidRPr="008F20B5" w:rsidRDefault="00A92C7B" w:rsidP="0031331B">
            <w:pPr>
              <w:widowControl/>
              <w:jc w:val="center"/>
              <w:rPr>
                <w:ins w:id="295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5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10</w:t>
              </w:r>
            </w:ins>
          </w:p>
        </w:tc>
        <w:tc>
          <w:tcPr>
            <w:tcW w:w="278" w:type="pct"/>
          </w:tcPr>
          <w:p w14:paraId="553C79EE" w14:textId="77777777" w:rsidR="00A92C7B" w:rsidRPr="008F20B5" w:rsidRDefault="00A92C7B" w:rsidP="0031331B">
            <w:pPr>
              <w:widowControl/>
              <w:jc w:val="center"/>
              <w:rPr>
                <w:ins w:id="295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0C1E702A" w14:textId="77777777" w:rsidR="00A92C7B" w:rsidRPr="008F20B5" w:rsidRDefault="00A92C7B" w:rsidP="0031331B">
            <w:pPr>
              <w:widowControl/>
              <w:rPr>
                <w:ins w:id="296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5D9B3F50" w14:textId="77777777" w:rsidTr="0031331B">
        <w:trPr>
          <w:trHeight w:val="340"/>
          <w:ins w:id="2961" w:author="家興 余" w:date="2021-03-19T18:08:00Z"/>
        </w:trPr>
        <w:tc>
          <w:tcPr>
            <w:tcW w:w="278" w:type="pct"/>
            <w:shd w:val="clear" w:color="auto" w:fill="auto"/>
          </w:tcPr>
          <w:p w14:paraId="4D342CAB" w14:textId="77777777" w:rsidR="00A92C7B" w:rsidRPr="008F20B5" w:rsidRDefault="00A92C7B" w:rsidP="0031331B">
            <w:pPr>
              <w:widowControl/>
              <w:jc w:val="center"/>
              <w:rPr>
                <w:ins w:id="296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6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11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65A2895D" w14:textId="77777777" w:rsidR="00A92C7B" w:rsidRPr="008F20B5" w:rsidRDefault="00A92C7B" w:rsidP="0031331B">
            <w:pPr>
              <w:widowControl/>
              <w:rPr>
                <w:ins w:id="296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6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SpouseName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277CAE8C" w14:textId="77777777" w:rsidR="00A92C7B" w:rsidRPr="008F20B5" w:rsidRDefault="00A92C7B" w:rsidP="0031331B">
            <w:pPr>
              <w:widowControl/>
              <w:rPr>
                <w:ins w:id="296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67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配偶姓名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7540EAB3" w14:textId="77777777" w:rsidR="00A92C7B" w:rsidRPr="008F20B5" w:rsidRDefault="00A92C7B" w:rsidP="0031331B">
            <w:pPr>
              <w:widowControl/>
              <w:jc w:val="center"/>
              <w:rPr>
                <w:ins w:id="296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6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5678DDEC" w14:textId="77777777" w:rsidR="00A92C7B" w:rsidRPr="008F20B5" w:rsidRDefault="00A92C7B" w:rsidP="0031331B">
            <w:pPr>
              <w:widowControl/>
              <w:jc w:val="center"/>
              <w:rPr>
                <w:ins w:id="297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7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100</w:t>
              </w:r>
            </w:ins>
          </w:p>
        </w:tc>
        <w:tc>
          <w:tcPr>
            <w:tcW w:w="278" w:type="pct"/>
          </w:tcPr>
          <w:p w14:paraId="75E67B2D" w14:textId="77777777" w:rsidR="00A92C7B" w:rsidRPr="008F20B5" w:rsidRDefault="00A92C7B" w:rsidP="0031331B">
            <w:pPr>
              <w:widowControl/>
              <w:jc w:val="center"/>
              <w:rPr>
                <w:ins w:id="297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6106263" w14:textId="77777777" w:rsidR="00A92C7B" w:rsidRPr="008F20B5" w:rsidRDefault="00A92C7B" w:rsidP="0031331B">
            <w:pPr>
              <w:widowControl/>
              <w:rPr>
                <w:ins w:id="297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1ACD3328" w14:textId="77777777" w:rsidTr="0031331B">
        <w:trPr>
          <w:trHeight w:val="340"/>
          <w:ins w:id="2974" w:author="家興 余" w:date="2021-03-19T18:08:00Z"/>
        </w:trPr>
        <w:tc>
          <w:tcPr>
            <w:tcW w:w="278" w:type="pct"/>
            <w:shd w:val="clear" w:color="auto" w:fill="auto"/>
          </w:tcPr>
          <w:p w14:paraId="27D8C79D" w14:textId="77777777" w:rsidR="00A92C7B" w:rsidRPr="008F20B5" w:rsidRDefault="00A92C7B" w:rsidP="0031331B">
            <w:pPr>
              <w:widowControl/>
              <w:jc w:val="center"/>
              <w:rPr>
                <w:ins w:id="297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7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12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426EACEC" w14:textId="77777777" w:rsidR="00A92C7B" w:rsidRPr="008F20B5" w:rsidRDefault="00A92C7B" w:rsidP="0031331B">
            <w:pPr>
              <w:widowControl/>
              <w:rPr>
                <w:ins w:id="297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7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RegZip3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2AECC03D" w14:textId="77777777" w:rsidR="00A92C7B" w:rsidRPr="008F20B5" w:rsidRDefault="00A92C7B" w:rsidP="0031331B">
            <w:pPr>
              <w:widowControl/>
              <w:rPr>
                <w:ins w:id="297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80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-郵遞區號前三碼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5797AA38" w14:textId="77777777" w:rsidR="00A92C7B" w:rsidRPr="008F20B5" w:rsidRDefault="00A92C7B" w:rsidP="0031331B">
            <w:pPr>
              <w:widowControl/>
              <w:jc w:val="center"/>
              <w:rPr>
                <w:ins w:id="298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8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7069F9D0" w14:textId="77777777" w:rsidR="00A92C7B" w:rsidRPr="008F20B5" w:rsidRDefault="00A92C7B" w:rsidP="0031331B">
            <w:pPr>
              <w:widowControl/>
              <w:jc w:val="center"/>
              <w:rPr>
                <w:ins w:id="298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8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</w:p>
        </w:tc>
        <w:tc>
          <w:tcPr>
            <w:tcW w:w="278" w:type="pct"/>
          </w:tcPr>
          <w:p w14:paraId="2CA187BE" w14:textId="77777777" w:rsidR="00A92C7B" w:rsidRPr="008F20B5" w:rsidRDefault="00A92C7B" w:rsidP="0031331B">
            <w:pPr>
              <w:widowControl/>
              <w:jc w:val="center"/>
              <w:rPr>
                <w:ins w:id="298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86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4BE13C25" w14:textId="77777777" w:rsidR="00A92C7B" w:rsidRPr="008F20B5" w:rsidRDefault="00A92C7B" w:rsidP="0031331B">
            <w:pPr>
              <w:widowControl/>
              <w:rPr>
                <w:ins w:id="298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5C5F3A8" w14:textId="77777777" w:rsidTr="0031331B">
        <w:trPr>
          <w:trHeight w:val="340"/>
          <w:ins w:id="2988" w:author="家興 余" w:date="2021-03-19T18:08:00Z"/>
        </w:trPr>
        <w:tc>
          <w:tcPr>
            <w:tcW w:w="278" w:type="pct"/>
            <w:shd w:val="clear" w:color="auto" w:fill="auto"/>
          </w:tcPr>
          <w:p w14:paraId="4D304598" w14:textId="77777777" w:rsidR="00A92C7B" w:rsidRPr="008F20B5" w:rsidRDefault="00A92C7B" w:rsidP="0031331B">
            <w:pPr>
              <w:widowControl/>
              <w:jc w:val="center"/>
              <w:rPr>
                <w:ins w:id="298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9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13</w:t>
              </w:r>
            </w:ins>
          </w:p>
        </w:tc>
        <w:tc>
          <w:tcPr>
            <w:tcW w:w="722" w:type="pct"/>
            <w:shd w:val="clear" w:color="auto" w:fill="auto"/>
          </w:tcPr>
          <w:p w14:paraId="4FEABDAC" w14:textId="77777777" w:rsidR="00A92C7B" w:rsidRPr="008F20B5" w:rsidRDefault="00A92C7B" w:rsidP="0031331B">
            <w:pPr>
              <w:widowControl/>
              <w:rPr>
                <w:ins w:id="299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9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RegZip2</w:t>
              </w:r>
            </w:ins>
          </w:p>
        </w:tc>
        <w:tc>
          <w:tcPr>
            <w:tcW w:w="1944" w:type="pct"/>
            <w:shd w:val="clear" w:color="auto" w:fill="auto"/>
          </w:tcPr>
          <w:p w14:paraId="7B7B4712" w14:textId="77777777" w:rsidR="00A92C7B" w:rsidRPr="008F20B5" w:rsidRDefault="00A92C7B" w:rsidP="0031331B">
            <w:pPr>
              <w:widowControl/>
              <w:rPr>
                <w:ins w:id="299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94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-郵遞區號後兩碼</w:t>
              </w:r>
            </w:ins>
          </w:p>
        </w:tc>
        <w:tc>
          <w:tcPr>
            <w:tcW w:w="278" w:type="pct"/>
            <w:shd w:val="clear" w:color="auto" w:fill="auto"/>
          </w:tcPr>
          <w:p w14:paraId="43628AB4" w14:textId="77777777" w:rsidR="00A92C7B" w:rsidRPr="008F20B5" w:rsidRDefault="00A92C7B" w:rsidP="0031331B">
            <w:pPr>
              <w:widowControl/>
              <w:jc w:val="center"/>
              <w:rPr>
                <w:ins w:id="299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9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366FFD53" w14:textId="77777777" w:rsidR="00A92C7B" w:rsidRPr="008F20B5" w:rsidRDefault="00A92C7B" w:rsidP="0031331B">
            <w:pPr>
              <w:widowControl/>
              <w:jc w:val="center"/>
              <w:rPr>
                <w:ins w:id="299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98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3</w:t>
              </w:r>
            </w:ins>
          </w:p>
        </w:tc>
        <w:tc>
          <w:tcPr>
            <w:tcW w:w="278" w:type="pct"/>
          </w:tcPr>
          <w:p w14:paraId="01561C24" w14:textId="77777777" w:rsidR="00A92C7B" w:rsidRPr="008F20B5" w:rsidRDefault="00A92C7B" w:rsidP="0031331B">
            <w:pPr>
              <w:widowControl/>
              <w:jc w:val="center"/>
              <w:rPr>
                <w:ins w:id="299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F825363" w14:textId="77777777" w:rsidR="00A92C7B" w:rsidRPr="008F20B5" w:rsidRDefault="00A92C7B" w:rsidP="0031331B">
            <w:pPr>
              <w:widowControl/>
              <w:rPr>
                <w:ins w:id="300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7B0615D" w14:textId="77777777" w:rsidTr="0031331B">
        <w:trPr>
          <w:trHeight w:val="340"/>
          <w:ins w:id="3001" w:author="家興 余" w:date="2021-03-19T18:08:00Z"/>
        </w:trPr>
        <w:tc>
          <w:tcPr>
            <w:tcW w:w="278" w:type="pct"/>
            <w:shd w:val="clear" w:color="auto" w:fill="auto"/>
          </w:tcPr>
          <w:p w14:paraId="3621282F" w14:textId="77777777" w:rsidR="00A92C7B" w:rsidRPr="008F20B5" w:rsidRDefault="00A92C7B" w:rsidP="0031331B">
            <w:pPr>
              <w:widowControl/>
              <w:jc w:val="center"/>
              <w:rPr>
                <w:ins w:id="300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0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310F56BC" w14:textId="77777777" w:rsidR="00A92C7B" w:rsidRPr="008F20B5" w:rsidRDefault="00A92C7B" w:rsidP="0031331B">
            <w:pPr>
              <w:widowControl/>
              <w:rPr>
                <w:ins w:id="300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0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RegCityCode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347F44F6" w14:textId="77777777" w:rsidR="00A92C7B" w:rsidRPr="008F20B5" w:rsidRDefault="00A92C7B" w:rsidP="0031331B">
            <w:pPr>
              <w:widowControl/>
              <w:rPr>
                <w:ins w:id="300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07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-縣市代碼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118562F8" w14:textId="77777777" w:rsidR="00A92C7B" w:rsidRPr="008F20B5" w:rsidRDefault="00A92C7B" w:rsidP="0031331B">
            <w:pPr>
              <w:widowControl/>
              <w:jc w:val="center"/>
              <w:rPr>
                <w:ins w:id="300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0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45327027" w14:textId="77777777" w:rsidR="00A92C7B" w:rsidRPr="008F20B5" w:rsidRDefault="00A92C7B" w:rsidP="0031331B">
            <w:pPr>
              <w:widowControl/>
              <w:jc w:val="center"/>
              <w:rPr>
                <w:ins w:id="301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1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78" w:type="pct"/>
          </w:tcPr>
          <w:p w14:paraId="3B055A84" w14:textId="77777777" w:rsidR="00A92C7B" w:rsidRDefault="00A92C7B" w:rsidP="0031331B">
            <w:pPr>
              <w:widowControl/>
              <w:jc w:val="center"/>
              <w:rPr>
                <w:ins w:id="301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13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76E4554" w14:textId="77777777" w:rsidR="00A92C7B" w:rsidRDefault="00A92C7B" w:rsidP="0031331B">
            <w:pPr>
              <w:rPr>
                <w:ins w:id="3014" w:author="家興 余" w:date="2021-03-19T18:08:00Z"/>
                <w:rFonts w:ascii="標楷體" w:eastAsia="標楷體" w:hAnsi="標楷體"/>
              </w:rPr>
            </w:pPr>
            <w:ins w:id="3015" w:author="家興 余" w:date="2021-03-19T18:08:00Z">
              <w:r>
                <w:rPr>
                  <w:rFonts w:ascii="標楷體" w:eastAsia="標楷體" w:hAnsi="標楷體" w:hint="eastAsia"/>
                </w:rPr>
                <w:t>需</w:t>
              </w:r>
              <w:r w:rsidRPr="00A92ECC">
                <w:rPr>
                  <w:rFonts w:ascii="標楷體" w:eastAsia="標楷體" w:hAnsi="標楷體" w:hint="eastAsia"/>
                </w:rPr>
                <w:t>數字左補0</w:t>
              </w:r>
            </w:ins>
          </w:p>
          <w:p w14:paraId="3C669D61" w14:textId="77777777" w:rsidR="00A92C7B" w:rsidRPr="008F20B5" w:rsidRDefault="00A92C7B" w:rsidP="0031331B">
            <w:pPr>
              <w:widowControl/>
              <w:rPr>
                <w:ins w:id="301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17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原A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S400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代碼(L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轉換為新代碼)</w:t>
              </w:r>
            </w:ins>
          </w:p>
        </w:tc>
      </w:tr>
      <w:tr w:rsidR="00A92C7B" w:rsidRPr="008F20B5" w14:paraId="0F83C276" w14:textId="77777777" w:rsidTr="0031331B">
        <w:trPr>
          <w:trHeight w:val="340"/>
          <w:ins w:id="3018" w:author="家興 余" w:date="2021-03-19T18:08:00Z"/>
        </w:trPr>
        <w:tc>
          <w:tcPr>
            <w:tcW w:w="278" w:type="pct"/>
            <w:shd w:val="clear" w:color="auto" w:fill="auto"/>
          </w:tcPr>
          <w:p w14:paraId="5493FF6E" w14:textId="77777777" w:rsidR="00A92C7B" w:rsidRPr="008F20B5" w:rsidRDefault="00A92C7B" w:rsidP="0031331B">
            <w:pPr>
              <w:widowControl/>
              <w:jc w:val="center"/>
              <w:rPr>
                <w:ins w:id="301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2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15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4CBB0636" w14:textId="77777777" w:rsidR="00A92C7B" w:rsidRPr="008F20B5" w:rsidRDefault="00A92C7B" w:rsidP="0031331B">
            <w:pPr>
              <w:widowControl/>
              <w:rPr>
                <w:ins w:id="302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2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RegAreaCode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3DEA2AFF" w14:textId="77777777" w:rsidR="00A92C7B" w:rsidRPr="008F20B5" w:rsidRDefault="00A92C7B" w:rsidP="0031331B">
            <w:pPr>
              <w:widowControl/>
              <w:rPr>
                <w:ins w:id="302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24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-鄉鎮市區代碼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5B804942" w14:textId="77777777" w:rsidR="00A92C7B" w:rsidRPr="008F20B5" w:rsidRDefault="00A92C7B" w:rsidP="0031331B">
            <w:pPr>
              <w:widowControl/>
              <w:jc w:val="center"/>
              <w:rPr>
                <w:ins w:id="302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2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638753E6" w14:textId="77777777" w:rsidR="00A92C7B" w:rsidRPr="008F20B5" w:rsidRDefault="00A92C7B" w:rsidP="0031331B">
            <w:pPr>
              <w:widowControl/>
              <w:jc w:val="center"/>
              <w:rPr>
                <w:ins w:id="302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2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</w:p>
        </w:tc>
        <w:tc>
          <w:tcPr>
            <w:tcW w:w="278" w:type="pct"/>
          </w:tcPr>
          <w:p w14:paraId="59AA801C" w14:textId="77777777" w:rsidR="00A92C7B" w:rsidRPr="008F20B5" w:rsidRDefault="00A92C7B" w:rsidP="0031331B">
            <w:pPr>
              <w:widowControl/>
              <w:jc w:val="center"/>
              <w:rPr>
                <w:ins w:id="302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30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vAlign w:val="center"/>
          </w:tcPr>
          <w:p w14:paraId="7D019F0A" w14:textId="77777777" w:rsidR="00A92C7B" w:rsidRDefault="00A92C7B" w:rsidP="0031331B">
            <w:pPr>
              <w:rPr>
                <w:ins w:id="3031" w:author="家興 余" w:date="2021-03-19T18:08:00Z"/>
                <w:rFonts w:ascii="標楷體" w:eastAsia="標楷體" w:hAnsi="標楷體"/>
              </w:rPr>
            </w:pPr>
            <w:ins w:id="3032" w:author="家興 余" w:date="2021-03-19T18:08:00Z">
              <w:r>
                <w:rPr>
                  <w:rFonts w:ascii="標楷體" w:eastAsia="標楷體" w:hAnsi="標楷體" w:hint="eastAsia"/>
                </w:rPr>
                <w:t>需</w:t>
              </w:r>
              <w:r w:rsidRPr="00A92ECC">
                <w:rPr>
                  <w:rFonts w:ascii="標楷體" w:eastAsia="標楷體" w:hAnsi="標楷體" w:hint="eastAsia"/>
                </w:rPr>
                <w:t>數字左補0</w:t>
              </w:r>
              <w:r>
                <w:rPr>
                  <w:rFonts w:ascii="標楷體" w:eastAsia="標楷體" w:hAnsi="標楷體" w:hint="eastAsia"/>
                </w:rPr>
                <w:t>滿兩位</w:t>
              </w:r>
            </w:ins>
          </w:p>
          <w:p w14:paraId="423F3FEA" w14:textId="77777777" w:rsidR="00A92C7B" w:rsidRPr="008F20B5" w:rsidRDefault="00A92C7B" w:rsidP="0031331B">
            <w:pPr>
              <w:widowControl/>
              <w:rPr>
                <w:ins w:id="303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93330D4" w14:textId="77777777" w:rsidTr="0031331B">
        <w:trPr>
          <w:trHeight w:val="340"/>
          <w:ins w:id="3034" w:author="家興 余" w:date="2021-03-19T18:08:00Z"/>
        </w:trPr>
        <w:tc>
          <w:tcPr>
            <w:tcW w:w="278" w:type="pct"/>
            <w:shd w:val="clear" w:color="auto" w:fill="auto"/>
          </w:tcPr>
          <w:p w14:paraId="4CC7E329" w14:textId="77777777" w:rsidR="00A92C7B" w:rsidRPr="008F20B5" w:rsidRDefault="00A92C7B" w:rsidP="0031331B">
            <w:pPr>
              <w:widowControl/>
              <w:jc w:val="center"/>
              <w:rPr>
                <w:ins w:id="303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3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16</w:t>
              </w:r>
            </w:ins>
          </w:p>
        </w:tc>
        <w:tc>
          <w:tcPr>
            <w:tcW w:w="722" w:type="pct"/>
            <w:shd w:val="clear" w:color="auto" w:fill="auto"/>
          </w:tcPr>
          <w:p w14:paraId="2B6281E0" w14:textId="77777777" w:rsidR="00A92C7B" w:rsidRPr="008F20B5" w:rsidRDefault="00A92C7B" w:rsidP="0031331B">
            <w:pPr>
              <w:widowControl/>
              <w:rPr>
                <w:ins w:id="303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3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RegRoad</w:t>
              </w:r>
            </w:ins>
          </w:p>
        </w:tc>
        <w:tc>
          <w:tcPr>
            <w:tcW w:w="1944" w:type="pct"/>
            <w:shd w:val="clear" w:color="auto" w:fill="auto"/>
          </w:tcPr>
          <w:p w14:paraId="7D1D2A04" w14:textId="77777777" w:rsidR="00A92C7B" w:rsidRPr="008F20B5" w:rsidRDefault="00A92C7B" w:rsidP="0031331B">
            <w:pPr>
              <w:widowControl/>
              <w:rPr>
                <w:ins w:id="303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40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-路名</w:t>
              </w:r>
            </w:ins>
          </w:p>
        </w:tc>
        <w:tc>
          <w:tcPr>
            <w:tcW w:w="278" w:type="pct"/>
            <w:shd w:val="clear" w:color="auto" w:fill="auto"/>
          </w:tcPr>
          <w:p w14:paraId="62E1CBC5" w14:textId="77777777" w:rsidR="00A92C7B" w:rsidRPr="008F20B5" w:rsidRDefault="00A92C7B" w:rsidP="0031331B">
            <w:pPr>
              <w:widowControl/>
              <w:jc w:val="center"/>
              <w:rPr>
                <w:ins w:id="304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4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0B532933" w14:textId="77777777" w:rsidR="00A92C7B" w:rsidRPr="008F20B5" w:rsidDel="00286FD8" w:rsidRDefault="00A92C7B" w:rsidP="0031331B">
            <w:pPr>
              <w:widowControl/>
              <w:jc w:val="center"/>
              <w:rPr>
                <w:ins w:id="304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4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40</w:t>
              </w:r>
            </w:ins>
          </w:p>
        </w:tc>
        <w:tc>
          <w:tcPr>
            <w:tcW w:w="278" w:type="pct"/>
          </w:tcPr>
          <w:p w14:paraId="10603AD5" w14:textId="77777777" w:rsidR="00A92C7B" w:rsidRPr="008F20B5" w:rsidRDefault="00A92C7B" w:rsidP="0031331B">
            <w:pPr>
              <w:widowControl/>
              <w:jc w:val="center"/>
              <w:rPr>
                <w:ins w:id="304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56BDC4C9" w14:textId="77777777" w:rsidR="00A92C7B" w:rsidRPr="008F20B5" w:rsidRDefault="00A92C7B" w:rsidP="0031331B">
            <w:pPr>
              <w:widowControl/>
              <w:rPr>
                <w:ins w:id="304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47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如不規則門牌,輸入這裡</w:t>
              </w:r>
            </w:ins>
          </w:p>
        </w:tc>
      </w:tr>
      <w:tr w:rsidR="00A92C7B" w:rsidRPr="008F20B5" w14:paraId="703DA65D" w14:textId="77777777" w:rsidTr="0031331B">
        <w:trPr>
          <w:trHeight w:val="340"/>
          <w:ins w:id="3048" w:author="家興 余" w:date="2021-03-19T18:08:00Z"/>
        </w:trPr>
        <w:tc>
          <w:tcPr>
            <w:tcW w:w="278" w:type="pct"/>
            <w:shd w:val="clear" w:color="auto" w:fill="auto"/>
          </w:tcPr>
          <w:p w14:paraId="4BE51EBD" w14:textId="77777777" w:rsidR="00A92C7B" w:rsidRPr="008F20B5" w:rsidRDefault="00A92C7B" w:rsidP="0031331B">
            <w:pPr>
              <w:widowControl/>
              <w:jc w:val="center"/>
              <w:rPr>
                <w:ins w:id="304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5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17</w:t>
              </w:r>
            </w:ins>
          </w:p>
        </w:tc>
        <w:tc>
          <w:tcPr>
            <w:tcW w:w="722" w:type="pct"/>
            <w:shd w:val="clear" w:color="auto" w:fill="auto"/>
          </w:tcPr>
          <w:p w14:paraId="2FD91DD1" w14:textId="77777777" w:rsidR="00A92C7B" w:rsidRPr="008F20B5" w:rsidRDefault="00A92C7B" w:rsidP="0031331B">
            <w:pPr>
              <w:widowControl/>
              <w:rPr>
                <w:ins w:id="305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5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RegSection</w:t>
              </w:r>
            </w:ins>
          </w:p>
        </w:tc>
        <w:tc>
          <w:tcPr>
            <w:tcW w:w="1944" w:type="pct"/>
            <w:shd w:val="clear" w:color="auto" w:fill="auto"/>
          </w:tcPr>
          <w:p w14:paraId="375996A5" w14:textId="77777777" w:rsidR="00A92C7B" w:rsidRPr="008F20B5" w:rsidRDefault="00A92C7B" w:rsidP="0031331B">
            <w:pPr>
              <w:widowControl/>
              <w:rPr>
                <w:ins w:id="305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54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-段</w:t>
              </w:r>
            </w:ins>
          </w:p>
        </w:tc>
        <w:tc>
          <w:tcPr>
            <w:tcW w:w="278" w:type="pct"/>
            <w:shd w:val="clear" w:color="auto" w:fill="auto"/>
          </w:tcPr>
          <w:p w14:paraId="02F508DE" w14:textId="77777777" w:rsidR="00A92C7B" w:rsidRPr="008F20B5" w:rsidRDefault="00A92C7B" w:rsidP="0031331B">
            <w:pPr>
              <w:widowControl/>
              <w:jc w:val="center"/>
              <w:rPr>
                <w:ins w:id="305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5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0D61E6B9" w14:textId="77777777" w:rsidR="00A92C7B" w:rsidRPr="008F20B5" w:rsidDel="00286FD8" w:rsidRDefault="00A92C7B" w:rsidP="0031331B">
            <w:pPr>
              <w:widowControl/>
              <w:jc w:val="center"/>
              <w:rPr>
                <w:ins w:id="305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5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7FDCF1EA" w14:textId="77777777" w:rsidR="00A92C7B" w:rsidRPr="008F20B5" w:rsidRDefault="00A92C7B" w:rsidP="0031331B">
            <w:pPr>
              <w:widowControl/>
              <w:jc w:val="center"/>
              <w:rPr>
                <w:ins w:id="305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5A39A361" w14:textId="77777777" w:rsidR="00A92C7B" w:rsidRPr="008F20B5" w:rsidRDefault="00A92C7B" w:rsidP="0031331B">
            <w:pPr>
              <w:widowControl/>
              <w:rPr>
                <w:ins w:id="306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1AABF0E5" w14:textId="77777777" w:rsidTr="0031331B">
        <w:trPr>
          <w:trHeight w:val="340"/>
          <w:ins w:id="3061" w:author="家興 余" w:date="2021-03-19T18:08:00Z"/>
        </w:trPr>
        <w:tc>
          <w:tcPr>
            <w:tcW w:w="278" w:type="pct"/>
            <w:shd w:val="clear" w:color="auto" w:fill="auto"/>
          </w:tcPr>
          <w:p w14:paraId="08242DBB" w14:textId="77777777" w:rsidR="00A92C7B" w:rsidRPr="008F20B5" w:rsidRDefault="00A92C7B" w:rsidP="0031331B">
            <w:pPr>
              <w:widowControl/>
              <w:jc w:val="center"/>
              <w:rPr>
                <w:ins w:id="306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6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18</w:t>
              </w:r>
            </w:ins>
          </w:p>
        </w:tc>
        <w:tc>
          <w:tcPr>
            <w:tcW w:w="722" w:type="pct"/>
            <w:shd w:val="clear" w:color="auto" w:fill="auto"/>
          </w:tcPr>
          <w:p w14:paraId="6EFB20CB" w14:textId="77777777" w:rsidR="00A92C7B" w:rsidRPr="008F20B5" w:rsidRDefault="00A92C7B" w:rsidP="0031331B">
            <w:pPr>
              <w:widowControl/>
              <w:rPr>
                <w:ins w:id="306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65" w:author="家興 余" w:date="2021-03-19T18:08:00Z">
              <w:r w:rsidRPr="004A1C2C">
                <w:rPr>
                  <w:rFonts w:ascii="標楷體" w:eastAsia="標楷體" w:hAnsi="標楷體"/>
                </w:rPr>
                <w:t>RegAlley</w:t>
              </w:r>
            </w:ins>
          </w:p>
        </w:tc>
        <w:tc>
          <w:tcPr>
            <w:tcW w:w="1944" w:type="pct"/>
            <w:shd w:val="clear" w:color="auto" w:fill="auto"/>
          </w:tcPr>
          <w:p w14:paraId="3325FEFD" w14:textId="77777777" w:rsidR="00A92C7B" w:rsidRPr="008F20B5" w:rsidRDefault="00A92C7B" w:rsidP="0031331B">
            <w:pPr>
              <w:widowControl/>
              <w:rPr>
                <w:ins w:id="306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67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-巷</w:t>
              </w:r>
            </w:ins>
          </w:p>
        </w:tc>
        <w:tc>
          <w:tcPr>
            <w:tcW w:w="278" w:type="pct"/>
            <w:shd w:val="clear" w:color="auto" w:fill="auto"/>
          </w:tcPr>
          <w:p w14:paraId="53B3F179" w14:textId="77777777" w:rsidR="00A92C7B" w:rsidRPr="008F20B5" w:rsidRDefault="00A92C7B" w:rsidP="0031331B">
            <w:pPr>
              <w:widowControl/>
              <w:jc w:val="center"/>
              <w:rPr>
                <w:ins w:id="306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6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39438653" w14:textId="77777777" w:rsidR="00A92C7B" w:rsidRPr="008F20B5" w:rsidDel="00286FD8" w:rsidRDefault="00A92C7B" w:rsidP="0031331B">
            <w:pPr>
              <w:widowControl/>
              <w:jc w:val="center"/>
              <w:rPr>
                <w:ins w:id="307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7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6E84F00C" w14:textId="77777777" w:rsidR="00A92C7B" w:rsidRPr="008F20B5" w:rsidRDefault="00A92C7B" w:rsidP="0031331B">
            <w:pPr>
              <w:widowControl/>
              <w:jc w:val="center"/>
              <w:rPr>
                <w:ins w:id="307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7CF9EAA7" w14:textId="77777777" w:rsidR="00A92C7B" w:rsidRPr="008F20B5" w:rsidRDefault="00A92C7B" w:rsidP="0031331B">
            <w:pPr>
              <w:widowControl/>
              <w:rPr>
                <w:ins w:id="307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FD0C5A8" w14:textId="77777777" w:rsidTr="0031331B">
        <w:trPr>
          <w:trHeight w:val="340"/>
          <w:ins w:id="3074" w:author="家興 余" w:date="2021-03-19T18:08:00Z"/>
        </w:trPr>
        <w:tc>
          <w:tcPr>
            <w:tcW w:w="278" w:type="pct"/>
            <w:shd w:val="clear" w:color="auto" w:fill="auto"/>
          </w:tcPr>
          <w:p w14:paraId="51454E24" w14:textId="77777777" w:rsidR="00A92C7B" w:rsidRPr="008F20B5" w:rsidRDefault="00A92C7B" w:rsidP="0031331B">
            <w:pPr>
              <w:widowControl/>
              <w:jc w:val="center"/>
              <w:rPr>
                <w:ins w:id="307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7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19</w:t>
              </w:r>
            </w:ins>
          </w:p>
        </w:tc>
        <w:tc>
          <w:tcPr>
            <w:tcW w:w="722" w:type="pct"/>
            <w:shd w:val="clear" w:color="auto" w:fill="auto"/>
          </w:tcPr>
          <w:p w14:paraId="6AD3A9D2" w14:textId="77777777" w:rsidR="00A92C7B" w:rsidRPr="008F20B5" w:rsidRDefault="00A92C7B" w:rsidP="0031331B">
            <w:pPr>
              <w:widowControl/>
              <w:rPr>
                <w:ins w:id="307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78" w:author="家興 余" w:date="2021-03-19T18:08:00Z">
              <w:r w:rsidRPr="004A1C2C">
                <w:rPr>
                  <w:rFonts w:ascii="標楷體" w:eastAsia="標楷體" w:hAnsi="標楷體"/>
                </w:rPr>
                <w:t>RegLane</w:t>
              </w:r>
            </w:ins>
          </w:p>
        </w:tc>
        <w:tc>
          <w:tcPr>
            <w:tcW w:w="1944" w:type="pct"/>
            <w:shd w:val="clear" w:color="auto" w:fill="auto"/>
          </w:tcPr>
          <w:p w14:paraId="5526C8F6" w14:textId="77777777" w:rsidR="00A92C7B" w:rsidRPr="008F20B5" w:rsidRDefault="00A92C7B" w:rsidP="0031331B">
            <w:pPr>
              <w:widowControl/>
              <w:rPr>
                <w:ins w:id="307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80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-弄</w:t>
              </w:r>
            </w:ins>
          </w:p>
        </w:tc>
        <w:tc>
          <w:tcPr>
            <w:tcW w:w="278" w:type="pct"/>
            <w:shd w:val="clear" w:color="auto" w:fill="auto"/>
          </w:tcPr>
          <w:p w14:paraId="4BF85FF5" w14:textId="77777777" w:rsidR="00A92C7B" w:rsidRPr="008F20B5" w:rsidRDefault="00A92C7B" w:rsidP="0031331B">
            <w:pPr>
              <w:widowControl/>
              <w:jc w:val="center"/>
              <w:rPr>
                <w:ins w:id="308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8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128604A3" w14:textId="77777777" w:rsidR="00A92C7B" w:rsidRPr="008F20B5" w:rsidDel="00286FD8" w:rsidRDefault="00A92C7B" w:rsidP="0031331B">
            <w:pPr>
              <w:widowControl/>
              <w:jc w:val="center"/>
              <w:rPr>
                <w:ins w:id="308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8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3A6C9165" w14:textId="77777777" w:rsidR="00A92C7B" w:rsidRPr="008F20B5" w:rsidRDefault="00A92C7B" w:rsidP="0031331B">
            <w:pPr>
              <w:widowControl/>
              <w:jc w:val="center"/>
              <w:rPr>
                <w:ins w:id="308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7212A1A9" w14:textId="77777777" w:rsidR="00A92C7B" w:rsidRPr="008F20B5" w:rsidRDefault="00A92C7B" w:rsidP="0031331B">
            <w:pPr>
              <w:widowControl/>
              <w:rPr>
                <w:ins w:id="308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2A4AB17" w14:textId="77777777" w:rsidTr="0031331B">
        <w:trPr>
          <w:trHeight w:val="340"/>
          <w:ins w:id="3087" w:author="家興 余" w:date="2021-03-19T18:08:00Z"/>
        </w:trPr>
        <w:tc>
          <w:tcPr>
            <w:tcW w:w="278" w:type="pct"/>
            <w:shd w:val="clear" w:color="auto" w:fill="auto"/>
          </w:tcPr>
          <w:p w14:paraId="173BA237" w14:textId="77777777" w:rsidR="00A92C7B" w:rsidRPr="008F20B5" w:rsidRDefault="00A92C7B" w:rsidP="0031331B">
            <w:pPr>
              <w:widowControl/>
              <w:jc w:val="center"/>
              <w:rPr>
                <w:ins w:id="308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8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lastRenderedPageBreak/>
                <w:t>20</w:t>
              </w:r>
            </w:ins>
          </w:p>
        </w:tc>
        <w:tc>
          <w:tcPr>
            <w:tcW w:w="722" w:type="pct"/>
            <w:shd w:val="clear" w:color="auto" w:fill="auto"/>
          </w:tcPr>
          <w:p w14:paraId="65CAC5D6" w14:textId="77777777" w:rsidR="00A92C7B" w:rsidRPr="008F20B5" w:rsidRDefault="00A92C7B" w:rsidP="0031331B">
            <w:pPr>
              <w:widowControl/>
              <w:rPr>
                <w:ins w:id="309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91" w:author="家興 余" w:date="2021-03-19T18:08:00Z">
              <w:r w:rsidRPr="004A1C2C">
                <w:rPr>
                  <w:rFonts w:ascii="標楷體" w:eastAsia="標楷體" w:hAnsi="標楷體"/>
                </w:rPr>
                <w:t>RegNum</w:t>
              </w:r>
            </w:ins>
          </w:p>
        </w:tc>
        <w:tc>
          <w:tcPr>
            <w:tcW w:w="1944" w:type="pct"/>
            <w:shd w:val="clear" w:color="auto" w:fill="auto"/>
          </w:tcPr>
          <w:p w14:paraId="2F1482E0" w14:textId="77777777" w:rsidR="00A92C7B" w:rsidRPr="008F20B5" w:rsidRDefault="00A92C7B" w:rsidP="0031331B">
            <w:pPr>
              <w:widowControl/>
              <w:rPr>
                <w:ins w:id="309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93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-號</w:t>
              </w:r>
            </w:ins>
          </w:p>
        </w:tc>
        <w:tc>
          <w:tcPr>
            <w:tcW w:w="278" w:type="pct"/>
            <w:shd w:val="clear" w:color="auto" w:fill="auto"/>
          </w:tcPr>
          <w:p w14:paraId="40EDA6F0" w14:textId="77777777" w:rsidR="00A92C7B" w:rsidRPr="008F20B5" w:rsidRDefault="00A92C7B" w:rsidP="0031331B">
            <w:pPr>
              <w:widowControl/>
              <w:jc w:val="center"/>
              <w:rPr>
                <w:ins w:id="309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9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782A1DAD" w14:textId="77777777" w:rsidR="00A92C7B" w:rsidRPr="008F20B5" w:rsidDel="00286FD8" w:rsidRDefault="00A92C7B" w:rsidP="0031331B">
            <w:pPr>
              <w:widowControl/>
              <w:jc w:val="center"/>
              <w:rPr>
                <w:ins w:id="309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9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02C1638C" w14:textId="77777777" w:rsidR="00A92C7B" w:rsidRPr="008F20B5" w:rsidRDefault="00A92C7B" w:rsidP="0031331B">
            <w:pPr>
              <w:widowControl/>
              <w:jc w:val="center"/>
              <w:rPr>
                <w:ins w:id="309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5014A256" w14:textId="77777777" w:rsidR="00A92C7B" w:rsidRPr="008F20B5" w:rsidRDefault="00A92C7B" w:rsidP="0031331B">
            <w:pPr>
              <w:widowControl/>
              <w:rPr>
                <w:ins w:id="309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3850DC3F" w14:textId="77777777" w:rsidTr="0031331B">
        <w:trPr>
          <w:trHeight w:val="340"/>
          <w:ins w:id="3100" w:author="家興 余" w:date="2021-03-19T18:08:00Z"/>
        </w:trPr>
        <w:tc>
          <w:tcPr>
            <w:tcW w:w="278" w:type="pct"/>
            <w:shd w:val="clear" w:color="auto" w:fill="auto"/>
          </w:tcPr>
          <w:p w14:paraId="424466C6" w14:textId="77777777" w:rsidR="00A92C7B" w:rsidRPr="008F20B5" w:rsidRDefault="00A92C7B" w:rsidP="0031331B">
            <w:pPr>
              <w:widowControl/>
              <w:jc w:val="center"/>
              <w:rPr>
                <w:ins w:id="310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0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21</w:t>
              </w:r>
            </w:ins>
          </w:p>
        </w:tc>
        <w:tc>
          <w:tcPr>
            <w:tcW w:w="722" w:type="pct"/>
            <w:shd w:val="clear" w:color="auto" w:fill="auto"/>
          </w:tcPr>
          <w:p w14:paraId="55279677" w14:textId="77777777" w:rsidR="00A92C7B" w:rsidRPr="008F20B5" w:rsidRDefault="00A92C7B" w:rsidP="0031331B">
            <w:pPr>
              <w:widowControl/>
              <w:rPr>
                <w:ins w:id="310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04" w:author="家興 余" w:date="2021-03-19T18:08:00Z">
              <w:r w:rsidRPr="004A1C2C">
                <w:rPr>
                  <w:rFonts w:ascii="標楷體" w:eastAsia="標楷體" w:hAnsi="標楷體"/>
                </w:rPr>
                <w:t>RegNumDash</w:t>
              </w:r>
            </w:ins>
          </w:p>
        </w:tc>
        <w:tc>
          <w:tcPr>
            <w:tcW w:w="1944" w:type="pct"/>
            <w:shd w:val="clear" w:color="auto" w:fill="auto"/>
          </w:tcPr>
          <w:p w14:paraId="6AC43995" w14:textId="77777777" w:rsidR="00A92C7B" w:rsidRPr="008F20B5" w:rsidRDefault="00A92C7B" w:rsidP="0031331B">
            <w:pPr>
              <w:widowControl/>
              <w:rPr>
                <w:ins w:id="310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06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-號之</w:t>
              </w:r>
            </w:ins>
          </w:p>
        </w:tc>
        <w:tc>
          <w:tcPr>
            <w:tcW w:w="278" w:type="pct"/>
            <w:shd w:val="clear" w:color="auto" w:fill="auto"/>
          </w:tcPr>
          <w:p w14:paraId="04E1E79E" w14:textId="77777777" w:rsidR="00A92C7B" w:rsidRPr="008F20B5" w:rsidRDefault="00A92C7B" w:rsidP="0031331B">
            <w:pPr>
              <w:widowControl/>
              <w:jc w:val="center"/>
              <w:rPr>
                <w:ins w:id="310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0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697F4DD2" w14:textId="77777777" w:rsidR="00A92C7B" w:rsidRPr="008F20B5" w:rsidDel="00286FD8" w:rsidRDefault="00A92C7B" w:rsidP="0031331B">
            <w:pPr>
              <w:widowControl/>
              <w:jc w:val="center"/>
              <w:rPr>
                <w:ins w:id="310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1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53D95EAF" w14:textId="77777777" w:rsidR="00A92C7B" w:rsidRPr="008F20B5" w:rsidRDefault="00A92C7B" w:rsidP="0031331B">
            <w:pPr>
              <w:widowControl/>
              <w:jc w:val="center"/>
              <w:rPr>
                <w:ins w:id="311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551240E8" w14:textId="77777777" w:rsidR="00A92C7B" w:rsidRPr="008F20B5" w:rsidRDefault="00A92C7B" w:rsidP="0031331B">
            <w:pPr>
              <w:widowControl/>
              <w:rPr>
                <w:ins w:id="311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D052D0D" w14:textId="77777777" w:rsidTr="0031331B">
        <w:trPr>
          <w:trHeight w:val="340"/>
          <w:ins w:id="3113" w:author="家興 余" w:date="2021-03-19T18:08:00Z"/>
        </w:trPr>
        <w:tc>
          <w:tcPr>
            <w:tcW w:w="278" w:type="pct"/>
            <w:shd w:val="clear" w:color="auto" w:fill="auto"/>
          </w:tcPr>
          <w:p w14:paraId="111E402B" w14:textId="77777777" w:rsidR="00A92C7B" w:rsidRPr="008F20B5" w:rsidRDefault="00A92C7B" w:rsidP="0031331B">
            <w:pPr>
              <w:widowControl/>
              <w:jc w:val="center"/>
              <w:rPr>
                <w:ins w:id="311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1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22</w:t>
              </w:r>
            </w:ins>
          </w:p>
        </w:tc>
        <w:tc>
          <w:tcPr>
            <w:tcW w:w="722" w:type="pct"/>
            <w:shd w:val="clear" w:color="auto" w:fill="auto"/>
          </w:tcPr>
          <w:p w14:paraId="50907EF2" w14:textId="77777777" w:rsidR="00A92C7B" w:rsidRPr="008F20B5" w:rsidRDefault="00A92C7B" w:rsidP="0031331B">
            <w:pPr>
              <w:widowControl/>
              <w:rPr>
                <w:ins w:id="311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17" w:author="家興 余" w:date="2021-03-19T18:08:00Z">
              <w:r w:rsidRPr="004A1C2C">
                <w:rPr>
                  <w:rFonts w:ascii="標楷體" w:eastAsia="標楷體" w:hAnsi="標楷體"/>
                </w:rPr>
                <w:t>RegFloor</w:t>
              </w:r>
            </w:ins>
          </w:p>
        </w:tc>
        <w:tc>
          <w:tcPr>
            <w:tcW w:w="1944" w:type="pct"/>
            <w:shd w:val="clear" w:color="auto" w:fill="auto"/>
          </w:tcPr>
          <w:p w14:paraId="5262F523" w14:textId="77777777" w:rsidR="00A92C7B" w:rsidRPr="008F20B5" w:rsidRDefault="00A92C7B" w:rsidP="0031331B">
            <w:pPr>
              <w:widowControl/>
              <w:rPr>
                <w:ins w:id="311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19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-樓</w:t>
              </w:r>
            </w:ins>
          </w:p>
        </w:tc>
        <w:tc>
          <w:tcPr>
            <w:tcW w:w="278" w:type="pct"/>
            <w:shd w:val="clear" w:color="auto" w:fill="auto"/>
          </w:tcPr>
          <w:p w14:paraId="396316C8" w14:textId="77777777" w:rsidR="00A92C7B" w:rsidRPr="008F20B5" w:rsidRDefault="00A92C7B" w:rsidP="0031331B">
            <w:pPr>
              <w:widowControl/>
              <w:jc w:val="center"/>
              <w:rPr>
                <w:ins w:id="312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2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296DD30B" w14:textId="77777777" w:rsidR="00A92C7B" w:rsidRPr="008F20B5" w:rsidDel="00286FD8" w:rsidRDefault="00A92C7B" w:rsidP="0031331B">
            <w:pPr>
              <w:widowControl/>
              <w:jc w:val="center"/>
              <w:rPr>
                <w:ins w:id="312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2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75462569" w14:textId="77777777" w:rsidR="00A92C7B" w:rsidRPr="008F20B5" w:rsidRDefault="00A92C7B" w:rsidP="0031331B">
            <w:pPr>
              <w:widowControl/>
              <w:jc w:val="center"/>
              <w:rPr>
                <w:ins w:id="312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1F1613E0" w14:textId="77777777" w:rsidR="00A92C7B" w:rsidRPr="008F20B5" w:rsidRDefault="00A92C7B" w:rsidP="0031331B">
            <w:pPr>
              <w:widowControl/>
              <w:rPr>
                <w:ins w:id="312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5E3A54B" w14:textId="77777777" w:rsidTr="0031331B">
        <w:trPr>
          <w:trHeight w:val="340"/>
          <w:ins w:id="3126" w:author="家興 余" w:date="2021-03-19T18:08:00Z"/>
        </w:trPr>
        <w:tc>
          <w:tcPr>
            <w:tcW w:w="278" w:type="pct"/>
            <w:shd w:val="clear" w:color="auto" w:fill="auto"/>
          </w:tcPr>
          <w:p w14:paraId="3A9E19CC" w14:textId="77777777" w:rsidR="00A92C7B" w:rsidRPr="008F20B5" w:rsidRDefault="00A92C7B" w:rsidP="0031331B">
            <w:pPr>
              <w:widowControl/>
              <w:jc w:val="center"/>
              <w:rPr>
                <w:ins w:id="312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2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23</w:t>
              </w:r>
            </w:ins>
          </w:p>
        </w:tc>
        <w:tc>
          <w:tcPr>
            <w:tcW w:w="722" w:type="pct"/>
            <w:shd w:val="clear" w:color="auto" w:fill="auto"/>
          </w:tcPr>
          <w:p w14:paraId="5E508B49" w14:textId="77777777" w:rsidR="00A92C7B" w:rsidRPr="008F20B5" w:rsidRDefault="00A92C7B" w:rsidP="0031331B">
            <w:pPr>
              <w:widowControl/>
              <w:rPr>
                <w:ins w:id="312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30" w:author="家興 余" w:date="2021-03-19T18:08:00Z">
              <w:r w:rsidRPr="004A1C2C">
                <w:rPr>
                  <w:rFonts w:ascii="標楷體" w:eastAsia="標楷體" w:hAnsi="標楷體"/>
                </w:rPr>
                <w:t>RegFloorDash</w:t>
              </w:r>
            </w:ins>
          </w:p>
        </w:tc>
        <w:tc>
          <w:tcPr>
            <w:tcW w:w="1944" w:type="pct"/>
            <w:shd w:val="clear" w:color="auto" w:fill="auto"/>
          </w:tcPr>
          <w:p w14:paraId="52FC6A1A" w14:textId="77777777" w:rsidR="00A92C7B" w:rsidRPr="008F20B5" w:rsidRDefault="00A92C7B" w:rsidP="0031331B">
            <w:pPr>
              <w:widowControl/>
              <w:rPr>
                <w:ins w:id="313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32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-樓之</w:t>
              </w:r>
            </w:ins>
          </w:p>
        </w:tc>
        <w:tc>
          <w:tcPr>
            <w:tcW w:w="278" w:type="pct"/>
            <w:shd w:val="clear" w:color="auto" w:fill="auto"/>
          </w:tcPr>
          <w:p w14:paraId="387F4794" w14:textId="77777777" w:rsidR="00A92C7B" w:rsidRPr="008F20B5" w:rsidRDefault="00A92C7B" w:rsidP="0031331B">
            <w:pPr>
              <w:widowControl/>
              <w:jc w:val="center"/>
              <w:rPr>
                <w:ins w:id="313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3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05E9D455" w14:textId="77777777" w:rsidR="00A92C7B" w:rsidRPr="008F20B5" w:rsidDel="00286FD8" w:rsidRDefault="00A92C7B" w:rsidP="0031331B">
            <w:pPr>
              <w:widowControl/>
              <w:jc w:val="center"/>
              <w:rPr>
                <w:ins w:id="313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3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76837301" w14:textId="77777777" w:rsidR="00A92C7B" w:rsidRPr="008F20B5" w:rsidRDefault="00A92C7B" w:rsidP="0031331B">
            <w:pPr>
              <w:widowControl/>
              <w:jc w:val="center"/>
              <w:rPr>
                <w:ins w:id="313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2BDFDB0F" w14:textId="77777777" w:rsidR="00A92C7B" w:rsidRPr="008F20B5" w:rsidRDefault="00A92C7B" w:rsidP="0031331B">
            <w:pPr>
              <w:widowControl/>
              <w:rPr>
                <w:ins w:id="313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16C230D" w14:textId="77777777" w:rsidTr="0031331B">
        <w:trPr>
          <w:trHeight w:val="340"/>
          <w:ins w:id="3139" w:author="家興 余" w:date="2021-03-19T18:08:00Z"/>
        </w:trPr>
        <w:tc>
          <w:tcPr>
            <w:tcW w:w="278" w:type="pct"/>
            <w:shd w:val="clear" w:color="auto" w:fill="auto"/>
          </w:tcPr>
          <w:p w14:paraId="4948F5BA" w14:textId="77777777" w:rsidR="00A92C7B" w:rsidRPr="008F20B5" w:rsidRDefault="00A92C7B" w:rsidP="0031331B">
            <w:pPr>
              <w:widowControl/>
              <w:jc w:val="center"/>
              <w:rPr>
                <w:ins w:id="314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4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24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0F07C55A" w14:textId="77777777" w:rsidR="00A92C7B" w:rsidRPr="008F20B5" w:rsidRDefault="00A92C7B" w:rsidP="0031331B">
            <w:pPr>
              <w:widowControl/>
              <w:rPr>
                <w:ins w:id="314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4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CurrZip3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382ACCF0" w14:textId="77777777" w:rsidR="00A92C7B" w:rsidRPr="008F20B5" w:rsidRDefault="00A92C7B" w:rsidP="0031331B">
            <w:pPr>
              <w:widowControl/>
              <w:rPr>
                <w:ins w:id="314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45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-郵遞區號前三碼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5D04D25A" w14:textId="77777777" w:rsidR="00A92C7B" w:rsidRPr="008F20B5" w:rsidRDefault="00A92C7B" w:rsidP="0031331B">
            <w:pPr>
              <w:widowControl/>
              <w:jc w:val="center"/>
              <w:rPr>
                <w:ins w:id="314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4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1D06A542" w14:textId="77777777" w:rsidR="00A92C7B" w:rsidRPr="008F20B5" w:rsidRDefault="00A92C7B" w:rsidP="0031331B">
            <w:pPr>
              <w:widowControl/>
              <w:jc w:val="center"/>
              <w:rPr>
                <w:ins w:id="314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4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</w:p>
        </w:tc>
        <w:tc>
          <w:tcPr>
            <w:tcW w:w="278" w:type="pct"/>
          </w:tcPr>
          <w:p w14:paraId="22FE914C" w14:textId="77777777" w:rsidR="00A92C7B" w:rsidRPr="008F20B5" w:rsidRDefault="00A92C7B" w:rsidP="0031331B">
            <w:pPr>
              <w:widowControl/>
              <w:jc w:val="center"/>
              <w:rPr>
                <w:ins w:id="315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51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1B18CC8E" w14:textId="77777777" w:rsidR="00A92C7B" w:rsidRPr="008F20B5" w:rsidRDefault="00A92C7B" w:rsidP="0031331B">
            <w:pPr>
              <w:widowControl/>
              <w:rPr>
                <w:ins w:id="315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31A738EC" w14:textId="77777777" w:rsidTr="0031331B">
        <w:trPr>
          <w:trHeight w:val="340"/>
          <w:ins w:id="3153" w:author="家興 余" w:date="2021-03-19T18:08:00Z"/>
        </w:trPr>
        <w:tc>
          <w:tcPr>
            <w:tcW w:w="278" w:type="pct"/>
            <w:shd w:val="clear" w:color="auto" w:fill="auto"/>
          </w:tcPr>
          <w:p w14:paraId="4C897DCB" w14:textId="77777777" w:rsidR="00A92C7B" w:rsidRPr="008F20B5" w:rsidRDefault="00A92C7B" w:rsidP="0031331B">
            <w:pPr>
              <w:widowControl/>
              <w:jc w:val="center"/>
              <w:rPr>
                <w:ins w:id="315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5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25</w:t>
              </w:r>
            </w:ins>
          </w:p>
        </w:tc>
        <w:tc>
          <w:tcPr>
            <w:tcW w:w="722" w:type="pct"/>
            <w:shd w:val="clear" w:color="auto" w:fill="auto"/>
          </w:tcPr>
          <w:p w14:paraId="51ABA6F1" w14:textId="77777777" w:rsidR="00A92C7B" w:rsidRPr="008F20B5" w:rsidRDefault="00A92C7B" w:rsidP="0031331B">
            <w:pPr>
              <w:widowControl/>
              <w:rPr>
                <w:ins w:id="315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5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CurrZip2</w:t>
              </w:r>
            </w:ins>
          </w:p>
        </w:tc>
        <w:tc>
          <w:tcPr>
            <w:tcW w:w="1944" w:type="pct"/>
            <w:shd w:val="clear" w:color="auto" w:fill="auto"/>
          </w:tcPr>
          <w:p w14:paraId="41304F5B" w14:textId="77777777" w:rsidR="00A92C7B" w:rsidRPr="008F20B5" w:rsidRDefault="00A92C7B" w:rsidP="0031331B">
            <w:pPr>
              <w:widowControl/>
              <w:rPr>
                <w:ins w:id="315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59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-郵遞區號後兩碼</w:t>
              </w:r>
            </w:ins>
          </w:p>
        </w:tc>
        <w:tc>
          <w:tcPr>
            <w:tcW w:w="278" w:type="pct"/>
            <w:shd w:val="clear" w:color="auto" w:fill="auto"/>
          </w:tcPr>
          <w:p w14:paraId="75612DCC" w14:textId="77777777" w:rsidR="00A92C7B" w:rsidRPr="008F20B5" w:rsidRDefault="00A92C7B" w:rsidP="0031331B">
            <w:pPr>
              <w:widowControl/>
              <w:jc w:val="center"/>
              <w:rPr>
                <w:ins w:id="316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6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2C26DFD9" w14:textId="77777777" w:rsidR="00A92C7B" w:rsidRPr="008F20B5" w:rsidRDefault="00A92C7B" w:rsidP="0031331B">
            <w:pPr>
              <w:widowControl/>
              <w:jc w:val="center"/>
              <w:rPr>
                <w:ins w:id="316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63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3</w:t>
              </w:r>
            </w:ins>
          </w:p>
        </w:tc>
        <w:tc>
          <w:tcPr>
            <w:tcW w:w="278" w:type="pct"/>
          </w:tcPr>
          <w:p w14:paraId="6A6661AB" w14:textId="77777777" w:rsidR="00A92C7B" w:rsidRPr="008F20B5" w:rsidRDefault="00A92C7B" w:rsidP="0031331B">
            <w:pPr>
              <w:widowControl/>
              <w:jc w:val="center"/>
              <w:rPr>
                <w:ins w:id="316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74BDD527" w14:textId="77777777" w:rsidR="00A92C7B" w:rsidRPr="008F20B5" w:rsidRDefault="00A92C7B" w:rsidP="0031331B">
            <w:pPr>
              <w:widowControl/>
              <w:rPr>
                <w:ins w:id="316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66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 xml:space="preserve">　</w:t>
              </w:r>
            </w:ins>
          </w:p>
        </w:tc>
      </w:tr>
      <w:tr w:rsidR="00A92C7B" w:rsidRPr="008F20B5" w14:paraId="1D60DB03" w14:textId="77777777" w:rsidTr="0031331B">
        <w:trPr>
          <w:trHeight w:val="340"/>
          <w:ins w:id="3167" w:author="家興 余" w:date="2021-03-19T18:08:00Z"/>
        </w:trPr>
        <w:tc>
          <w:tcPr>
            <w:tcW w:w="278" w:type="pct"/>
            <w:shd w:val="clear" w:color="auto" w:fill="auto"/>
          </w:tcPr>
          <w:p w14:paraId="773F8408" w14:textId="77777777" w:rsidR="00A92C7B" w:rsidRPr="008F20B5" w:rsidRDefault="00A92C7B" w:rsidP="0031331B">
            <w:pPr>
              <w:widowControl/>
              <w:jc w:val="center"/>
              <w:rPr>
                <w:ins w:id="316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6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26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5AB91FFD" w14:textId="77777777" w:rsidR="00A92C7B" w:rsidRPr="008F20B5" w:rsidRDefault="00A92C7B" w:rsidP="0031331B">
            <w:pPr>
              <w:widowControl/>
              <w:rPr>
                <w:ins w:id="317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7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CurrCityCode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0B0D1B22" w14:textId="77777777" w:rsidR="00A92C7B" w:rsidRPr="008F20B5" w:rsidRDefault="00A92C7B" w:rsidP="0031331B">
            <w:pPr>
              <w:widowControl/>
              <w:rPr>
                <w:ins w:id="317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73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-縣市代碼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10D6A240" w14:textId="77777777" w:rsidR="00A92C7B" w:rsidRPr="008F20B5" w:rsidRDefault="00A92C7B" w:rsidP="0031331B">
            <w:pPr>
              <w:widowControl/>
              <w:jc w:val="center"/>
              <w:rPr>
                <w:ins w:id="317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7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151B1BE3" w14:textId="77777777" w:rsidR="00A92C7B" w:rsidRPr="008F20B5" w:rsidRDefault="00A92C7B" w:rsidP="0031331B">
            <w:pPr>
              <w:widowControl/>
              <w:jc w:val="center"/>
              <w:rPr>
                <w:ins w:id="317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7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78" w:type="pct"/>
          </w:tcPr>
          <w:p w14:paraId="4C099481" w14:textId="77777777" w:rsidR="00A92C7B" w:rsidRDefault="00A92C7B" w:rsidP="0031331B">
            <w:pPr>
              <w:widowControl/>
              <w:jc w:val="center"/>
              <w:rPr>
                <w:ins w:id="317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79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692E5D1" w14:textId="77777777" w:rsidR="00A92C7B" w:rsidRDefault="00A92C7B" w:rsidP="0031331B">
            <w:pPr>
              <w:rPr>
                <w:ins w:id="3180" w:author="家興 余" w:date="2021-03-19T18:08:00Z"/>
                <w:rFonts w:ascii="標楷體" w:eastAsia="標楷體" w:hAnsi="標楷體"/>
              </w:rPr>
            </w:pPr>
            <w:ins w:id="3181" w:author="家興 余" w:date="2021-03-19T18:08:00Z">
              <w:r>
                <w:rPr>
                  <w:rFonts w:ascii="標楷體" w:eastAsia="標楷體" w:hAnsi="標楷體" w:hint="eastAsia"/>
                </w:rPr>
                <w:t>需</w:t>
              </w:r>
              <w:r w:rsidRPr="00A92ECC">
                <w:rPr>
                  <w:rFonts w:ascii="標楷體" w:eastAsia="標楷體" w:hAnsi="標楷體" w:hint="eastAsia"/>
                </w:rPr>
                <w:t>數字左補0</w:t>
              </w:r>
            </w:ins>
          </w:p>
          <w:p w14:paraId="6C874B4E" w14:textId="77777777" w:rsidR="00A92C7B" w:rsidRPr="008F20B5" w:rsidRDefault="00A92C7B" w:rsidP="0031331B">
            <w:pPr>
              <w:widowControl/>
              <w:rPr>
                <w:ins w:id="318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83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原A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S400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代碼(L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轉換為新代碼)</w:t>
              </w:r>
            </w:ins>
          </w:p>
        </w:tc>
      </w:tr>
      <w:tr w:rsidR="00A92C7B" w:rsidRPr="008F20B5" w14:paraId="0578F556" w14:textId="77777777" w:rsidTr="0031331B">
        <w:trPr>
          <w:trHeight w:val="340"/>
          <w:ins w:id="3184" w:author="家興 余" w:date="2021-03-19T18:08:00Z"/>
        </w:trPr>
        <w:tc>
          <w:tcPr>
            <w:tcW w:w="278" w:type="pct"/>
            <w:shd w:val="clear" w:color="auto" w:fill="auto"/>
          </w:tcPr>
          <w:p w14:paraId="27BEB651" w14:textId="77777777" w:rsidR="00A92C7B" w:rsidRPr="008F20B5" w:rsidRDefault="00A92C7B" w:rsidP="0031331B">
            <w:pPr>
              <w:widowControl/>
              <w:jc w:val="center"/>
              <w:rPr>
                <w:ins w:id="318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8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27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5A650C0E" w14:textId="77777777" w:rsidR="00A92C7B" w:rsidRPr="008F20B5" w:rsidRDefault="00A92C7B" w:rsidP="0031331B">
            <w:pPr>
              <w:widowControl/>
              <w:rPr>
                <w:ins w:id="318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8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CurrAreaCode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718C4BA0" w14:textId="77777777" w:rsidR="00A92C7B" w:rsidRPr="008F20B5" w:rsidRDefault="00A92C7B" w:rsidP="0031331B">
            <w:pPr>
              <w:widowControl/>
              <w:rPr>
                <w:ins w:id="318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90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-鄉鎮市區代碼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2E3E3176" w14:textId="77777777" w:rsidR="00A92C7B" w:rsidRPr="008F20B5" w:rsidRDefault="00A92C7B" w:rsidP="0031331B">
            <w:pPr>
              <w:widowControl/>
              <w:jc w:val="center"/>
              <w:rPr>
                <w:ins w:id="319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9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22FC4AEB" w14:textId="77777777" w:rsidR="00A92C7B" w:rsidRPr="008F20B5" w:rsidRDefault="00A92C7B" w:rsidP="0031331B">
            <w:pPr>
              <w:widowControl/>
              <w:jc w:val="center"/>
              <w:rPr>
                <w:ins w:id="319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9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</w:p>
        </w:tc>
        <w:tc>
          <w:tcPr>
            <w:tcW w:w="278" w:type="pct"/>
          </w:tcPr>
          <w:p w14:paraId="43D2E50C" w14:textId="77777777" w:rsidR="00A92C7B" w:rsidRPr="008F20B5" w:rsidRDefault="00A92C7B" w:rsidP="0031331B">
            <w:pPr>
              <w:widowControl/>
              <w:jc w:val="center"/>
              <w:rPr>
                <w:ins w:id="319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96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vAlign w:val="center"/>
          </w:tcPr>
          <w:p w14:paraId="0CA9E8BC" w14:textId="77777777" w:rsidR="00A92C7B" w:rsidRDefault="00A92C7B" w:rsidP="0031331B">
            <w:pPr>
              <w:rPr>
                <w:ins w:id="3197" w:author="家興 余" w:date="2021-03-19T18:08:00Z"/>
                <w:rFonts w:ascii="標楷體" w:eastAsia="標楷體" w:hAnsi="標楷體"/>
              </w:rPr>
            </w:pPr>
            <w:ins w:id="3198" w:author="家興 余" w:date="2021-03-19T18:08:00Z">
              <w:r>
                <w:rPr>
                  <w:rFonts w:ascii="標楷體" w:eastAsia="標楷體" w:hAnsi="標楷體" w:hint="eastAsia"/>
                </w:rPr>
                <w:t>需</w:t>
              </w:r>
              <w:r w:rsidRPr="00A92ECC">
                <w:rPr>
                  <w:rFonts w:ascii="標楷體" w:eastAsia="標楷體" w:hAnsi="標楷體" w:hint="eastAsia"/>
                </w:rPr>
                <w:t>數字左補0</w:t>
              </w:r>
              <w:r>
                <w:rPr>
                  <w:rFonts w:ascii="標楷體" w:eastAsia="標楷體" w:hAnsi="標楷體" w:hint="eastAsia"/>
                </w:rPr>
                <w:t>滿兩位</w:t>
              </w:r>
            </w:ins>
          </w:p>
          <w:p w14:paraId="6D5232EF" w14:textId="77777777" w:rsidR="00A92C7B" w:rsidRPr="008F20B5" w:rsidRDefault="00A92C7B" w:rsidP="0031331B">
            <w:pPr>
              <w:widowControl/>
              <w:rPr>
                <w:ins w:id="319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0D9001E" w14:textId="77777777" w:rsidTr="0031331B">
        <w:trPr>
          <w:trHeight w:val="340"/>
          <w:ins w:id="3200" w:author="家興 余" w:date="2021-03-19T18:08:00Z"/>
        </w:trPr>
        <w:tc>
          <w:tcPr>
            <w:tcW w:w="278" w:type="pct"/>
            <w:shd w:val="clear" w:color="auto" w:fill="auto"/>
          </w:tcPr>
          <w:p w14:paraId="0C68971F" w14:textId="77777777" w:rsidR="00A92C7B" w:rsidRPr="008F20B5" w:rsidRDefault="00A92C7B" w:rsidP="0031331B">
            <w:pPr>
              <w:widowControl/>
              <w:jc w:val="center"/>
              <w:rPr>
                <w:ins w:id="320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0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28</w:t>
              </w:r>
            </w:ins>
          </w:p>
        </w:tc>
        <w:tc>
          <w:tcPr>
            <w:tcW w:w="722" w:type="pct"/>
            <w:shd w:val="clear" w:color="auto" w:fill="auto"/>
          </w:tcPr>
          <w:p w14:paraId="237A408D" w14:textId="77777777" w:rsidR="00A92C7B" w:rsidRPr="008F20B5" w:rsidRDefault="00A92C7B" w:rsidP="0031331B">
            <w:pPr>
              <w:widowControl/>
              <w:rPr>
                <w:ins w:id="320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0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CurrRoad</w:t>
              </w:r>
            </w:ins>
          </w:p>
        </w:tc>
        <w:tc>
          <w:tcPr>
            <w:tcW w:w="1944" w:type="pct"/>
            <w:shd w:val="clear" w:color="auto" w:fill="auto"/>
          </w:tcPr>
          <w:p w14:paraId="240B3538" w14:textId="77777777" w:rsidR="00A92C7B" w:rsidRPr="008F20B5" w:rsidRDefault="00A92C7B" w:rsidP="0031331B">
            <w:pPr>
              <w:widowControl/>
              <w:rPr>
                <w:ins w:id="320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06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-路名</w:t>
              </w:r>
            </w:ins>
          </w:p>
        </w:tc>
        <w:tc>
          <w:tcPr>
            <w:tcW w:w="278" w:type="pct"/>
            <w:shd w:val="clear" w:color="auto" w:fill="auto"/>
          </w:tcPr>
          <w:p w14:paraId="5D057092" w14:textId="77777777" w:rsidR="00A92C7B" w:rsidRPr="008F20B5" w:rsidRDefault="00A92C7B" w:rsidP="0031331B">
            <w:pPr>
              <w:widowControl/>
              <w:jc w:val="center"/>
              <w:rPr>
                <w:ins w:id="320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0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34BC78F7" w14:textId="77777777" w:rsidR="00A92C7B" w:rsidRPr="008F20B5" w:rsidDel="00286FD8" w:rsidRDefault="00A92C7B" w:rsidP="0031331B">
            <w:pPr>
              <w:widowControl/>
              <w:jc w:val="center"/>
              <w:rPr>
                <w:ins w:id="320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1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40</w:t>
              </w:r>
            </w:ins>
          </w:p>
        </w:tc>
        <w:tc>
          <w:tcPr>
            <w:tcW w:w="278" w:type="pct"/>
          </w:tcPr>
          <w:p w14:paraId="3D797319" w14:textId="77777777" w:rsidR="00A92C7B" w:rsidRPr="008F20B5" w:rsidRDefault="00A92C7B" w:rsidP="0031331B">
            <w:pPr>
              <w:widowControl/>
              <w:jc w:val="center"/>
              <w:rPr>
                <w:ins w:id="321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774157FA" w14:textId="77777777" w:rsidR="00A92C7B" w:rsidRPr="008F20B5" w:rsidRDefault="00A92C7B" w:rsidP="0031331B">
            <w:pPr>
              <w:widowControl/>
              <w:rPr>
                <w:ins w:id="321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13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如不規則門牌,輸入這裡</w:t>
              </w:r>
            </w:ins>
          </w:p>
        </w:tc>
      </w:tr>
      <w:tr w:rsidR="00A92C7B" w:rsidRPr="008F20B5" w14:paraId="03C077E4" w14:textId="77777777" w:rsidTr="0031331B">
        <w:trPr>
          <w:trHeight w:val="340"/>
          <w:ins w:id="3214" w:author="家興 余" w:date="2021-03-19T18:08:00Z"/>
        </w:trPr>
        <w:tc>
          <w:tcPr>
            <w:tcW w:w="278" w:type="pct"/>
            <w:shd w:val="clear" w:color="auto" w:fill="auto"/>
          </w:tcPr>
          <w:p w14:paraId="3FE640C3" w14:textId="77777777" w:rsidR="00A92C7B" w:rsidRPr="008F20B5" w:rsidRDefault="00A92C7B" w:rsidP="0031331B">
            <w:pPr>
              <w:widowControl/>
              <w:jc w:val="center"/>
              <w:rPr>
                <w:ins w:id="321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1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29</w:t>
              </w:r>
            </w:ins>
          </w:p>
        </w:tc>
        <w:tc>
          <w:tcPr>
            <w:tcW w:w="722" w:type="pct"/>
            <w:shd w:val="clear" w:color="auto" w:fill="auto"/>
          </w:tcPr>
          <w:p w14:paraId="7F4F45B6" w14:textId="77777777" w:rsidR="00A92C7B" w:rsidRPr="008F20B5" w:rsidRDefault="00A92C7B" w:rsidP="0031331B">
            <w:pPr>
              <w:widowControl/>
              <w:rPr>
                <w:ins w:id="321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1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CurrSection</w:t>
              </w:r>
            </w:ins>
          </w:p>
        </w:tc>
        <w:tc>
          <w:tcPr>
            <w:tcW w:w="1944" w:type="pct"/>
            <w:shd w:val="clear" w:color="auto" w:fill="auto"/>
          </w:tcPr>
          <w:p w14:paraId="1F326542" w14:textId="77777777" w:rsidR="00A92C7B" w:rsidRPr="008F20B5" w:rsidRDefault="00A92C7B" w:rsidP="0031331B">
            <w:pPr>
              <w:widowControl/>
              <w:rPr>
                <w:ins w:id="321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20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-段</w:t>
              </w:r>
            </w:ins>
          </w:p>
        </w:tc>
        <w:tc>
          <w:tcPr>
            <w:tcW w:w="278" w:type="pct"/>
            <w:shd w:val="clear" w:color="auto" w:fill="auto"/>
          </w:tcPr>
          <w:p w14:paraId="6B635E7B" w14:textId="77777777" w:rsidR="00A92C7B" w:rsidRPr="008F20B5" w:rsidRDefault="00A92C7B" w:rsidP="0031331B">
            <w:pPr>
              <w:widowControl/>
              <w:jc w:val="center"/>
              <w:rPr>
                <w:ins w:id="322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2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5E2C75CA" w14:textId="77777777" w:rsidR="00A92C7B" w:rsidRPr="008F20B5" w:rsidDel="00286FD8" w:rsidRDefault="00A92C7B" w:rsidP="0031331B">
            <w:pPr>
              <w:widowControl/>
              <w:jc w:val="center"/>
              <w:rPr>
                <w:ins w:id="322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2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6AAFAFCE" w14:textId="77777777" w:rsidR="00A92C7B" w:rsidRPr="008F20B5" w:rsidRDefault="00A92C7B" w:rsidP="0031331B">
            <w:pPr>
              <w:widowControl/>
              <w:jc w:val="center"/>
              <w:rPr>
                <w:ins w:id="322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70F8617A" w14:textId="77777777" w:rsidR="00A92C7B" w:rsidRPr="008F20B5" w:rsidRDefault="00A92C7B" w:rsidP="0031331B">
            <w:pPr>
              <w:widowControl/>
              <w:rPr>
                <w:ins w:id="322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7A8854E" w14:textId="77777777" w:rsidTr="0031331B">
        <w:trPr>
          <w:trHeight w:val="340"/>
          <w:ins w:id="3227" w:author="家興 余" w:date="2021-03-19T18:08:00Z"/>
        </w:trPr>
        <w:tc>
          <w:tcPr>
            <w:tcW w:w="278" w:type="pct"/>
            <w:shd w:val="clear" w:color="auto" w:fill="auto"/>
          </w:tcPr>
          <w:p w14:paraId="09C40EF8" w14:textId="77777777" w:rsidR="00A92C7B" w:rsidRPr="008F20B5" w:rsidRDefault="00A92C7B" w:rsidP="0031331B">
            <w:pPr>
              <w:widowControl/>
              <w:jc w:val="center"/>
              <w:rPr>
                <w:ins w:id="322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2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30</w:t>
              </w:r>
            </w:ins>
          </w:p>
        </w:tc>
        <w:tc>
          <w:tcPr>
            <w:tcW w:w="722" w:type="pct"/>
            <w:shd w:val="clear" w:color="auto" w:fill="auto"/>
          </w:tcPr>
          <w:p w14:paraId="417EE8DB" w14:textId="77777777" w:rsidR="00A92C7B" w:rsidRPr="008F20B5" w:rsidRDefault="00A92C7B" w:rsidP="0031331B">
            <w:pPr>
              <w:widowControl/>
              <w:rPr>
                <w:ins w:id="323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31" w:author="家興 余" w:date="2021-03-19T18:08:00Z">
              <w:r w:rsidRPr="004A1C2C">
                <w:rPr>
                  <w:rFonts w:ascii="標楷體" w:eastAsia="標楷體" w:hAnsi="標楷體"/>
                </w:rPr>
                <w:t>CurrAlley</w:t>
              </w:r>
            </w:ins>
          </w:p>
        </w:tc>
        <w:tc>
          <w:tcPr>
            <w:tcW w:w="1944" w:type="pct"/>
            <w:shd w:val="clear" w:color="auto" w:fill="auto"/>
          </w:tcPr>
          <w:p w14:paraId="3CB7EC34" w14:textId="77777777" w:rsidR="00A92C7B" w:rsidRPr="008F20B5" w:rsidRDefault="00A92C7B" w:rsidP="0031331B">
            <w:pPr>
              <w:widowControl/>
              <w:rPr>
                <w:ins w:id="323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33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-巷</w:t>
              </w:r>
            </w:ins>
          </w:p>
        </w:tc>
        <w:tc>
          <w:tcPr>
            <w:tcW w:w="278" w:type="pct"/>
            <w:shd w:val="clear" w:color="auto" w:fill="auto"/>
          </w:tcPr>
          <w:p w14:paraId="76ED6E24" w14:textId="77777777" w:rsidR="00A92C7B" w:rsidRPr="008F20B5" w:rsidRDefault="00A92C7B" w:rsidP="0031331B">
            <w:pPr>
              <w:widowControl/>
              <w:jc w:val="center"/>
              <w:rPr>
                <w:ins w:id="323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3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0DA74076" w14:textId="77777777" w:rsidR="00A92C7B" w:rsidRPr="008F20B5" w:rsidDel="00286FD8" w:rsidRDefault="00A92C7B" w:rsidP="0031331B">
            <w:pPr>
              <w:widowControl/>
              <w:jc w:val="center"/>
              <w:rPr>
                <w:ins w:id="323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3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64609933" w14:textId="77777777" w:rsidR="00A92C7B" w:rsidRPr="008F20B5" w:rsidRDefault="00A92C7B" w:rsidP="0031331B">
            <w:pPr>
              <w:widowControl/>
              <w:jc w:val="center"/>
              <w:rPr>
                <w:ins w:id="323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68E22B6B" w14:textId="77777777" w:rsidR="00A92C7B" w:rsidRPr="008F20B5" w:rsidRDefault="00A92C7B" w:rsidP="0031331B">
            <w:pPr>
              <w:widowControl/>
              <w:rPr>
                <w:ins w:id="323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54AB2C6E" w14:textId="77777777" w:rsidTr="0031331B">
        <w:trPr>
          <w:trHeight w:val="340"/>
          <w:ins w:id="3240" w:author="家興 余" w:date="2021-03-19T18:08:00Z"/>
        </w:trPr>
        <w:tc>
          <w:tcPr>
            <w:tcW w:w="278" w:type="pct"/>
            <w:shd w:val="clear" w:color="auto" w:fill="auto"/>
          </w:tcPr>
          <w:p w14:paraId="270EEE95" w14:textId="77777777" w:rsidR="00A92C7B" w:rsidRPr="008F20B5" w:rsidRDefault="00A92C7B" w:rsidP="0031331B">
            <w:pPr>
              <w:widowControl/>
              <w:jc w:val="center"/>
              <w:rPr>
                <w:ins w:id="324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4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31</w:t>
              </w:r>
            </w:ins>
          </w:p>
        </w:tc>
        <w:tc>
          <w:tcPr>
            <w:tcW w:w="722" w:type="pct"/>
            <w:shd w:val="clear" w:color="auto" w:fill="auto"/>
          </w:tcPr>
          <w:p w14:paraId="02E39D87" w14:textId="77777777" w:rsidR="00A92C7B" w:rsidRPr="008F20B5" w:rsidRDefault="00A92C7B" w:rsidP="0031331B">
            <w:pPr>
              <w:widowControl/>
              <w:rPr>
                <w:ins w:id="324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44" w:author="家興 余" w:date="2021-03-19T18:08:00Z">
              <w:r w:rsidRPr="004A1C2C">
                <w:rPr>
                  <w:rFonts w:ascii="標楷體" w:eastAsia="標楷體" w:hAnsi="標楷體"/>
                </w:rPr>
                <w:t>CurrLane</w:t>
              </w:r>
            </w:ins>
          </w:p>
        </w:tc>
        <w:tc>
          <w:tcPr>
            <w:tcW w:w="1944" w:type="pct"/>
            <w:shd w:val="clear" w:color="auto" w:fill="auto"/>
          </w:tcPr>
          <w:p w14:paraId="711EFDE3" w14:textId="77777777" w:rsidR="00A92C7B" w:rsidRPr="008F20B5" w:rsidRDefault="00A92C7B" w:rsidP="0031331B">
            <w:pPr>
              <w:widowControl/>
              <w:rPr>
                <w:ins w:id="324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46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-弄</w:t>
              </w:r>
            </w:ins>
          </w:p>
        </w:tc>
        <w:tc>
          <w:tcPr>
            <w:tcW w:w="278" w:type="pct"/>
            <w:shd w:val="clear" w:color="auto" w:fill="auto"/>
          </w:tcPr>
          <w:p w14:paraId="4CFECFFF" w14:textId="77777777" w:rsidR="00A92C7B" w:rsidRPr="008F20B5" w:rsidRDefault="00A92C7B" w:rsidP="0031331B">
            <w:pPr>
              <w:widowControl/>
              <w:jc w:val="center"/>
              <w:rPr>
                <w:ins w:id="324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4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667E5502" w14:textId="77777777" w:rsidR="00A92C7B" w:rsidRPr="008F20B5" w:rsidDel="00286FD8" w:rsidRDefault="00A92C7B" w:rsidP="0031331B">
            <w:pPr>
              <w:widowControl/>
              <w:jc w:val="center"/>
              <w:rPr>
                <w:ins w:id="324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5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179012BC" w14:textId="77777777" w:rsidR="00A92C7B" w:rsidRPr="008F20B5" w:rsidRDefault="00A92C7B" w:rsidP="0031331B">
            <w:pPr>
              <w:widowControl/>
              <w:jc w:val="center"/>
              <w:rPr>
                <w:ins w:id="325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0D2B6415" w14:textId="77777777" w:rsidR="00A92C7B" w:rsidRPr="008F20B5" w:rsidRDefault="00A92C7B" w:rsidP="0031331B">
            <w:pPr>
              <w:widowControl/>
              <w:rPr>
                <w:ins w:id="325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3A838D77" w14:textId="77777777" w:rsidTr="0031331B">
        <w:trPr>
          <w:trHeight w:val="340"/>
          <w:ins w:id="3253" w:author="家興 余" w:date="2021-03-19T18:08:00Z"/>
        </w:trPr>
        <w:tc>
          <w:tcPr>
            <w:tcW w:w="278" w:type="pct"/>
            <w:shd w:val="clear" w:color="auto" w:fill="auto"/>
          </w:tcPr>
          <w:p w14:paraId="45D457A5" w14:textId="77777777" w:rsidR="00A92C7B" w:rsidRPr="008F20B5" w:rsidRDefault="00A92C7B" w:rsidP="0031331B">
            <w:pPr>
              <w:widowControl/>
              <w:jc w:val="center"/>
              <w:rPr>
                <w:ins w:id="325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5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32</w:t>
              </w:r>
            </w:ins>
          </w:p>
        </w:tc>
        <w:tc>
          <w:tcPr>
            <w:tcW w:w="722" w:type="pct"/>
            <w:shd w:val="clear" w:color="auto" w:fill="auto"/>
          </w:tcPr>
          <w:p w14:paraId="7E332D0E" w14:textId="77777777" w:rsidR="00A92C7B" w:rsidRPr="008F20B5" w:rsidRDefault="00A92C7B" w:rsidP="0031331B">
            <w:pPr>
              <w:widowControl/>
              <w:rPr>
                <w:ins w:id="325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57" w:author="家興 余" w:date="2021-03-19T18:08:00Z">
              <w:r w:rsidRPr="004A1C2C">
                <w:rPr>
                  <w:rFonts w:ascii="標楷體" w:eastAsia="標楷體" w:hAnsi="標楷體"/>
                </w:rPr>
                <w:t>CurrNum</w:t>
              </w:r>
            </w:ins>
          </w:p>
        </w:tc>
        <w:tc>
          <w:tcPr>
            <w:tcW w:w="1944" w:type="pct"/>
            <w:shd w:val="clear" w:color="auto" w:fill="auto"/>
          </w:tcPr>
          <w:p w14:paraId="0C54634E" w14:textId="77777777" w:rsidR="00A92C7B" w:rsidRPr="008F20B5" w:rsidRDefault="00A92C7B" w:rsidP="0031331B">
            <w:pPr>
              <w:widowControl/>
              <w:rPr>
                <w:ins w:id="325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59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-號</w:t>
              </w:r>
            </w:ins>
          </w:p>
        </w:tc>
        <w:tc>
          <w:tcPr>
            <w:tcW w:w="278" w:type="pct"/>
            <w:shd w:val="clear" w:color="auto" w:fill="auto"/>
          </w:tcPr>
          <w:p w14:paraId="1C726C7F" w14:textId="77777777" w:rsidR="00A92C7B" w:rsidRPr="008F20B5" w:rsidRDefault="00A92C7B" w:rsidP="0031331B">
            <w:pPr>
              <w:widowControl/>
              <w:jc w:val="center"/>
              <w:rPr>
                <w:ins w:id="326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6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6CB910B6" w14:textId="77777777" w:rsidR="00A92C7B" w:rsidRPr="008F20B5" w:rsidDel="00286FD8" w:rsidRDefault="00A92C7B" w:rsidP="0031331B">
            <w:pPr>
              <w:widowControl/>
              <w:jc w:val="center"/>
              <w:rPr>
                <w:ins w:id="326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6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12C30863" w14:textId="77777777" w:rsidR="00A92C7B" w:rsidRPr="008F20B5" w:rsidRDefault="00A92C7B" w:rsidP="0031331B">
            <w:pPr>
              <w:widowControl/>
              <w:jc w:val="center"/>
              <w:rPr>
                <w:ins w:id="326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5F257197" w14:textId="77777777" w:rsidR="00A92C7B" w:rsidRPr="008F20B5" w:rsidRDefault="00A92C7B" w:rsidP="0031331B">
            <w:pPr>
              <w:widowControl/>
              <w:rPr>
                <w:ins w:id="326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41469CD" w14:textId="77777777" w:rsidTr="0031331B">
        <w:trPr>
          <w:trHeight w:val="340"/>
          <w:ins w:id="3266" w:author="家興 余" w:date="2021-03-19T18:08:00Z"/>
        </w:trPr>
        <w:tc>
          <w:tcPr>
            <w:tcW w:w="278" w:type="pct"/>
            <w:shd w:val="clear" w:color="auto" w:fill="auto"/>
          </w:tcPr>
          <w:p w14:paraId="63D6DF60" w14:textId="77777777" w:rsidR="00A92C7B" w:rsidRPr="008F20B5" w:rsidRDefault="00A92C7B" w:rsidP="0031331B">
            <w:pPr>
              <w:widowControl/>
              <w:jc w:val="center"/>
              <w:rPr>
                <w:ins w:id="326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6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33</w:t>
              </w:r>
            </w:ins>
          </w:p>
        </w:tc>
        <w:tc>
          <w:tcPr>
            <w:tcW w:w="722" w:type="pct"/>
            <w:shd w:val="clear" w:color="auto" w:fill="auto"/>
          </w:tcPr>
          <w:p w14:paraId="45445B36" w14:textId="77777777" w:rsidR="00A92C7B" w:rsidRPr="008F20B5" w:rsidRDefault="00A92C7B" w:rsidP="0031331B">
            <w:pPr>
              <w:widowControl/>
              <w:rPr>
                <w:ins w:id="326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70" w:author="家興 余" w:date="2021-03-19T18:08:00Z">
              <w:r w:rsidRPr="004A1C2C">
                <w:rPr>
                  <w:rFonts w:ascii="標楷體" w:eastAsia="標楷體" w:hAnsi="標楷體"/>
                </w:rPr>
                <w:t>CurrNumDash</w:t>
              </w:r>
            </w:ins>
          </w:p>
        </w:tc>
        <w:tc>
          <w:tcPr>
            <w:tcW w:w="1944" w:type="pct"/>
            <w:shd w:val="clear" w:color="auto" w:fill="auto"/>
          </w:tcPr>
          <w:p w14:paraId="6A6C11B0" w14:textId="77777777" w:rsidR="00A92C7B" w:rsidRPr="008F20B5" w:rsidRDefault="00A92C7B" w:rsidP="0031331B">
            <w:pPr>
              <w:widowControl/>
              <w:rPr>
                <w:ins w:id="327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72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-號之</w:t>
              </w:r>
            </w:ins>
          </w:p>
        </w:tc>
        <w:tc>
          <w:tcPr>
            <w:tcW w:w="278" w:type="pct"/>
            <w:shd w:val="clear" w:color="auto" w:fill="auto"/>
          </w:tcPr>
          <w:p w14:paraId="4EEF7C6E" w14:textId="77777777" w:rsidR="00A92C7B" w:rsidRPr="008F20B5" w:rsidRDefault="00A92C7B" w:rsidP="0031331B">
            <w:pPr>
              <w:widowControl/>
              <w:jc w:val="center"/>
              <w:rPr>
                <w:ins w:id="327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7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54856C97" w14:textId="77777777" w:rsidR="00A92C7B" w:rsidRPr="008F20B5" w:rsidDel="00286FD8" w:rsidRDefault="00A92C7B" w:rsidP="0031331B">
            <w:pPr>
              <w:widowControl/>
              <w:jc w:val="center"/>
              <w:rPr>
                <w:ins w:id="327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7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1DA3B486" w14:textId="77777777" w:rsidR="00A92C7B" w:rsidRPr="008F20B5" w:rsidRDefault="00A92C7B" w:rsidP="0031331B">
            <w:pPr>
              <w:widowControl/>
              <w:jc w:val="center"/>
              <w:rPr>
                <w:ins w:id="327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2C514016" w14:textId="77777777" w:rsidR="00A92C7B" w:rsidRPr="008F20B5" w:rsidRDefault="00A92C7B" w:rsidP="0031331B">
            <w:pPr>
              <w:widowControl/>
              <w:rPr>
                <w:ins w:id="327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32131AAB" w14:textId="77777777" w:rsidTr="0031331B">
        <w:trPr>
          <w:trHeight w:val="340"/>
          <w:ins w:id="3279" w:author="家興 余" w:date="2021-03-19T18:08:00Z"/>
        </w:trPr>
        <w:tc>
          <w:tcPr>
            <w:tcW w:w="278" w:type="pct"/>
            <w:shd w:val="clear" w:color="auto" w:fill="auto"/>
          </w:tcPr>
          <w:p w14:paraId="5E2BC732" w14:textId="77777777" w:rsidR="00A92C7B" w:rsidRPr="008F20B5" w:rsidRDefault="00A92C7B" w:rsidP="0031331B">
            <w:pPr>
              <w:widowControl/>
              <w:jc w:val="center"/>
              <w:rPr>
                <w:ins w:id="328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8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34</w:t>
              </w:r>
            </w:ins>
          </w:p>
        </w:tc>
        <w:tc>
          <w:tcPr>
            <w:tcW w:w="722" w:type="pct"/>
            <w:shd w:val="clear" w:color="auto" w:fill="auto"/>
          </w:tcPr>
          <w:p w14:paraId="5085AE51" w14:textId="77777777" w:rsidR="00A92C7B" w:rsidRPr="008F20B5" w:rsidRDefault="00A92C7B" w:rsidP="0031331B">
            <w:pPr>
              <w:widowControl/>
              <w:rPr>
                <w:ins w:id="328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83" w:author="家興 余" w:date="2021-03-19T18:08:00Z">
              <w:r w:rsidRPr="004A1C2C">
                <w:rPr>
                  <w:rFonts w:ascii="標楷體" w:eastAsia="標楷體" w:hAnsi="標楷體"/>
                </w:rPr>
                <w:t>CurrFloor</w:t>
              </w:r>
            </w:ins>
          </w:p>
        </w:tc>
        <w:tc>
          <w:tcPr>
            <w:tcW w:w="1944" w:type="pct"/>
            <w:shd w:val="clear" w:color="auto" w:fill="auto"/>
          </w:tcPr>
          <w:p w14:paraId="337D3B82" w14:textId="77777777" w:rsidR="00A92C7B" w:rsidRPr="008F20B5" w:rsidRDefault="00A92C7B" w:rsidP="0031331B">
            <w:pPr>
              <w:widowControl/>
              <w:rPr>
                <w:ins w:id="328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85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-樓</w:t>
              </w:r>
            </w:ins>
          </w:p>
        </w:tc>
        <w:tc>
          <w:tcPr>
            <w:tcW w:w="278" w:type="pct"/>
            <w:shd w:val="clear" w:color="auto" w:fill="auto"/>
          </w:tcPr>
          <w:p w14:paraId="6660BB26" w14:textId="77777777" w:rsidR="00A92C7B" w:rsidRPr="008F20B5" w:rsidRDefault="00A92C7B" w:rsidP="0031331B">
            <w:pPr>
              <w:widowControl/>
              <w:jc w:val="center"/>
              <w:rPr>
                <w:ins w:id="328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8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27F8813D" w14:textId="77777777" w:rsidR="00A92C7B" w:rsidRPr="008F20B5" w:rsidDel="00286FD8" w:rsidRDefault="00A92C7B" w:rsidP="0031331B">
            <w:pPr>
              <w:widowControl/>
              <w:jc w:val="center"/>
              <w:rPr>
                <w:ins w:id="328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8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0382D23D" w14:textId="77777777" w:rsidR="00A92C7B" w:rsidRPr="008F20B5" w:rsidRDefault="00A92C7B" w:rsidP="0031331B">
            <w:pPr>
              <w:widowControl/>
              <w:jc w:val="center"/>
              <w:rPr>
                <w:ins w:id="329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4CC80FCD" w14:textId="77777777" w:rsidR="00A92C7B" w:rsidRPr="008F20B5" w:rsidRDefault="00A92C7B" w:rsidP="0031331B">
            <w:pPr>
              <w:widowControl/>
              <w:rPr>
                <w:ins w:id="329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AA597C4" w14:textId="77777777" w:rsidTr="0031331B">
        <w:trPr>
          <w:trHeight w:val="340"/>
          <w:ins w:id="3292" w:author="家興 余" w:date="2021-03-19T18:08:00Z"/>
        </w:trPr>
        <w:tc>
          <w:tcPr>
            <w:tcW w:w="278" w:type="pct"/>
            <w:shd w:val="clear" w:color="auto" w:fill="auto"/>
          </w:tcPr>
          <w:p w14:paraId="21F2DAE1" w14:textId="77777777" w:rsidR="00A92C7B" w:rsidRPr="008F20B5" w:rsidRDefault="00A92C7B" w:rsidP="0031331B">
            <w:pPr>
              <w:widowControl/>
              <w:jc w:val="center"/>
              <w:rPr>
                <w:ins w:id="329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9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35</w:t>
              </w:r>
            </w:ins>
          </w:p>
        </w:tc>
        <w:tc>
          <w:tcPr>
            <w:tcW w:w="722" w:type="pct"/>
            <w:shd w:val="clear" w:color="auto" w:fill="auto"/>
          </w:tcPr>
          <w:p w14:paraId="7CC3AB86" w14:textId="77777777" w:rsidR="00A92C7B" w:rsidRPr="008F20B5" w:rsidRDefault="00A92C7B" w:rsidP="0031331B">
            <w:pPr>
              <w:widowControl/>
              <w:rPr>
                <w:ins w:id="329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96" w:author="家興 余" w:date="2021-03-19T18:08:00Z">
              <w:r w:rsidRPr="004A1C2C">
                <w:rPr>
                  <w:rFonts w:ascii="標楷體" w:eastAsia="標楷體" w:hAnsi="標楷體"/>
                </w:rPr>
                <w:t>CurrFloorDash</w:t>
              </w:r>
            </w:ins>
          </w:p>
        </w:tc>
        <w:tc>
          <w:tcPr>
            <w:tcW w:w="1944" w:type="pct"/>
            <w:shd w:val="clear" w:color="auto" w:fill="auto"/>
          </w:tcPr>
          <w:p w14:paraId="79981FF3" w14:textId="77777777" w:rsidR="00A92C7B" w:rsidRPr="008F20B5" w:rsidRDefault="00A92C7B" w:rsidP="0031331B">
            <w:pPr>
              <w:widowControl/>
              <w:rPr>
                <w:ins w:id="329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98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-樓之</w:t>
              </w:r>
            </w:ins>
          </w:p>
        </w:tc>
        <w:tc>
          <w:tcPr>
            <w:tcW w:w="278" w:type="pct"/>
            <w:shd w:val="clear" w:color="auto" w:fill="auto"/>
          </w:tcPr>
          <w:p w14:paraId="5C0E993F" w14:textId="77777777" w:rsidR="00A92C7B" w:rsidRPr="008F20B5" w:rsidRDefault="00A92C7B" w:rsidP="0031331B">
            <w:pPr>
              <w:widowControl/>
              <w:jc w:val="center"/>
              <w:rPr>
                <w:ins w:id="329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0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3719FC59" w14:textId="77777777" w:rsidR="00A92C7B" w:rsidRPr="008F20B5" w:rsidDel="00286FD8" w:rsidRDefault="00A92C7B" w:rsidP="0031331B">
            <w:pPr>
              <w:widowControl/>
              <w:jc w:val="center"/>
              <w:rPr>
                <w:ins w:id="330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0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7AF2C2D6" w14:textId="77777777" w:rsidR="00A92C7B" w:rsidRPr="008F20B5" w:rsidRDefault="00A92C7B" w:rsidP="0031331B">
            <w:pPr>
              <w:widowControl/>
              <w:jc w:val="center"/>
              <w:rPr>
                <w:ins w:id="330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4E298A25" w14:textId="77777777" w:rsidR="00A92C7B" w:rsidRPr="008F20B5" w:rsidRDefault="00A92C7B" w:rsidP="0031331B">
            <w:pPr>
              <w:widowControl/>
              <w:rPr>
                <w:ins w:id="330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1A27143B" w14:textId="77777777" w:rsidTr="0031331B">
        <w:trPr>
          <w:trHeight w:val="340"/>
          <w:ins w:id="3305" w:author="家興 余" w:date="2021-03-19T18:08:00Z"/>
        </w:trPr>
        <w:tc>
          <w:tcPr>
            <w:tcW w:w="278" w:type="pct"/>
            <w:shd w:val="clear" w:color="auto" w:fill="auto"/>
          </w:tcPr>
          <w:p w14:paraId="2DBC0A61" w14:textId="77777777" w:rsidR="00A92C7B" w:rsidRPr="008F20B5" w:rsidRDefault="00A92C7B" w:rsidP="0031331B">
            <w:pPr>
              <w:widowControl/>
              <w:jc w:val="center"/>
              <w:rPr>
                <w:ins w:id="330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0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36</w:t>
              </w:r>
            </w:ins>
          </w:p>
        </w:tc>
        <w:tc>
          <w:tcPr>
            <w:tcW w:w="722" w:type="pct"/>
            <w:shd w:val="clear" w:color="auto" w:fill="auto"/>
          </w:tcPr>
          <w:p w14:paraId="21E6EC5A" w14:textId="77777777" w:rsidR="00A92C7B" w:rsidRPr="004A1C2C" w:rsidRDefault="00A92C7B" w:rsidP="0031331B">
            <w:pPr>
              <w:widowControl/>
              <w:rPr>
                <w:ins w:id="3308" w:author="家興 余" w:date="2021-03-19T18:08:00Z"/>
                <w:rFonts w:ascii="標楷體" w:eastAsia="標楷體" w:hAnsi="標楷體"/>
              </w:rPr>
            </w:pPr>
            <w:ins w:id="3309" w:author="家興 余" w:date="2021-03-19T18:08:00Z">
              <w:r w:rsidRPr="004A1C2C">
                <w:rPr>
                  <w:rFonts w:ascii="標楷體" w:eastAsia="標楷體" w:hAnsi="標楷體"/>
                </w:rPr>
                <w:t>Email</w:t>
              </w:r>
            </w:ins>
          </w:p>
        </w:tc>
        <w:tc>
          <w:tcPr>
            <w:tcW w:w="1944" w:type="pct"/>
            <w:shd w:val="clear" w:color="auto" w:fill="auto"/>
          </w:tcPr>
          <w:p w14:paraId="33060C9E" w14:textId="77777777" w:rsidR="00A92C7B" w:rsidRPr="008F20B5" w:rsidRDefault="00A92C7B" w:rsidP="0031331B">
            <w:pPr>
              <w:widowControl/>
              <w:rPr>
                <w:ins w:id="331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11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電子信箱</w:t>
              </w:r>
            </w:ins>
          </w:p>
        </w:tc>
        <w:tc>
          <w:tcPr>
            <w:tcW w:w="278" w:type="pct"/>
            <w:shd w:val="clear" w:color="auto" w:fill="auto"/>
          </w:tcPr>
          <w:p w14:paraId="0A1ECDA9" w14:textId="77777777" w:rsidR="00A92C7B" w:rsidRPr="008F20B5" w:rsidRDefault="00A92C7B" w:rsidP="0031331B">
            <w:pPr>
              <w:widowControl/>
              <w:jc w:val="center"/>
              <w:rPr>
                <w:ins w:id="331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1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5AC49214" w14:textId="77777777" w:rsidR="00A92C7B" w:rsidRPr="008F20B5" w:rsidRDefault="00A92C7B" w:rsidP="0031331B">
            <w:pPr>
              <w:widowControl/>
              <w:jc w:val="center"/>
              <w:rPr>
                <w:ins w:id="331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1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50</w:t>
              </w:r>
            </w:ins>
          </w:p>
        </w:tc>
        <w:tc>
          <w:tcPr>
            <w:tcW w:w="278" w:type="pct"/>
          </w:tcPr>
          <w:p w14:paraId="4224E042" w14:textId="77777777" w:rsidR="00A92C7B" w:rsidRPr="008F20B5" w:rsidRDefault="00A92C7B" w:rsidP="0031331B">
            <w:pPr>
              <w:widowControl/>
              <w:jc w:val="center"/>
              <w:rPr>
                <w:ins w:id="331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1BBC1966" w14:textId="77777777" w:rsidR="00A92C7B" w:rsidRPr="008F20B5" w:rsidRDefault="00A92C7B" w:rsidP="0031331B">
            <w:pPr>
              <w:widowControl/>
              <w:rPr>
                <w:ins w:id="331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54BFDBAD" w14:textId="77777777" w:rsidTr="0031331B">
        <w:trPr>
          <w:trHeight w:val="340"/>
          <w:ins w:id="3318" w:author="家興 余" w:date="2021-03-19T18:08:00Z"/>
        </w:trPr>
        <w:tc>
          <w:tcPr>
            <w:tcW w:w="278" w:type="pct"/>
            <w:shd w:val="clear" w:color="auto" w:fill="auto"/>
          </w:tcPr>
          <w:p w14:paraId="683FDB6C" w14:textId="77777777" w:rsidR="00A92C7B" w:rsidRPr="008F20B5" w:rsidRDefault="00A92C7B" w:rsidP="0031331B">
            <w:pPr>
              <w:widowControl/>
              <w:jc w:val="center"/>
              <w:rPr>
                <w:ins w:id="331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2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40</w:t>
              </w:r>
            </w:ins>
          </w:p>
        </w:tc>
        <w:tc>
          <w:tcPr>
            <w:tcW w:w="722" w:type="pct"/>
            <w:shd w:val="clear" w:color="auto" w:fill="auto"/>
          </w:tcPr>
          <w:p w14:paraId="74D19CB7" w14:textId="77777777" w:rsidR="00A92C7B" w:rsidRPr="004A1C2C" w:rsidRDefault="00A92C7B" w:rsidP="0031331B">
            <w:pPr>
              <w:widowControl/>
              <w:rPr>
                <w:ins w:id="3321" w:author="家興 余" w:date="2021-03-19T18:08:00Z"/>
                <w:rFonts w:ascii="標楷體" w:eastAsia="標楷體" w:hAnsi="標楷體"/>
              </w:rPr>
            </w:pPr>
            <w:ins w:id="3322" w:author="家興 余" w:date="2021-03-19T18:08:00Z">
              <w:r w:rsidRPr="004A1C2C">
                <w:rPr>
                  <w:rFonts w:ascii="標楷體" w:eastAsia="標楷體" w:hAnsi="標楷體"/>
                </w:rPr>
                <w:t>EntCode</w:t>
              </w:r>
            </w:ins>
          </w:p>
        </w:tc>
        <w:tc>
          <w:tcPr>
            <w:tcW w:w="1944" w:type="pct"/>
            <w:shd w:val="clear" w:color="auto" w:fill="auto"/>
          </w:tcPr>
          <w:p w14:paraId="28761A8F" w14:textId="77777777" w:rsidR="00A92C7B" w:rsidRPr="008F20B5" w:rsidRDefault="00A92C7B" w:rsidP="0031331B">
            <w:pPr>
              <w:widowControl/>
              <w:rPr>
                <w:ins w:id="332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24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企金別</w:t>
              </w:r>
            </w:ins>
          </w:p>
        </w:tc>
        <w:tc>
          <w:tcPr>
            <w:tcW w:w="278" w:type="pct"/>
            <w:shd w:val="clear" w:color="auto" w:fill="auto"/>
          </w:tcPr>
          <w:p w14:paraId="55E5A003" w14:textId="77777777" w:rsidR="00A92C7B" w:rsidRPr="008F20B5" w:rsidRDefault="00A92C7B" w:rsidP="0031331B">
            <w:pPr>
              <w:widowControl/>
              <w:jc w:val="center"/>
              <w:rPr>
                <w:ins w:id="332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2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6538788A" w14:textId="77777777" w:rsidR="00A92C7B" w:rsidRPr="008F20B5" w:rsidRDefault="00A92C7B" w:rsidP="0031331B">
            <w:pPr>
              <w:widowControl/>
              <w:jc w:val="center"/>
              <w:rPr>
                <w:ins w:id="332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2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78" w:type="pct"/>
          </w:tcPr>
          <w:p w14:paraId="42754416" w14:textId="77777777" w:rsidR="00A92C7B" w:rsidRPr="008F20B5" w:rsidRDefault="00A92C7B" w:rsidP="0031331B">
            <w:pPr>
              <w:widowControl/>
              <w:jc w:val="center"/>
              <w:rPr>
                <w:ins w:id="332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30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7C1E6CC" w14:textId="77777777" w:rsidR="00A92C7B" w:rsidRPr="008F20B5" w:rsidRDefault="00A92C7B" w:rsidP="0031331B">
            <w:pPr>
              <w:widowControl/>
              <w:rPr>
                <w:ins w:id="333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3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0: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個金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 1: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企金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 2: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企金自然人</w:t>
              </w:r>
            </w:ins>
          </w:p>
        </w:tc>
      </w:tr>
      <w:tr w:rsidR="00A92C7B" w:rsidRPr="008F20B5" w14:paraId="158C57EE" w14:textId="77777777" w:rsidTr="0031331B">
        <w:trPr>
          <w:trHeight w:val="340"/>
          <w:ins w:id="3333" w:author="家興 余" w:date="2021-03-19T18:08:00Z"/>
        </w:trPr>
        <w:tc>
          <w:tcPr>
            <w:tcW w:w="278" w:type="pct"/>
            <w:shd w:val="clear" w:color="auto" w:fill="auto"/>
          </w:tcPr>
          <w:p w14:paraId="5F5B6532" w14:textId="77777777" w:rsidR="00A92C7B" w:rsidRPr="008F20B5" w:rsidRDefault="00A92C7B" w:rsidP="0031331B">
            <w:pPr>
              <w:widowControl/>
              <w:jc w:val="center"/>
              <w:rPr>
                <w:ins w:id="333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3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41</w:t>
              </w:r>
            </w:ins>
          </w:p>
        </w:tc>
        <w:tc>
          <w:tcPr>
            <w:tcW w:w="722" w:type="pct"/>
            <w:shd w:val="clear" w:color="auto" w:fill="auto"/>
          </w:tcPr>
          <w:p w14:paraId="504617D7" w14:textId="77777777" w:rsidR="00A92C7B" w:rsidRPr="004A1C2C" w:rsidRDefault="00A92C7B" w:rsidP="0031331B">
            <w:pPr>
              <w:widowControl/>
              <w:rPr>
                <w:ins w:id="3336" w:author="家興 余" w:date="2021-03-19T18:08:00Z"/>
                <w:rFonts w:ascii="標楷體" w:eastAsia="標楷體" w:hAnsi="標楷體"/>
              </w:rPr>
            </w:pPr>
            <w:ins w:id="3337" w:author="家興 余" w:date="2021-03-19T18:08:00Z">
              <w:r w:rsidRPr="004A1C2C">
                <w:rPr>
                  <w:rFonts w:ascii="標楷體" w:eastAsia="標楷體" w:hAnsi="標楷體"/>
                </w:rPr>
                <w:t>EmpNo</w:t>
              </w:r>
            </w:ins>
          </w:p>
        </w:tc>
        <w:tc>
          <w:tcPr>
            <w:tcW w:w="1944" w:type="pct"/>
            <w:shd w:val="clear" w:color="auto" w:fill="auto"/>
          </w:tcPr>
          <w:p w14:paraId="2C0D636E" w14:textId="77777777" w:rsidR="00A92C7B" w:rsidRPr="008F20B5" w:rsidRDefault="00A92C7B" w:rsidP="0031331B">
            <w:pPr>
              <w:widowControl/>
              <w:rPr>
                <w:ins w:id="333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39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員工代號</w:t>
              </w:r>
            </w:ins>
          </w:p>
        </w:tc>
        <w:tc>
          <w:tcPr>
            <w:tcW w:w="278" w:type="pct"/>
            <w:shd w:val="clear" w:color="auto" w:fill="auto"/>
          </w:tcPr>
          <w:p w14:paraId="18AC4203" w14:textId="77777777" w:rsidR="00A92C7B" w:rsidRPr="008F20B5" w:rsidRDefault="00A92C7B" w:rsidP="0031331B">
            <w:pPr>
              <w:widowControl/>
              <w:jc w:val="center"/>
              <w:rPr>
                <w:ins w:id="334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4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236D38C5" w14:textId="77777777" w:rsidR="00A92C7B" w:rsidRPr="008F20B5" w:rsidRDefault="00A92C7B" w:rsidP="0031331B">
            <w:pPr>
              <w:widowControl/>
              <w:jc w:val="center"/>
              <w:rPr>
                <w:ins w:id="334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4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6</w:t>
              </w:r>
            </w:ins>
          </w:p>
        </w:tc>
        <w:tc>
          <w:tcPr>
            <w:tcW w:w="278" w:type="pct"/>
          </w:tcPr>
          <w:p w14:paraId="3027A294" w14:textId="77777777" w:rsidR="00A92C7B" w:rsidRPr="008F20B5" w:rsidRDefault="00A92C7B" w:rsidP="0031331B">
            <w:pPr>
              <w:widowControl/>
              <w:jc w:val="center"/>
              <w:rPr>
                <w:ins w:id="334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7B94C667" w14:textId="77777777" w:rsidR="00A92C7B" w:rsidRPr="008F20B5" w:rsidRDefault="00A92C7B" w:rsidP="0031331B">
            <w:pPr>
              <w:widowControl/>
              <w:rPr>
                <w:ins w:id="334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7180173" w14:textId="77777777" w:rsidTr="0031331B">
        <w:trPr>
          <w:trHeight w:val="340"/>
          <w:ins w:id="3346" w:author="家興 余" w:date="2021-03-19T18:08:00Z"/>
        </w:trPr>
        <w:tc>
          <w:tcPr>
            <w:tcW w:w="278" w:type="pct"/>
            <w:shd w:val="clear" w:color="auto" w:fill="auto"/>
          </w:tcPr>
          <w:p w14:paraId="4415F856" w14:textId="77777777" w:rsidR="00A92C7B" w:rsidRPr="008F20B5" w:rsidRDefault="00A92C7B" w:rsidP="0031331B">
            <w:pPr>
              <w:widowControl/>
              <w:jc w:val="center"/>
              <w:rPr>
                <w:ins w:id="334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4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42</w:t>
              </w:r>
            </w:ins>
          </w:p>
        </w:tc>
        <w:tc>
          <w:tcPr>
            <w:tcW w:w="722" w:type="pct"/>
            <w:shd w:val="clear" w:color="auto" w:fill="auto"/>
          </w:tcPr>
          <w:p w14:paraId="19E4E1E6" w14:textId="77777777" w:rsidR="00A92C7B" w:rsidRPr="004A1C2C" w:rsidRDefault="00A92C7B" w:rsidP="0031331B">
            <w:pPr>
              <w:widowControl/>
              <w:rPr>
                <w:ins w:id="3349" w:author="家興 余" w:date="2021-03-19T18:08:00Z"/>
                <w:rFonts w:ascii="標楷體" w:eastAsia="標楷體" w:hAnsi="標楷體"/>
              </w:rPr>
            </w:pPr>
            <w:ins w:id="3350" w:author="家興 余" w:date="2021-03-19T18:08:00Z">
              <w:r w:rsidRPr="004A1C2C">
                <w:rPr>
                  <w:rFonts w:ascii="標楷體" w:eastAsia="標楷體" w:hAnsi="標楷體"/>
                </w:rPr>
                <w:t>EName</w:t>
              </w:r>
            </w:ins>
          </w:p>
        </w:tc>
        <w:tc>
          <w:tcPr>
            <w:tcW w:w="1944" w:type="pct"/>
            <w:shd w:val="clear" w:color="auto" w:fill="auto"/>
          </w:tcPr>
          <w:p w14:paraId="7CBAE22F" w14:textId="77777777" w:rsidR="00A92C7B" w:rsidRPr="008F20B5" w:rsidRDefault="00A92C7B" w:rsidP="0031331B">
            <w:pPr>
              <w:widowControl/>
              <w:rPr>
                <w:ins w:id="335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52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英文姓名</w:t>
              </w:r>
            </w:ins>
          </w:p>
        </w:tc>
        <w:tc>
          <w:tcPr>
            <w:tcW w:w="278" w:type="pct"/>
            <w:shd w:val="clear" w:color="auto" w:fill="auto"/>
          </w:tcPr>
          <w:p w14:paraId="288416AB" w14:textId="77777777" w:rsidR="00A92C7B" w:rsidRPr="008F20B5" w:rsidRDefault="00A92C7B" w:rsidP="0031331B">
            <w:pPr>
              <w:widowControl/>
              <w:jc w:val="center"/>
              <w:rPr>
                <w:ins w:id="335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5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6E665FAE" w14:textId="77777777" w:rsidR="00A92C7B" w:rsidRPr="008F20B5" w:rsidRDefault="00A92C7B" w:rsidP="0031331B">
            <w:pPr>
              <w:widowControl/>
              <w:jc w:val="center"/>
              <w:rPr>
                <w:ins w:id="335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5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20</w:t>
              </w:r>
            </w:ins>
          </w:p>
        </w:tc>
        <w:tc>
          <w:tcPr>
            <w:tcW w:w="278" w:type="pct"/>
          </w:tcPr>
          <w:p w14:paraId="687193F0" w14:textId="77777777" w:rsidR="00A92C7B" w:rsidRPr="008F20B5" w:rsidDel="00726597" w:rsidRDefault="00A92C7B" w:rsidP="0031331B">
            <w:pPr>
              <w:widowControl/>
              <w:jc w:val="center"/>
              <w:rPr>
                <w:ins w:id="335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68455698" w14:textId="77777777" w:rsidR="00A92C7B" w:rsidRPr="008F20B5" w:rsidDel="00726597" w:rsidRDefault="00A92C7B" w:rsidP="0031331B">
            <w:pPr>
              <w:widowControl/>
              <w:rPr>
                <w:ins w:id="335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76EAE0EF" w14:textId="77777777" w:rsidTr="0031331B">
        <w:trPr>
          <w:trHeight w:val="340"/>
          <w:ins w:id="3359" w:author="家興 余" w:date="2021-03-19T18:08:00Z"/>
        </w:trPr>
        <w:tc>
          <w:tcPr>
            <w:tcW w:w="278" w:type="pct"/>
            <w:shd w:val="clear" w:color="auto" w:fill="auto"/>
          </w:tcPr>
          <w:p w14:paraId="7EFC78C2" w14:textId="77777777" w:rsidR="00A92C7B" w:rsidRPr="008F20B5" w:rsidRDefault="00A92C7B" w:rsidP="0031331B">
            <w:pPr>
              <w:widowControl/>
              <w:jc w:val="center"/>
              <w:rPr>
                <w:ins w:id="336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6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43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36B19E77" w14:textId="77777777" w:rsidR="00A92C7B" w:rsidRPr="008F20B5" w:rsidRDefault="00A92C7B" w:rsidP="0031331B">
            <w:pPr>
              <w:widowControl/>
              <w:rPr>
                <w:ins w:id="336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63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EduCode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57191BF6" w14:textId="77777777" w:rsidR="00A92C7B" w:rsidRPr="008F20B5" w:rsidRDefault="00A92C7B" w:rsidP="0031331B">
            <w:pPr>
              <w:widowControl/>
              <w:rPr>
                <w:ins w:id="336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65" w:author="家興 余" w:date="2021-03-19T18:08:00Z"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教育程度代號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7952994F" w14:textId="77777777" w:rsidR="00A92C7B" w:rsidRPr="008F20B5" w:rsidRDefault="00A92C7B" w:rsidP="0031331B">
            <w:pPr>
              <w:widowControl/>
              <w:jc w:val="center"/>
              <w:rPr>
                <w:ins w:id="336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6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70D06FF2" w14:textId="77777777" w:rsidR="00A92C7B" w:rsidRPr="008F20B5" w:rsidRDefault="00A92C7B" w:rsidP="0031331B">
            <w:pPr>
              <w:widowControl/>
              <w:jc w:val="center"/>
              <w:rPr>
                <w:ins w:id="336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6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78" w:type="pct"/>
          </w:tcPr>
          <w:p w14:paraId="076387AF" w14:textId="77777777" w:rsidR="00A92C7B" w:rsidRPr="008F20B5" w:rsidRDefault="00A92C7B" w:rsidP="0031331B">
            <w:pPr>
              <w:widowControl/>
              <w:jc w:val="center"/>
              <w:rPr>
                <w:ins w:id="337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1059064A" w14:textId="77777777" w:rsidR="00A92C7B" w:rsidRPr="008F20B5" w:rsidRDefault="00A92C7B" w:rsidP="0031331B">
            <w:pPr>
              <w:widowControl/>
              <w:rPr>
                <w:ins w:id="337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7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小學以下</w:t>
              </w:r>
            </w:ins>
          </w:p>
          <w:p w14:paraId="425303D3" w14:textId="77777777" w:rsidR="00A92C7B" w:rsidRPr="008F20B5" w:rsidRDefault="00A92C7B" w:rsidP="0031331B">
            <w:pPr>
              <w:widowControl/>
              <w:rPr>
                <w:ins w:id="337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7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2: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國中</w:t>
              </w:r>
            </w:ins>
          </w:p>
          <w:p w14:paraId="05C67F50" w14:textId="77777777" w:rsidR="00A92C7B" w:rsidRPr="008F20B5" w:rsidRDefault="00A92C7B" w:rsidP="0031331B">
            <w:pPr>
              <w:widowControl/>
              <w:rPr>
                <w:ins w:id="337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7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3: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高中職</w:t>
              </w:r>
            </w:ins>
          </w:p>
          <w:p w14:paraId="2B0EC262" w14:textId="77777777" w:rsidR="00A92C7B" w:rsidRPr="008F20B5" w:rsidRDefault="00A92C7B" w:rsidP="0031331B">
            <w:pPr>
              <w:widowControl/>
              <w:rPr>
                <w:ins w:id="337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7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4: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專科學校</w:t>
              </w:r>
            </w:ins>
          </w:p>
          <w:p w14:paraId="7043E46B" w14:textId="77777777" w:rsidR="00A92C7B" w:rsidRPr="008F20B5" w:rsidRDefault="00A92C7B" w:rsidP="0031331B">
            <w:pPr>
              <w:widowControl/>
              <w:rPr>
                <w:ins w:id="337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8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5: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大學</w:t>
              </w:r>
            </w:ins>
          </w:p>
          <w:p w14:paraId="779ECD43" w14:textId="77777777" w:rsidR="00A92C7B" w:rsidRPr="008F20B5" w:rsidRDefault="00A92C7B" w:rsidP="0031331B">
            <w:pPr>
              <w:widowControl/>
              <w:rPr>
                <w:ins w:id="338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8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6: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研究所</w:t>
              </w:r>
            </w:ins>
          </w:p>
          <w:p w14:paraId="22356EDD" w14:textId="77777777" w:rsidR="00A92C7B" w:rsidRPr="008F20B5" w:rsidRDefault="00A92C7B" w:rsidP="0031331B">
            <w:pPr>
              <w:widowControl/>
              <w:rPr>
                <w:ins w:id="338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8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7: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博士</w:t>
              </w:r>
            </w:ins>
          </w:p>
        </w:tc>
      </w:tr>
      <w:tr w:rsidR="00A92C7B" w:rsidRPr="008F20B5" w14:paraId="50210A71" w14:textId="77777777" w:rsidTr="0031331B">
        <w:trPr>
          <w:trHeight w:val="340"/>
          <w:ins w:id="3385" w:author="家興 余" w:date="2021-03-19T18:08:00Z"/>
        </w:trPr>
        <w:tc>
          <w:tcPr>
            <w:tcW w:w="278" w:type="pct"/>
            <w:shd w:val="clear" w:color="auto" w:fill="auto"/>
          </w:tcPr>
          <w:p w14:paraId="2BC42A0F" w14:textId="77777777" w:rsidR="00A92C7B" w:rsidRPr="008F20B5" w:rsidRDefault="00A92C7B" w:rsidP="0031331B">
            <w:pPr>
              <w:widowControl/>
              <w:jc w:val="center"/>
              <w:rPr>
                <w:ins w:id="338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8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44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1F8E5765" w14:textId="77777777" w:rsidR="00A92C7B" w:rsidRPr="008F20B5" w:rsidRDefault="00A92C7B" w:rsidP="0031331B">
            <w:pPr>
              <w:widowControl/>
              <w:rPr>
                <w:ins w:id="338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89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OwnedHome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32BB7E48" w14:textId="77777777" w:rsidR="00A92C7B" w:rsidRPr="008F20B5" w:rsidRDefault="00A92C7B" w:rsidP="0031331B">
            <w:pPr>
              <w:widowControl/>
              <w:rPr>
                <w:ins w:id="339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91" w:author="家興 余" w:date="2021-03-19T18:08:00Z"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自有住宅有無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5DE859A9" w14:textId="77777777" w:rsidR="00A92C7B" w:rsidRPr="008F20B5" w:rsidRDefault="00A92C7B" w:rsidP="0031331B">
            <w:pPr>
              <w:widowControl/>
              <w:jc w:val="center"/>
              <w:rPr>
                <w:ins w:id="339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9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35C48981" w14:textId="77777777" w:rsidR="00A92C7B" w:rsidRPr="008F20B5" w:rsidRDefault="00A92C7B" w:rsidP="0031331B">
            <w:pPr>
              <w:widowControl/>
              <w:jc w:val="center"/>
              <w:rPr>
                <w:ins w:id="339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9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78" w:type="pct"/>
          </w:tcPr>
          <w:p w14:paraId="4FDBDCEC" w14:textId="77777777" w:rsidR="00A92C7B" w:rsidRPr="008F20B5" w:rsidRDefault="00A92C7B" w:rsidP="0031331B">
            <w:pPr>
              <w:widowControl/>
              <w:jc w:val="center"/>
              <w:rPr>
                <w:ins w:id="339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40B73961" w14:textId="77777777" w:rsidR="00A92C7B" w:rsidRPr="008F20B5" w:rsidRDefault="00A92C7B" w:rsidP="0031331B">
            <w:pPr>
              <w:widowControl/>
              <w:rPr>
                <w:ins w:id="339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9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Y:是;N: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否</w:t>
              </w:r>
            </w:ins>
          </w:p>
        </w:tc>
      </w:tr>
      <w:tr w:rsidR="00A92C7B" w:rsidRPr="008F20B5" w14:paraId="381469CC" w14:textId="77777777" w:rsidTr="0031331B">
        <w:trPr>
          <w:trHeight w:val="340"/>
          <w:ins w:id="3399" w:author="家興 余" w:date="2021-03-19T18:08:00Z"/>
        </w:trPr>
        <w:tc>
          <w:tcPr>
            <w:tcW w:w="278" w:type="pct"/>
            <w:shd w:val="clear" w:color="auto" w:fill="auto"/>
          </w:tcPr>
          <w:p w14:paraId="1E9A607A" w14:textId="77777777" w:rsidR="00A92C7B" w:rsidRPr="008F20B5" w:rsidRDefault="00A92C7B" w:rsidP="0031331B">
            <w:pPr>
              <w:widowControl/>
              <w:jc w:val="center"/>
              <w:rPr>
                <w:ins w:id="340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0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45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2373F07A" w14:textId="77777777" w:rsidR="00A92C7B" w:rsidRPr="008F20B5" w:rsidRDefault="00A92C7B" w:rsidP="0031331B">
            <w:pPr>
              <w:widowControl/>
              <w:rPr>
                <w:ins w:id="340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03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CurrCompName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31DD4F17" w14:textId="77777777" w:rsidR="00A92C7B" w:rsidRPr="008F20B5" w:rsidRDefault="00A92C7B" w:rsidP="0031331B">
            <w:pPr>
              <w:widowControl/>
              <w:rPr>
                <w:ins w:id="340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05" w:author="家興 余" w:date="2021-03-19T18:08:00Z"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任職機構名稱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122FE5DF" w14:textId="77777777" w:rsidR="00A92C7B" w:rsidRPr="008F20B5" w:rsidRDefault="00A92C7B" w:rsidP="0031331B">
            <w:pPr>
              <w:widowControl/>
              <w:jc w:val="center"/>
              <w:rPr>
                <w:ins w:id="340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0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52925E8C" w14:textId="77777777" w:rsidR="00A92C7B" w:rsidRPr="008F20B5" w:rsidRDefault="00A92C7B" w:rsidP="0031331B">
            <w:pPr>
              <w:widowControl/>
              <w:jc w:val="center"/>
              <w:rPr>
                <w:ins w:id="340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0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60</w:t>
              </w:r>
            </w:ins>
          </w:p>
        </w:tc>
        <w:tc>
          <w:tcPr>
            <w:tcW w:w="278" w:type="pct"/>
          </w:tcPr>
          <w:p w14:paraId="54420616" w14:textId="77777777" w:rsidR="00A92C7B" w:rsidRPr="008F20B5" w:rsidRDefault="00A92C7B" w:rsidP="0031331B">
            <w:pPr>
              <w:widowControl/>
              <w:jc w:val="center"/>
              <w:rPr>
                <w:ins w:id="341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03F0630C" w14:textId="77777777" w:rsidR="00A92C7B" w:rsidRPr="008F20B5" w:rsidRDefault="00A92C7B" w:rsidP="0031331B">
            <w:pPr>
              <w:widowControl/>
              <w:rPr>
                <w:ins w:id="341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0398905D" w14:textId="77777777" w:rsidTr="0031331B">
        <w:trPr>
          <w:trHeight w:val="340"/>
          <w:ins w:id="3412" w:author="家興 余" w:date="2021-03-19T18:08:00Z"/>
        </w:trPr>
        <w:tc>
          <w:tcPr>
            <w:tcW w:w="278" w:type="pct"/>
            <w:shd w:val="clear" w:color="auto" w:fill="auto"/>
          </w:tcPr>
          <w:p w14:paraId="022B97EC" w14:textId="77777777" w:rsidR="00A92C7B" w:rsidRPr="008F20B5" w:rsidRDefault="00A92C7B" w:rsidP="0031331B">
            <w:pPr>
              <w:widowControl/>
              <w:jc w:val="center"/>
              <w:rPr>
                <w:ins w:id="341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1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46</w:t>
              </w:r>
            </w:ins>
          </w:p>
        </w:tc>
        <w:tc>
          <w:tcPr>
            <w:tcW w:w="722" w:type="pct"/>
            <w:shd w:val="clear" w:color="auto" w:fill="auto"/>
          </w:tcPr>
          <w:p w14:paraId="5D6FDFEC" w14:textId="77777777" w:rsidR="00A92C7B" w:rsidRPr="008F20B5" w:rsidRDefault="00A92C7B" w:rsidP="0031331B">
            <w:pPr>
              <w:widowControl/>
              <w:rPr>
                <w:ins w:id="341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16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CurrCompId</w:t>
              </w:r>
            </w:ins>
          </w:p>
        </w:tc>
        <w:tc>
          <w:tcPr>
            <w:tcW w:w="1944" w:type="pct"/>
            <w:shd w:val="clear" w:color="auto" w:fill="auto"/>
          </w:tcPr>
          <w:p w14:paraId="27EE3A81" w14:textId="77777777" w:rsidR="00A92C7B" w:rsidRPr="008F20B5" w:rsidRDefault="00A92C7B" w:rsidP="0031331B">
            <w:pPr>
              <w:widowControl/>
              <w:rPr>
                <w:ins w:id="341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18" w:author="家興 余" w:date="2021-03-19T18:08:00Z"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任職機構統編</w:t>
              </w:r>
            </w:ins>
          </w:p>
        </w:tc>
        <w:tc>
          <w:tcPr>
            <w:tcW w:w="278" w:type="pct"/>
            <w:shd w:val="clear" w:color="auto" w:fill="auto"/>
          </w:tcPr>
          <w:p w14:paraId="79472234" w14:textId="77777777" w:rsidR="00A92C7B" w:rsidRPr="008F20B5" w:rsidRDefault="00A92C7B" w:rsidP="0031331B">
            <w:pPr>
              <w:widowControl/>
              <w:jc w:val="center"/>
              <w:rPr>
                <w:ins w:id="341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2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38F81FB3" w14:textId="77777777" w:rsidR="00A92C7B" w:rsidRPr="008F20B5" w:rsidRDefault="00A92C7B" w:rsidP="0031331B">
            <w:pPr>
              <w:widowControl/>
              <w:jc w:val="center"/>
              <w:rPr>
                <w:ins w:id="342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2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8</w:t>
              </w:r>
            </w:ins>
          </w:p>
        </w:tc>
        <w:tc>
          <w:tcPr>
            <w:tcW w:w="278" w:type="pct"/>
          </w:tcPr>
          <w:p w14:paraId="21E4E4C7" w14:textId="77777777" w:rsidR="00A92C7B" w:rsidRPr="008F20B5" w:rsidRDefault="00A92C7B" w:rsidP="0031331B">
            <w:pPr>
              <w:widowControl/>
              <w:jc w:val="center"/>
              <w:rPr>
                <w:ins w:id="342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65297C75" w14:textId="77777777" w:rsidR="00A92C7B" w:rsidRPr="008F20B5" w:rsidRDefault="00A92C7B" w:rsidP="0031331B">
            <w:pPr>
              <w:widowControl/>
              <w:rPr>
                <w:ins w:id="342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0759F1FC" w14:textId="77777777" w:rsidTr="0031331B">
        <w:trPr>
          <w:trHeight w:val="340"/>
          <w:ins w:id="3425" w:author="家興 余" w:date="2021-03-19T18:08:00Z"/>
        </w:trPr>
        <w:tc>
          <w:tcPr>
            <w:tcW w:w="278" w:type="pct"/>
            <w:shd w:val="clear" w:color="auto" w:fill="auto"/>
          </w:tcPr>
          <w:p w14:paraId="0EE6FCEE" w14:textId="77777777" w:rsidR="00A92C7B" w:rsidRPr="008F20B5" w:rsidRDefault="00A92C7B" w:rsidP="0031331B">
            <w:pPr>
              <w:widowControl/>
              <w:jc w:val="center"/>
              <w:rPr>
                <w:ins w:id="342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2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lastRenderedPageBreak/>
                <w:t>47</w:t>
              </w:r>
            </w:ins>
          </w:p>
        </w:tc>
        <w:tc>
          <w:tcPr>
            <w:tcW w:w="722" w:type="pct"/>
            <w:shd w:val="clear" w:color="auto" w:fill="auto"/>
          </w:tcPr>
          <w:p w14:paraId="4E81F254" w14:textId="77777777" w:rsidR="00A92C7B" w:rsidRPr="008F20B5" w:rsidRDefault="00A92C7B" w:rsidP="0031331B">
            <w:pPr>
              <w:widowControl/>
              <w:rPr>
                <w:ins w:id="342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29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CurrCompTel</w:t>
              </w:r>
            </w:ins>
          </w:p>
        </w:tc>
        <w:tc>
          <w:tcPr>
            <w:tcW w:w="1944" w:type="pct"/>
            <w:shd w:val="clear" w:color="auto" w:fill="auto"/>
          </w:tcPr>
          <w:p w14:paraId="6A3A5F5F" w14:textId="77777777" w:rsidR="00A92C7B" w:rsidRPr="008F20B5" w:rsidRDefault="00A92C7B" w:rsidP="0031331B">
            <w:pPr>
              <w:widowControl/>
              <w:rPr>
                <w:ins w:id="343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31" w:author="家興 余" w:date="2021-03-19T18:08:00Z"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任職機構電話</w:t>
              </w:r>
            </w:ins>
          </w:p>
        </w:tc>
        <w:tc>
          <w:tcPr>
            <w:tcW w:w="278" w:type="pct"/>
            <w:shd w:val="clear" w:color="auto" w:fill="auto"/>
          </w:tcPr>
          <w:p w14:paraId="5C69BE10" w14:textId="77777777" w:rsidR="00A92C7B" w:rsidRPr="008F20B5" w:rsidRDefault="00A92C7B" w:rsidP="0031331B">
            <w:pPr>
              <w:widowControl/>
              <w:jc w:val="center"/>
              <w:rPr>
                <w:ins w:id="343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3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5FAD63FF" w14:textId="77777777" w:rsidR="00A92C7B" w:rsidRPr="008F20B5" w:rsidRDefault="00A92C7B" w:rsidP="0031331B">
            <w:pPr>
              <w:widowControl/>
              <w:jc w:val="center"/>
              <w:rPr>
                <w:ins w:id="343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3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16</w:t>
              </w:r>
            </w:ins>
          </w:p>
        </w:tc>
        <w:tc>
          <w:tcPr>
            <w:tcW w:w="278" w:type="pct"/>
          </w:tcPr>
          <w:p w14:paraId="19E214F7" w14:textId="77777777" w:rsidR="00A92C7B" w:rsidRPr="008F20B5" w:rsidRDefault="00A92C7B" w:rsidP="0031331B">
            <w:pPr>
              <w:widowControl/>
              <w:jc w:val="center"/>
              <w:rPr>
                <w:ins w:id="343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114B0DB7" w14:textId="77777777" w:rsidR="00A92C7B" w:rsidRPr="008F20B5" w:rsidRDefault="00A92C7B" w:rsidP="0031331B">
            <w:pPr>
              <w:widowControl/>
              <w:rPr>
                <w:ins w:id="343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7CA4181" w14:textId="77777777" w:rsidTr="0031331B">
        <w:trPr>
          <w:trHeight w:val="340"/>
          <w:ins w:id="3438" w:author="家興 余" w:date="2021-03-19T18:08:00Z"/>
        </w:trPr>
        <w:tc>
          <w:tcPr>
            <w:tcW w:w="278" w:type="pct"/>
            <w:shd w:val="clear" w:color="auto" w:fill="auto"/>
          </w:tcPr>
          <w:p w14:paraId="20A5157C" w14:textId="77777777" w:rsidR="00A92C7B" w:rsidRPr="008F20B5" w:rsidRDefault="00A92C7B" w:rsidP="0031331B">
            <w:pPr>
              <w:widowControl/>
              <w:jc w:val="center"/>
              <w:rPr>
                <w:ins w:id="343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4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48</w:t>
              </w:r>
            </w:ins>
          </w:p>
        </w:tc>
        <w:tc>
          <w:tcPr>
            <w:tcW w:w="722" w:type="pct"/>
            <w:shd w:val="clear" w:color="auto" w:fill="auto"/>
          </w:tcPr>
          <w:p w14:paraId="7835EDB7" w14:textId="77777777" w:rsidR="00A92C7B" w:rsidRPr="008F20B5" w:rsidRDefault="00A92C7B" w:rsidP="0031331B">
            <w:pPr>
              <w:widowControl/>
              <w:rPr>
                <w:ins w:id="344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42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JobTitle</w:t>
              </w:r>
            </w:ins>
          </w:p>
        </w:tc>
        <w:tc>
          <w:tcPr>
            <w:tcW w:w="1944" w:type="pct"/>
            <w:shd w:val="clear" w:color="auto" w:fill="auto"/>
          </w:tcPr>
          <w:p w14:paraId="47ED841C" w14:textId="77777777" w:rsidR="00A92C7B" w:rsidRPr="008F20B5" w:rsidRDefault="00A92C7B" w:rsidP="0031331B">
            <w:pPr>
              <w:widowControl/>
              <w:rPr>
                <w:ins w:id="344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44" w:author="家興 余" w:date="2021-03-19T18:08:00Z"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職位名稱</w:t>
              </w:r>
            </w:ins>
          </w:p>
        </w:tc>
        <w:tc>
          <w:tcPr>
            <w:tcW w:w="278" w:type="pct"/>
            <w:shd w:val="clear" w:color="auto" w:fill="auto"/>
          </w:tcPr>
          <w:p w14:paraId="7DF1FF1C" w14:textId="77777777" w:rsidR="00A92C7B" w:rsidRPr="008F20B5" w:rsidRDefault="00A92C7B" w:rsidP="0031331B">
            <w:pPr>
              <w:widowControl/>
              <w:jc w:val="center"/>
              <w:rPr>
                <w:ins w:id="344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4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47D4C650" w14:textId="77777777" w:rsidR="00A92C7B" w:rsidRPr="008F20B5" w:rsidRDefault="00A92C7B" w:rsidP="0031331B">
            <w:pPr>
              <w:widowControl/>
              <w:jc w:val="center"/>
              <w:rPr>
                <w:ins w:id="344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4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20</w:t>
              </w:r>
            </w:ins>
          </w:p>
        </w:tc>
        <w:tc>
          <w:tcPr>
            <w:tcW w:w="278" w:type="pct"/>
          </w:tcPr>
          <w:p w14:paraId="48C8CFB1" w14:textId="77777777" w:rsidR="00A92C7B" w:rsidRPr="008F20B5" w:rsidRDefault="00A92C7B" w:rsidP="0031331B">
            <w:pPr>
              <w:widowControl/>
              <w:jc w:val="center"/>
              <w:rPr>
                <w:ins w:id="344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AD490F7" w14:textId="77777777" w:rsidR="00A92C7B" w:rsidRPr="008F20B5" w:rsidRDefault="00A92C7B" w:rsidP="0031331B">
            <w:pPr>
              <w:widowControl/>
              <w:rPr>
                <w:ins w:id="345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645FDBC3" w14:textId="77777777" w:rsidTr="0031331B">
        <w:trPr>
          <w:trHeight w:val="340"/>
          <w:ins w:id="3451" w:author="家興 余" w:date="2021-03-19T18:08:00Z"/>
        </w:trPr>
        <w:tc>
          <w:tcPr>
            <w:tcW w:w="278" w:type="pct"/>
            <w:shd w:val="clear" w:color="auto" w:fill="auto"/>
          </w:tcPr>
          <w:p w14:paraId="153FA950" w14:textId="77777777" w:rsidR="00A92C7B" w:rsidRPr="008F20B5" w:rsidRDefault="00A92C7B" w:rsidP="0031331B">
            <w:pPr>
              <w:widowControl/>
              <w:jc w:val="center"/>
              <w:rPr>
                <w:ins w:id="345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5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49</w:t>
              </w:r>
            </w:ins>
          </w:p>
        </w:tc>
        <w:tc>
          <w:tcPr>
            <w:tcW w:w="722" w:type="pct"/>
            <w:shd w:val="clear" w:color="auto" w:fill="auto"/>
          </w:tcPr>
          <w:p w14:paraId="464F256C" w14:textId="77777777" w:rsidR="00A92C7B" w:rsidRPr="008F20B5" w:rsidRDefault="00A92C7B" w:rsidP="0031331B">
            <w:pPr>
              <w:widowControl/>
              <w:rPr>
                <w:ins w:id="345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55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JobTenure</w:t>
              </w:r>
            </w:ins>
          </w:p>
        </w:tc>
        <w:tc>
          <w:tcPr>
            <w:tcW w:w="1944" w:type="pct"/>
            <w:shd w:val="clear" w:color="auto" w:fill="auto"/>
          </w:tcPr>
          <w:p w14:paraId="655B8563" w14:textId="77777777" w:rsidR="00A92C7B" w:rsidRPr="008F20B5" w:rsidRDefault="00A92C7B" w:rsidP="0031331B">
            <w:pPr>
              <w:widowControl/>
              <w:rPr>
                <w:ins w:id="345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57" w:author="家興 余" w:date="2021-03-19T18:08:00Z"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服務年資</w:t>
              </w:r>
            </w:ins>
          </w:p>
        </w:tc>
        <w:tc>
          <w:tcPr>
            <w:tcW w:w="278" w:type="pct"/>
            <w:shd w:val="clear" w:color="auto" w:fill="auto"/>
          </w:tcPr>
          <w:p w14:paraId="0319090D" w14:textId="77777777" w:rsidR="00A92C7B" w:rsidRPr="008F20B5" w:rsidRDefault="00A92C7B" w:rsidP="0031331B">
            <w:pPr>
              <w:widowControl/>
              <w:jc w:val="center"/>
              <w:rPr>
                <w:ins w:id="345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5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727CE247" w14:textId="77777777" w:rsidR="00A92C7B" w:rsidRPr="008F20B5" w:rsidRDefault="00A92C7B" w:rsidP="0031331B">
            <w:pPr>
              <w:widowControl/>
              <w:jc w:val="center"/>
              <w:rPr>
                <w:ins w:id="346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6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78" w:type="pct"/>
          </w:tcPr>
          <w:p w14:paraId="3C01C498" w14:textId="77777777" w:rsidR="00A92C7B" w:rsidRPr="008F20B5" w:rsidRDefault="00A92C7B" w:rsidP="0031331B">
            <w:pPr>
              <w:widowControl/>
              <w:jc w:val="center"/>
              <w:rPr>
                <w:ins w:id="346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ADFBCEF" w14:textId="77777777" w:rsidR="00A92C7B" w:rsidRPr="008F20B5" w:rsidRDefault="00A92C7B" w:rsidP="0031331B">
            <w:pPr>
              <w:widowControl/>
              <w:rPr>
                <w:ins w:id="346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19E7DF6" w14:textId="77777777" w:rsidTr="0031331B">
        <w:trPr>
          <w:trHeight w:val="340"/>
          <w:ins w:id="3464" w:author="家興 余" w:date="2021-03-19T18:08:00Z"/>
        </w:trPr>
        <w:tc>
          <w:tcPr>
            <w:tcW w:w="278" w:type="pct"/>
            <w:shd w:val="clear" w:color="auto" w:fill="auto"/>
          </w:tcPr>
          <w:p w14:paraId="4C7EB7DB" w14:textId="77777777" w:rsidR="00A92C7B" w:rsidRPr="008F20B5" w:rsidRDefault="00A92C7B" w:rsidP="0031331B">
            <w:pPr>
              <w:widowControl/>
              <w:jc w:val="center"/>
              <w:rPr>
                <w:ins w:id="346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6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50</w:t>
              </w:r>
            </w:ins>
          </w:p>
        </w:tc>
        <w:tc>
          <w:tcPr>
            <w:tcW w:w="722" w:type="pct"/>
            <w:shd w:val="clear" w:color="auto" w:fill="auto"/>
          </w:tcPr>
          <w:p w14:paraId="34603B9A" w14:textId="77777777" w:rsidR="00A92C7B" w:rsidRPr="008F20B5" w:rsidRDefault="00A92C7B" w:rsidP="0031331B">
            <w:pPr>
              <w:widowControl/>
              <w:rPr>
                <w:ins w:id="346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68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IncomeOfYearly</w:t>
              </w:r>
            </w:ins>
          </w:p>
        </w:tc>
        <w:tc>
          <w:tcPr>
            <w:tcW w:w="1944" w:type="pct"/>
            <w:shd w:val="clear" w:color="auto" w:fill="auto"/>
          </w:tcPr>
          <w:p w14:paraId="6ADB6420" w14:textId="77777777" w:rsidR="00A92C7B" w:rsidRPr="008F20B5" w:rsidRDefault="00A92C7B" w:rsidP="0031331B">
            <w:pPr>
              <w:widowControl/>
              <w:rPr>
                <w:ins w:id="346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70" w:author="家興 余" w:date="2021-03-19T18:08:00Z"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年收入</w:t>
              </w:r>
            </w:ins>
          </w:p>
        </w:tc>
        <w:tc>
          <w:tcPr>
            <w:tcW w:w="278" w:type="pct"/>
            <w:shd w:val="clear" w:color="auto" w:fill="auto"/>
          </w:tcPr>
          <w:p w14:paraId="7D9D1004" w14:textId="77777777" w:rsidR="00A92C7B" w:rsidRPr="008F20B5" w:rsidRDefault="00A92C7B" w:rsidP="0031331B">
            <w:pPr>
              <w:widowControl/>
              <w:jc w:val="center"/>
              <w:rPr>
                <w:ins w:id="347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7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9</w:t>
              </w:r>
            </w:ins>
          </w:p>
        </w:tc>
        <w:tc>
          <w:tcPr>
            <w:tcW w:w="278" w:type="pct"/>
            <w:shd w:val="clear" w:color="auto" w:fill="auto"/>
          </w:tcPr>
          <w:p w14:paraId="0D7C54FB" w14:textId="77777777" w:rsidR="00A92C7B" w:rsidRPr="008F20B5" w:rsidRDefault="00A92C7B" w:rsidP="0031331B">
            <w:pPr>
              <w:widowControl/>
              <w:jc w:val="center"/>
              <w:rPr>
                <w:ins w:id="347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7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9</w:t>
              </w:r>
            </w:ins>
          </w:p>
        </w:tc>
        <w:tc>
          <w:tcPr>
            <w:tcW w:w="278" w:type="pct"/>
          </w:tcPr>
          <w:p w14:paraId="75D4C778" w14:textId="77777777" w:rsidR="00A92C7B" w:rsidRPr="008F20B5" w:rsidRDefault="00A92C7B" w:rsidP="0031331B">
            <w:pPr>
              <w:widowControl/>
              <w:jc w:val="center"/>
              <w:rPr>
                <w:ins w:id="347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7EF53FD3" w14:textId="77777777" w:rsidR="00A92C7B" w:rsidRPr="008F20B5" w:rsidRDefault="00A92C7B" w:rsidP="0031331B">
            <w:pPr>
              <w:widowControl/>
              <w:rPr>
                <w:ins w:id="347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529F3697" w14:textId="77777777" w:rsidTr="0031331B">
        <w:trPr>
          <w:trHeight w:val="340"/>
          <w:ins w:id="3477" w:author="家興 余" w:date="2021-03-19T18:08:00Z"/>
        </w:trPr>
        <w:tc>
          <w:tcPr>
            <w:tcW w:w="278" w:type="pct"/>
            <w:shd w:val="clear" w:color="auto" w:fill="auto"/>
          </w:tcPr>
          <w:p w14:paraId="58530707" w14:textId="77777777" w:rsidR="00A92C7B" w:rsidRPr="008F20B5" w:rsidRDefault="00A92C7B" w:rsidP="0031331B">
            <w:pPr>
              <w:widowControl/>
              <w:jc w:val="center"/>
              <w:rPr>
                <w:ins w:id="347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7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51</w:t>
              </w:r>
            </w:ins>
          </w:p>
        </w:tc>
        <w:tc>
          <w:tcPr>
            <w:tcW w:w="722" w:type="pct"/>
            <w:shd w:val="clear" w:color="auto" w:fill="auto"/>
          </w:tcPr>
          <w:p w14:paraId="04418E62" w14:textId="77777777" w:rsidR="00A92C7B" w:rsidRPr="007B14FD" w:rsidRDefault="00A92C7B" w:rsidP="0031331B">
            <w:pPr>
              <w:widowControl/>
              <w:rPr>
                <w:ins w:id="3480" w:author="家興 余" w:date="2021-03-19T18:08:00Z"/>
                <w:rFonts w:ascii="標楷體" w:eastAsia="標楷體" w:hAnsi="標楷體" w:cs="新細明體"/>
                <w:color w:val="FF0000"/>
                <w:kern w:val="0"/>
              </w:rPr>
            </w:pPr>
            <w:ins w:id="3481" w:author="家興 余" w:date="2021-03-19T18:08:00Z">
              <w:r w:rsidRPr="007B14FD">
                <w:rPr>
                  <w:rFonts w:ascii="標楷體" w:eastAsia="標楷體" w:hAnsi="標楷體" w:cs="新細明體"/>
                  <w:color w:val="FF0000"/>
                  <w:kern w:val="0"/>
                </w:rPr>
                <w:t>IncomeDataDate</w:t>
              </w:r>
            </w:ins>
          </w:p>
        </w:tc>
        <w:tc>
          <w:tcPr>
            <w:tcW w:w="1944" w:type="pct"/>
            <w:shd w:val="clear" w:color="auto" w:fill="auto"/>
          </w:tcPr>
          <w:p w14:paraId="61FFFC39" w14:textId="77777777" w:rsidR="00A92C7B" w:rsidRPr="007B14FD" w:rsidRDefault="00A92C7B" w:rsidP="0031331B">
            <w:pPr>
              <w:widowControl/>
              <w:rPr>
                <w:ins w:id="3482" w:author="家興 余" w:date="2021-03-19T18:08:00Z"/>
                <w:rFonts w:ascii="標楷體" w:eastAsia="標楷體" w:hAnsi="標楷體" w:cs="新細明體"/>
                <w:color w:val="FF0000"/>
                <w:kern w:val="0"/>
              </w:rPr>
            </w:pPr>
            <w:ins w:id="3483" w:author="家興 余" w:date="2021-03-19T18:08:00Z">
              <w:r w:rsidRPr="007B14FD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年收入資料年月</w:t>
              </w:r>
            </w:ins>
          </w:p>
        </w:tc>
        <w:tc>
          <w:tcPr>
            <w:tcW w:w="278" w:type="pct"/>
            <w:shd w:val="clear" w:color="auto" w:fill="auto"/>
          </w:tcPr>
          <w:p w14:paraId="347C0082" w14:textId="77777777" w:rsidR="00A92C7B" w:rsidRPr="007B14FD" w:rsidRDefault="00A92C7B" w:rsidP="0031331B">
            <w:pPr>
              <w:widowControl/>
              <w:jc w:val="center"/>
              <w:rPr>
                <w:ins w:id="3484" w:author="家興 余" w:date="2021-03-19T18:08:00Z"/>
                <w:rFonts w:ascii="標楷體" w:eastAsia="標楷體" w:hAnsi="標楷體" w:cs="新細明體"/>
                <w:color w:val="FF0000"/>
                <w:kern w:val="0"/>
              </w:rPr>
            </w:pPr>
            <w:ins w:id="3485" w:author="家興 余" w:date="2021-03-19T18:08:00Z">
              <w:r w:rsidRPr="007B14FD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142C40FD" w14:textId="77777777" w:rsidR="00A92C7B" w:rsidRPr="007B14FD" w:rsidRDefault="00A92C7B" w:rsidP="0031331B">
            <w:pPr>
              <w:widowControl/>
              <w:jc w:val="center"/>
              <w:rPr>
                <w:ins w:id="3486" w:author="家興 余" w:date="2021-03-19T18:08:00Z"/>
                <w:rFonts w:ascii="標楷體" w:eastAsia="標楷體" w:hAnsi="標楷體" w:cs="新細明體"/>
                <w:color w:val="FF0000"/>
                <w:kern w:val="0"/>
              </w:rPr>
            </w:pPr>
            <w:ins w:id="3487" w:author="家興 余" w:date="2021-03-19T18:08:00Z">
              <w:r w:rsidRPr="007B14FD">
                <w:rPr>
                  <w:rFonts w:ascii="標楷體" w:eastAsia="標楷體" w:hAnsi="標楷體" w:cs="新細明體"/>
                  <w:color w:val="FF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00C5E183" w14:textId="77777777" w:rsidR="00A92C7B" w:rsidRDefault="00A92C7B" w:rsidP="0031331B">
            <w:pPr>
              <w:widowControl/>
              <w:jc w:val="center"/>
              <w:rPr>
                <w:ins w:id="3488" w:author="家興 余" w:date="2021-03-19T18:08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42690986" w14:textId="77777777" w:rsidR="00A92C7B" w:rsidRPr="007B14FD" w:rsidRDefault="00A92C7B" w:rsidP="0031331B">
            <w:pPr>
              <w:widowControl/>
              <w:rPr>
                <w:ins w:id="3489" w:author="家興 余" w:date="2021-03-19T18:08:00Z"/>
                <w:rFonts w:ascii="標楷體" w:eastAsia="標楷體" w:hAnsi="標楷體" w:cs="新細明體"/>
                <w:color w:val="FF0000"/>
                <w:kern w:val="0"/>
              </w:rPr>
            </w:pPr>
            <w:ins w:id="3490" w:author="家興 余" w:date="2021-03-19T18:08:00Z">
              <w:r>
                <w:rPr>
                  <w:rFonts w:ascii="標楷體" w:eastAsia="標楷體" w:hAnsi="標楷體" w:cs="新細明體"/>
                  <w:color w:val="FF0000"/>
                  <w:kern w:val="0"/>
                </w:rPr>
                <w:t>YYYMM ex.</w:t>
              </w:r>
              <w:r w:rsidRPr="007B14FD">
                <w:rPr>
                  <w:rFonts w:ascii="標楷體" w:eastAsia="標楷體" w:hAnsi="標楷體" w:cs="新細明體"/>
                  <w:color w:val="FF0000"/>
                  <w:kern w:val="0"/>
                </w:rPr>
                <w:t>10912</w:t>
              </w:r>
            </w:ins>
          </w:p>
        </w:tc>
      </w:tr>
      <w:tr w:rsidR="00A92C7B" w:rsidRPr="008F20B5" w14:paraId="0FAC88F5" w14:textId="77777777" w:rsidTr="0031331B">
        <w:trPr>
          <w:trHeight w:val="340"/>
          <w:ins w:id="3491" w:author="家興 余" w:date="2021-03-19T18:08:00Z"/>
        </w:trPr>
        <w:tc>
          <w:tcPr>
            <w:tcW w:w="278" w:type="pct"/>
            <w:shd w:val="clear" w:color="auto" w:fill="auto"/>
          </w:tcPr>
          <w:p w14:paraId="40FE2D26" w14:textId="77777777" w:rsidR="00A92C7B" w:rsidRPr="008F20B5" w:rsidRDefault="00A92C7B" w:rsidP="0031331B">
            <w:pPr>
              <w:widowControl/>
              <w:jc w:val="center"/>
              <w:rPr>
                <w:ins w:id="349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9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52</w:t>
              </w:r>
            </w:ins>
          </w:p>
        </w:tc>
        <w:tc>
          <w:tcPr>
            <w:tcW w:w="722" w:type="pct"/>
            <w:shd w:val="clear" w:color="auto" w:fill="auto"/>
          </w:tcPr>
          <w:p w14:paraId="7216F307" w14:textId="77777777" w:rsidR="00A92C7B" w:rsidRPr="008F20B5" w:rsidRDefault="00A92C7B" w:rsidP="0031331B">
            <w:pPr>
              <w:widowControl/>
              <w:rPr>
                <w:ins w:id="349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95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PassportNo</w:t>
              </w:r>
            </w:ins>
          </w:p>
        </w:tc>
        <w:tc>
          <w:tcPr>
            <w:tcW w:w="1944" w:type="pct"/>
            <w:shd w:val="clear" w:color="auto" w:fill="auto"/>
          </w:tcPr>
          <w:p w14:paraId="757646C8" w14:textId="77777777" w:rsidR="00A92C7B" w:rsidRPr="008F20B5" w:rsidRDefault="00A92C7B" w:rsidP="0031331B">
            <w:pPr>
              <w:widowControl/>
              <w:rPr>
                <w:ins w:id="349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97" w:author="家興 余" w:date="2021-03-19T18:08:00Z"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護照號碼</w:t>
              </w:r>
            </w:ins>
          </w:p>
        </w:tc>
        <w:tc>
          <w:tcPr>
            <w:tcW w:w="278" w:type="pct"/>
            <w:shd w:val="clear" w:color="auto" w:fill="auto"/>
          </w:tcPr>
          <w:p w14:paraId="55864E95" w14:textId="77777777" w:rsidR="00A92C7B" w:rsidRPr="008F20B5" w:rsidRDefault="00A92C7B" w:rsidP="0031331B">
            <w:pPr>
              <w:widowControl/>
              <w:jc w:val="center"/>
              <w:rPr>
                <w:ins w:id="349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9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1C818193" w14:textId="77777777" w:rsidR="00A92C7B" w:rsidRPr="008F20B5" w:rsidRDefault="00A92C7B" w:rsidP="0031331B">
            <w:pPr>
              <w:widowControl/>
              <w:jc w:val="center"/>
              <w:rPr>
                <w:ins w:id="350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0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20</w:t>
              </w:r>
            </w:ins>
          </w:p>
        </w:tc>
        <w:tc>
          <w:tcPr>
            <w:tcW w:w="278" w:type="pct"/>
          </w:tcPr>
          <w:p w14:paraId="2F5496E8" w14:textId="77777777" w:rsidR="00A92C7B" w:rsidRPr="008F20B5" w:rsidRDefault="00A92C7B" w:rsidP="0031331B">
            <w:pPr>
              <w:widowControl/>
              <w:jc w:val="center"/>
              <w:rPr>
                <w:ins w:id="350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B2E0617" w14:textId="77777777" w:rsidR="00A92C7B" w:rsidRPr="008F20B5" w:rsidRDefault="00A92C7B" w:rsidP="0031331B">
            <w:pPr>
              <w:widowControl/>
              <w:rPr>
                <w:ins w:id="350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6D3D09D" w14:textId="77777777" w:rsidTr="0031331B">
        <w:trPr>
          <w:trHeight w:val="340"/>
          <w:ins w:id="3504" w:author="家興 余" w:date="2021-03-19T18:08:00Z"/>
        </w:trPr>
        <w:tc>
          <w:tcPr>
            <w:tcW w:w="278" w:type="pct"/>
            <w:shd w:val="clear" w:color="auto" w:fill="auto"/>
          </w:tcPr>
          <w:p w14:paraId="690EE85B" w14:textId="77777777" w:rsidR="00A92C7B" w:rsidRPr="008F20B5" w:rsidRDefault="00A92C7B" w:rsidP="0031331B">
            <w:pPr>
              <w:widowControl/>
              <w:jc w:val="center"/>
              <w:rPr>
                <w:ins w:id="350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0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53</w:t>
              </w:r>
            </w:ins>
          </w:p>
        </w:tc>
        <w:tc>
          <w:tcPr>
            <w:tcW w:w="722" w:type="pct"/>
            <w:shd w:val="clear" w:color="auto" w:fill="auto"/>
          </w:tcPr>
          <w:p w14:paraId="7BF4E497" w14:textId="77777777" w:rsidR="00A92C7B" w:rsidRPr="008F20B5" w:rsidRDefault="00A92C7B" w:rsidP="0031331B">
            <w:pPr>
              <w:widowControl/>
              <w:rPr>
                <w:ins w:id="350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08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AMLJobCode</w:t>
              </w:r>
            </w:ins>
          </w:p>
        </w:tc>
        <w:tc>
          <w:tcPr>
            <w:tcW w:w="1944" w:type="pct"/>
            <w:shd w:val="clear" w:color="auto" w:fill="auto"/>
          </w:tcPr>
          <w:p w14:paraId="7CF26685" w14:textId="77777777" w:rsidR="00A92C7B" w:rsidRPr="008F20B5" w:rsidRDefault="00A92C7B" w:rsidP="0031331B">
            <w:pPr>
              <w:widowControl/>
              <w:rPr>
                <w:ins w:id="350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10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AML</w:t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職業別</w:t>
              </w:r>
            </w:ins>
          </w:p>
        </w:tc>
        <w:tc>
          <w:tcPr>
            <w:tcW w:w="278" w:type="pct"/>
            <w:shd w:val="clear" w:color="auto" w:fill="auto"/>
          </w:tcPr>
          <w:p w14:paraId="7A53EB48" w14:textId="77777777" w:rsidR="00A92C7B" w:rsidRPr="008F20B5" w:rsidRDefault="00A92C7B" w:rsidP="0031331B">
            <w:pPr>
              <w:widowControl/>
              <w:jc w:val="center"/>
              <w:rPr>
                <w:ins w:id="351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1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007629D0" w14:textId="77777777" w:rsidR="00A92C7B" w:rsidRPr="008F20B5" w:rsidRDefault="00A92C7B" w:rsidP="0031331B">
            <w:pPr>
              <w:widowControl/>
              <w:jc w:val="center"/>
              <w:rPr>
                <w:ins w:id="351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1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</w:p>
        </w:tc>
        <w:tc>
          <w:tcPr>
            <w:tcW w:w="278" w:type="pct"/>
          </w:tcPr>
          <w:p w14:paraId="502EBF64" w14:textId="77777777" w:rsidR="00A92C7B" w:rsidRPr="008F20B5" w:rsidRDefault="00A92C7B" w:rsidP="0031331B">
            <w:pPr>
              <w:widowControl/>
              <w:jc w:val="center"/>
              <w:rPr>
                <w:ins w:id="351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C714D53" w14:textId="77777777" w:rsidR="00A92C7B" w:rsidRPr="00A45B3F" w:rsidRDefault="00A92C7B" w:rsidP="0031331B">
            <w:pPr>
              <w:widowControl/>
              <w:rPr>
                <w:ins w:id="351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17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001 博弈業</w:t>
              </w:r>
            </w:ins>
          </w:p>
          <w:p w14:paraId="11B040F9" w14:textId="77777777" w:rsidR="00A92C7B" w:rsidRPr="00A45B3F" w:rsidRDefault="00A92C7B" w:rsidP="0031331B">
            <w:pPr>
              <w:widowControl/>
              <w:rPr>
                <w:ins w:id="351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19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002 珠寶業</w:t>
              </w:r>
            </w:ins>
          </w:p>
          <w:p w14:paraId="31B93F70" w14:textId="77777777" w:rsidR="00A92C7B" w:rsidRPr="00A45B3F" w:rsidRDefault="00A92C7B" w:rsidP="0031331B">
            <w:pPr>
              <w:widowControl/>
              <w:rPr>
                <w:ins w:id="352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21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003 古董商</w:t>
              </w:r>
            </w:ins>
          </w:p>
          <w:p w14:paraId="2AC38142" w14:textId="77777777" w:rsidR="00A92C7B" w:rsidRPr="00A45B3F" w:rsidRDefault="00A92C7B" w:rsidP="0031331B">
            <w:pPr>
              <w:widowControl/>
              <w:rPr>
                <w:ins w:id="352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23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004 拍賣交易所</w:t>
              </w:r>
            </w:ins>
          </w:p>
          <w:p w14:paraId="29428517" w14:textId="77777777" w:rsidR="00A92C7B" w:rsidRPr="00A45B3F" w:rsidRDefault="00A92C7B" w:rsidP="0031331B">
            <w:pPr>
              <w:widowControl/>
              <w:rPr>
                <w:ins w:id="352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25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005 不動產經營</w:t>
              </w:r>
            </w:ins>
          </w:p>
          <w:p w14:paraId="77F87B19" w14:textId="77777777" w:rsidR="00A92C7B" w:rsidRPr="00A45B3F" w:rsidRDefault="00A92C7B" w:rsidP="0031331B">
            <w:pPr>
              <w:widowControl/>
              <w:rPr>
                <w:ins w:id="352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27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006 民間融資（舊：當鋪）</w:t>
              </w:r>
            </w:ins>
          </w:p>
          <w:p w14:paraId="129773AF" w14:textId="77777777" w:rsidR="00A92C7B" w:rsidRPr="00A45B3F" w:rsidRDefault="00A92C7B" w:rsidP="0031331B">
            <w:pPr>
              <w:widowControl/>
              <w:rPr>
                <w:ins w:id="352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29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007 銀樓</w:t>
              </w:r>
            </w:ins>
          </w:p>
          <w:p w14:paraId="573DAEF4" w14:textId="77777777" w:rsidR="00A92C7B" w:rsidRPr="00A45B3F" w:rsidRDefault="00A92C7B" w:rsidP="0031331B">
            <w:pPr>
              <w:widowControl/>
              <w:rPr>
                <w:ins w:id="353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31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008 特種行業</w:t>
              </w:r>
            </w:ins>
          </w:p>
          <w:p w14:paraId="746DB130" w14:textId="77777777" w:rsidR="00A92C7B" w:rsidRPr="00A45B3F" w:rsidRDefault="00A92C7B" w:rsidP="0031331B">
            <w:pPr>
              <w:widowControl/>
              <w:rPr>
                <w:ins w:id="353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33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009 奢侈品或高價買賣業</w:t>
              </w:r>
            </w:ins>
          </w:p>
          <w:p w14:paraId="2F336384" w14:textId="77777777" w:rsidR="00A92C7B" w:rsidRPr="00A45B3F" w:rsidRDefault="00A92C7B" w:rsidP="0031331B">
            <w:pPr>
              <w:widowControl/>
              <w:rPr>
                <w:ins w:id="353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35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010 會計服務相關</w:t>
              </w:r>
            </w:ins>
          </w:p>
          <w:p w14:paraId="617D9A24" w14:textId="77777777" w:rsidR="00A92C7B" w:rsidRPr="00A45B3F" w:rsidRDefault="00A92C7B" w:rsidP="0031331B">
            <w:pPr>
              <w:widowControl/>
              <w:rPr>
                <w:ins w:id="353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37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011 法律服務相關</w:t>
              </w:r>
            </w:ins>
          </w:p>
          <w:p w14:paraId="2A8F3317" w14:textId="77777777" w:rsidR="00A92C7B" w:rsidRPr="00A45B3F" w:rsidRDefault="00A92C7B" w:rsidP="0031331B">
            <w:pPr>
              <w:widowControl/>
              <w:rPr>
                <w:ins w:id="353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39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012 金融服務相關</w:t>
              </w:r>
            </w:ins>
          </w:p>
          <w:p w14:paraId="52A7D54B" w14:textId="77777777" w:rsidR="00A92C7B" w:rsidRPr="00A45B3F" w:rsidRDefault="00A92C7B" w:rsidP="0031331B">
            <w:pPr>
              <w:widowControl/>
              <w:rPr>
                <w:ins w:id="354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41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013 其他</w:t>
              </w:r>
            </w:ins>
          </w:p>
          <w:p w14:paraId="0BAE7338" w14:textId="77777777" w:rsidR="00A92C7B" w:rsidRPr="00A45B3F" w:rsidRDefault="00A92C7B" w:rsidP="0031331B">
            <w:pPr>
              <w:widowControl/>
              <w:rPr>
                <w:ins w:id="354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43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014 營建工程業</w:t>
              </w:r>
            </w:ins>
          </w:p>
          <w:p w14:paraId="3E86DE12" w14:textId="77777777" w:rsidR="00A92C7B" w:rsidRPr="00A45B3F" w:rsidRDefault="00A92C7B" w:rsidP="0031331B">
            <w:pPr>
              <w:widowControl/>
              <w:rPr>
                <w:ins w:id="354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45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015 貨運報關業</w:t>
              </w:r>
            </w:ins>
          </w:p>
          <w:p w14:paraId="57023141" w14:textId="77777777" w:rsidR="00A92C7B" w:rsidRPr="00A45B3F" w:rsidRDefault="00A92C7B" w:rsidP="0031331B">
            <w:pPr>
              <w:widowControl/>
              <w:rPr>
                <w:ins w:id="354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47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016 武器製造及進出口業</w:t>
              </w:r>
            </w:ins>
          </w:p>
          <w:p w14:paraId="0A2866DB" w14:textId="77777777" w:rsidR="00A92C7B" w:rsidRPr="00A45B3F" w:rsidRDefault="00A92C7B" w:rsidP="0031331B">
            <w:pPr>
              <w:widowControl/>
              <w:rPr>
                <w:ins w:id="354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49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017 天然資源開採及進口業</w:t>
              </w:r>
            </w:ins>
          </w:p>
          <w:p w14:paraId="4AFE83AC" w14:textId="77777777" w:rsidR="00A92C7B" w:rsidRPr="00A45B3F" w:rsidRDefault="00A92C7B" w:rsidP="0031331B">
            <w:pPr>
              <w:widowControl/>
              <w:rPr>
                <w:ins w:id="355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51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018 地政士</w:t>
              </w:r>
            </w:ins>
          </w:p>
          <w:p w14:paraId="210E4C75" w14:textId="77777777" w:rsidR="00A92C7B" w:rsidRPr="00A45B3F" w:rsidRDefault="00A92C7B" w:rsidP="0031331B">
            <w:pPr>
              <w:widowControl/>
              <w:rPr>
                <w:ins w:id="355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53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019 公證人</w:t>
              </w:r>
            </w:ins>
          </w:p>
          <w:p w14:paraId="3C97D85B" w14:textId="77777777" w:rsidR="00A92C7B" w:rsidRPr="00A45B3F" w:rsidRDefault="00A92C7B" w:rsidP="0031331B">
            <w:pPr>
              <w:widowControl/>
              <w:rPr>
                <w:ins w:id="355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55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020 宗教團體</w:t>
              </w:r>
            </w:ins>
          </w:p>
          <w:p w14:paraId="2853E936" w14:textId="77777777" w:rsidR="00A92C7B" w:rsidRPr="00A45B3F" w:rsidRDefault="00A92C7B" w:rsidP="0031331B">
            <w:pPr>
              <w:widowControl/>
              <w:rPr>
                <w:ins w:id="355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57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021 社會福利慈善團體</w:t>
              </w:r>
            </w:ins>
          </w:p>
          <w:p w14:paraId="36268167" w14:textId="77777777" w:rsidR="00A92C7B" w:rsidRPr="00A45B3F" w:rsidRDefault="00A92C7B" w:rsidP="0031331B">
            <w:pPr>
              <w:widowControl/>
              <w:rPr>
                <w:ins w:id="355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59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022 非金融機構之外匯經紀及交易業</w:t>
              </w:r>
            </w:ins>
          </w:p>
          <w:p w14:paraId="7E3F1C83" w14:textId="77777777" w:rsidR="00A92C7B" w:rsidRPr="00A45B3F" w:rsidRDefault="00A92C7B" w:rsidP="0031331B">
            <w:pPr>
              <w:widowControl/>
              <w:rPr>
                <w:ins w:id="356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61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023 財務或管理顧問業</w:t>
              </w:r>
            </w:ins>
          </w:p>
          <w:p w14:paraId="5635D476" w14:textId="77777777" w:rsidR="00A92C7B" w:rsidRPr="00A45B3F" w:rsidRDefault="00A92C7B" w:rsidP="0031331B">
            <w:pPr>
              <w:widowControl/>
              <w:rPr>
                <w:ins w:id="356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63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024 融資租賃業</w:t>
              </w:r>
            </w:ins>
          </w:p>
          <w:p w14:paraId="6A248AE8" w14:textId="77777777" w:rsidR="00A92C7B" w:rsidRPr="00A45B3F" w:rsidRDefault="00A92C7B" w:rsidP="0031331B">
            <w:pPr>
              <w:widowControl/>
              <w:rPr>
                <w:ins w:id="356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65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lastRenderedPageBreak/>
                <w:t>025 記帳士與記帳及報稅代理人</w:t>
              </w:r>
            </w:ins>
          </w:p>
          <w:p w14:paraId="16F1D088" w14:textId="77777777" w:rsidR="00A92C7B" w:rsidRPr="00A45B3F" w:rsidRDefault="00A92C7B" w:rsidP="0031331B">
            <w:pPr>
              <w:widowControl/>
              <w:rPr>
                <w:ins w:id="356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67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026 第三方、電子支付機構</w:t>
              </w:r>
            </w:ins>
          </w:p>
          <w:p w14:paraId="55D9BA9C" w14:textId="77777777" w:rsidR="00A92C7B" w:rsidRPr="00A45B3F" w:rsidRDefault="00A92C7B" w:rsidP="0031331B">
            <w:pPr>
              <w:widowControl/>
              <w:rPr>
                <w:ins w:id="356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69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999 無法取得</w:t>
              </w:r>
            </w:ins>
          </w:p>
          <w:p w14:paraId="1CD8DE45" w14:textId="77777777" w:rsidR="00A92C7B" w:rsidRPr="007B14FD" w:rsidRDefault="00A92C7B" w:rsidP="0031331B">
            <w:pPr>
              <w:widowControl/>
              <w:rPr>
                <w:ins w:id="357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062483FE" w14:textId="77777777" w:rsidTr="0031331B">
        <w:trPr>
          <w:trHeight w:val="340"/>
          <w:ins w:id="3571" w:author="家興 余" w:date="2021-03-19T18:08:00Z"/>
        </w:trPr>
        <w:tc>
          <w:tcPr>
            <w:tcW w:w="278" w:type="pct"/>
            <w:shd w:val="clear" w:color="auto" w:fill="auto"/>
          </w:tcPr>
          <w:p w14:paraId="46F6DED1" w14:textId="77777777" w:rsidR="00A92C7B" w:rsidRPr="008F20B5" w:rsidRDefault="00A92C7B" w:rsidP="0031331B">
            <w:pPr>
              <w:widowControl/>
              <w:jc w:val="center"/>
              <w:rPr>
                <w:ins w:id="357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7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lastRenderedPageBreak/>
                <w:t>54</w:t>
              </w:r>
            </w:ins>
          </w:p>
        </w:tc>
        <w:tc>
          <w:tcPr>
            <w:tcW w:w="722" w:type="pct"/>
            <w:shd w:val="clear" w:color="auto" w:fill="auto"/>
          </w:tcPr>
          <w:p w14:paraId="07CED238" w14:textId="77777777" w:rsidR="00A92C7B" w:rsidRPr="008F20B5" w:rsidRDefault="00A92C7B" w:rsidP="0031331B">
            <w:pPr>
              <w:widowControl/>
              <w:rPr>
                <w:ins w:id="357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75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AMLGroup</w:t>
              </w:r>
            </w:ins>
          </w:p>
        </w:tc>
        <w:tc>
          <w:tcPr>
            <w:tcW w:w="1944" w:type="pct"/>
            <w:shd w:val="clear" w:color="auto" w:fill="auto"/>
          </w:tcPr>
          <w:p w14:paraId="24635D1A" w14:textId="77777777" w:rsidR="00A92C7B" w:rsidRPr="008F20B5" w:rsidRDefault="00A92C7B" w:rsidP="0031331B">
            <w:pPr>
              <w:widowControl/>
              <w:rPr>
                <w:ins w:id="357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77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AML</w:t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組織</w:t>
              </w:r>
            </w:ins>
          </w:p>
        </w:tc>
        <w:tc>
          <w:tcPr>
            <w:tcW w:w="278" w:type="pct"/>
            <w:shd w:val="clear" w:color="auto" w:fill="auto"/>
          </w:tcPr>
          <w:p w14:paraId="12F76F1D" w14:textId="77777777" w:rsidR="00A92C7B" w:rsidRPr="008F20B5" w:rsidRDefault="00A92C7B" w:rsidP="0031331B">
            <w:pPr>
              <w:widowControl/>
              <w:jc w:val="center"/>
              <w:rPr>
                <w:ins w:id="357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7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396E55A5" w14:textId="77777777" w:rsidR="00A92C7B" w:rsidRPr="008F20B5" w:rsidRDefault="00A92C7B" w:rsidP="0031331B">
            <w:pPr>
              <w:widowControl/>
              <w:jc w:val="center"/>
              <w:rPr>
                <w:ins w:id="358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8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</w:p>
        </w:tc>
        <w:tc>
          <w:tcPr>
            <w:tcW w:w="278" w:type="pct"/>
          </w:tcPr>
          <w:p w14:paraId="58D877ED" w14:textId="77777777" w:rsidR="00A92C7B" w:rsidRPr="008F20B5" w:rsidRDefault="00A92C7B" w:rsidP="0031331B">
            <w:pPr>
              <w:widowControl/>
              <w:jc w:val="center"/>
              <w:rPr>
                <w:ins w:id="358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037DA8E7" w14:textId="77777777" w:rsidR="00A92C7B" w:rsidRPr="00A45B3F" w:rsidRDefault="00A92C7B" w:rsidP="0031331B">
            <w:pPr>
              <w:widowControl/>
              <w:rPr>
                <w:ins w:id="358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84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001個人</w:t>
              </w:r>
            </w:ins>
          </w:p>
          <w:p w14:paraId="06C54551" w14:textId="77777777" w:rsidR="00A92C7B" w:rsidRPr="00A45B3F" w:rsidRDefault="00A92C7B" w:rsidP="0031331B">
            <w:pPr>
              <w:widowControl/>
              <w:rPr>
                <w:ins w:id="358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86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002營利組織＿非公開發行公司</w:t>
              </w:r>
            </w:ins>
          </w:p>
          <w:p w14:paraId="5900EC05" w14:textId="77777777" w:rsidR="00A92C7B" w:rsidRPr="00A45B3F" w:rsidRDefault="00A92C7B" w:rsidP="0031331B">
            <w:pPr>
              <w:widowControl/>
              <w:rPr>
                <w:ins w:id="358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88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003營利組織＿公開發行公司</w:t>
              </w:r>
            </w:ins>
          </w:p>
          <w:p w14:paraId="136B737B" w14:textId="77777777" w:rsidR="00A92C7B" w:rsidRPr="00A45B3F" w:rsidRDefault="00A92C7B" w:rsidP="0031331B">
            <w:pPr>
              <w:widowControl/>
              <w:rPr>
                <w:ins w:id="358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90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004社團法人或其他組織</w:t>
              </w:r>
            </w:ins>
          </w:p>
          <w:p w14:paraId="1C39EC3C" w14:textId="77777777" w:rsidR="00A92C7B" w:rsidRPr="00A45B3F" w:rsidRDefault="00A92C7B" w:rsidP="0031331B">
            <w:pPr>
              <w:widowControl/>
              <w:rPr>
                <w:ins w:id="359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92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005政府機關</w:t>
              </w:r>
            </w:ins>
          </w:p>
          <w:p w14:paraId="75287643" w14:textId="77777777" w:rsidR="00A92C7B" w:rsidRPr="00A45B3F" w:rsidRDefault="00A92C7B" w:rsidP="0031331B">
            <w:pPr>
              <w:widowControl/>
              <w:rPr>
                <w:ins w:id="359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94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006社會福利慈善財團法人／團體</w:t>
              </w:r>
            </w:ins>
          </w:p>
          <w:p w14:paraId="2C4DD895" w14:textId="77777777" w:rsidR="00A92C7B" w:rsidRPr="00A45B3F" w:rsidRDefault="00A92C7B" w:rsidP="0031331B">
            <w:pPr>
              <w:widowControl/>
              <w:rPr>
                <w:ins w:id="359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96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007宗教財團法人／團體</w:t>
              </w:r>
            </w:ins>
          </w:p>
          <w:p w14:paraId="417AA9DD" w14:textId="77777777" w:rsidR="00A92C7B" w:rsidRPr="00A45B3F" w:rsidRDefault="00A92C7B" w:rsidP="0031331B">
            <w:pPr>
              <w:widowControl/>
              <w:rPr>
                <w:ins w:id="359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98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008其他財團法人</w:t>
              </w:r>
            </w:ins>
          </w:p>
          <w:p w14:paraId="19D3660B" w14:textId="77777777" w:rsidR="00A92C7B" w:rsidRPr="00A45B3F" w:rsidRDefault="00A92C7B" w:rsidP="0031331B">
            <w:pPr>
              <w:widowControl/>
              <w:rPr>
                <w:ins w:id="359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600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009人民團體</w:t>
              </w:r>
            </w:ins>
          </w:p>
          <w:p w14:paraId="5DFE76E8" w14:textId="77777777" w:rsidR="00A92C7B" w:rsidRPr="008F20B5" w:rsidRDefault="00A92C7B" w:rsidP="0031331B">
            <w:pPr>
              <w:widowControl/>
              <w:rPr>
                <w:ins w:id="360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602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999無法取得</w:t>
              </w:r>
            </w:ins>
          </w:p>
        </w:tc>
      </w:tr>
      <w:tr w:rsidR="00A92C7B" w:rsidRPr="008F20B5" w14:paraId="79983CB0" w14:textId="77777777" w:rsidTr="0031331B">
        <w:trPr>
          <w:trHeight w:val="340"/>
          <w:ins w:id="3603" w:author="家興 余" w:date="2021-03-19T18:08:00Z"/>
        </w:trPr>
        <w:tc>
          <w:tcPr>
            <w:tcW w:w="278" w:type="pct"/>
            <w:shd w:val="clear" w:color="auto" w:fill="auto"/>
          </w:tcPr>
          <w:p w14:paraId="41E8555B" w14:textId="77777777" w:rsidR="00A92C7B" w:rsidRPr="008F20B5" w:rsidRDefault="00A92C7B" w:rsidP="0031331B">
            <w:pPr>
              <w:widowControl/>
              <w:jc w:val="center"/>
              <w:rPr>
                <w:ins w:id="360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60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55</w:t>
              </w:r>
            </w:ins>
          </w:p>
        </w:tc>
        <w:tc>
          <w:tcPr>
            <w:tcW w:w="722" w:type="pct"/>
            <w:shd w:val="clear" w:color="auto" w:fill="auto"/>
          </w:tcPr>
          <w:p w14:paraId="091F52BD" w14:textId="77777777" w:rsidR="00A92C7B" w:rsidRPr="008F20B5" w:rsidRDefault="00A92C7B" w:rsidP="0031331B">
            <w:pPr>
              <w:widowControl/>
              <w:rPr>
                <w:ins w:id="360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607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IndigenousName</w:t>
              </w:r>
            </w:ins>
          </w:p>
        </w:tc>
        <w:tc>
          <w:tcPr>
            <w:tcW w:w="1944" w:type="pct"/>
            <w:shd w:val="clear" w:color="auto" w:fill="auto"/>
          </w:tcPr>
          <w:p w14:paraId="11B5C580" w14:textId="77777777" w:rsidR="00A92C7B" w:rsidRPr="008F20B5" w:rsidRDefault="00A92C7B" w:rsidP="0031331B">
            <w:pPr>
              <w:widowControl/>
              <w:rPr>
                <w:ins w:id="360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609" w:author="家興 余" w:date="2021-03-19T18:08:00Z"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原住民姓名</w:t>
              </w:r>
            </w:ins>
          </w:p>
        </w:tc>
        <w:tc>
          <w:tcPr>
            <w:tcW w:w="278" w:type="pct"/>
            <w:shd w:val="clear" w:color="auto" w:fill="auto"/>
          </w:tcPr>
          <w:p w14:paraId="056672C1" w14:textId="77777777" w:rsidR="00A92C7B" w:rsidRPr="008F20B5" w:rsidRDefault="00A92C7B" w:rsidP="0031331B">
            <w:pPr>
              <w:widowControl/>
              <w:jc w:val="center"/>
              <w:rPr>
                <w:ins w:id="361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61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464D12E1" w14:textId="77777777" w:rsidR="00A92C7B" w:rsidRPr="008F20B5" w:rsidRDefault="00A92C7B" w:rsidP="0031331B">
            <w:pPr>
              <w:widowControl/>
              <w:jc w:val="center"/>
              <w:rPr>
                <w:ins w:id="361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61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100</w:t>
              </w:r>
            </w:ins>
          </w:p>
        </w:tc>
        <w:tc>
          <w:tcPr>
            <w:tcW w:w="278" w:type="pct"/>
          </w:tcPr>
          <w:p w14:paraId="15DA277E" w14:textId="77777777" w:rsidR="00A92C7B" w:rsidRPr="008F20B5" w:rsidRDefault="00A92C7B" w:rsidP="0031331B">
            <w:pPr>
              <w:widowControl/>
              <w:jc w:val="center"/>
              <w:rPr>
                <w:ins w:id="361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6D29D9DF" w14:textId="77777777" w:rsidR="00A92C7B" w:rsidRPr="008F20B5" w:rsidRDefault="00A92C7B" w:rsidP="0031331B">
            <w:pPr>
              <w:widowControl/>
              <w:rPr>
                <w:ins w:id="361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605D35BB" w14:textId="77777777" w:rsidR="00A92C7B" w:rsidRPr="008F20B5" w:rsidRDefault="00A92C7B" w:rsidP="00A92C7B">
      <w:pPr>
        <w:rPr>
          <w:ins w:id="3616" w:author="家興 余" w:date="2021-03-19T18:08:00Z"/>
          <w:rFonts w:ascii="標楷體" w:eastAsia="標楷體" w:hAnsi="標楷體"/>
        </w:rPr>
      </w:pPr>
    </w:p>
    <w:p w14:paraId="6AD3EAFD" w14:textId="72E32245" w:rsidR="009C1DD1" w:rsidRPr="008F20B5" w:rsidRDefault="00A92C7B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  <w:b/>
          <w:szCs w:val="32"/>
        </w:rPr>
        <w:pPrChange w:id="3617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ins w:id="3618" w:author="家興 余" w:date="2021-03-19T18:08:00Z">
        <w:r w:rsidRPr="008F20B5">
          <w:br w:type="page"/>
        </w:r>
      </w:ins>
      <w:r w:rsidR="009C1DD1" w:rsidRPr="008F20B5">
        <w:rPr>
          <w:rFonts w:ascii="標楷體" w:hAnsi="標楷體"/>
          <w:b/>
          <w:szCs w:val="32"/>
        </w:rPr>
        <w:lastRenderedPageBreak/>
        <w:t>L2153</w:t>
      </w:r>
      <w:r w:rsidR="009C1DD1" w:rsidRPr="008F20B5">
        <w:rPr>
          <w:rFonts w:ascii="標楷體" w:hAnsi="標楷體" w:hint="eastAsia"/>
          <w:b/>
        </w:rPr>
        <w:t>核准額度登錄</w:t>
      </w:r>
    </w:p>
    <w:tbl>
      <w:tblPr>
        <w:tblW w:w="5050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3619" w:author="家興 余" w:date="2021-03-18T10:08:00Z">
          <w:tblPr>
            <w:tblW w:w="4766" w:type="pct"/>
            <w:tblInd w:w="45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5"/>
        <w:gridCol w:w="1470"/>
        <w:gridCol w:w="3960"/>
        <w:gridCol w:w="566"/>
        <w:gridCol w:w="566"/>
        <w:gridCol w:w="566"/>
        <w:gridCol w:w="2037"/>
        <w:gridCol w:w="566"/>
        <w:tblGridChange w:id="3620">
          <w:tblGrid>
            <w:gridCol w:w="408"/>
            <w:gridCol w:w="153"/>
            <w:gridCol w:w="4"/>
            <w:gridCol w:w="1470"/>
            <w:gridCol w:w="11"/>
            <w:gridCol w:w="765"/>
            <w:gridCol w:w="784"/>
            <w:gridCol w:w="411"/>
            <w:gridCol w:w="411"/>
            <w:gridCol w:w="520"/>
            <w:gridCol w:w="133"/>
            <w:gridCol w:w="431"/>
            <w:gridCol w:w="494"/>
            <w:gridCol w:w="70"/>
            <w:gridCol w:w="496"/>
            <w:gridCol w:w="566"/>
            <w:gridCol w:w="1959"/>
            <w:gridCol w:w="631"/>
            <w:gridCol w:w="13"/>
            <w:gridCol w:w="9"/>
            <w:gridCol w:w="3630"/>
          </w:tblGrid>
        </w:tblGridChange>
      </w:tblGrid>
      <w:tr w:rsidR="008464F4" w:rsidRPr="008F20B5" w14:paraId="7B6FD2EA" w14:textId="77777777" w:rsidTr="00B63420">
        <w:trPr>
          <w:trHeight w:val="350"/>
          <w:tblHeader/>
          <w:trPrChange w:id="3621" w:author="家興 余" w:date="2021-03-18T10:08:00Z">
            <w:trPr>
              <w:trHeight w:val="350"/>
              <w:tblHeader/>
            </w:trPr>
          </w:trPrChange>
        </w:trPr>
        <w:tc>
          <w:tcPr>
            <w:tcW w:w="274" w:type="pct"/>
            <w:shd w:val="clear" w:color="auto" w:fill="auto"/>
            <w:hideMark/>
            <w:tcPrChange w:id="3622" w:author="家興 余" w:date="2021-03-18T10:08:00Z">
              <w:tcPr>
                <w:tcW w:w="289" w:type="pct"/>
                <w:gridSpan w:val="2"/>
                <w:shd w:val="clear" w:color="auto" w:fill="auto"/>
                <w:hideMark/>
              </w:tcPr>
            </w:tcPrChange>
          </w:tcPr>
          <w:p w14:paraId="74401E77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  <w:p w14:paraId="5EEADBED" w14:textId="0301B9C3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  <w:tcPrChange w:id="3623" w:author="家興 余" w:date="2021-03-18T10:08:00Z">
              <w:tcPr>
                <w:tcW w:w="1158" w:type="pct"/>
                <w:gridSpan w:val="4"/>
                <w:shd w:val="clear" w:color="auto" w:fill="auto"/>
                <w:hideMark/>
              </w:tcPr>
            </w:tcPrChange>
          </w:tcPr>
          <w:p w14:paraId="73040237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23" w:type="pct"/>
            <w:shd w:val="clear" w:color="auto" w:fill="auto"/>
            <w:hideMark/>
            <w:tcPrChange w:id="3624" w:author="家興 余" w:date="2021-03-18T10:08:00Z">
              <w:tcPr>
                <w:tcW w:w="1094" w:type="pct"/>
                <w:gridSpan w:val="4"/>
                <w:shd w:val="clear" w:color="auto" w:fill="auto"/>
                <w:hideMark/>
              </w:tcPr>
            </w:tcPrChange>
          </w:tcPr>
          <w:p w14:paraId="7BD5E021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5" w:type="pct"/>
            <w:shd w:val="clear" w:color="auto" w:fill="auto"/>
            <w:hideMark/>
            <w:tcPrChange w:id="3625" w:author="家興 余" w:date="2021-03-18T10:08:00Z">
              <w:tcPr>
                <w:tcW w:w="290" w:type="pct"/>
                <w:gridSpan w:val="2"/>
                <w:shd w:val="clear" w:color="auto" w:fill="auto"/>
                <w:hideMark/>
              </w:tcPr>
            </w:tcPrChange>
          </w:tcPr>
          <w:p w14:paraId="57043E69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75" w:type="pct"/>
            <w:shd w:val="clear" w:color="auto" w:fill="auto"/>
            <w:hideMark/>
            <w:tcPrChange w:id="3626" w:author="家興 余" w:date="2021-03-18T10:08:00Z">
              <w:tcPr>
                <w:tcW w:w="290" w:type="pct"/>
                <w:gridSpan w:val="2"/>
                <w:shd w:val="clear" w:color="auto" w:fill="auto"/>
                <w:hideMark/>
              </w:tcPr>
            </w:tcPrChange>
          </w:tcPr>
          <w:p w14:paraId="58DB15B0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75" w:type="pct"/>
            <w:tcPrChange w:id="3627" w:author="家興 余" w:date="2021-03-18T10:08:00Z">
              <w:tcPr>
                <w:tcW w:w="1" w:type="pct"/>
                <w:gridSpan w:val="4"/>
              </w:tcPr>
            </w:tcPrChange>
          </w:tcPr>
          <w:p w14:paraId="42B2F9C5" w14:textId="1AD96D07" w:rsidR="008464F4" w:rsidRPr="008F20B5" w:rsidRDefault="008464F4">
            <w:pPr>
              <w:widowControl/>
              <w:jc w:val="center"/>
              <w:rPr>
                <w:ins w:id="3628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629" w:author="家興 余" w:date="2021-01-21T09:30:00Z">
                <w:pPr>
                  <w:widowControl/>
                </w:pPr>
              </w:pPrChange>
            </w:pPr>
            <w:ins w:id="3630" w:author="家興 余" w:date="2021-01-21T09:2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264" w:type="pct"/>
            <w:gridSpan w:val="2"/>
            <w:shd w:val="clear" w:color="auto" w:fill="auto"/>
            <w:hideMark/>
            <w:tcPrChange w:id="3631" w:author="家興 余" w:date="2021-03-18T10:08:00Z">
              <w:tcPr>
                <w:tcW w:w="1879" w:type="pct"/>
                <w:gridSpan w:val="3"/>
                <w:shd w:val="clear" w:color="auto" w:fill="auto"/>
                <w:hideMark/>
              </w:tcPr>
            </w:tcPrChange>
          </w:tcPr>
          <w:p w14:paraId="67DBEF14" w14:textId="43D44DA1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8464F4" w:rsidRPr="008F20B5" w14:paraId="326D86DD" w14:textId="77777777" w:rsidTr="00B63420">
        <w:trPr>
          <w:trHeight w:val="340"/>
          <w:trPrChange w:id="3632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3633" w:author="家興 余" w:date="2021-03-18T10:08:00Z">
              <w:tcPr>
                <w:tcW w:w="289" w:type="pct"/>
                <w:gridSpan w:val="2"/>
                <w:shd w:val="clear" w:color="auto" w:fill="auto"/>
              </w:tcPr>
            </w:tcPrChange>
          </w:tcPr>
          <w:p w14:paraId="0BFB567E" w14:textId="676A2B1B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  <w:tcPrChange w:id="3634" w:author="家興 余" w:date="2021-03-18T10:08:00Z">
              <w:tcPr>
                <w:tcW w:w="1158" w:type="pct"/>
                <w:gridSpan w:val="4"/>
                <w:shd w:val="clear" w:color="auto" w:fill="auto"/>
                <w:hideMark/>
              </w:tcPr>
            </w:tcPrChange>
          </w:tcPr>
          <w:p w14:paraId="4431E070" w14:textId="6F0496ED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923" w:type="pct"/>
            <w:shd w:val="clear" w:color="auto" w:fill="auto"/>
            <w:hideMark/>
            <w:tcPrChange w:id="3635" w:author="家興 余" w:date="2021-03-18T10:08:00Z">
              <w:tcPr>
                <w:tcW w:w="1094" w:type="pct"/>
                <w:gridSpan w:val="4"/>
                <w:shd w:val="clear" w:color="auto" w:fill="auto"/>
                <w:hideMark/>
              </w:tcPr>
            </w:tcPrChange>
          </w:tcPr>
          <w:p w14:paraId="487BF929" w14:textId="77777777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5" w:type="pct"/>
            <w:shd w:val="clear" w:color="auto" w:fill="auto"/>
            <w:hideMark/>
            <w:tcPrChange w:id="3636" w:author="家興 余" w:date="2021-03-18T10:08:00Z">
              <w:tcPr>
                <w:tcW w:w="290" w:type="pct"/>
                <w:gridSpan w:val="2"/>
                <w:shd w:val="clear" w:color="auto" w:fill="auto"/>
                <w:hideMark/>
              </w:tcPr>
            </w:tcPrChange>
          </w:tcPr>
          <w:p w14:paraId="571276E1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hideMark/>
            <w:tcPrChange w:id="3637" w:author="家興 余" w:date="2021-03-18T10:08:00Z">
              <w:tcPr>
                <w:tcW w:w="290" w:type="pct"/>
                <w:gridSpan w:val="2"/>
                <w:shd w:val="clear" w:color="auto" w:fill="auto"/>
                <w:hideMark/>
              </w:tcPr>
            </w:tcPrChange>
          </w:tcPr>
          <w:p w14:paraId="7A677F89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5" w:type="pct"/>
            <w:tcPrChange w:id="3638" w:author="家興 余" w:date="2021-03-18T10:08:00Z">
              <w:tcPr>
                <w:tcW w:w="1" w:type="pct"/>
                <w:gridSpan w:val="4"/>
              </w:tcPr>
            </w:tcPrChange>
          </w:tcPr>
          <w:p w14:paraId="0D4E306D" w14:textId="2999C190" w:rsidR="008464F4" w:rsidRPr="008F20B5" w:rsidRDefault="008464F4">
            <w:pPr>
              <w:widowControl/>
              <w:jc w:val="center"/>
              <w:rPr>
                <w:ins w:id="3639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640" w:author="家興 余" w:date="2021-01-21T09:30:00Z">
                <w:pPr>
                  <w:widowControl/>
                </w:pPr>
              </w:pPrChange>
            </w:pPr>
            <w:ins w:id="3641" w:author="家興 余" w:date="2021-01-21T09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vAlign w:val="center"/>
            <w:hideMark/>
            <w:tcPrChange w:id="3642" w:author="家興 余" w:date="2021-03-18T10:08:00Z">
              <w:tcPr>
                <w:tcW w:w="1879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6F9496E3" w14:textId="6724E410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L2153</w:t>
            </w:r>
          </w:p>
        </w:tc>
      </w:tr>
      <w:tr w:rsidR="008464F4" w:rsidRPr="008F20B5" w14:paraId="0BADDC7F" w14:textId="77777777" w:rsidTr="00B63420">
        <w:trPr>
          <w:trHeight w:val="340"/>
          <w:trPrChange w:id="3643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644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5D04202C" w14:textId="27462EAF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  <w:tcPrChange w:id="3645" w:author="家興 余" w:date="2021-03-18T10:08:00Z">
              <w:tcPr>
                <w:tcW w:w="1158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025323BC" w14:textId="4A79B40F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CustId</w:t>
            </w:r>
          </w:p>
        </w:tc>
        <w:tc>
          <w:tcPr>
            <w:tcW w:w="1923" w:type="pct"/>
            <w:shd w:val="clear" w:color="auto" w:fill="auto"/>
            <w:vAlign w:val="center"/>
            <w:hideMark/>
            <w:tcPrChange w:id="3646" w:author="家興 余" w:date="2021-03-18T10:08:00Z">
              <w:tcPr>
                <w:tcW w:w="1094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4A8E9E6A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借款人統一編號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3647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5C602E69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3648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70E1642F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  <w:tcPrChange w:id="3649" w:author="家興 余" w:date="2021-03-18T10:08:00Z">
              <w:tcPr>
                <w:tcW w:w="1" w:type="pct"/>
                <w:gridSpan w:val="4"/>
              </w:tcPr>
            </w:tcPrChange>
          </w:tcPr>
          <w:p w14:paraId="42DC1C02" w14:textId="74588654" w:rsidR="008464F4" w:rsidRPr="008F20B5" w:rsidRDefault="008464F4">
            <w:pPr>
              <w:widowControl/>
              <w:jc w:val="center"/>
              <w:rPr>
                <w:ins w:id="3650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651" w:author="家興 余" w:date="2021-01-21T09:30:00Z">
                <w:pPr>
                  <w:widowControl/>
                </w:pPr>
              </w:pPrChange>
            </w:pPr>
            <w:ins w:id="3652" w:author="家興 余" w:date="2021-01-21T09:3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vAlign w:val="center"/>
            <w:tcPrChange w:id="3653" w:author="家興 余" w:date="2021-03-18T10:08:00Z">
              <w:tcPr>
                <w:tcW w:w="1879" w:type="pct"/>
                <w:gridSpan w:val="3"/>
                <w:shd w:val="clear" w:color="auto" w:fill="auto"/>
                <w:vAlign w:val="center"/>
              </w:tcPr>
            </w:tcPrChange>
          </w:tcPr>
          <w:p w14:paraId="11CD4A73" w14:textId="0BA48DAF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0DB5C316" w14:textId="77777777" w:rsidTr="00B63420">
        <w:trPr>
          <w:trHeight w:val="340"/>
          <w:trPrChange w:id="3654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655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04DAA8D6" w14:textId="4CD91043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  <w:tcPrChange w:id="3656" w:author="家興 余" w:date="2021-03-18T10:08:00Z">
              <w:tcPr>
                <w:tcW w:w="1158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538BD370" w14:textId="3E51B0E2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ApplNo</w:t>
            </w:r>
          </w:p>
        </w:tc>
        <w:tc>
          <w:tcPr>
            <w:tcW w:w="1923" w:type="pct"/>
            <w:shd w:val="clear" w:color="auto" w:fill="auto"/>
            <w:vAlign w:val="center"/>
            <w:hideMark/>
            <w:tcPrChange w:id="3657" w:author="家興 余" w:date="2021-03-18T10:08:00Z">
              <w:tcPr>
                <w:tcW w:w="1094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363B4448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申請號碼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3658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1AB75AC5" w14:textId="455347B4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3659" w:author="家興 余" w:date="2020-12-30T09:53:00Z">
              <w:r w:rsidRPr="008F20B5" w:rsidDel="004444BD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X</w:delText>
              </w:r>
            </w:del>
            <w:ins w:id="3660" w:author="家興 余" w:date="2020-12-30T09:5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  <w:tc>
          <w:tcPr>
            <w:tcW w:w="275" w:type="pct"/>
            <w:shd w:val="clear" w:color="auto" w:fill="auto"/>
            <w:vAlign w:val="center"/>
            <w:hideMark/>
            <w:tcPrChange w:id="3661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0721FE87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PrChange w:id="3662" w:author="家興 余" w:date="2021-03-18T10:08:00Z">
              <w:tcPr>
                <w:tcW w:w="1" w:type="pct"/>
                <w:gridSpan w:val="4"/>
              </w:tcPr>
            </w:tcPrChange>
          </w:tcPr>
          <w:p w14:paraId="489D98BB" w14:textId="57333CBD" w:rsidR="008464F4" w:rsidRPr="008F20B5" w:rsidDel="004444BD" w:rsidRDefault="008464F4">
            <w:pPr>
              <w:widowControl/>
              <w:jc w:val="center"/>
              <w:rPr>
                <w:ins w:id="3663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664" w:author="家興 余" w:date="2021-01-21T09:30:00Z">
                <w:pPr>
                  <w:widowControl/>
                </w:pPr>
              </w:pPrChange>
            </w:pPr>
            <w:ins w:id="3665" w:author="家興 余" w:date="2021-01-21T09:3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vAlign w:val="center"/>
            <w:hideMark/>
            <w:tcPrChange w:id="3666" w:author="家興 余" w:date="2021-03-18T10:08:00Z">
              <w:tcPr>
                <w:tcW w:w="1879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3E2E350B" w14:textId="112B63BA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3667" w:author="家興 余" w:date="2020-12-30T09:53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8464F4" w:rsidRPr="008F20B5" w14:paraId="67413E48" w14:textId="77777777" w:rsidTr="00B63420">
        <w:trPr>
          <w:trHeight w:val="340"/>
          <w:trPrChange w:id="3668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669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2EDBA4A1" w14:textId="7B55E793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  <w:tcPrChange w:id="3670" w:author="家興 余" w:date="2021-03-18T10:08:00Z">
              <w:tcPr>
                <w:tcW w:w="1158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3B476DE2" w14:textId="29A1E605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CustNo</w:t>
            </w:r>
          </w:p>
        </w:tc>
        <w:tc>
          <w:tcPr>
            <w:tcW w:w="1923" w:type="pct"/>
            <w:shd w:val="clear" w:color="auto" w:fill="auto"/>
            <w:vAlign w:val="center"/>
            <w:hideMark/>
            <w:tcPrChange w:id="3671" w:author="家興 余" w:date="2021-03-18T10:08:00Z">
              <w:tcPr>
                <w:tcW w:w="1094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3E4F5630" w14:textId="77777777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借款人戶號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3672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04AA362C" w14:textId="0004D23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3673" w:author="家興 余" w:date="2020-12-30T09:53:00Z">
              <w:r w:rsidRPr="008F20B5" w:rsidDel="004444BD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X</w:delText>
              </w:r>
            </w:del>
            <w:ins w:id="3674" w:author="家興 余" w:date="2020-12-30T09:5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  <w:tc>
          <w:tcPr>
            <w:tcW w:w="275" w:type="pct"/>
            <w:shd w:val="clear" w:color="auto" w:fill="auto"/>
            <w:vAlign w:val="center"/>
            <w:hideMark/>
            <w:tcPrChange w:id="3675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10ECFB72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PrChange w:id="3676" w:author="家興 余" w:date="2021-03-18T10:08:00Z">
              <w:tcPr>
                <w:tcW w:w="1" w:type="pct"/>
                <w:gridSpan w:val="4"/>
              </w:tcPr>
            </w:tcPrChange>
          </w:tcPr>
          <w:p w14:paraId="514DDEDD" w14:textId="342FE787" w:rsidR="008464F4" w:rsidRPr="008F20B5" w:rsidDel="004444BD" w:rsidRDefault="008464F4">
            <w:pPr>
              <w:widowControl/>
              <w:jc w:val="center"/>
              <w:rPr>
                <w:ins w:id="3677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678" w:author="家興 余" w:date="2021-01-21T09:30:00Z">
                <w:pPr>
                  <w:widowControl/>
                </w:pPr>
              </w:pPrChange>
            </w:pPr>
            <w:ins w:id="3679" w:author="家興 余" w:date="2021-01-21T09:3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vAlign w:val="center"/>
            <w:hideMark/>
            <w:tcPrChange w:id="3680" w:author="家興 余" w:date="2021-03-18T10:08:00Z">
              <w:tcPr>
                <w:tcW w:w="1879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6E770680" w14:textId="60F926AF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3681" w:author="家興 余" w:date="2020-12-30T09:53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8464F4" w:rsidRPr="008F20B5" w14:paraId="0DB38FA5" w14:textId="77777777" w:rsidTr="00B63420">
        <w:trPr>
          <w:trHeight w:val="340"/>
          <w:trPrChange w:id="3682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683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4CFF2BA5" w14:textId="18C6B674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  <w:tcPrChange w:id="3684" w:author="家興 余" w:date="2021-03-18T10:08:00Z">
              <w:tcPr>
                <w:tcW w:w="1158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743A2A76" w14:textId="1A525197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FacmNo</w:t>
            </w:r>
          </w:p>
        </w:tc>
        <w:tc>
          <w:tcPr>
            <w:tcW w:w="1923" w:type="pct"/>
            <w:shd w:val="clear" w:color="auto" w:fill="auto"/>
            <w:vAlign w:val="center"/>
            <w:hideMark/>
            <w:tcPrChange w:id="3685" w:author="家興 余" w:date="2021-03-18T10:08:00Z">
              <w:tcPr>
                <w:tcW w:w="1094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767BE2AE" w14:textId="77777777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額度編號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3686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09B42A1F" w14:textId="4CF7CC59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3687" w:author="家興 余" w:date="2020-12-30T09:5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3688" w:author="家興 余" w:date="2020-12-30T09:53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vAlign w:val="center"/>
            <w:hideMark/>
            <w:tcPrChange w:id="3689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5FC092F1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  <w:tcPrChange w:id="3690" w:author="家興 余" w:date="2021-03-18T10:08:00Z">
              <w:tcPr>
                <w:tcW w:w="1" w:type="pct"/>
                <w:gridSpan w:val="4"/>
              </w:tcPr>
            </w:tcPrChange>
          </w:tcPr>
          <w:p w14:paraId="4621BAD1" w14:textId="77777777" w:rsidR="008464F4" w:rsidRPr="008F20B5" w:rsidDel="004444BD" w:rsidRDefault="008464F4">
            <w:pPr>
              <w:widowControl/>
              <w:jc w:val="center"/>
              <w:rPr>
                <w:ins w:id="3691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692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vAlign w:val="center"/>
            <w:hideMark/>
            <w:tcPrChange w:id="3693" w:author="家興 余" w:date="2021-03-18T10:08:00Z">
              <w:tcPr>
                <w:tcW w:w="1879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79D223C7" w14:textId="336BB594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3694" w:author="家興 余" w:date="2020-12-30T09:53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8464F4" w:rsidRPr="0065056F" w14:paraId="206B85E8" w14:textId="77777777" w:rsidTr="00B63420">
        <w:trPr>
          <w:trHeight w:val="340"/>
          <w:ins w:id="3695" w:author="v06v25n@yahoo.com.tw" w:date="2020-11-20T15:52:00Z"/>
          <w:trPrChange w:id="3696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697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35643D65" w14:textId="77777777" w:rsidR="008464F4" w:rsidRPr="0065056F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ins w:id="3698" w:author="v06v25n@yahoo.com.tw" w:date="2020-11-20T15:52:00Z"/>
                <w:rFonts w:ascii="標楷體" w:eastAsia="標楷體" w:hAnsi="標楷體" w:cs="新細明體"/>
                <w:color w:val="FF0000"/>
                <w:kern w:val="0"/>
                <w:rPrChange w:id="3699" w:author="v06v25n@yahoo.com.tw" w:date="2020-11-20T15:52:00Z">
                  <w:rPr>
                    <w:ins w:id="3700" w:author="v06v25n@yahoo.com.tw" w:date="2020-11-20T15:5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714" w:type="pct"/>
            <w:shd w:val="clear" w:color="auto" w:fill="auto"/>
            <w:vAlign w:val="center"/>
            <w:tcPrChange w:id="3701" w:author="家興 余" w:date="2021-03-18T10:08:00Z">
              <w:tcPr>
                <w:tcW w:w="1158" w:type="pct"/>
                <w:gridSpan w:val="4"/>
                <w:shd w:val="clear" w:color="auto" w:fill="auto"/>
                <w:vAlign w:val="center"/>
              </w:tcPr>
            </w:tcPrChange>
          </w:tcPr>
          <w:p w14:paraId="61941651" w14:textId="49F0197A" w:rsidR="008464F4" w:rsidRPr="0065056F" w:rsidRDefault="008464F4" w:rsidP="001B2196">
            <w:pPr>
              <w:widowControl/>
              <w:rPr>
                <w:ins w:id="3702" w:author="v06v25n@yahoo.com.tw" w:date="2020-11-20T15:52:00Z"/>
                <w:rFonts w:ascii="標楷體" w:eastAsia="標楷體" w:hAnsi="標楷體" w:cs="新細明體"/>
                <w:color w:val="FF0000"/>
                <w:kern w:val="0"/>
                <w:rPrChange w:id="3703" w:author="v06v25n@yahoo.com.tw" w:date="2020-11-20T15:52:00Z">
                  <w:rPr>
                    <w:ins w:id="3704" w:author="v06v25n@yahoo.com.tw" w:date="2020-11-20T15:5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3705" w:author="v06v25n@yahoo.com.tw" w:date="2020-11-20T15:52:00Z">
              <w:r w:rsidRPr="0065056F">
                <w:rPr>
                  <w:rFonts w:ascii="標楷體" w:eastAsia="標楷體" w:hAnsi="標楷體" w:cs="新細明體"/>
                  <w:color w:val="FF0000"/>
                  <w:kern w:val="0"/>
                </w:rPr>
                <w:t>CreditSysNo</w:t>
              </w:r>
            </w:ins>
          </w:p>
        </w:tc>
        <w:tc>
          <w:tcPr>
            <w:tcW w:w="1923" w:type="pct"/>
            <w:shd w:val="clear" w:color="auto" w:fill="auto"/>
            <w:vAlign w:val="center"/>
            <w:tcPrChange w:id="3706" w:author="家興 余" w:date="2021-03-18T10:08:00Z">
              <w:tcPr>
                <w:tcW w:w="1094" w:type="pct"/>
                <w:gridSpan w:val="4"/>
                <w:shd w:val="clear" w:color="auto" w:fill="auto"/>
                <w:vAlign w:val="center"/>
              </w:tcPr>
            </w:tcPrChange>
          </w:tcPr>
          <w:p w14:paraId="09291E56" w14:textId="3C4A8782" w:rsidR="008464F4" w:rsidRPr="0065056F" w:rsidRDefault="008464F4" w:rsidP="001B2196">
            <w:pPr>
              <w:widowControl/>
              <w:rPr>
                <w:ins w:id="3707" w:author="v06v25n@yahoo.com.tw" w:date="2020-11-20T15:52:00Z"/>
                <w:rFonts w:ascii="標楷體" w:eastAsia="標楷體" w:hAnsi="標楷體" w:cs="新細明體"/>
                <w:color w:val="FF0000"/>
                <w:kern w:val="0"/>
                <w:rPrChange w:id="3708" w:author="v06v25n@yahoo.com.tw" w:date="2020-11-20T15:52:00Z">
                  <w:rPr>
                    <w:ins w:id="3709" w:author="v06v25n@yahoo.com.tw" w:date="2020-11-20T15:5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3710" w:author="v06v25n@yahoo.com.tw" w:date="2020-11-20T16:35:00Z">
              <w:r w:rsidRPr="006D125D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徵審系統案號</w:t>
              </w:r>
            </w:ins>
          </w:p>
        </w:tc>
        <w:tc>
          <w:tcPr>
            <w:tcW w:w="275" w:type="pct"/>
            <w:shd w:val="clear" w:color="auto" w:fill="auto"/>
            <w:vAlign w:val="center"/>
            <w:tcPrChange w:id="3711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</w:tcPr>
            </w:tcPrChange>
          </w:tcPr>
          <w:p w14:paraId="097D74DB" w14:textId="43AF3C9A" w:rsidR="008464F4" w:rsidRPr="0065056F" w:rsidRDefault="008464F4" w:rsidP="001B2196">
            <w:pPr>
              <w:widowControl/>
              <w:jc w:val="center"/>
              <w:rPr>
                <w:ins w:id="3712" w:author="v06v25n@yahoo.com.tw" w:date="2020-11-20T15:52:00Z"/>
                <w:rFonts w:ascii="標楷體" w:eastAsia="標楷體" w:hAnsi="標楷體" w:cs="新細明體"/>
                <w:color w:val="FF0000"/>
                <w:kern w:val="0"/>
                <w:rPrChange w:id="3713" w:author="v06v25n@yahoo.com.tw" w:date="2020-11-20T15:52:00Z">
                  <w:rPr>
                    <w:ins w:id="3714" w:author="v06v25n@yahoo.com.tw" w:date="2020-11-20T15:5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3715" w:author="v06v25n@yahoo.com.tw" w:date="2020-11-20T15:53:00Z">
              <w:r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X</w:t>
              </w:r>
            </w:ins>
          </w:p>
        </w:tc>
        <w:tc>
          <w:tcPr>
            <w:tcW w:w="275" w:type="pct"/>
            <w:shd w:val="clear" w:color="auto" w:fill="auto"/>
            <w:vAlign w:val="center"/>
            <w:tcPrChange w:id="3716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</w:tcPr>
            </w:tcPrChange>
          </w:tcPr>
          <w:p w14:paraId="2CF89E19" w14:textId="41FDB3CB" w:rsidR="008464F4" w:rsidRPr="0065056F" w:rsidRDefault="008464F4" w:rsidP="001B2196">
            <w:pPr>
              <w:widowControl/>
              <w:jc w:val="center"/>
              <w:rPr>
                <w:ins w:id="3717" w:author="v06v25n@yahoo.com.tw" w:date="2020-11-20T15:52:00Z"/>
                <w:rFonts w:ascii="標楷體" w:eastAsia="標楷體" w:hAnsi="標楷體" w:cs="新細明體"/>
                <w:color w:val="FF0000"/>
                <w:kern w:val="0"/>
                <w:rPrChange w:id="3718" w:author="v06v25n@yahoo.com.tw" w:date="2020-11-20T15:52:00Z">
                  <w:rPr>
                    <w:ins w:id="3719" w:author="v06v25n@yahoo.com.tw" w:date="2020-11-20T15:5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3720" w:author="v06v25n@yahoo.com.tw" w:date="2020-11-20T15:52:00Z">
              <w:r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7</w:t>
              </w:r>
            </w:ins>
          </w:p>
        </w:tc>
        <w:tc>
          <w:tcPr>
            <w:tcW w:w="275" w:type="pct"/>
            <w:tcPrChange w:id="3721" w:author="家興 余" w:date="2021-03-18T10:08:00Z">
              <w:tcPr>
                <w:tcW w:w="1" w:type="pct"/>
                <w:gridSpan w:val="4"/>
              </w:tcPr>
            </w:tcPrChange>
          </w:tcPr>
          <w:p w14:paraId="477E61B1" w14:textId="77777777" w:rsidR="008464F4" w:rsidRPr="0065056F" w:rsidRDefault="008464F4">
            <w:pPr>
              <w:widowControl/>
              <w:jc w:val="center"/>
              <w:rPr>
                <w:ins w:id="3722" w:author="家興 余" w:date="2021-01-21T09:28:00Z"/>
                <w:rFonts w:ascii="標楷體" w:eastAsia="標楷體" w:hAnsi="標楷體" w:cs="新細明體"/>
                <w:color w:val="FF0000"/>
                <w:kern w:val="0"/>
              </w:rPr>
              <w:pPrChange w:id="3723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vAlign w:val="center"/>
            <w:tcPrChange w:id="3724" w:author="家興 余" w:date="2021-03-18T10:08:00Z">
              <w:tcPr>
                <w:tcW w:w="1879" w:type="pct"/>
                <w:gridSpan w:val="3"/>
                <w:shd w:val="clear" w:color="auto" w:fill="auto"/>
                <w:vAlign w:val="center"/>
              </w:tcPr>
            </w:tcPrChange>
          </w:tcPr>
          <w:p w14:paraId="58D5E2D2" w14:textId="1708CBC7" w:rsidR="008464F4" w:rsidRPr="0065056F" w:rsidRDefault="008464F4" w:rsidP="001B2196">
            <w:pPr>
              <w:widowControl/>
              <w:rPr>
                <w:ins w:id="3725" w:author="v06v25n@yahoo.com.tw" w:date="2020-11-20T15:52:00Z"/>
                <w:rFonts w:ascii="標楷體" w:eastAsia="標楷體" w:hAnsi="標楷體" w:cs="新細明體"/>
                <w:color w:val="FF0000"/>
                <w:kern w:val="0"/>
                <w:rPrChange w:id="3726" w:author="v06v25n@yahoo.com.tw" w:date="2020-11-20T15:52:00Z">
                  <w:rPr>
                    <w:ins w:id="3727" w:author="v06v25n@yahoo.com.tw" w:date="2020-11-20T15:5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464F4" w:rsidRPr="008F20B5" w14:paraId="5931B28C" w14:textId="77777777" w:rsidTr="00B63420">
        <w:trPr>
          <w:trHeight w:val="340"/>
          <w:trPrChange w:id="3728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729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4C364AC7" w14:textId="1E45884A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  <w:tcPrChange w:id="3730" w:author="家興 余" w:date="2021-03-18T10:08:00Z">
              <w:tcPr>
                <w:tcW w:w="1158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59DF7F25" w14:textId="6C8A50DA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ProdNo</w:t>
            </w:r>
          </w:p>
        </w:tc>
        <w:tc>
          <w:tcPr>
            <w:tcW w:w="1923" w:type="pct"/>
            <w:shd w:val="clear" w:color="auto" w:fill="auto"/>
            <w:vAlign w:val="center"/>
            <w:hideMark/>
            <w:tcPrChange w:id="3731" w:author="家興 余" w:date="2021-03-18T10:08:00Z">
              <w:tcPr>
                <w:tcW w:w="1094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6E1D99E3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商品代碼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3732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00A58571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3733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68FCE9C9" w14:textId="114CB076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5" w:type="pct"/>
            <w:tcPrChange w:id="3734" w:author="家興 余" w:date="2021-03-18T10:08:00Z">
              <w:tcPr>
                <w:tcW w:w="1" w:type="pct"/>
                <w:gridSpan w:val="4"/>
              </w:tcPr>
            </w:tcPrChange>
          </w:tcPr>
          <w:p w14:paraId="1EE4A659" w14:textId="54F42A98" w:rsidR="008464F4" w:rsidRPr="008F20B5" w:rsidRDefault="008464F4">
            <w:pPr>
              <w:widowControl/>
              <w:jc w:val="center"/>
              <w:rPr>
                <w:ins w:id="3735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736" w:author="家興 余" w:date="2021-01-21T09:30:00Z">
                <w:pPr>
                  <w:widowControl/>
                </w:pPr>
              </w:pPrChange>
            </w:pPr>
            <w:ins w:id="3737" w:author="家興 余" w:date="2021-01-21T09:3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vAlign w:val="center"/>
            <w:tcPrChange w:id="3738" w:author="家興 余" w:date="2021-03-18T10:08:00Z">
              <w:tcPr>
                <w:tcW w:w="1879" w:type="pct"/>
                <w:gridSpan w:val="3"/>
                <w:shd w:val="clear" w:color="auto" w:fill="auto"/>
                <w:vAlign w:val="center"/>
              </w:tcPr>
            </w:tcPrChange>
          </w:tcPr>
          <w:p w14:paraId="49A1A487" w14:textId="56769951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567B05A3" w14:textId="77777777" w:rsidTr="00B63420">
        <w:trPr>
          <w:trHeight w:val="340"/>
          <w:trPrChange w:id="3739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740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11FB7F75" w14:textId="7C6279CA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741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8556472" w14:textId="68E740E0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BaseRateCode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742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EFB6B69" w14:textId="0AB0D361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指標利率代碼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743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E54A10B" w14:textId="3CA9E956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744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5FB2ED40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3745" w:author="家興 余" w:date="2021-03-18T10:08:00Z">
              <w:tcPr>
                <w:tcW w:w="1" w:type="pct"/>
                <w:gridSpan w:val="4"/>
              </w:tcPr>
            </w:tcPrChange>
          </w:tcPr>
          <w:p w14:paraId="3DBA72F6" w14:textId="0E405E1C" w:rsidR="008464F4" w:rsidRPr="008F20B5" w:rsidRDefault="008464F4">
            <w:pPr>
              <w:widowControl/>
              <w:jc w:val="center"/>
              <w:rPr>
                <w:ins w:id="3746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747" w:author="家興 余" w:date="2021-01-21T09:30:00Z">
                <w:pPr>
                  <w:widowControl/>
                </w:pPr>
              </w:pPrChange>
            </w:pPr>
            <w:ins w:id="3748" w:author="家興 余" w:date="2021-01-21T09:3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3749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6E448A50" w14:textId="44CE69B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</w:t>
            </w:r>
          </w:p>
        </w:tc>
      </w:tr>
      <w:tr w:rsidR="008464F4" w:rsidRPr="008F20B5" w14:paraId="084DD1F6" w14:textId="77777777" w:rsidTr="00B63420">
        <w:trPr>
          <w:trHeight w:val="340"/>
          <w:trPrChange w:id="3750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751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6A0CFA86" w14:textId="7A962561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752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0EF3E982" w14:textId="6D24F0C6" w:rsidR="008464F4" w:rsidRPr="004A1C2C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RateIncr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753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3E51D93F" w14:textId="3D35C38E" w:rsidR="008464F4" w:rsidRPr="004A1C2C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加碼利率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754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508287E" w14:textId="77777777" w:rsidR="008464F4" w:rsidRPr="004A1C2C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755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506451D" w14:textId="77777777" w:rsidR="008464F4" w:rsidRPr="004A1C2C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2.4</w:t>
            </w:r>
          </w:p>
        </w:tc>
        <w:tc>
          <w:tcPr>
            <w:tcW w:w="275" w:type="pct"/>
            <w:tcPrChange w:id="3756" w:author="家興 余" w:date="2021-03-18T10:08:00Z">
              <w:tcPr>
                <w:tcW w:w="1" w:type="pct"/>
                <w:gridSpan w:val="4"/>
              </w:tcPr>
            </w:tcPrChange>
          </w:tcPr>
          <w:p w14:paraId="0AAA8B1C" w14:textId="313038D6" w:rsidR="008464F4" w:rsidRPr="004A1C2C" w:rsidRDefault="008464F4">
            <w:pPr>
              <w:widowControl/>
              <w:jc w:val="center"/>
              <w:rPr>
                <w:ins w:id="3757" w:author="家興 余" w:date="2021-01-21T09:28:00Z"/>
                <w:rFonts w:ascii="標楷體" w:eastAsia="標楷體" w:hAnsi="標楷體" w:cs="新細明體"/>
                <w:color w:val="000000" w:themeColor="text1"/>
                <w:kern w:val="0"/>
              </w:rPr>
              <w:pPrChange w:id="3758" w:author="家興 余" w:date="2021-01-21T09:30:00Z">
                <w:pPr>
                  <w:widowControl/>
                </w:pPr>
              </w:pPrChange>
            </w:pPr>
            <w:ins w:id="3759" w:author="家興 余" w:date="2021-01-21T09:31:00Z">
              <w:r>
                <w:rPr>
                  <w:rFonts w:ascii="標楷體" w:eastAsia="標楷體" w:hAnsi="標楷體" w:cs="新細明體" w:hint="eastAsia"/>
                  <w:color w:val="000000" w:themeColor="text1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3760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5C962D1E" w14:textId="34D92D45" w:rsidR="008464F4" w:rsidRPr="004A1C2C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00.0000 or -00.0000</w:t>
            </w:r>
          </w:p>
        </w:tc>
      </w:tr>
      <w:tr w:rsidR="008464F4" w:rsidRPr="008F20B5" w14:paraId="39FD89D9" w14:textId="77777777" w:rsidTr="00B63420">
        <w:trPr>
          <w:trHeight w:val="340"/>
          <w:trPrChange w:id="3761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762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2C7C79B9" w14:textId="45CCB14D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763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3E568041" w14:textId="58BABFA5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ApproveRate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764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1783137C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核准利率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765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1A8F35AB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766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30AAEC0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2.4</w:t>
            </w:r>
          </w:p>
        </w:tc>
        <w:tc>
          <w:tcPr>
            <w:tcW w:w="275" w:type="pct"/>
            <w:tcPrChange w:id="3767" w:author="家興 余" w:date="2021-03-18T10:08:00Z">
              <w:tcPr>
                <w:tcW w:w="1" w:type="pct"/>
                <w:gridSpan w:val="4"/>
              </w:tcPr>
            </w:tcPrChange>
          </w:tcPr>
          <w:p w14:paraId="6E09BA47" w14:textId="400A2512" w:rsidR="008464F4" w:rsidRPr="008F20B5" w:rsidRDefault="008464F4">
            <w:pPr>
              <w:widowControl/>
              <w:jc w:val="center"/>
              <w:rPr>
                <w:ins w:id="3768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769" w:author="家興 余" w:date="2021-01-21T09:30:00Z">
                <w:pPr>
                  <w:widowControl/>
                </w:pPr>
              </w:pPrChange>
            </w:pPr>
            <w:ins w:id="3770" w:author="家興 余" w:date="2021-01-21T09:3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3771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4BDEB61E" w14:textId="4BA758E2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00.0000</w:t>
            </w:r>
          </w:p>
        </w:tc>
      </w:tr>
      <w:tr w:rsidR="008464F4" w:rsidRPr="008F20B5" w14:paraId="0B829F56" w14:textId="77777777" w:rsidTr="00B63420">
        <w:trPr>
          <w:trHeight w:val="340"/>
          <w:trPrChange w:id="3772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773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569C3C23" w14:textId="1A98D68A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774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42BBFA49" w14:textId="746B37CF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RateCode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775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407D87C1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利率區分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776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ACDCAA9" w14:textId="7AFC5E55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777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33E47D2D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3778" w:author="家興 余" w:date="2021-03-18T10:08:00Z">
              <w:tcPr>
                <w:tcW w:w="1" w:type="pct"/>
                <w:gridSpan w:val="4"/>
              </w:tcPr>
            </w:tcPrChange>
          </w:tcPr>
          <w:p w14:paraId="4E18B302" w14:textId="10032919" w:rsidR="008464F4" w:rsidRPr="008F20B5" w:rsidRDefault="008464F4">
            <w:pPr>
              <w:widowControl/>
              <w:jc w:val="center"/>
              <w:rPr>
                <w:ins w:id="3779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780" w:author="家興 余" w:date="2021-01-21T09:30:00Z">
                <w:pPr>
                  <w:widowControl/>
                </w:pPr>
              </w:pPrChange>
            </w:pPr>
            <w:ins w:id="3781" w:author="家興 余" w:date="2021-01-21T09:3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3782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58B80467" w14:textId="063C3061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機動</w:t>
            </w:r>
          </w:p>
          <w:p w14:paraId="268DC31A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固動</w:t>
            </w:r>
          </w:p>
          <w:p w14:paraId="5FA301A2" w14:textId="27829490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定期機動</w:t>
            </w:r>
          </w:p>
        </w:tc>
      </w:tr>
      <w:tr w:rsidR="008464F4" w:rsidRPr="008F20B5" w14:paraId="376CC225" w14:textId="77777777" w:rsidTr="00B63420">
        <w:trPr>
          <w:trHeight w:val="340"/>
          <w:trPrChange w:id="3783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784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7BCE68DB" w14:textId="53D6CB03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785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389999B0" w14:textId="72370721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FirstRateAdjFreq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786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7A9BFCA" w14:textId="44198369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首次利率調整週期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787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462F93D4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78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A471824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3789" w:author="家興 余" w:date="2021-03-18T10:08:00Z">
              <w:tcPr>
                <w:tcW w:w="1" w:type="pct"/>
                <w:gridSpan w:val="4"/>
              </w:tcPr>
            </w:tcPrChange>
          </w:tcPr>
          <w:p w14:paraId="7D5B025F" w14:textId="2233AF96" w:rsidR="008464F4" w:rsidRPr="008F20B5" w:rsidRDefault="008464F4">
            <w:pPr>
              <w:widowControl/>
              <w:jc w:val="center"/>
              <w:rPr>
                <w:ins w:id="3790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791" w:author="家興 余" w:date="2021-01-21T09:30:00Z">
                <w:pPr>
                  <w:widowControl/>
                </w:pPr>
              </w:pPrChange>
            </w:pPr>
            <w:ins w:id="3792" w:author="家興 余" w:date="2021-01-21T09:3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793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0475D4AE" w14:textId="24982F4A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136E1C9D" w14:textId="77777777" w:rsidTr="00B63420">
        <w:trPr>
          <w:trHeight w:val="340"/>
          <w:trPrChange w:id="3794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795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6260E25A" w14:textId="3CAE1A03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796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39D87987" w14:textId="7E28CA2A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RateAdjFreq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797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40BAF9EC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利率調整週期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79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012B051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79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48030E9C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3800" w:author="家興 余" w:date="2021-03-18T10:08:00Z">
              <w:tcPr>
                <w:tcW w:w="1" w:type="pct"/>
                <w:gridSpan w:val="4"/>
              </w:tcPr>
            </w:tcPrChange>
          </w:tcPr>
          <w:p w14:paraId="171D9C19" w14:textId="7792B2BD" w:rsidR="008464F4" w:rsidRPr="008F20B5" w:rsidRDefault="008464F4">
            <w:pPr>
              <w:widowControl/>
              <w:jc w:val="center"/>
              <w:rPr>
                <w:ins w:id="3801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802" w:author="家興 余" w:date="2021-01-21T09:30:00Z">
                <w:pPr>
                  <w:widowControl/>
                </w:pPr>
              </w:pPrChange>
            </w:pPr>
            <w:ins w:id="3803" w:author="家興 余" w:date="2021-01-21T09:3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804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385441D3" w14:textId="2776E435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713DCF5E" w14:textId="77777777" w:rsidTr="00B63420">
        <w:trPr>
          <w:trHeight w:val="340"/>
          <w:trPrChange w:id="3805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806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65377FEE" w14:textId="2F9C3758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807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1D33A9ED" w14:textId="1703E4BE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CurrencyCode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808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620AB91F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核准幣別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80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506CB3CD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810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53A9BA2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  <w:tcPrChange w:id="3811" w:author="家興 余" w:date="2021-03-18T10:08:00Z">
              <w:tcPr>
                <w:tcW w:w="1" w:type="pct"/>
                <w:gridSpan w:val="4"/>
              </w:tcPr>
            </w:tcPrChange>
          </w:tcPr>
          <w:p w14:paraId="4A72A317" w14:textId="53FDEF5F" w:rsidR="008464F4" w:rsidRPr="008F20B5" w:rsidRDefault="00867B63">
            <w:pPr>
              <w:widowControl/>
              <w:jc w:val="center"/>
              <w:rPr>
                <w:ins w:id="3812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813" w:author="家興 余" w:date="2021-01-21T09:30:00Z">
                <w:pPr>
                  <w:widowControl/>
                </w:pPr>
              </w:pPrChange>
            </w:pPr>
            <w:ins w:id="3814" w:author="家興 余" w:date="2021-01-21T09:3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815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64717FB9" w14:textId="65FA3290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43B14B40" w14:textId="77777777" w:rsidTr="00B63420">
        <w:trPr>
          <w:trHeight w:val="340"/>
          <w:trPrChange w:id="3816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817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04A341B6" w14:textId="0B6B023A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3818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061C9BD7" w14:textId="1CA41021" w:rsidR="008464F4" w:rsidRPr="004A1C2C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TimApplAmt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3819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12934DD7" w14:textId="279DB10D" w:rsidR="008464F4" w:rsidRPr="004A1C2C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核准額度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820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381DF691" w14:textId="4A45DAE4" w:rsidR="008464F4" w:rsidRPr="004A1C2C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ins w:id="3821" w:author="家興 余" w:date="2020-12-30T09:53:00Z">
              <w:r>
                <w:rPr>
                  <w:rFonts w:ascii="標楷體" w:eastAsia="標楷體" w:hAnsi="標楷體" w:cs="新細明體" w:hint="eastAsia"/>
                  <w:color w:val="000000" w:themeColor="text1"/>
                  <w:kern w:val="0"/>
                </w:rPr>
                <w:t>9</w:t>
              </w:r>
            </w:ins>
            <w:del w:id="3822" w:author="家興 余" w:date="2020-12-30T09:53:00Z">
              <w:r w:rsidRPr="004A1C2C" w:rsidDel="004444BD">
                <w:rPr>
                  <w:rFonts w:ascii="標楷體" w:eastAsia="標楷體" w:hAnsi="標楷體" w:cs="新細明體"/>
                  <w:color w:val="000000" w:themeColor="text1"/>
                  <w:kern w:val="0"/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tcPrChange w:id="3823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7088DAC3" w14:textId="693BA569" w:rsidR="008464F4" w:rsidRPr="004A1C2C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14.2</w:t>
            </w:r>
          </w:p>
        </w:tc>
        <w:tc>
          <w:tcPr>
            <w:tcW w:w="275" w:type="pct"/>
            <w:tcPrChange w:id="3824" w:author="家興 余" w:date="2021-03-18T10:08:00Z">
              <w:tcPr>
                <w:tcW w:w="1" w:type="pct"/>
                <w:gridSpan w:val="4"/>
              </w:tcPr>
            </w:tcPrChange>
          </w:tcPr>
          <w:p w14:paraId="10643289" w14:textId="53B95E76" w:rsidR="008464F4" w:rsidRPr="004A1C2C" w:rsidDel="004444BD" w:rsidRDefault="00867B63">
            <w:pPr>
              <w:widowControl/>
              <w:jc w:val="center"/>
              <w:rPr>
                <w:ins w:id="3825" w:author="家興 余" w:date="2021-01-21T09:28:00Z"/>
                <w:rFonts w:ascii="標楷體" w:eastAsia="標楷體" w:hAnsi="標楷體" w:cs="新細明體"/>
                <w:color w:val="000000" w:themeColor="text1"/>
                <w:kern w:val="0"/>
              </w:rPr>
              <w:pPrChange w:id="3826" w:author="家興 余" w:date="2021-01-21T09:30:00Z">
                <w:pPr>
                  <w:widowControl/>
                </w:pPr>
              </w:pPrChange>
            </w:pPr>
            <w:ins w:id="3827" w:author="家興 余" w:date="2021-01-21T09:37:00Z">
              <w:r>
                <w:rPr>
                  <w:rFonts w:ascii="標楷體" w:eastAsia="標楷體" w:hAnsi="標楷體" w:cs="新細明體" w:hint="eastAsia"/>
                  <w:color w:val="000000" w:themeColor="text1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828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4D3D4C9F" w14:textId="2AE78EF6" w:rsidR="008464F4" w:rsidRPr="004A1C2C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del w:id="3829" w:author="家興 余" w:date="2020-12-30T09:53:00Z">
              <w:r w:rsidRPr="004A1C2C" w:rsidDel="004444BD">
                <w:rPr>
                  <w:rFonts w:ascii="標楷體" w:eastAsia="標楷體" w:hAnsi="標楷體" w:cs="新細明體"/>
                  <w:color w:val="000000" w:themeColor="text1"/>
                  <w:kern w:val="0"/>
                </w:rPr>
                <w:delText>0000000000000</w:delText>
              </w:r>
            </w:del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0.00</w:t>
            </w:r>
          </w:p>
        </w:tc>
      </w:tr>
      <w:tr w:rsidR="008464F4" w:rsidRPr="008F20B5" w14:paraId="081053C8" w14:textId="77777777" w:rsidTr="00B63420">
        <w:trPr>
          <w:trHeight w:val="340"/>
          <w:trPrChange w:id="3830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831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3663DEF2" w14:textId="1409F4DD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  <w:tcPrChange w:id="3832" w:author="家興 余" w:date="2021-03-18T10:08:00Z">
              <w:tcPr>
                <w:tcW w:w="1158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306CB944" w14:textId="5D0372C3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AcctCode</w:t>
            </w:r>
          </w:p>
        </w:tc>
        <w:tc>
          <w:tcPr>
            <w:tcW w:w="1923" w:type="pct"/>
            <w:shd w:val="clear" w:color="auto" w:fill="auto"/>
            <w:vAlign w:val="center"/>
            <w:hideMark/>
            <w:tcPrChange w:id="3833" w:author="家興 余" w:date="2021-03-18T10:08:00Z">
              <w:tcPr>
                <w:tcW w:w="1094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560C26E4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核准科目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3834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2B3CD3B8" w14:textId="685690AF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3835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5792F9FB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  <w:tcPrChange w:id="3836" w:author="家興 余" w:date="2021-03-18T10:08:00Z">
              <w:tcPr>
                <w:tcW w:w="1" w:type="pct"/>
                <w:gridSpan w:val="4"/>
              </w:tcPr>
            </w:tcPrChange>
          </w:tcPr>
          <w:p w14:paraId="0B350B6A" w14:textId="24F6DF2D" w:rsidR="008464F4" w:rsidRPr="008F20B5" w:rsidRDefault="00867B63">
            <w:pPr>
              <w:widowControl/>
              <w:jc w:val="center"/>
              <w:rPr>
                <w:ins w:id="3837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838" w:author="家興 余" w:date="2021-01-21T09:30:00Z">
                <w:pPr>
                  <w:widowControl/>
                </w:pPr>
              </w:pPrChange>
            </w:pPr>
            <w:ins w:id="3839" w:author="家興 余" w:date="2021-01-21T09:3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vAlign w:val="center"/>
            <w:hideMark/>
            <w:tcPrChange w:id="3840" w:author="家興 余" w:date="2021-03-18T10:08:00Z">
              <w:tcPr>
                <w:tcW w:w="1879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3C8CFE9B" w14:textId="6EF369F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</w:t>
            </w:r>
          </w:p>
        </w:tc>
      </w:tr>
      <w:tr w:rsidR="008464F4" w:rsidRPr="008F20B5" w14:paraId="04E68B85" w14:textId="77777777" w:rsidTr="00B63420">
        <w:trPr>
          <w:trHeight w:val="340"/>
          <w:trPrChange w:id="3841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842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13E7CE46" w14:textId="4D474123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843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3EE0FF1D" w14:textId="419ABA46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ApproveDate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844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58A7D167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准駁日期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845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39193C67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846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182F090C" w14:textId="67E8F21C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PrChange w:id="3847" w:author="家興 余" w:date="2021-03-18T10:08:00Z">
              <w:tcPr>
                <w:tcW w:w="1" w:type="pct"/>
                <w:gridSpan w:val="4"/>
              </w:tcPr>
            </w:tcPrChange>
          </w:tcPr>
          <w:p w14:paraId="5EBF0A79" w14:textId="315B4336" w:rsidR="008464F4" w:rsidRPr="008F20B5" w:rsidRDefault="00867B63">
            <w:pPr>
              <w:widowControl/>
              <w:jc w:val="center"/>
              <w:rPr>
                <w:ins w:id="3848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849" w:author="家興 余" w:date="2021-01-21T09:30:00Z">
                <w:pPr>
                  <w:widowControl/>
                </w:pPr>
              </w:pPrChange>
            </w:pPr>
            <w:ins w:id="3850" w:author="家興 余" w:date="2021-01-21T09:3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3851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5BE99E4F" w14:textId="749DE69C" w:rsidR="008464F4" w:rsidRDefault="005451EB" w:rsidP="0034386A">
            <w:pPr>
              <w:widowControl/>
              <w:rPr>
                <w:ins w:id="3852" w:author="家興 余" w:date="2021-02-22T19:09:00Z"/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</w:t>
            </w:r>
            <w:r w:rsidR="008464F4" w:rsidRPr="008F20B5">
              <w:rPr>
                <w:rFonts w:ascii="標楷體" w:eastAsia="標楷體" w:hAnsi="標楷體" w:cs="新細明體"/>
                <w:color w:val="000000"/>
                <w:kern w:val="0"/>
              </w:rPr>
              <w:t>yymmdd</w:t>
            </w:r>
          </w:p>
          <w:p w14:paraId="5F7ACBBA" w14:textId="563AE26C" w:rsidR="005451EB" w:rsidRPr="008F20B5" w:rsidRDefault="005451EB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3853" w:author="家興 余" w:date="2021-02-22T19:0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自動顯示</w:t>
              </w:r>
            </w:ins>
            <w:r w:rsidR="00D04259">
              <w:rPr>
                <w:rFonts w:ascii="標楷體" w:eastAsia="標楷體" w:hAnsi="標楷體" w:cs="新細明體" w:hint="eastAsia"/>
                <w:color w:val="000000"/>
                <w:kern w:val="0"/>
              </w:rPr>
              <w:t>日曆日</w:t>
            </w:r>
          </w:p>
        </w:tc>
      </w:tr>
      <w:tr w:rsidR="008464F4" w:rsidRPr="008F20B5" w14:paraId="548EA411" w14:textId="77777777" w:rsidTr="00B63420">
        <w:trPr>
          <w:trHeight w:val="340"/>
          <w:trPrChange w:id="3854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855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5B0F1B11" w14:textId="17DB7427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3856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6D8E35B0" w14:textId="49EEDA46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LoanTermYy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3857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03AE8AF7" w14:textId="27DAE234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貸款期間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-年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85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5A15DA1B" w14:textId="20A4BA79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85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135D1660" w14:textId="259B6A10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3860" w:author="家興 余" w:date="2021-03-18T10:08:00Z">
              <w:tcPr>
                <w:tcW w:w="1" w:type="pct"/>
                <w:gridSpan w:val="4"/>
              </w:tcPr>
            </w:tcPrChange>
          </w:tcPr>
          <w:p w14:paraId="7753BBA2" w14:textId="1C46EAD2" w:rsidR="008464F4" w:rsidRPr="008F20B5" w:rsidRDefault="00867B63">
            <w:pPr>
              <w:widowControl/>
              <w:jc w:val="center"/>
              <w:rPr>
                <w:ins w:id="3861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862" w:author="家興 余" w:date="2021-01-21T09:30:00Z">
                <w:pPr>
                  <w:widowControl/>
                </w:pPr>
              </w:pPrChange>
            </w:pPr>
            <w:ins w:id="3863" w:author="家興 余" w:date="2021-01-21T09:3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864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75302F2C" w14:textId="6201BA44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</w:t>
            </w:r>
          </w:p>
        </w:tc>
      </w:tr>
      <w:tr w:rsidR="008464F4" w:rsidRPr="008F20B5" w14:paraId="6ADB579B" w14:textId="77777777" w:rsidTr="00B63420">
        <w:trPr>
          <w:trHeight w:val="340"/>
          <w:trPrChange w:id="3865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866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5DAF256C" w14:textId="5903A9F3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3867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233B8BAF" w14:textId="7BB221C6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LoanTermMm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3868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3E6A7E2F" w14:textId="31F4FA26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貸款期間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-月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86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1677A11A" w14:textId="657244BA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870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066C15A0" w14:textId="2A3B3DE6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3871" w:author="家興 余" w:date="2021-03-18T10:08:00Z">
              <w:tcPr>
                <w:tcW w:w="1" w:type="pct"/>
                <w:gridSpan w:val="4"/>
              </w:tcPr>
            </w:tcPrChange>
          </w:tcPr>
          <w:p w14:paraId="07E7BDB7" w14:textId="07F2C9A7" w:rsidR="008464F4" w:rsidRPr="008F20B5" w:rsidRDefault="00867B63">
            <w:pPr>
              <w:widowControl/>
              <w:jc w:val="center"/>
              <w:rPr>
                <w:ins w:id="3872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873" w:author="家興 余" w:date="2021-01-21T09:30:00Z">
                <w:pPr>
                  <w:widowControl/>
                </w:pPr>
              </w:pPrChange>
            </w:pPr>
            <w:ins w:id="3874" w:author="家興 余" w:date="2021-01-21T09:3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875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7B8650EC" w14:textId="62523C7F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</w:t>
            </w:r>
          </w:p>
        </w:tc>
      </w:tr>
      <w:tr w:rsidR="008464F4" w:rsidRPr="008F20B5" w14:paraId="7A793C56" w14:textId="77777777" w:rsidTr="00B63420">
        <w:trPr>
          <w:trHeight w:val="340"/>
          <w:trPrChange w:id="3876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877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727CB4D8" w14:textId="7C9BA870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3878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3532A526" w14:textId="1FFD0996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LoanTermDd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3879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72F6852F" w14:textId="30441288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貸款期間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880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766048DE" w14:textId="5210734D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881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66D862F5" w14:textId="07808669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  <w:tcPrChange w:id="3882" w:author="家興 余" w:date="2021-03-18T10:08:00Z">
              <w:tcPr>
                <w:tcW w:w="1" w:type="pct"/>
                <w:gridSpan w:val="4"/>
              </w:tcPr>
            </w:tcPrChange>
          </w:tcPr>
          <w:p w14:paraId="3B769534" w14:textId="4FFCB99C" w:rsidR="008464F4" w:rsidRPr="008F20B5" w:rsidRDefault="00867B63">
            <w:pPr>
              <w:widowControl/>
              <w:jc w:val="center"/>
              <w:rPr>
                <w:ins w:id="3883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884" w:author="家興 余" w:date="2021-01-21T09:30:00Z">
                <w:pPr>
                  <w:widowControl/>
                </w:pPr>
              </w:pPrChange>
            </w:pPr>
            <w:ins w:id="3885" w:author="家興 余" w:date="2021-01-21T09:3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886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16594A04" w14:textId="6065C655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</w:t>
            </w:r>
          </w:p>
        </w:tc>
      </w:tr>
      <w:tr w:rsidR="008464F4" w:rsidRPr="008F20B5" w14:paraId="4AD9B2E9" w14:textId="77777777" w:rsidTr="00B63420">
        <w:trPr>
          <w:trHeight w:val="340"/>
          <w:trPrChange w:id="3887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888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1E366118" w14:textId="7ACFC27C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889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27379183" w14:textId="0F65074F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AmortizedCode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890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19D6267C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攤還方式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891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478F18FF" w14:textId="31D629B5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892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57BEC015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3893" w:author="家興 余" w:date="2021-03-18T10:08:00Z">
              <w:tcPr>
                <w:tcW w:w="1" w:type="pct"/>
                <w:gridSpan w:val="4"/>
              </w:tcPr>
            </w:tcPrChange>
          </w:tcPr>
          <w:p w14:paraId="67A99949" w14:textId="1E851636" w:rsidR="008464F4" w:rsidRPr="008F20B5" w:rsidRDefault="00867B63">
            <w:pPr>
              <w:widowControl/>
              <w:jc w:val="center"/>
              <w:rPr>
                <w:ins w:id="3894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895" w:author="家興 余" w:date="2021-01-21T09:30:00Z">
                <w:pPr>
                  <w:widowControl/>
                </w:pPr>
              </w:pPrChange>
            </w:pPr>
            <w:ins w:id="3896" w:author="家興 余" w:date="2021-01-21T09:3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3897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28D33177" w14:textId="4F46BC10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按月繳息</w:t>
            </w:r>
          </w:p>
          <w:p w14:paraId="491D7699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到期取息</w:t>
            </w:r>
          </w:p>
          <w:p w14:paraId="0A5BB9A8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本息平均法</w:t>
            </w:r>
          </w:p>
          <w:p w14:paraId="4BDBD07A" w14:textId="000ACD97" w:rsidR="008464F4" w:rsidRPr="008F20B5" w:rsidRDefault="008464F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本金平均法</w:t>
            </w:r>
          </w:p>
        </w:tc>
      </w:tr>
      <w:tr w:rsidR="008464F4" w:rsidRPr="008F20B5" w14:paraId="13019768" w14:textId="77777777" w:rsidTr="00B63420">
        <w:trPr>
          <w:trHeight w:val="340"/>
          <w:trPrChange w:id="3898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899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30116877" w14:textId="397DBC40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3900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26E171AD" w14:textId="186F0508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FreqBase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3901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31D2C886" w14:textId="1B332914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週期基準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902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7E638BE0" w14:textId="3E8C9F61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903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4BFA105A" w14:textId="0A10316B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3904" w:author="家興 余" w:date="2021-03-18T10:08:00Z">
              <w:tcPr>
                <w:tcW w:w="1" w:type="pct"/>
                <w:gridSpan w:val="4"/>
              </w:tcPr>
            </w:tcPrChange>
          </w:tcPr>
          <w:p w14:paraId="40B5C619" w14:textId="6C83EA7C" w:rsidR="008464F4" w:rsidRPr="008F20B5" w:rsidRDefault="00867B63">
            <w:pPr>
              <w:widowControl/>
              <w:jc w:val="center"/>
              <w:rPr>
                <w:ins w:id="3905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906" w:author="家興 余" w:date="2021-01-21T09:30:00Z">
                <w:pPr>
                  <w:widowControl/>
                </w:pPr>
              </w:pPrChange>
            </w:pPr>
            <w:ins w:id="3907" w:author="家興 余" w:date="2021-01-21T09:3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908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3522FD3" w14:textId="706A7FCD" w:rsidR="008464F4" w:rsidRPr="008F20B5" w:rsidRDefault="008464F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1:日 2:月 3:週</w:t>
            </w:r>
          </w:p>
        </w:tc>
      </w:tr>
      <w:tr w:rsidR="008464F4" w:rsidRPr="008F20B5" w14:paraId="4703BBEB" w14:textId="77777777" w:rsidTr="00B63420">
        <w:trPr>
          <w:trHeight w:val="340"/>
          <w:trPrChange w:id="3909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910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31FA7EE3" w14:textId="7EE7442D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911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1E2AA25" w14:textId="092F607F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PayIntFreq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912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1FA64BEC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繳息週期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913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49BB6796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914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3581D0F1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3915" w:author="家興 余" w:date="2021-03-18T10:08:00Z">
              <w:tcPr>
                <w:tcW w:w="1" w:type="pct"/>
                <w:gridSpan w:val="4"/>
              </w:tcPr>
            </w:tcPrChange>
          </w:tcPr>
          <w:p w14:paraId="1FAB8011" w14:textId="161E11F0" w:rsidR="008464F4" w:rsidRPr="008F20B5" w:rsidRDefault="00867B63">
            <w:pPr>
              <w:widowControl/>
              <w:jc w:val="center"/>
              <w:rPr>
                <w:ins w:id="3916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917" w:author="家興 余" w:date="2021-01-21T09:30:00Z">
                <w:pPr>
                  <w:widowControl/>
                </w:pPr>
              </w:pPrChange>
            </w:pPr>
            <w:ins w:id="3918" w:author="家興 余" w:date="2021-01-21T09:3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919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0397329" w14:textId="187D72D8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75837B82" w14:textId="77777777" w:rsidTr="00B63420">
        <w:trPr>
          <w:trHeight w:val="340"/>
          <w:trPrChange w:id="3920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921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754CFFE8" w14:textId="7B96A6AB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922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260269CF" w14:textId="5D84F36B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RepayFreq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923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45A1EDDC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還本週期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924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02EEB95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925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5310AB17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3926" w:author="家興 余" w:date="2021-03-18T10:08:00Z">
              <w:tcPr>
                <w:tcW w:w="1" w:type="pct"/>
                <w:gridSpan w:val="4"/>
              </w:tcPr>
            </w:tcPrChange>
          </w:tcPr>
          <w:p w14:paraId="32A947DF" w14:textId="73BB9521" w:rsidR="008464F4" w:rsidRPr="008F20B5" w:rsidRDefault="00867B63">
            <w:pPr>
              <w:widowControl/>
              <w:jc w:val="center"/>
              <w:rPr>
                <w:ins w:id="3927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928" w:author="家興 余" w:date="2021-01-21T09:30:00Z">
                <w:pPr>
                  <w:widowControl/>
                </w:pPr>
              </w:pPrChange>
            </w:pPr>
            <w:ins w:id="3929" w:author="家興 余" w:date="2021-01-21T09:3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930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418063DA" w14:textId="115CDD7A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0C2DA282" w14:textId="77777777" w:rsidTr="00B63420">
        <w:trPr>
          <w:trHeight w:val="340"/>
          <w:trPrChange w:id="3931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932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48F4C363" w14:textId="20CAF37B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933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0F88321" w14:textId="24EB72E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UtilDeadline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934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08CB84D9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動支期限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935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2B4360D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936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568A538F" w14:textId="77A3CAC0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PrChange w:id="3937" w:author="家興 余" w:date="2021-03-18T10:08:00Z">
              <w:tcPr>
                <w:tcW w:w="1" w:type="pct"/>
                <w:gridSpan w:val="4"/>
              </w:tcPr>
            </w:tcPrChange>
          </w:tcPr>
          <w:p w14:paraId="0E012291" w14:textId="0FB0E90A" w:rsidR="008464F4" w:rsidRPr="008F20B5" w:rsidRDefault="00867B63">
            <w:pPr>
              <w:widowControl/>
              <w:jc w:val="center"/>
              <w:rPr>
                <w:ins w:id="3938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939" w:author="家興 余" w:date="2021-01-21T09:30:00Z">
                <w:pPr>
                  <w:widowControl/>
                </w:pPr>
              </w:pPrChange>
            </w:pPr>
            <w:ins w:id="3940" w:author="家興 余" w:date="2021-01-21T09:4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3941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0750AB89" w14:textId="3C4C7A40" w:rsidR="008464F4" w:rsidRDefault="005451EB" w:rsidP="0034386A">
            <w:pPr>
              <w:widowControl/>
              <w:rPr>
                <w:ins w:id="3942" w:author="家興 余" w:date="2021-02-22T19:09:00Z"/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</w:t>
            </w:r>
            <w:r w:rsidR="008464F4" w:rsidRPr="008F20B5">
              <w:rPr>
                <w:rFonts w:ascii="標楷體" w:eastAsia="標楷體" w:hAnsi="標楷體" w:cs="新細明體"/>
                <w:color w:val="000000"/>
                <w:kern w:val="0"/>
              </w:rPr>
              <w:t>yymmdd</w:t>
            </w:r>
          </w:p>
          <w:p w14:paraId="13B46FB1" w14:textId="3DEB8237" w:rsidR="005451EB" w:rsidRPr="008F20B5" w:rsidRDefault="005451EB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3943" w:author="家興 余" w:date="2021-02-22T19:0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需大於准駁日期</w:t>
              </w:r>
            </w:ins>
          </w:p>
        </w:tc>
      </w:tr>
      <w:tr w:rsidR="008464F4" w:rsidRPr="008F20B5" w14:paraId="5FD41F26" w14:textId="77777777" w:rsidTr="00B63420">
        <w:trPr>
          <w:trHeight w:val="340"/>
          <w:trPrChange w:id="3944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945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5113B9E6" w14:textId="77777777" w:rsidR="008464F4" w:rsidRPr="008F20B5" w:rsidDel="00453EB9" w:rsidRDefault="008464F4" w:rsidP="000141AD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3946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7CCF93A7" w14:textId="41D6A5E3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GracePeriod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3947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42606B79" w14:textId="62A6C124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寬限總月數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94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0807D9E7" w14:textId="324C6D74" w:rsidR="008464F4" w:rsidRPr="008F20B5" w:rsidRDefault="008464F4" w:rsidP="000141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94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303F1756" w14:textId="390FB9C8" w:rsidR="008464F4" w:rsidRPr="008F20B5" w:rsidRDefault="008464F4" w:rsidP="000141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  <w:tcPrChange w:id="3950" w:author="家興 余" w:date="2021-03-18T10:08:00Z">
              <w:tcPr>
                <w:tcW w:w="1" w:type="pct"/>
                <w:gridSpan w:val="4"/>
              </w:tcPr>
            </w:tcPrChange>
          </w:tcPr>
          <w:p w14:paraId="46760B60" w14:textId="5D617360" w:rsidR="008464F4" w:rsidRPr="008F20B5" w:rsidDel="00061FD0" w:rsidRDefault="00867B63">
            <w:pPr>
              <w:widowControl/>
              <w:jc w:val="center"/>
              <w:rPr>
                <w:ins w:id="3951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952" w:author="家興 余" w:date="2021-01-21T09:30:00Z">
                <w:pPr>
                  <w:widowControl/>
                </w:pPr>
              </w:pPrChange>
            </w:pPr>
            <w:ins w:id="3953" w:author="家興 余" w:date="2021-01-21T09:4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954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7F6EFC5B" w14:textId="5C97CBE6" w:rsidR="008464F4" w:rsidRPr="008F20B5" w:rsidDel="00061FD0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6845C1C3" w14:textId="77777777" w:rsidTr="00B63420">
        <w:trPr>
          <w:trHeight w:val="340"/>
          <w:trPrChange w:id="3955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956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52591DFE" w14:textId="77777777" w:rsidR="008464F4" w:rsidRPr="008F20B5" w:rsidDel="00453EB9" w:rsidRDefault="008464F4" w:rsidP="00B36E6E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3957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3FE068C6" w14:textId="759A6CE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TimAcctFee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3958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1F20430E" w14:textId="40521592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帳管費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95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33B942BC" w14:textId="52713D55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3960" w:author="家興 余" w:date="2020-12-30T09:53:00Z">
              <w:r>
                <w:rPr>
                  <w:rFonts w:ascii="標楷體" w:eastAsia="標楷體" w:hAnsi="標楷體" w:cs="新細明體" w:hint="eastAsia"/>
                  <w:color w:val="000000" w:themeColor="text1"/>
                  <w:kern w:val="0"/>
                </w:rPr>
                <w:t>9</w:t>
              </w:r>
            </w:ins>
            <w:del w:id="3961" w:author="家興 余" w:date="2020-12-30T09:53:00Z">
              <w:r w:rsidRPr="008F20B5" w:rsidDel="004444BD">
                <w:rPr>
                  <w:rFonts w:ascii="標楷體" w:eastAsia="標楷體" w:hAnsi="標楷體" w:cs="新細明體"/>
                  <w:color w:val="000000" w:themeColor="text1"/>
                  <w:kern w:val="0"/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tcPrChange w:id="3962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6541E72F" w14:textId="6075F9C6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14.2</w:t>
            </w:r>
          </w:p>
        </w:tc>
        <w:tc>
          <w:tcPr>
            <w:tcW w:w="275" w:type="pct"/>
            <w:tcPrChange w:id="3963" w:author="家興 余" w:date="2021-03-18T10:08:00Z">
              <w:tcPr>
                <w:tcW w:w="1" w:type="pct"/>
                <w:gridSpan w:val="4"/>
              </w:tcPr>
            </w:tcPrChange>
          </w:tcPr>
          <w:p w14:paraId="2A8F4680" w14:textId="352755B0" w:rsidR="008464F4" w:rsidRPr="008F20B5" w:rsidDel="004444BD" w:rsidRDefault="00867B63">
            <w:pPr>
              <w:widowControl/>
              <w:jc w:val="center"/>
              <w:rPr>
                <w:ins w:id="3964" w:author="家興 余" w:date="2021-01-21T09:28:00Z"/>
                <w:rFonts w:ascii="標楷體" w:eastAsia="標楷體" w:hAnsi="標楷體" w:cs="新細明體"/>
                <w:color w:val="000000" w:themeColor="text1"/>
                <w:kern w:val="0"/>
              </w:rPr>
              <w:pPrChange w:id="3965" w:author="家興 余" w:date="2021-01-21T09:30:00Z">
                <w:pPr>
                  <w:widowControl/>
                </w:pPr>
              </w:pPrChange>
            </w:pPr>
            <w:ins w:id="3966" w:author="家興 余" w:date="2021-01-21T09:41:00Z">
              <w:r>
                <w:rPr>
                  <w:rFonts w:ascii="標楷體" w:eastAsia="標楷體" w:hAnsi="標楷體" w:cs="新細明體" w:hint="eastAsia"/>
                  <w:color w:val="000000" w:themeColor="text1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967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2C4EDB74" w14:textId="399F2D07" w:rsidR="008464F4" w:rsidRPr="008F20B5" w:rsidDel="00061FD0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3968" w:author="家興 余" w:date="2020-12-30T09:53:00Z">
              <w:r w:rsidRPr="008F20B5" w:rsidDel="004444BD">
                <w:rPr>
                  <w:rFonts w:ascii="標楷體" w:eastAsia="標楷體" w:hAnsi="標楷體" w:cs="新細明體"/>
                  <w:color w:val="000000" w:themeColor="text1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0.00</w:t>
            </w:r>
          </w:p>
        </w:tc>
      </w:tr>
      <w:tr w:rsidR="00867B63" w:rsidRPr="008F20B5" w14:paraId="290ABD8E" w14:textId="77777777" w:rsidTr="00B63420">
        <w:tblPrEx>
          <w:tblPrExChange w:id="3969" w:author="家興 余" w:date="2021-03-18T10:08:00Z">
            <w:tblPrEx>
              <w:tblW w:w="4777" w:type="pct"/>
            </w:tblPrEx>
          </w:tblPrExChange>
        </w:tblPrEx>
        <w:trPr>
          <w:trHeight w:val="340"/>
          <w:ins w:id="3970" w:author="家興 余" w:date="2021-01-21T09:42:00Z"/>
          <w:trPrChange w:id="3971" w:author="家興 余" w:date="2021-03-18T10:08:00Z">
            <w:trPr>
              <w:gridAfter w:val="0"/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972" w:author="家興 余" w:date="2021-03-18T10:08:00Z">
              <w:tcPr>
                <w:tcW w:w="209" w:type="pct"/>
                <w:shd w:val="clear" w:color="auto" w:fill="auto"/>
                <w:vAlign w:val="center"/>
              </w:tcPr>
            </w:tcPrChange>
          </w:tcPr>
          <w:p w14:paraId="3ACD3DAC" w14:textId="77777777" w:rsidR="00867B63" w:rsidRPr="008F20B5" w:rsidDel="00453EB9" w:rsidRDefault="00867B63" w:rsidP="00623535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ins w:id="3973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3974" w:author="家興 余" w:date="2021-03-18T10:08:00Z">
              <w:tcPr>
                <w:tcW w:w="841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6EC3CFEA" w14:textId="77777777" w:rsidR="00867B63" w:rsidRPr="008F20B5" w:rsidRDefault="00867B63" w:rsidP="00623535">
            <w:pPr>
              <w:widowControl/>
              <w:rPr>
                <w:ins w:id="3975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  <w:ins w:id="3976" w:author="家興 余" w:date="2021-01-21T09:4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ExtraRepayCode</w:t>
              </w:r>
            </w:ins>
          </w:p>
        </w:tc>
        <w:tc>
          <w:tcPr>
            <w:tcW w:w="1923" w:type="pct"/>
            <w:shd w:val="clear" w:color="auto" w:fill="auto"/>
            <w:noWrap/>
            <w:vAlign w:val="center"/>
            <w:tcPrChange w:id="3977" w:author="家興 余" w:date="2021-03-18T10:08:00Z">
              <w:tcPr>
                <w:tcW w:w="795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690C3B71" w14:textId="77777777" w:rsidR="00867B63" w:rsidRPr="008F20B5" w:rsidRDefault="00867B63" w:rsidP="00623535">
            <w:pPr>
              <w:widowControl/>
              <w:rPr>
                <w:ins w:id="3978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  <w:ins w:id="3979" w:author="家興 余" w:date="2021-01-21T09:42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攤還額異動碼</w:t>
              </w:r>
            </w:ins>
          </w:p>
        </w:tc>
        <w:tc>
          <w:tcPr>
            <w:tcW w:w="275" w:type="pct"/>
            <w:shd w:val="clear" w:color="auto" w:fill="auto"/>
            <w:noWrap/>
            <w:vAlign w:val="center"/>
            <w:tcPrChange w:id="3980" w:author="家興 余" w:date="2021-03-18T10:08:00Z">
              <w:tcPr>
                <w:tcW w:w="211" w:type="pct"/>
                <w:shd w:val="clear" w:color="auto" w:fill="auto"/>
                <w:noWrap/>
                <w:vAlign w:val="center"/>
              </w:tcPr>
            </w:tcPrChange>
          </w:tcPr>
          <w:p w14:paraId="15514C93" w14:textId="77777777" w:rsidR="00867B63" w:rsidRPr="008F20B5" w:rsidRDefault="00867B63" w:rsidP="00623535">
            <w:pPr>
              <w:widowControl/>
              <w:jc w:val="center"/>
              <w:rPr>
                <w:ins w:id="3981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  <w:ins w:id="3982" w:author="家興 余" w:date="2021-01-21T09:4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5" w:type="pct"/>
            <w:shd w:val="clear" w:color="auto" w:fill="auto"/>
            <w:noWrap/>
            <w:vAlign w:val="center"/>
            <w:tcPrChange w:id="3983" w:author="家興 余" w:date="2021-03-18T10:08:00Z">
              <w:tcPr>
                <w:tcW w:w="211" w:type="pct"/>
                <w:shd w:val="clear" w:color="auto" w:fill="auto"/>
                <w:noWrap/>
                <w:vAlign w:val="center"/>
              </w:tcPr>
            </w:tcPrChange>
          </w:tcPr>
          <w:p w14:paraId="6AF353CE" w14:textId="77777777" w:rsidR="00867B63" w:rsidRPr="008F20B5" w:rsidRDefault="00867B63" w:rsidP="00623535">
            <w:pPr>
              <w:widowControl/>
              <w:jc w:val="center"/>
              <w:rPr>
                <w:ins w:id="3984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  <w:ins w:id="3985" w:author="家興 余" w:date="2021-01-21T09:4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75" w:type="pct"/>
            <w:tcPrChange w:id="3986" w:author="家興 余" w:date="2021-03-18T10:08:00Z">
              <w:tcPr>
                <w:tcW w:w="335" w:type="pct"/>
                <w:gridSpan w:val="2"/>
              </w:tcPr>
            </w:tcPrChange>
          </w:tcPr>
          <w:p w14:paraId="13E2ECB7" w14:textId="0370BAAE" w:rsidR="00867B63" w:rsidRPr="008F20B5" w:rsidRDefault="00867B63" w:rsidP="00623535">
            <w:pPr>
              <w:widowControl/>
              <w:jc w:val="center"/>
              <w:rPr>
                <w:ins w:id="3987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  <w:ins w:id="3988" w:author="家興 余" w:date="2021-01-21T09:4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989" w:author="家興 余" w:date="2021-03-18T10:08:00Z">
              <w:tcPr>
                <w:tcW w:w="2397" w:type="pct"/>
                <w:gridSpan w:val="9"/>
                <w:shd w:val="clear" w:color="auto" w:fill="auto"/>
                <w:noWrap/>
                <w:vAlign w:val="center"/>
              </w:tcPr>
            </w:tcPrChange>
          </w:tcPr>
          <w:p w14:paraId="2CCBE7A5" w14:textId="77777777" w:rsidR="00867B63" w:rsidRDefault="00867B63" w:rsidP="00623535">
            <w:pPr>
              <w:widowControl/>
              <w:rPr>
                <w:ins w:id="3990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  <w:ins w:id="3991" w:author="家興 余" w:date="2021-01-21T09:4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 :不變</w:t>
              </w:r>
            </w:ins>
          </w:p>
          <w:p w14:paraId="039FEB19" w14:textId="5E5EC24E" w:rsidR="00867B63" w:rsidRPr="008F20B5" w:rsidRDefault="00867B63" w:rsidP="00623535">
            <w:pPr>
              <w:widowControl/>
              <w:rPr>
                <w:ins w:id="3992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  <w:ins w:id="3993" w:author="家興 余" w:date="2021-01-21T09:4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 :變</w:t>
              </w:r>
            </w:ins>
          </w:p>
        </w:tc>
      </w:tr>
      <w:tr w:rsidR="008464F4" w:rsidRPr="008F20B5" w14:paraId="33004CC0" w14:textId="77777777" w:rsidTr="00B63420">
        <w:trPr>
          <w:trHeight w:val="340"/>
          <w:trPrChange w:id="3994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995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48029AEC" w14:textId="77777777" w:rsidR="008464F4" w:rsidRPr="008F20B5" w:rsidDel="00453EB9" w:rsidRDefault="008464F4" w:rsidP="00B36E6E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3996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26FE3E1B" w14:textId="186FF635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IntCalcCode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3997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02A15AA5" w14:textId="729B7889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計息方式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99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031F0E56" w14:textId="2903A2CE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99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5975BB08" w14:textId="53862B6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1</w:t>
            </w:r>
          </w:p>
        </w:tc>
        <w:tc>
          <w:tcPr>
            <w:tcW w:w="275" w:type="pct"/>
            <w:tcPrChange w:id="4000" w:author="家興 余" w:date="2021-03-18T10:08:00Z">
              <w:tcPr>
                <w:tcW w:w="1" w:type="pct"/>
                <w:gridSpan w:val="4"/>
              </w:tcPr>
            </w:tcPrChange>
          </w:tcPr>
          <w:p w14:paraId="2257F66F" w14:textId="606D9DD3" w:rsidR="008464F4" w:rsidRPr="008F20B5" w:rsidRDefault="00867B63">
            <w:pPr>
              <w:widowControl/>
              <w:jc w:val="center"/>
              <w:rPr>
                <w:ins w:id="4001" w:author="家興 余" w:date="2021-01-21T09:28:00Z"/>
                <w:rFonts w:ascii="標楷體" w:eastAsia="標楷體" w:hAnsi="標楷體" w:cs="新細明體"/>
                <w:color w:val="000000" w:themeColor="text1"/>
                <w:kern w:val="0"/>
              </w:rPr>
              <w:pPrChange w:id="4002" w:author="家興 余" w:date="2021-01-21T09:30:00Z">
                <w:pPr>
                  <w:widowControl/>
                </w:pPr>
              </w:pPrChange>
            </w:pPr>
            <w:ins w:id="4003" w:author="家興 余" w:date="2021-01-21T09:43:00Z">
              <w:r>
                <w:rPr>
                  <w:rFonts w:ascii="標楷體" w:eastAsia="標楷體" w:hAnsi="標楷體" w:cs="新細明體" w:hint="eastAsia"/>
                  <w:color w:val="000000" w:themeColor="text1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004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1494FED1" w14:textId="559077FD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1:</w:t>
            </w:r>
            <w:r w:rsidRPr="008F20B5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按日計息</w:t>
            </w: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; 2:</w:t>
            </w:r>
            <w:r w:rsidRPr="008F20B5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按月計息</w:t>
            </w:r>
          </w:p>
        </w:tc>
      </w:tr>
      <w:tr w:rsidR="008464F4" w:rsidRPr="008F20B5" w14:paraId="78722128" w14:textId="77777777" w:rsidTr="00B63420">
        <w:trPr>
          <w:trHeight w:val="340"/>
          <w:trPrChange w:id="4005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006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031D84EA" w14:textId="6B24E602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007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1E80B2CB" w14:textId="5E64819B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CustTypeCode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008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4A57C88D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客戶別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0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4B5998C" w14:textId="50CCFC03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10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5D05EE8" w14:textId="62ECE930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4011" w:author="家興 余" w:date="2021-03-18T10:08:00Z">
              <w:tcPr>
                <w:tcW w:w="1" w:type="pct"/>
                <w:gridSpan w:val="4"/>
              </w:tcPr>
            </w:tcPrChange>
          </w:tcPr>
          <w:p w14:paraId="44B767C3" w14:textId="2FAD88ED" w:rsidR="008464F4" w:rsidRPr="008F20B5" w:rsidRDefault="00867B63">
            <w:pPr>
              <w:jc w:val="center"/>
              <w:rPr>
                <w:ins w:id="4012" w:author="家興 余" w:date="2021-01-21T09:28:00Z"/>
                <w:rFonts w:ascii="標楷體" w:eastAsia="標楷體" w:hAnsi="標楷體"/>
              </w:rPr>
              <w:pPrChange w:id="4013" w:author="家興 余" w:date="2021-01-21T09:30:00Z">
                <w:pPr/>
              </w:pPrChange>
            </w:pPr>
            <w:ins w:id="4014" w:author="家興 余" w:date="2021-01-21T09:43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4015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0AC583D9" w14:textId="2395CBC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00: </w:t>
            </w:r>
            <w:r w:rsidRPr="008F20B5">
              <w:rPr>
                <w:rFonts w:ascii="標楷體" w:eastAsia="標楷體" w:hAnsi="標楷體" w:hint="eastAsia"/>
              </w:rPr>
              <w:t>一般</w:t>
            </w:r>
          </w:p>
          <w:p w14:paraId="565FCDA9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01: </w:t>
            </w:r>
            <w:r w:rsidRPr="008F20B5">
              <w:rPr>
                <w:rFonts w:ascii="標楷體" w:eastAsia="標楷體" w:hAnsi="標楷體" w:hint="eastAsia"/>
              </w:rPr>
              <w:t>員工</w:t>
            </w:r>
          </w:p>
          <w:p w14:paraId="34619E38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02: </w:t>
            </w:r>
            <w:r w:rsidRPr="008F20B5">
              <w:rPr>
                <w:rFonts w:ascii="標楷體" w:eastAsia="標楷體" w:hAnsi="標楷體" w:hint="eastAsia"/>
              </w:rPr>
              <w:t>首購</w:t>
            </w:r>
          </w:p>
          <w:p w14:paraId="1FFF8B4F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03: </w:t>
            </w:r>
            <w:r w:rsidRPr="008F20B5">
              <w:rPr>
                <w:rFonts w:ascii="標楷體" w:eastAsia="標楷體" w:hAnsi="標楷體" w:hint="eastAsia"/>
              </w:rPr>
              <w:t>關企公司</w:t>
            </w:r>
          </w:p>
          <w:p w14:paraId="29901BAF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04: </w:t>
            </w:r>
            <w:r w:rsidRPr="008F20B5">
              <w:rPr>
                <w:rFonts w:ascii="標楷體" w:eastAsia="標楷體" w:hAnsi="標楷體" w:hint="eastAsia"/>
              </w:rPr>
              <w:t>關企員工</w:t>
            </w:r>
          </w:p>
          <w:p w14:paraId="1882D514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05: </w:t>
            </w:r>
            <w:r w:rsidRPr="008F20B5">
              <w:rPr>
                <w:rFonts w:ascii="標楷體" w:eastAsia="標楷體" w:hAnsi="標楷體" w:hint="eastAsia"/>
              </w:rPr>
              <w:t>保戶</w:t>
            </w:r>
          </w:p>
          <w:p w14:paraId="6E352532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06: </w:t>
            </w:r>
            <w:r w:rsidRPr="008F20B5">
              <w:rPr>
                <w:rFonts w:ascii="標楷體" w:eastAsia="標楷體" w:hAnsi="標楷體" w:hint="eastAsia"/>
              </w:rPr>
              <w:t>團體戶</w:t>
            </w:r>
          </w:p>
          <w:p w14:paraId="07E0F391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07: </w:t>
            </w:r>
            <w:r w:rsidRPr="008F20B5">
              <w:rPr>
                <w:rFonts w:ascii="標楷體" w:eastAsia="標楷體" w:hAnsi="標楷體" w:hint="eastAsia"/>
              </w:rPr>
              <w:t>員工二親等</w:t>
            </w:r>
          </w:p>
          <w:p w14:paraId="05D5DC53" w14:textId="6C0A4E7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 xml:space="preserve">09: </w:t>
            </w:r>
            <w:r w:rsidRPr="008F20B5">
              <w:rPr>
                <w:rFonts w:ascii="標楷體" w:eastAsia="標楷體" w:hAnsi="標楷體" w:hint="eastAsia"/>
              </w:rPr>
              <w:t>新二階員工</w:t>
            </w:r>
          </w:p>
        </w:tc>
      </w:tr>
      <w:tr w:rsidR="008464F4" w:rsidRPr="008F20B5" w14:paraId="4115DAE7" w14:textId="77777777" w:rsidTr="00B63420">
        <w:trPr>
          <w:trHeight w:val="340"/>
          <w:trPrChange w:id="4016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017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4CC928CA" w14:textId="495DC6B3" w:rsidR="008464F4" w:rsidRPr="008F20B5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4018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5C2EA8B8" w14:textId="62723D25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RuleCode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4019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050B84CC" w14:textId="7EDE232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規定管制代碼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020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25F23371" w14:textId="48F5B4CC" w:rsidR="008464F4" w:rsidRPr="008F20B5" w:rsidDel="003021E4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021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57AC4BC5" w14:textId="2EE2F444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4022" w:author="家興 余" w:date="2021-03-18T10:08:00Z">
              <w:tcPr>
                <w:tcW w:w="1" w:type="pct"/>
                <w:gridSpan w:val="4"/>
              </w:tcPr>
            </w:tcPrChange>
          </w:tcPr>
          <w:p w14:paraId="69ED277D" w14:textId="7D9A9FC1" w:rsidR="008464F4" w:rsidRPr="008F20B5" w:rsidRDefault="00867B63">
            <w:pPr>
              <w:jc w:val="center"/>
              <w:rPr>
                <w:ins w:id="4023" w:author="家興 余" w:date="2021-01-21T09:28:00Z"/>
                <w:rFonts w:ascii="標楷體" w:eastAsia="標楷體" w:hAnsi="標楷體"/>
              </w:rPr>
              <w:pPrChange w:id="4024" w:author="家興 余" w:date="2021-01-21T09:30:00Z">
                <w:pPr/>
              </w:pPrChange>
            </w:pPr>
            <w:ins w:id="4025" w:author="家興 余" w:date="2021-01-21T09:43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026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63EBDFC8" w14:textId="4B146ED8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00.一般戶</w:t>
            </w:r>
          </w:p>
          <w:p w14:paraId="6AF4E6E0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01.自然人特定地區第2戶購屋貸款</w:t>
            </w:r>
          </w:p>
          <w:p w14:paraId="504A1CCE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02.自然人第 3 </w:t>
            </w:r>
            <w:r w:rsidRPr="008F20B5">
              <w:rPr>
                <w:rFonts w:ascii="標楷體" w:eastAsia="標楷體" w:hAnsi="標楷體" w:hint="eastAsia"/>
              </w:rPr>
              <w:t>戶購屋貸款</w:t>
            </w:r>
          </w:p>
          <w:p w14:paraId="463FE75F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03.購置高價住宅貸款</w:t>
            </w:r>
          </w:p>
          <w:p w14:paraId="07E3969E" w14:textId="1C9C0DDE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04.公司法人購置住宅貸款</w:t>
            </w:r>
          </w:p>
        </w:tc>
      </w:tr>
      <w:tr w:rsidR="008464F4" w:rsidRPr="008F20B5" w14:paraId="399D964B" w14:textId="77777777" w:rsidTr="00B63420">
        <w:trPr>
          <w:trHeight w:val="340"/>
          <w:trPrChange w:id="4027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028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7561BE10" w14:textId="3CC34179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029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41C56DBD" w14:textId="29B3A443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RecycleCode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030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4E0FC44D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循環動用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31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4DEA933E" w14:textId="6BB167FE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32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3B1F8020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4033" w:author="家興 余" w:date="2021-03-18T10:08:00Z">
              <w:tcPr>
                <w:tcW w:w="1" w:type="pct"/>
                <w:gridSpan w:val="4"/>
              </w:tcPr>
            </w:tcPrChange>
          </w:tcPr>
          <w:p w14:paraId="012797DB" w14:textId="05ADFCAB" w:rsidR="008464F4" w:rsidRPr="008F20B5" w:rsidRDefault="00867B63">
            <w:pPr>
              <w:widowControl/>
              <w:jc w:val="center"/>
              <w:rPr>
                <w:ins w:id="4034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035" w:author="家興 余" w:date="2021-01-21T09:30:00Z">
                <w:pPr>
                  <w:widowControl/>
                </w:pPr>
              </w:pPrChange>
            </w:pPr>
            <w:ins w:id="4036" w:author="家興 余" w:date="2021-01-21T09:4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4037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6778128C" w14:textId="4A10CA24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非循環動用</w:t>
            </w:r>
          </w:p>
          <w:p w14:paraId="428313DB" w14:textId="0FEF6A52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循環動用</w:t>
            </w:r>
          </w:p>
        </w:tc>
      </w:tr>
      <w:tr w:rsidR="008464F4" w:rsidRPr="008F20B5" w14:paraId="02DD8118" w14:textId="77777777" w:rsidTr="00B63420">
        <w:trPr>
          <w:trHeight w:val="340"/>
          <w:trPrChange w:id="4038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039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6D9B9E00" w14:textId="25290A7C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040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06094F47" w14:textId="3283EBF3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RecycleDeadline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041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2E331236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循環動用期限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42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84E7D07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43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61F6675" w14:textId="09FF85E6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PrChange w:id="4044" w:author="家興 余" w:date="2021-03-18T10:08:00Z">
              <w:tcPr>
                <w:tcW w:w="1" w:type="pct"/>
                <w:gridSpan w:val="4"/>
              </w:tcPr>
            </w:tcPrChange>
          </w:tcPr>
          <w:p w14:paraId="06CC579F" w14:textId="26C0F770" w:rsidR="008464F4" w:rsidRPr="008F20B5" w:rsidRDefault="00867B63">
            <w:pPr>
              <w:widowControl/>
              <w:jc w:val="center"/>
              <w:rPr>
                <w:ins w:id="4045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046" w:author="家興 余" w:date="2021-01-21T09:30:00Z">
                <w:pPr>
                  <w:widowControl/>
                </w:pPr>
              </w:pPrChange>
            </w:pPr>
            <w:ins w:id="4047" w:author="家興 余" w:date="2021-01-21T09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4048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5218012C" w14:textId="77777777" w:rsidR="00867B63" w:rsidRDefault="00867B63" w:rsidP="00B36E6E">
            <w:pPr>
              <w:widowControl/>
              <w:rPr>
                <w:ins w:id="4049" w:author="家興 余" w:date="2021-01-21T09:44:00Z"/>
                <w:rFonts w:ascii="標楷體" w:eastAsia="標楷體" w:hAnsi="標楷體" w:cs="新細明體"/>
                <w:color w:val="000000"/>
                <w:kern w:val="0"/>
              </w:rPr>
            </w:pPr>
            <w:ins w:id="4050" w:author="家興 余" w:date="2021-01-21T09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循環動用時必填</w:t>
              </w:r>
            </w:ins>
          </w:p>
          <w:p w14:paraId="2DAA8C84" w14:textId="2F9A6B6D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8464F4" w:rsidRPr="008F20B5" w14:paraId="3350ED95" w14:textId="77777777" w:rsidTr="00B63420">
        <w:trPr>
          <w:trHeight w:val="340"/>
          <w:trPrChange w:id="4051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052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0736AB4D" w14:textId="1312AC1C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4053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57566510" w14:textId="26070DC2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UsageCode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4054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28700A94" w14:textId="59BCD4A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資金用途別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055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6D529B97" w14:textId="72C959E9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056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1527E92B" w14:textId="3D63A1B8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4057" w:author="家興 余" w:date="2021-03-18T10:08:00Z">
              <w:tcPr>
                <w:tcW w:w="1" w:type="pct"/>
                <w:gridSpan w:val="4"/>
              </w:tcPr>
            </w:tcPrChange>
          </w:tcPr>
          <w:p w14:paraId="7DFF3C1D" w14:textId="60020371" w:rsidR="008464F4" w:rsidRPr="008F20B5" w:rsidRDefault="00867B63">
            <w:pPr>
              <w:widowControl/>
              <w:jc w:val="center"/>
              <w:rPr>
                <w:ins w:id="4058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059" w:author="家興 余" w:date="2021-01-21T09:30:00Z">
                <w:pPr>
                  <w:widowControl/>
                </w:pPr>
              </w:pPrChange>
            </w:pPr>
            <w:ins w:id="4060" w:author="家興 余" w:date="2021-01-21T09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061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6FD8F6BB" w14:textId="684A1B1E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週轉金</w:t>
            </w:r>
          </w:p>
          <w:p w14:paraId="717E6063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購置不動產</w:t>
            </w:r>
          </w:p>
          <w:p w14:paraId="1844AAEE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營業用資產</w:t>
            </w:r>
          </w:p>
          <w:p w14:paraId="1D5E34C5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固定資產</w:t>
            </w:r>
          </w:p>
          <w:p w14:paraId="421B27E8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企業投資</w:t>
            </w:r>
          </w:p>
          <w:p w14:paraId="26D6CDEB" w14:textId="751B087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購置動產</w:t>
            </w:r>
          </w:p>
          <w:p w14:paraId="3728CD18" w14:textId="19A673A9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464F4" w:rsidRPr="008F20B5" w14:paraId="03FC3697" w14:textId="77777777" w:rsidTr="00B63420">
        <w:trPr>
          <w:trHeight w:val="340"/>
          <w:trPrChange w:id="4062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063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0FE3AE95" w14:textId="7F4B99EF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064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2CAD525C" w14:textId="125D60DC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DepartmentCode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065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103D7129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案件隸屬單位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66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02AEE4A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67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A044FCC" w14:textId="2359954A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4068" w:author="家興 余" w:date="2021-03-18T10:08:00Z">
              <w:tcPr>
                <w:tcW w:w="1" w:type="pct"/>
                <w:gridSpan w:val="4"/>
              </w:tcPr>
            </w:tcPrChange>
          </w:tcPr>
          <w:p w14:paraId="2554CBAE" w14:textId="3C6455A4" w:rsidR="008464F4" w:rsidRPr="008F20B5" w:rsidRDefault="00867B63">
            <w:pPr>
              <w:widowControl/>
              <w:jc w:val="center"/>
              <w:rPr>
                <w:ins w:id="4069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070" w:author="家興 余" w:date="2021-01-21T09:30:00Z">
                <w:pPr>
                  <w:widowControl/>
                </w:pPr>
              </w:pPrChange>
            </w:pPr>
            <w:ins w:id="4071" w:author="家興 余" w:date="2021-01-21T09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4072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230EDB8D" w14:textId="43B22C28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非企金單位</w:t>
            </w:r>
          </w:p>
          <w:p w14:paraId="02760075" w14:textId="3EC108A8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企金推展課</w:t>
            </w:r>
          </w:p>
        </w:tc>
      </w:tr>
      <w:tr w:rsidR="008464F4" w:rsidRPr="008F20B5" w14:paraId="41BA5E3D" w14:textId="77777777" w:rsidTr="00B63420">
        <w:trPr>
          <w:trHeight w:val="340"/>
          <w:trPrChange w:id="4073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074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1B5F4D72" w14:textId="1E3433AE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075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322ADB4B" w14:textId="53AF6A15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IncomeTaxFlag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076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312B8DA9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代繳所得稅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77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EE655D2" w14:textId="0B859999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7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157759CB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4079" w:author="家興 余" w:date="2021-03-18T10:08:00Z">
              <w:tcPr>
                <w:tcW w:w="1" w:type="pct"/>
                <w:gridSpan w:val="4"/>
              </w:tcPr>
            </w:tcPrChange>
          </w:tcPr>
          <w:p w14:paraId="1C327326" w14:textId="1887DFCB" w:rsidR="008464F4" w:rsidRPr="008F20B5" w:rsidRDefault="00867B63">
            <w:pPr>
              <w:widowControl/>
              <w:jc w:val="center"/>
              <w:rPr>
                <w:ins w:id="4080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081" w:author="家興 余" w:date="2021-01-21T09:30:00Z">
                <w:pPr>
                  <w:widowControl/>
                </w:pPr>
              </w:pPrChange>
            </w:pPr>
            <w:ins w:id="4082" w:author="家興 余" w:date="2021-01-21T09:4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4083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7610803A" w14:textId="1751F5AE" w:rsidR="008464F4" w:rsidRPr="008F20B5" w:rsidDel="00867B63" w:rsidRDefault="008464F4" w:rsidP="004A1C2C">
            <w:pPr>
              <w:widowControl/>
              <w:rPr>
                <w:del w:id="4084" w:author="家興 余" w:date="2021-01-21T09:45:00Z"/>
                <w:rFonts w:ascii="標楷體" w:eastAsia="標楷體" w:hAnsi="標楷體" w:cs="新細明體"/>
                <w:color w:val="000000"/>
                <w:kern w:val="0"/>
              </w:rPr>
            </w:pPr>
            <w:del w:id="4085" w:author="家興 余" w:date="2021-01-21T09:45:00Z">
              <w:r w:rsidRPr="008F20B5" w:rsidDel="00867B63">
                <w:rPr>
                  <w:rFonts w:ascii="標楷體" w:eastAsia="標楷體" w:hAnsi="標楷體" w:cs="新細明體"/>
                  <w:color w:val="000000"/>
                  <w:kern w:val="0"/>
                </w:rPr>
                <w:delText>Y</w:delText>
              </w:r>
              <w:r w:rsidRPr="008F20B5" w:rsidDel="00867B63">
                <w:rPr>
                  <w:rFonts w:ascii="標楷體" w:eastAsia="標楷體" w:hAnsi="標楷體" w:cs="新細明體"/>
                  <w:color w:val="000000"/>
                  <w:kern w:val="0"/>
                </w:rPr>
                <w:tab/>
              </w:r>
              <w:r w:rsidRPr="008F20B5" w:rsidDel="00867B63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是</w:delText>
              </w:r>
            </w:del>
          </w:p>
          <w:p w14:paraId="1EBC8801" w14:textId="1F6240A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8464F4" w:rsidRPr="008F20B5" w14:paraId="333DEEE6" w14:textId="77777777" w:rsidTr="00B63420">
        <w:trPr>
          <w:trHeight w:val="340"/>
          <w:trPrChange w:id="4086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087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25BE15C4" w14:textId="40B92E7C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088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0855BE3F" w14:textId="1B3918FA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CompensateFlag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089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5C7039A5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代償碼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90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58606913" w14:textId="35C480DD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91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5ABDA98" w14:textId="023919EC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4092" w:author="家興 余" w:date="2021-03-18T10:08:00Z">
              <w:tcPr>
                <w:tcW w:w="1" w:type="pct"/>
                <w:gridSpan w:val="4"/>
              </w:tcPr>
            </w:tcPrChange>
          </w:tcPr>
          <w:p w14:paraId="5E865274" w14:textId="746DC3F4" w:rsidR="008464F4" w:rsidRPr="008F20B5" w:rsidRDefault="00867B63">
            <w:pPr>
              <w:widowControl/>
              <w:jc w:val="center"/>
              <w:rPr>
                <w:ins w:id="4093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094" w:author="家興 余" w:date="2021-01-21T09:30:00Z">
                <w:pPr>
                  <w:widowControl/>
                </w:pPr>
              </w:pPrChange>
            </w:pPr>
            <w:ins w:id="4095" w:author="家興 余" w:date="2021-01-21T09:4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4096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2991ABDB" w14:textId="567841E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</w:p>
          <w:p w14:paraId="2CEDA0C8" w14:textId="547ABDA9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8464F4" w:rsidRPr="008F20B5" w14:paraId="339A0EB8" w14:textId="77777777" w:rsidTr="00B63420">
        <w:trPr>
          <w:trHeight w:val="340"/>
          <w:trPrChange w:id="4097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098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2065BE08" w14:textId="3444684C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099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A37FED0" w14:textId="3F620D2B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IrrevocableFlag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100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51375D75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不可撤銷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01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540940EC" w14:textId="2F9FF121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02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20C7B66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4103" w:author="家興 余" w:date="2021-03-18T10:08:00Z">
              <w:tcPr>
                <w:tcW w:w="1" w:type="pct"/>
                <w:gridSpan w:val="4"/>
              </w:tcPr>
            </w:tcPrChange>
          </w:tcPr>
          <w:p w14:paraId="019CE39C" w14:textId="2EBCD2E9" w:rsidR="008464F4" w:rsidRPr="008F20B5" w:rsidRDefault="00867B63">
            <w:pPr>
              <w:widowControl/>
              <w:jc w:val="center"/>
              <w:rPr>
                <w:ins w:id="4104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105" w:author="家興 余" w:date="2021-01-21T09:30:00Z">
                <w:pPr>
                  <w:widowControl/>
                </w:pPr>
              </w:pPrChange>
            </w:pPr>
            <w:ins w:id="4106" w:author="家興 余" w:date="2021-01-21T09:4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4107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6E037F98" w14:textId="621603CE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</w:p>
          <w:p w14:paraId="33E6AD7B" w14:textId="1742D658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8464F4" w:rsidRPr="008F20B5" w14:paraId="55BA67CF" w14:textId="77777777" w:rsidTr="00B63420">
        <w:trPr>
          <w:trHeight w:val="340"/>
          <w:trPrChange w:id="4108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109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4158D278" w14:textId="41904794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4110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078F0C2E" w14:textId="6DE7DAE1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RateAdjNoticeCode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4111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15D2F83C" w14:textId="79830ADC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利率調整通知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112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5989E020" w14:textId="4726A5AC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113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19680CA9" w14:textId="515EFA78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4114" w:author="家興 余" w:date="2021-03-18T10:08:00Z">
              <w:tcPr>
                <w:tcW w:w="1" w:type="pct"/>
                <w:gridSpan w:val="4"/>
              </w:tcPr>
            </w:tcPrChange>
          </w:tcPr>
          <w:p w14:paraId="47835BA0" w14:textId="711CA3FB" w:rsidR="008464F4" w:rsidRPr="008F20B5" w:rsidRDefault="00867B63">
            <w:pPr>
              <w:widowControl/>
              <w:jc w:val="center"/>
              <w:rPr>
                <w:ins w:id="4115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116" w:author="家興 余" w:date="2021-01-21T09:30:00Z">
                <w:pPr>
                  <w:widowControl/>
                </w:pPr>
              </w:pPrChange>
            </w:pPr>
            <w:ins w:id="4117" w:author="家興 余" w:date="2021-01-21T09:4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118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4403AD36" w14:textId="7AD48F1E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電子郵件</w:t>
            </w:r>
          </w:p>
          <w:p w14:paraId="5C18B6F9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書面通知</w:t>
            </w:r>
          </w:p>
          <w:p w14:paraId="47BA6B7D" w14:textId="3B305DCD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簡訊通知</w:t>
            </w:r>
          </w:p>
        </w:tc>
      </w:tr>
      <w:tr w:rsidR="008464F4" w:rsidRPr="008F20B5" w14:paraId="48F27598" w14:textId="77777777" w:rsidTr="00B63420">
        <w:trPr>
          <w:trHeight w:val="340"/>
          <w:trPrChange w:id="4119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120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062C6B09" w14:textId="76070179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121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112F269" w14:textId="05D085A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RepayCode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122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EEAA48C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繳款方式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23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AB77930" w14:textId="2BA52E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24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3BB0D053" w14:textId="7AF4654A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4125" w:author="家興 余" w:date="2021-03-18T10:08:00Z">
              <w:tcPr>
                <w:tcW w:w="1" w:type="pct"/>
                <w:gridSpan w:val="4"/>
              </w:tcPr>
            </w:tcPrChange>
          </w:tcPr>
          <w:p w14:paraId="71E5CA0A" w14:textId="4FF9001C" w:rsidR="008464F4" w:rsidRPr="008F20B5" w:rsidRDefault="00867B63">
            <w:pPr>
              <w:widowControl/>
              <w:jc w:val="center"/>
              <w:rPr>
                <w:ins w:id="4126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127" w:author="家興 余" w:date="2021-01-21T09:30:00Z">
                <w:pPr>
                  <w:widowControl/>
                </w:pPr>
              </w:pPrChange>
            </w:pPr>
            <w:ins w:id="4128" w:author="家興 余" w:date="2021-01-21T09:4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4129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60EA0A92" w14:textId="155ED388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匯款轉帳</w:t>
            </w:r>
          </w:p>
          <w:p w14:paraId="0DA47F6C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銀行扣款</w:t>
            </w:r>
          </w:p>
          <w:p w14:paraId="7AB919CA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員工扣薪</w:t>
            </w:r>
          </w:p>
          <w:p w14:paraId="2A1F4622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支票</w:t>
            </w:r>
          </w:p>
          <w:p w14:paraId="0CD241A0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特約金</w:t>
            </w:r>
          </w:p>
          <w:p w14:paraId="792C3E3C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人事特約金</w:t>
            </w:r>
          </w:p>
          <w:p w14:paraId="315C7CF5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定存特約</w:t>
            </w:r>
          </w:p>
          <w:p w14:paraId="443291E7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劃撥存款</w:t>
            </w:r>
          </w:p>
          <w:p w14:paraId="0934C83D" w14:textId="0CDED4D4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464F4" w:rsidRPr="008F20B5" w14:paraId="4D836F15" w14:textId="77777777" w:rsidTr="00B63420">
        <w:trPr>
          <w:trHeight w:val="340"/>
          <w:trPrChange w:id="4130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131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18963338" w14:textId="33EE0064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132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5537AD81" w14:textId="4C91D79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RepayBank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133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5408169D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扣款銀行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34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55585C53" w14:textId="12089ED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35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39DACD72" w14:textId="6FC24F8E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  <w:tcPrChange w:id="4136" w:author="家興 余" w:date="2021-03-18T10:08:00Z">
              <w:tcPr>
                <w:tcW w:w="1" w:type="pct"/>
                <w:gridSpan w:val="4"/>
              </w:tcPr>
            </w:tcPrChange>
          </w:tcPr>
          <w:p w14:paraId="608518BA" w14:textId="7AC26FAD" w:rsidR="008464F4" w:rsidRPr="008F20B5" w:rsidRDefault="00FD0FD5">
            <w:pPr>
              <w:widowControl/>
              <w:jc w:val="center"/>
              <w:rPr>
                <w:ins w:id="4137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138" w:author="家興 余" w:date="2021-01-21T09:30:00Z">
                <w:pPr>
                  <w:widowControl/>
                </w:pPr>
              </w:pPrChange>
            </w:pPr>
            <w:ins w:id="4139" w:author="家興 余" w:date="2021-01-21T09:4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140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1A085A78" w14:textId="2E24ED90" w:rsidR="008464F4" w:rsidRPr="008F20B5" w:rsidRDefault="00FD0FD5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4141" w:author="家興 余" w:date="2021-01-21T09:4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繳款方式為02時必填</w:t>
              </w:r>
            </w:ins>
          </w:p>
        </w:tc>
      </w:tr>
      <w:tr w:rsidR="008464F4" w:rsidRPr="008F20B5" w14:paraId="0021E261" w14:textId="77777777" w:rsidTr="00B63420">
        <w:trPr>
          <w:trHeight w:val="340"/>
          <w:trPrChange w:id="4142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143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46494907" w14:textId="357AA5E8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144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04836791" w14:textId="3D3B8F45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RepayAcctNo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145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4028C6DF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扣款帳號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46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7621E64" w14:textId="30F429AD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47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A34EA2D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75" w:type="pct"/>
            <w:tcPrChange w:id="4148" w:author="家興 余" w:date="2021-03-18T10:08:00Z">
              <w:tcPr>
                <w:tcW w:w="1" w:type="pct"/>
                <w:gridSpan w:val="4"/>
              </w:tcPr>
            </w:tcPrChange>
          </w:tcPr>
          <w:p w14:paraId="7BC00AD5" w14:textId="63A6A4D4" w:rsidR="008464F4" w:rsidRPr="008F20B5" w:rsidRDefault="00FD0FD5">
            <w:pPr>
              <w:widowControl/>
              <w:jc w:val="center"/>
              <w:rPr>
                <w:ins w:id="4149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150" w:author="家興 余" w:date="2021-01-21T09:30:00Z">
                <w:pPr>
                  <w:widowControl/>
                </w:pPr>
              </w:pPrChange>
            </w:pPr>
            <w:ins w:id="4151" w:author="家興 余" w:date="2021-01-21T09:4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4152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1E9E7E01" w14:textId="2DC276FC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00000000000000</w:t>
            </w:r>
          </w:p>
          <w:p w14:paraId="2B087FF7" w14:textId="21EFA2F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繳款方式為銀行扣款時，須輸入扣款帳號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,其他則不必輸入</w:t>
            </w:r>
          </w:p>
        </w:tc>
      </w:tr>
      <w:tr w:rsidR="008464F4" w:rsidRPr="008F20B5" w14:paraId="54DB9638" w14:textId="77777777" w:rsidTr="00B63420">
        <w:trPr>
          <w:trHeight w:val="340"/>
          <w:trPrChange w:id="4153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154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2EF646D5" w14:textId="0178BE86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155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39081792" w14:textId="1031BE2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PostCode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156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067D1B20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郵局存款別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57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886615C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5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651CBE2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4159" w:author="家興 余" w:date="2021-03-18T10:08:00Z">
              <w:tcPr>
                <w:tcW w:w="1" w:type="pct"/>
                <w:gridSpan w:val="4"/>
              </w:tcPr>
            </w:tcPrChange>
          </w:tcPr>
          <w:p w14:paraId="0D4995D4" w14:textId="4F8F9108" w:rsidR="008464F4" w:rsidRPr="008F20B5" w:rsidRDefault="00FD0FD5">
            <w:pPr>
              <w:widowControl/>
              <w:jc w:val="center"/>
              <w:rPr>
                <w:ins w:id="4160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161" w:author="家興 余" w:date="2021-01-21T09:30:00Z">
                <w:pPr>
                  <w:widowControl/>
                </w:pPr>
              </w:pPrChange>
            </w:pPr>
            <w:ins w:id="4162" w:author="家興 余" w:date="2021-01-21T09:4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4163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00E675B0" w14:textId="3ED8EAF9" w:rsidR="00FD0FD5" w:rsidRDefault="00FD0FD5" w:rsidP="004A1C2C">
            <w:pPr>
              <w:widowControl/>
              <w:rPr>
                <w:ins w:id="4164" w:author="家興 余" w:date="2021-01-21T09:48:00Z"/>
                <w:rFonts w:ascii="標楷體" w:eastAsia="標楷體" w:hAnsi="標楷體" w:cs="新細明體"/>
                <w:color w:val="000000"/>
                <w:kern w:val="0"/>
              </w:rPr>
            </w:pPr>
            <w:ins w:id="4165" w:author="家興 余" w:date="2021-01-21T09:49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繳款方式為銀行扣款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,</w:t>
              </w:r>
            </w:ins>
            <w:ins w:id="4166" w:author="家興 余" w:date="2021-01-21T09:4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扣款銀行</w:t>
              </w:r>
            </w:ins>
            <w:ins w:id="4167" w:author="家興 余" w:date="2021-01-21T09:4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代號</w:t>
              </w:r>
            </w:ins>
            <w:ins w:id="4168" w:author="家興 余" w:date="2021-01-21T09:4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為700時必填</w:t>
              </w:r>
            </w:ins>
          </w:p>
          <w:p w14:paraId="63749645" w14:textId="653016C5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劃撥</w:t>
            </w:r>
          </w:p>
          <w:p w14:paraId="2B075F31" w14:textId="5F5781E1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存簿</w:t>
            </w:r>
          </w:p>
        </w:tc>
      </w:tr>
      <w:tr w:rsidR="008464F4" w:rsidRPr="008F20B5" w14:paraId="3388464D" w14:textId="77777777" w:rsidTr="00B63420">
        <w:trPr>
          <w:trHeight w:val="340"/>
          <w:trPrChange w:id="4169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170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3E047488" w14:textId="1B1BB32E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171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4BF76012" w14:textId="67385C9B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Introducer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172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6C2D6422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介紹人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73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4676523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74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D9FC210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  <w:tcPrChange w:id="4175" w:author="家興 余" w:date="2021-03-18T10:08:00Z">
              <w:tcPr>
                <w:tcW w:w="1" w:type="pct"/>
                <w:gridSpan w:val="4"/>
              </w:tcPr>
            </w:tcPrChange>
          </w:tcPr>
          <w:p w14:paraId="7EDBBF97" w14:textId="77777777" w:rsidR="008464F4" w:rsidRPr="008F20B5" w:rsidRDefault="008464F4">
            <w:pPr>
              <w:widowControl/>
              <w:jc w:val="center"/>
              <w:rPr>
                <w:ins w:id="4176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177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178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64E4AB30" w14:textId="5B058C14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448E2F79" w14:textId="77777777" w:rsidTr="00B63420">
        <w:trPr>
          <w:trHeight w:val="340"/>
          <w:trPrChange w:id="4179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180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0DFDC71A" w14:textId="21F68E21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181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5BCBDCBA" w14:textId="47E6DC83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District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182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36DFB2D3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區部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83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3EDC07AB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84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1A1EFBBF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  <w:tcPrChange w:id="4185" w:author="家興 余" w:date="2021-03-18T10:08:00Z">
              <w:tcPr>
                <w:tcW w:w="1" w:type="pct"/>
                <w:gridSpan w:val="4"/>
              </w:tcPr>
            </w:tcPrChange>
          </w:tcPr>
          <w:p w14:paraId="19B196EB" w14:textId="77777777" w:rsidR="008464F4" w:rsidRPr="008F20B5" w:rsidRDefault="008464F4">
            <w:pPr>
              <w:widowControl/>
              <w:jc w:val="center"/>
              <w:rPr>
                <w:ins w:id="4186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187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188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31AC92F3" w14:textId="4F520C6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54AC9251" w14:textId="77777777" w:rsidTr="00B63420">
        <w:trPr>
          <w:trHeight w:val="340"/>
          <w:trPrChange w:id="4189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190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1DBFFB78" w14:textId="362B6AF8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191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691EDB25" w14:textId="62A2108C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FireOfficer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192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5FCA0F41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火險服務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93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5B81145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94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17B6A0B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  <w:tcPrChange w:id="4195" w:author="家興 余" w:date="2021-03-18T10:08:00Z">
              <w:tcPr>
                <w:tcW w:w="1" w:type="pct"/>
                <w:gridSpan w:val="4"/>
              </w:tcPr>
            </w:tcPrChange>
          </w:tcPr>
          <w:p w14:paraId="4CF3A22E" w14:textId="77777777" w:rsidR="008464F4" w:rsidRPr="008F20B5" w:rsidRDefault="008464F4">
            <w:pPr>
              <w:widowControl/>
              <w:jc w:val="center"/>
              <w:rPr>
                <w:ins w:id="4196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197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198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6A00A00" w14:textId="4CF77941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73A77372" w14:textId="77777777" w:rsidTr="00B63420">
        <w:trPr>
          <w:trHeight w:val="340"/>
          <w:trPrChange w:id="4199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200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2F324B98" w14:textId="1043603F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201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378AC5FC" w14:textId="29A16344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Estimate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202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61DA1E20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估價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203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7C299B4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204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4F8F4D54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  <w:tcPrChange w:id="4205" w:author="家興 余" w:date="2021-03-18T10:08:00Z">
              <w:tcPr>
                <w:tcW w:w="1" w:type="pct"/>
                <w:gridSpan w:val="4"/>
              </w:tcPr>
            </w:tcPrChange>
          </w:tcPr>
          <w:p w14:paraId="0A0F6C3F" w14:textId="77777777" w:rsidR="008464F4" w:rsidRPr="008F20B5" w:rsidRDefault="008464F4">
            <w:pPr>
              <w:widowControl/>
              <w:jc w:val="center"/>
              <w:rPr>
                <w:ins w:id="4206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207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208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47967F89" w14:textId="39A1AA4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7C9E7CF4" w14:textId="77777777" w:rsidTr="00B63420">
        <w:trPr>
          <w:trHeight w:val="340"/>
          <w:trPrChange w:id="4209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210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7A04E3F5" w14:textId="5F2A2B1C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211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28AA1E79" w14:textId="74D0A73A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CreditOfficer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212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215FD429" w14:textId="44B24FC3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授信人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213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45AF851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214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0F529F1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  <w:tcPrChange w:id="4215" w:author="家興 余" w:date="2021-03-18T10:08:00Z">
              <w:tcPr>
                <w:tcW w:w="1" w:type="pct"/>
                <w:gridSpan w:val="4"/>
              </w:tcPr>
            </w:tcPrChange>
          </w:tcPr>
          <w:p w14:paraId="1B609E6A" w14:textId="7482CEB7" w:rsidR="008464F4" w:rsidRPr="008F20B5" w:rsidRDefault="00FD0FD5">
            <w:pPr>
              <w:widowControl/>
              <w:jc w:val="center"/>
              <w:rPr>
                <w:ins w:id="4216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217" w:author="家興 余" w:date="2021-01-21T09:30:00Z">
                <w:pPr>
                  <w:widowControl/>
                </w:pPr>
              </w:pPrChange>
            </w:pPr>
            <w:ins w:id="4218" w:author="家興 余" w:date="2021-01-21T09:5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219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3856FFC2" w14:textId="0CB874AC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4EE10DF3" w14:textId="77777777" w:rsidTr="00B63420">
        <w:trPr>
          <w:trHeight w:val="340"/>
          <w:trPrChange w:id="4220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221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551EFDAA" w14:textId="734C9724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222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20F6339C" w14:textId="5C4F339E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BusinessOfficer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223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20269AC6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放款業務專員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224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40C7321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225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CA95A41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  <w:tcPrChange w:id="4226" w:author="家興 余" w:date="2021-03-18T10:08:00Z">
              <w:tcPr>
                <w:tcW w:w="1" w:type="pct"/>
                <w:gridSpan w:val="4"/>
              </w:tcPr>
            </w:tcPrChange>
          </w:tcPr>
          <w:p w14:paraId="677FAC5D" w14:textId="77777777" w:rsidR="008464F4" w:rsidRPr="008F20B5" w:rsidRDefault="008464F4">
            <w:pPr>
              <w:widowControl/>
              <w:jc w:val="center"/>
              <w:rPr>
                <w:ins w:id="4227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228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229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37F86254" w14:textId="64A9F743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042F94F3" w14:textId="77777777" w:rsidTr="00B63420">
        <w:trPr>
          <w:trHeight w:val="340"/>
          <w:trPrChange w:id="4230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231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6305120D" w14:textId="18759E86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232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549263AC" w14:textId="00DFEB9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Supervisor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233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0F06AD5B" w14:textId="703731E9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核決主管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234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E3536CE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235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A843FE6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  <w:tcPrChange w:id="4236" w:author="家興 余" w:date="2021-03-18T10:08:00Z">
              <w:tcPr>
                <w:tcW w:w="1" w:type="pct"/>
                <w:gridSpan w:val="4"/>
              </w:tcPr>
            </w:tcPrChange>
          </w:tcPr>
          <w:p w14:paraId="4B484ABF" w14:textId="77777777" w:rsidR="008464F4" w:rsidRPr="008F20B5" w:rsidRDefault="008464F4">
            <w:pPr>
              <w:widowControl/>
              <w:jc w:val="center"/>
              <w:rPr>
                <w:ins w:id="4237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238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239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2E9423D6" w14:textId="280462A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6DA49EEF" w14:textId="77777777" w:rsidTr="00B63420">
        <w:trPr>
          <w:trHeight w:val="340"/>
          <w:trPrChange w:id="4240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241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67A96970" w14:textId="77777777" w:rsidR="008464F4" w:rsidRPr="008F20B5" w:rsidDel="00453EB9" w:rsidRDefault="008464F4" w:rsidP="00B36E6E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4242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693ED862" w14:textId="6B94028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Coorgnizer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4243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2B001A9E" w14:textId="2179F0A1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協辦人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244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3E09F245" w14:textId="61CA43BE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245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1EA016DD" w14:textId="04BAF8D2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  <w:tcPrChange w:id="4246" w:author="家興 余" w:date="2021-03-18T10:08:00Z">
              <w:tcPr>
                <w:tcW w:w="1" w:type="pct"/>
                <w:gridSpan w:val="4"/>
              </w:tcPr>
            </w:tcPrChange>
          </w:tcPr>
          <w:p w14:paraId="53E4D632" w14:textId="77777777" w:rsidR="008464F4" w:rsidRPr="008F20B5" w:rsidRDefault="008464F4">
            <w:pPr>
              <w:widowControl/>
              <w:jc w:val="center"/>
              <w:rPr>
                <w:ins w:id="4247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248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249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7E99CEEF" w14:textId="2F686B3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:rsidDel="00B63420" w14:paraId="657D4331" w14:textId="60F188B2" w:rsidTr="00B63420">
        <w:tblPrEx>
          <w:tblPrExChange w:id="4250" w:author="家興 余" w:date="2021-03-18T10:08:00Z">
            <w:tblPrEx>
              <w:tblW w:w="5050" w:type="pct"/>
            </w:tblPrEx>
          </w:tblPrExChange>
        </w:tblPrEx>
        <w:trPr>
          <w:gridAfter w:val="1"/>
          <w:wAfter w:w="566" w:type="dxa"/>
          <w:trHeight w:val="340"/>
          <w:del w:id="4251" w:author="家興 余" w:date="2021-03-18T10:08:00Z"/>
          <w:trPrChange w:id="4252" w:author="家興 余" w:date="2021-03-18T10:08:00Z">
            <w:trPr>
              <w:gridAfter w:val="1"/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253" w:author="家興 余" w:date="2021-03-18T10:08:00Z">
              <w:tcPr>
                <w:tcW w:w="250" w:type="pct"/>
                <w:gridSpan w:val="3"/>
                <w:shd w:val="clear" w:color="auto" w:fill="auto"/>
                <w:vAlign w:val="center"/>
              </w:tcPr>
            </w:tcPrChange>
          </w:tcPr>
          <w:p w14:paraId="021AB9C9" w14:textId="0834DAE2" w:rsidR="008464F4" w:rsidRPr="000F4A4A" w:rsidDel="00B63420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254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255" w:author="v06v25n@yahoo.com.tw" w:date="2020-11-20T16:16:00Z">
                  <w:rPr>
                    <w:del w:id="4256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4257" w:author="家興 余" w:date="2021-03-18T10:08:00Z">
              <w:tcPr>
                <w:tcW w:w="650" w:type="pct"/>
                <w:shd w:val="clear" w:color="auto" w:fill="auto"/>
                <w:noWrap/>
                <w:vAlign w:val="center"/>
              </w:tcPr>
            </w:tcPrChange>
          </w:tcPr>
          <w:p w14:paraId="56560F36" w14:textId="03691AE5" w:rsidR="008464F4" w:rsidRPr="000F4A4A" w:rsidDel="00B63420" w:rsidRDefault="008464F4" w:rsidP="00B36E6E">
            <w:pPr>
              <w:widowControl/>
              <w:rPr>
                <w:del w:id="4258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259" w:author="v06v25n@yahoo.com.tw" w:date="2020-11-20T16:16:00Z">
                  <w:rPr>
                    <w:del w:id="4260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261" w:author="家興 余" w:date="2021-03-18T10:08:00Z">
              <w:r w:rsidRPr="000F4A4A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262" w:author="v06v25n@yahoo.com.tw" w:date="2020-11-20T16:1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AdvanceCloseCode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  <w:tcPrChange w:id="4263" w:author="家興 余" w:date="2021-03-18T10:08:00Z">
              <w:tcPr>
                <w:tcW w:w="1750" w:type="pct"/>
                <w:gridSpan w:val="9"/>
                <w:shd w:val="clear" w:color="auto" w:fill="auto"/>
                <w:noWrap/>
                <w:vAlign w:val="center"/>
              </w:tcPr>
            </w:tcPrChange>
          </w:tcPr>
          <w:p w14:paraId="3E92777E" w14:textId="222B488E" w:rsidR="008464F4" w:rsidRPr="000F4A4A" w:rsidDel="00B63420" w:rsidRDefault="008464F4" w:rsidP="00B36E6E">
            <w:pPr>
              <w:widowControl/>
              <w:rPr>
                <w:del w:id="4264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265" w:author="v06v25n@yahoo.com.tw" w:date="2020-11-20T16:16:00Z">
                  <w:rPr>
                    <w:del w:id="4266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267" w:author="家興 余" w:date="2021-03-18T10:08:00Z">
              <w:r w:rsidRPr="000F4A4A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268" w:author="v06v25n@yahoo.com.tw" w:date="2020-11-20T16:1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提前清償記號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tcPrChange w:id="4269" w:author="家興 余" w:date="2021-03-18T10:08:00Z">
              <w:tcPr>
                <w:tcW w:w="25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13FEE455" w14:textId="01AA700A" w:rsidR="008464F4" w:rsidRPr="000F4A4A" w:rsidDel="00B63420" w:rsidRDefault="008464F4" w:rsidP="00B36E6E">
            <w:pPr>
              <w:widowControl/>
              <w:jc w:val="center"/>
              <w:rPr>
                <w:del w:id="4270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271" w:author="v06v25n@yahoo.com.tw" w:date="2020-11-20T16:16:00Z">
                  <w:rPr>
                    <w:del w:id="4272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273" w:author="家興 余" w:date="2021-03-18T10:08:00Z">
              <w:r w:rsidRPr="000F4A4A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274" w:author="v06v25n@yahoo.com.tw" w:date="2020-11-20T16:1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tcPrChange w:id="4275" w:author="家興 余" w:date="2021-03-18T10:08:00Z">
              <w:tcPr>
                <w:tcW w:w="250" w:type="pct"/>
                <w:shd w:val="clear" w:color="auto" w:fill="auto"/>
                <w:noWrap/>
                <w:vAlign w:val="center"/>
              </w:tcPr>
            </w:tcPrChange>
          </w:tcPr>
          <w:p w14:paraId="348A5643" w14:textId="3FEB6839" w:rsidR="008464F4" w:rsidRPr="000F4A4A" w:rsidDel="00B63420" w:rsidRDefault="008464F4" w:rsidP="00B36E6E">
            <w:pPr>
              <w:widowControl/>
              <w:jc w:val="center"/>
              <w:rPr>
                <w:del w:id="4276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277" w:author="v06v25n@yahoo.com.tw" w:date="2020-11-20T16:16:00Z">
                  <w:rPr>
                    <w:del w:id="4278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279" w:author="家興 余" w:date="2021-03-18T10:08:00Z">
              <w:r w:rsidRPr="000F4A4A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280" w:author="v06v25n@yahoo.com.tw" w:date="2020-11-20T16:1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</w:delText>
              </w:r>
            </w:del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281" w:author="家興 余" w:date="2021-03-18T10:08:00Z">
              <w:tcPr>
                <w:tcW w:w="1150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8B3C3D0" w14:textId="460B2D88" w:rsidR="008464F4" w:rsidRPr="000F4A4A" w:rsidDel="00B63420" w:rsidRDefault="008464F4" w:rsidP="00B36E6E">
            <w:pPr>
              <w:widowControl/>
              <w:rPr>
                <w:del w:id="4282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283" w:author="v06v25n@yahoo.com.tw" w:date="2020-11-20T16:16:00Z">
                  <w:rPr>
                    <w:del w:id="4284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285" w:author="家興 余" w:date="2021-03-18T10:08:00Z">
              <w:r w:rsidRPr="000F4A4A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286" w:author="v06v25n@yahoo.com.tw" w:date="2020-11-20T16:1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</w:delText>
              </w:r>
              <w:r w:rsidRPr="000F4A4A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287" w:author="v06v25n@yahoo.com.tw" w:date="2020-11-20T16:1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0F4A4A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288" w:author="v06v25n@yahoo.com.tw" w:date="2020-11-20T16:1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允許</w:delText>
              </w:r>
            </w:del>
          </w:p>
          <w:p w14:paraId="036BE399" w14:textId="263CEB5B" w:rsidR="008464F4" w:rsidRPr="000F4A4A" w:rsidDel="00B63420" w:rsidRDefault="008464F4" w:rsidP="00B36E6E">
            <w:pPr>
              <w:widowControl/>
              <w:rPr>
                <w:del w:id="4289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290" w:author="v06v25n@yahoo.com.tw" w:date="2020-11-20T16:16:00Z">
                  <w:rPr>
                    <w:del w:id="4291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292" w:author="家興 余" w:date="2021-03-18T10:08:00Z">
              <w:r w:rsidRPr="000F4A4A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293" w:author="v06v25n@yahoo.com.tw" w:date="2020-11-20T16:1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</w:delText>
              </w:r>
              <w:r w:rsidRPr="000F4A4A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294" w:author="v06v25n@yahoo.com.tw" w:date="2020-11-20T16:1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0F4A4A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295" w:author="v06v25n@yahoo.com.tw" w:date="2020-11-20T16:1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限制</w:delText>
              </w:r>
              <w:r w:rsidRPr="000F4A4A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296" w:author="v06v25n@yahoo.com.tw" w:date="2020-11-20T16:1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[限制領清償證明]</w:delText>
              </w:r>
            </w:del>
          </w:p>
          <w:p w14:paraId="3A1C29D2" w14:textId="00FF65D0" w:rsidR="008464F4" w:rsidRPr="000F4A4A" w:rsidDel="00B63420" w:rsidRDefault="008464F4" w:rsidP="00B36E6E">
            <w:pPr>
              <w:widowControl/>
              <w:rPr>
                <w:del w:id="4297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298" w:author="v06v25n@yahoo.com.tw" w:date="2020-11-20T16:16:00Z">
                  <w:rPr>
                    <w:del w:id="4299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00" w:author="家興 余" w:date="2021-03-18T10:08:00Z">
              <w:r w:rsidRPr="000F4A4A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01" w:author="v06v25n@yahoo.com.tw" w:date="2020-11-20T16:1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2</w:delText>
              </w:r>
              <w:r w:rsidRPr="000F4A4A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02" w:author="v06v25n@yahoo.com.tw" w:date="2020-11-20T16:1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0F4A4A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303" w:author="v06v25n@yahoo.com.tw" w:date="2020-11-20T16:1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限制</w:delText>
              </w:r>
              <w:r w:rsidRPr="000F4A4A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04" w:author="v06v25n@yahoo.com.tw" w:date="2020-11-20T16:1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[允許領清償證明]</w:delText>
              </w:r>
            </w:del>
          </w:p>
        </w:tc>
      </w:tr>
      <w:tr w:rsidR="008464F4" w:rsidRPr="008F20B5" w:rsidDel="00B63420" w14:paraId="79F739A2" w14:textId="40614EA3" w:rsidTr="00B63420">
        <w:trPr>
          <w:gridAfter w:val="1"/>
          <w:wAfter w:w="566" w:type="dxa"/>
          <w:trHeight w:val="340"/>
          <w:del w:id="4305" w:author="家興 余" w:date="2021-03-18T10:08:00Z"/>
        </w:trPr>
        <w:tc>
          <w:tcPr>
            <w:tcW w:w="274" w:type="pct"/>
            <w:shd w:val="clear" w:color="auto" w:fill="auto"/>
            <w:vAlign w:val="center"/>
          </w:tcPr>
          <w:p w14:paraId="325ECD07" w14:textId="2F6A72D3" w:rsidR="008464F4" w:rsidRPr="004A1C2C" w:rsidDel="00B63420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306" w:author="家興 余" w:date="2021-03-18T10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79EC587C" w14:textId="70EF034C" w:rsidR="008464F4" w:rsidRPr="00FD0FD5" w:rsidDel="00B63420" w:rsidRDefault="008464F4" w:rsidP="00B36E6E">
            <w:pPr>
              <w:widowControl/>
              <w:rPr>
                <w:del w:id="4307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08" w:author="家興 余" w:date="2021-01-21T09:55:00Z">
                  <w:rPr>
                    <w:del w:id="4309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10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11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BreachCode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7B0B902B" w14:textId="706C25CA" w:rsidR="008464F4" w:rsidRPr="00FD0FD5" w:rsidDel="00B63420" w:rsidRDefault="008464F4" w:rsidP="00B36E6E">
            <w:pPr>
              <w:widowControl/>
              <w:rPr>
                <w:del w:id="4312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13" w:author="家興 余" w:date="2021-01-21T09:55:00Z">
                  <w:rPr>
                    <w:del w:id="4314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15" w:author="家興 余" w:date="2021-03-18T10:08:00Z"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316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違約適用方式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5A6BD08" w14:textId="1E2B009E" w:rsidR="008464F4" w:rsidRPr="00FD0FD5" w:rsidDel="00B63420" w:rsidRDefault="008464F4" w:rsidP="00B36E6E">
            <w:pPr>
              <w:widowControl/>
              <w:jc w:val="center"/>
              <w:rPr>
                <w:del w:id="4317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18" w:author="家興 余" w:date="2021-01-21T09:55:00Z">
                  <w:rPr>
                    <w:del w:id="4319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20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21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8AE95AC" w14:textId="4E1D2F64" w:rsidR="008464F4" w:rsidRPr="00FD0FD5" w:rsidDel="00B63420" w:rsidRDefault="008464F4" w:rsidP="00B36E6E">
            <w:pPr>
              <w:widowControl/>
              <w:jc w:val="center"/>
              <w:rPr>
                <w:del w:id="4322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23" w:author="家興 余" w:date="2021-01-21T09:55:00Z">
                  <w:rPr>
                    <w:del w:id="4324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25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26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3</w:delText>
              </w:r>
            </w:del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</w:tcPr>
          <w:p w14:paraId="39FE3667" w14:textId="00F771E9" w:rsidR="008464F4" w:rsidRPr="00FD0FD5" w:rsidDel="00B63420" w:rsidRDefault="008464F4" w:rsidP="004A1C2C">
            <w:pPr>
              <w:widowControl/>
              <w:rPr>
                <w:del w:id="4327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28" w:author="家興 余" w:date="2021-01-21T09:55:00Z">
                  <w:rPr>
                    <w:del w:id="4329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30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31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001</w:delText>
              </w:r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32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333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綁約專案</w:delText>
              </w:r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34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[按年分段]</w:delText>
              </w:r>
            </w:del>
          </w:p>
          <w:p w14:paraId="6879E8E8" w14:textId="071670CF" w:rsidR="008464F4" w:rsidRPr="00FD0FD5" w:rsidDel="00B63420" w:rsidRDefault="008464F4" w:rsidP="004A1C2C">
            <w:pPr>
              <w:widowControl/>
              <w:rPr>
                <w:del w:id="4335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36" w:author="家興 余" w:date="2021-01-21T09:55:00Z">
                  <w:rPr>
                    <w:del w:id="4337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38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39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002</w:delText>
              </w:r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40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341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綁約專案</w:delText>
              </w:r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42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[按月分段]</w:delText>
              </w:r>
            </w:del>
          </w:p>
          <w:p w14:paraId="27E8F4CF" w14:textId="7393D50F" w:rsidR="008464F4" w:rsidRPr="00FD0FD5" w:rsidDel="00B63420" w:rsidRDefault="008464F4" w:rsidP="004A1C2C">
            <w:pPr>
              <w:widowControl/>
              <w:rPr>
                <w:del w:id="4343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44" w:author="家興 余" w:date="2021-01-21T09:55:00Z">
                  <w:rPr>
                    <w:del w:id="4345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46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47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003</w:delText>
              </w:r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48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349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依核准額度</w:delText>
              </w:r>
            </w:del>
          </w:p>
          <w:p w14:paraId="2F046B96" w14:textId="06583EF6" w:rsidR="008464F4" w:rsidRPr="00FD0FD5" w:rsidDel="00B63420" w:rsidRDefault="008464F4" w:rsidP="004A1C2C">
            <w:pPr>
              <w:widowControl/>
              <w:rPr>
                <w:del w:id="4350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51" w:author="家興 余" w:date="2021-01-21T09:55:00Z">
                  <w:rPr>
                    <w:del w:id="4352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53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54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004</w:delText>
              </w:r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55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356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依申貸金額</w:delText>
              </w:r>
            </w:del>
          </w:p>
          <w:p w14:paraId="0CB0E96A" w14:textId="7204E20F" w:rsidR="008464F4" w:rsidRPr="00FD0FD5" w:rsidDel="00B63420" w:rsidRDefault="008464F4" w:rsidP="00B36E6E">
            <w:pPr>
              <w:widowControl/>
              <w:rPr>
                <w:del w:id="4357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58" w:author="家興 余" w:date="2021-01-21T09:55:00Z">
                  <w:rPr>
                    <w:del w:id="4359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60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61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005</w:delText>
              </w:r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62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363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本息均攤依提前償還金額</w:delText>
              </w:r>
            </w:del>
          </w:p>
        </w:tc>
      </w:tr>
      <w:tr w:rsidR="008464F4" w:rsidRPr="008F20B5" w:rsidDel="00B63420" w14:paraId="1BB92C39" w14:textId="25D5D325" w:rsidTr="00B63420">
        <w:trPr>
          <w:gridAfter w:val="1"/>
          <w:wAfter w:w="566" w:type="dxa"/>
          <w:trHeight w:val="340"/>
          <w:del w:id="4364" w:author="家興 余" w:date="2021-03-18T10:08:00Z"/>
        </w:trPr>
        <w:tc>
          <w:tcPr>
            <w:tcW w:w="274" w:type="pct"/>
            <w:shd w:val="clear" w:color="auto" w:fill="auto"/>
            <w:vAlign w:val="center"/>
          </w:tcPr>
          <w:p w14:paraId="5AFEE5FA" w14:textId="16438970" w:rsidR="008464F4" w:rsidRPr="004A1C2C" w:rsidDel="00B63420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365" w:author="家興 余" w:date="2021-03-18T10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7FC99630" w14:textId="63E3D3D9" w:rsidR="008464F4" w:rsidRPr="00FD0FD5" w:rsidDel="00B63420" w:rsidRDefault="008464F4" w:rsidP="00B36E6E">
            <w:pPr>
              <w:widowControl/>
              <w:rPr>
                <w:del w:id="4366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67" w:author="家興 余" w:date="2021-01-21T09:55:00Z">
                  <w:rPr>
                    <w:del w:id="4368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69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70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BreachGetCode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73939EA1" w14:textId="49A40AF3" w:rsidR="008464F4" w:rsidRPr="00FD0FD5" w:rsidDel="00B63420" w:rsidRDefault="008464F4" w:rsidP="00B36E6E">
            <w:pPr>
              <w:widowControl/>
              <w:rPr>
                <w:del w:id="4371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72" w:author="家興 余" w:date="2021-01-21T09:55:00Z">
                  <w:rPr>
                    <w:del w:id="4373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74" w:author="家興 余" w:date="2021-03-18T10:08:00Z"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375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違約金收取方式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139759C" w14:textId="3111697E" w:rsidR="008464F4" w:rsidRPr="00FD0FD5" w:rsidDel="00B63420" w:rsidRDefault="008464F4" w:rsidP="00B36E6E">
            <w:pPr>
              <w:widowControl/>
              <w:jc w:val="center"/>
              <w:rPr>
                <w:del w:id="4376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77" w:author="家興 余" w:date="2021-01-21T09:55:00Z">
                  <w:rPr>
                    <w:del w:id="4378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79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80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461A389" w14:textId="609E3B3C" w:rsidR="008464F4" w:rsidRPr="00FD0FD5" w:rsidDel="00B63420" w:rsidRDefault="008464F4" w:rsidP="00B36E6E">
            <w:pPr>
              <w:widowControl/>
              <w:jc w:val="center"/>
              <w:rPr>
                <w:del w:id="4381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82" w:author="家興 余" w:date="2021-01-21T09:55:00Z">
                  <w:rPr>
                    <w:del w:id="4383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84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85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</w:delText>
              </w:r>
            </w:del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</w:tcPr>
          <w:p w14:paraId="71752A8A" w14:textId="2E523A5A" w:rsidR="008464F4" w:rsidRPr="00FD0FD5" w:rsidDel="00B63420" w:rsidRDefault="008464F4" w:rsidP="00B36E6E">
            <w:pPr>
              <w:widowControl/>
              <w:rPr>
                <w:del w:id="4386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87" w:author="家興 余" w:date="2021-01-21T09:55:00Z">
                  <w:rPr>
                    <w:del w:id="4388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89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90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</w:delText>
              </w:r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91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392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即時收取</w:delText>
              </w:r>
            </w:del>
          </w:p>
          <w:p w14:paraId="00CB8BA7" w14:textId="1621B2D2" w:rsidR="008464F4" w:rsidRPr="00FD0FD5" w:rsidDel="00B63420" w:rsidRDefault="008464F4" w:rsidP="00B36E6E">
            <w:pPr>
              <w:widowControl/>
              <w:rPr>
                <w:del w:id="4393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94" w:author="家興 余" w:date="2021-01-21T09:55:00Z">
                  <w:rPr>
                    <w:del w:id="4395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96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97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2</w:delText>
              </w:r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98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399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領清償證明時收取</w:delText>
              </w:r>
            </w:del>
          </w:p>
        </w:tc>
      </w:tr>
      <w:tr w:rsidR="008464F4" w:rsidRPr="008F20B5" w:rsidDel="00B63420" w14:paraId="1487191E" w14:textId="36E08CA2" w:rsidTr="00B63420">
        <w:trPr>
          <w:gridAfter w:val="1"/>
          <w:wAfter w:w="566" w:type="dxa"/>
          <w:trHeight w:val="340"/>
          <w:del w:id="4400" w:author="家興 余" w:date="2021-03-18T10:08:00Z"/>
        </w:trPr>
        <w:tc>
          <w:tcPr>
            <w:tcW w:w="274" w:type="pct"/>
            <w:shd w:val="clear" w:color="auto" w:fill="auto"/>
            <w:vAlign w:val="center"/>
          </w:tcPr>
          <w:p w14:paraId="393AE599" w14:textId="058D4C9F" w:rsidR="008464F4" w:rsidRPr="004A1C2C" w:rsidDel="00B63420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401" w:author="家興 余" w:date="2021-03-18T10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2386E04C" w14:textId="454F02E0" w:rsidR="008464F4" w:rsidRPr="00FD0FD5" w:rsidDel="00B63420" w:rsidRDefault="008464F4" w:rsidP="00B36E6E">
            <w:pPr>
              <w:widowControl/>
              <w:rPr>
                <w:del w:id="4402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403" w:author="家興 余" w:date="2021-01-21T09:55:00Z">
                  <w:rPr>
                    <w:del w:id="4404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405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406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DecreaseFlag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0857828E" w14:textId="1AB5B368" w:rsidR="008464F4" w:rsidRPr="00FD0FD5" w:rsidDel="00B63420" w:rsidRDefault="008464F4" w:rsidP="00B36E6E">
            <w:pPr>
              <w:widowControl/>
              <w:rPr>
                <w:del w:id="4407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408" w:author="家興 余" w:date="2021-01-21T09:55:00Z">
                  <w:rPr>
                    <w:del w:id="4409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410" w:author="家興 余" w:date="2021-03-18T10:08:00Z"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411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違約金按月遞減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03824E1" w14:textId="55429746" w:rsidR="008464F4" w:rsidRPr="00FD0FD5" w:rsidDel="00B63420" w:rsidRDefault="008464F4" w:rsidP="00B36E6E">
            <w:pPr>
              <w:widowControl/>
              <w:jc w:val="center"/>
              <w:rPr>
                <w:del w:id="4412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413" w:author="家興 余" w:date="2021-01-21T09:55:00Z">
                  <w:rPr>
                    <w:del w:id="4414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415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416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4EB946C" w14:textId="314FE3EC" w:rsidR="008464F4" w:rsidRPr="00FD0FD5" w:rsidDel="00B63420" w:rsidRDefault="008464F4" w:rsidP="00B36E6E">
            <w:pPr>
              <w:widowControl/>
              <w:jc w:val="center"/>
              <w:rPr>
                <w:del w:id="4417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418" w:author="家興 余" w:date="2021-01-21T09:55:00Z">
                  <w:rPr>
                    <w:del w:id="4419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420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421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</w:delText>
              </w:r>
            </w:del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</w:tcPr>
          <w:p w14:paraId="0E4CB55E" w14:textId="7C99A79A" w:rsidR="008464F4" w:rsidRPr="00FD0FD5" w:rsidDel="00B63420" w:rsidRDefault="008464F4" w:rsidP="00B36E6E">
            <w:pPr>
              <w:widowControl/>
              <w:rPr>
                <w:del w:id="4422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423" w:author="家興 余" w:date="2021-01-21T09:55:00Z">
                  <w:rPr>
                    <w:del w:id="4424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425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426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Y</w:delText>
              </w:r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427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428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是</w:delText>
              </w:r>
            </w:del>
          </w:p>
          <w:p w14:paraId="7CA9AE0D" w14:textId="67BC1E3A" w:rsidR="008464F4" w:rsidRPr="00FD0FD5" w:rsidDel="00B63420" w:rsidRDefault="008464F4" w:rsidP="00B36E6E">
            <w:pPr>
              <w:widowControl/>
              <w:rPr>
                <w:del w:id="4429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430" w:author="家興 余" w:date="2021-01-21T09:55:00Z">
                  <w:rPr>
                    <w:del w:id="4431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432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433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N</w:delText>
              </w:r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434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435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否</w:delText>
              </w:r>
            </w:del>
          </w:p>
        </w:tc>
      </w:tr>
      <w:tr w:rsidR="008464F4" w:rsidRPr="008F20B5" w:rsidDel="00B63420" w14:paraId="5FFC450A" w14:textId="016C4811" w:rsidTr="00B63420">
        <w:trPr>
          <w:gridAfter w:val="1"/>
          <w:wAfter w:w="566" w:type="dxa"/>
          <w:trHeight w:val="340"/>
          <w:ins w:id="4436" w:author="ST1" w:date="2020-11-25T01:00:00Z"/>
          <w:del w:id="4437" w:author="家興 余" w:date="2021-03-18T10:08:00Z"/>
        </w:trPr>
        <w:tc>
          <w:tcPr>
            <w:tcW w:w="274" w:type="pct"/>
            <w:shd w:val="clear" w:color="auto" w:fill="auto"/>
            <w:vAlign w:val="center"/>
          </w:tcPr>
          <w:p w14:paraId="7312B3C9" w14:textId="74D6942B" w:rsidR="008464F4" w:rsidRPr="004A1C2C" w:rsidDel="00B6342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ins w:id="4438" w:author="ST1" w:date="2020-11-25T01:00:00Z"/>
                <w:del w:id="4439" w:author="家興 余" w:date="2021-03-18T10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2F882E51" w14:textId="64F211BB" w:rsidR="008464F4" w:rsidRPr="00FD0FD5" w:rsidDel="00B63420" w:rsidRDefault="008464F4" w:rsidP="007D08C0">
            <w:pPr>
              <w:widowControl/>
              <w:rPr>
                <w:ins w:id="4440" w:author="ST1" w:date="2020-11-25T01:00:00Z"/>
                <w:del w:id="4441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442" w:author="家興 余" w:date="2021-01-21T09:55:00Z">
                  <w:rPr>
                    <w:ins w:id="4443" w:author="ST1" w:date="2020-11-25T01:00:00Z"/>
                    <w:del w:id="4444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4445" w:author="ST1" w:date="2020-11-25T01:03:00Z">
              <w:del w:id="4446" w:author="家興 余" w:date="2021-03-18T10:08:00Z">
                <w:r w:rsidRPr="00FD0FD5" w:rsidDel="00B63420">
                  <w:rPr>
                    <w:rFonts w:ascii="標楷體" w:eastAsia="標楷體" w:hAnsi="標楷體" w:cs="新細明體"/>
                    <w:strike/>
                    <w:color w:val="FF0000"/>
                    <w:kern w:val="0"/>
                    <w:rPrChange w:id="4447" w:author="家興 余" w:date="2021-01-21T09:55:00Z">
                      <w:rPr>
                        <w:rFonts w:ascii="標楷體" w:eastAsia="標楷體" w:hAnsi="標楷體" w:cs="新細明體"/>
                        <w:color w:val="FF0000"/>
                        <w:kern w:val="0"/>
                      </w:rPr>
                    </w:rPrChange>
                  </w:rPr>
                  <w:delText>Prohibityear</w:delText>
                </w:r>
              </w:del>
            </w:ins>
          </w:p>
        </w:tc>
        <w:tc>
          <w:tcPr>
            <w:tcW w:w="1923" w:type="pct"/>
            <w:shd w:val="clear" w:color="auto" w:fill="auto"/>
            <w:noWrap/>
          </w:tcPr>
          <w:p w14:paraId="16659C7D" w14:textId="31DF37EC" w:rsidR="008464F4" w:rsidRPr="00FD0FD5" w:rsidDel="00B63420" w:rsidRDefault="008464F4" w:rsidP="007D08C0">
            <w:pPr>
              <w:widowControl/>
              <w:rPr>
                <w:ins w:id="4448" w:author="ST1" w:date="2020-11-25T01:00:00Z"/>
                <w:del w:id="4449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450" w:author="家興 余" w:date="2021-01-21T09:55:00Z">
                  <w:rPr>
                    <w:ins w:id="4451" w:author="ST1" w:date="2020-11-25T01:00:00Z"/>
                    <w:del w:id="4452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4453" w:author="ST1" w:date="2020-11-25T01:03:00Z">
              <w:del w:id="4454" w:author="家興 余" w:date="2021-03-18T10:08:00Z">
                <w:r w:rsidRPr="00FD0FD5" w:rsidDel="00B63420">
                  <w:rPr>
                    <w:rFonts w:ascii="標楷體" w:eastAsia="標楷體" w:hAnsi="標楷體" w:cs="新細明體" w:hint="eastAsia"/>
                    <w:strike/>
                    <w:color w:val="FF0000"/>
                    <w:kern w:val="0"/>
                    <w:rPrChange w:id="4455" w:author="家興 余" w:date="2021-01-21T09:55:00Z">
                      <w:rPr>
                        <w:rFonts w:ascii="標楷體" w:eastAsia="標楷體" w:hAnsi="標楷體" w:cs="新細明體" w:hint="eastAsia"/>
                        <w:color w:val="FF0000"/>
                        <w:kern w:val="0"/>
                      </w:rPr>
                    </w:rPrChange>
                  </w:rPr>
                  <w:delText>限制清償期限</w:delText>
                </w:r>
              </w:del>
            </w:ins>
          </w:p>
        </w:tc>
        <w:tc>
          <w:tcPr>
            <w:tcW w:w="275" w:type="pct"/>
            <w:shd w:val="clear" w:color="auto" w:fill="auto"/>
            <w:noWrap/>
          </w:tcPr>
          <w:p w14:paraId="533130B0" w14:textId="1E553E1B" w:rsidR="008464F4" w:rsidRPr="00FD0FD5" w:rsidDel="00B63420" w:rsidRDefault="008464F4" w:rsidP="007D08C0">
            <w:pPr>
              <w:widowControl/>
              <w:jc w:val="center"/>
              <w:rPr>
                <w:ins w:id="4456" w:author="ST1" w:date="2020-11-25T01:00:00Z"/>
                <w:del w:id="4457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458" w:author="家興 余" w:date="2021-01-21T09:55:00Z">
                  <w:rPr>
                    <w:ins w:id="4459" w:author="ST1" w:date="2020-11-25T01:00:00Z"/>
                    <w:del w:id="4460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4461" w:author="ST1" w:date="2020-11-25T01:03:00Z">
              <w:del w:id="4462" w:author="家興 余" w:date="2021-03-18T10:08:00Z">
                <w:r w:rsidRPr="00FD0FD5" w:rsidDel="00B63420">
                  <w:rPr>
                    <w:rFonts w:ascii="標楷體" w:eastAsia="標楷體" w:hAnsi="標楷體" w:cs="新細明體"/>
                    <w:strike/>
                    <w:color w:val="FF0000"/>
                    <w:kern w:val="0"/>
                    <w:rPrChange w:id="4463" w:author="家興 余" w:date="2021-01-21T09:55:00Z">
                      <w:rPr>
                        <w:rFonts w:ascii="標楷體" w:eastAsia="標楷體" w:hAnsi="標楷體" w:cs="新細明體"/>
                        <w:color w:val="FF0000"/>
                        <w:kern w:val="0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275" w:type="pct"/>
            <w:shd w:val="clear" w:color="auto" w:fill="auto"/>
            <w:noWrap/>
          </w:tcPr>
          <w:p w14:paraId="2125C281" w14:textId="70C19617" w:rsidR="008464F4" w:rsidRPr="00FD0FD5" w:rsidDel="00B63420" w:rsidRDefault="008464F4" w:rsidP="007D08C0">
            <w:pPr>
              <w:widowControl/>
              <w:jc w:val="center"/>
              <w:rPr>
                <w:ins w:id="4464" w:author="ST1" w:date="2020-11-25T01:00:00Z"/>
                <w:del w:id="4465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466" w:author="家興 余" w:date="2021-01-21T09:55:00Z">
                  <w:rPr>
                    <w:ins w:id="4467" w:author="ST1" w:date="2020-11-25T01:00:00Z"/>
                    <w:del w:id="4468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4469" w:author="ST1" w:date="2020-11-25T01:03:00Z">
              <w:del w:id="4470" w:author="家興 余" w:date="2021-03-18T10:08:00Z">
                <w:r w:rsidRPr="00FD0FD5" w:rsidDel="00B63420">
                  <w:rPr>
                    <w:rFonts w:ascii="標楷體" w:eastAsia="標楷體" w:hAnsi="標楷體" w:cs="新細明體"/>
                    <w:strike/>
                    <w:color w:val="FF0000"/>
                    <w:kern w:val="0"/>
                    <w:rPrChange w:id="4471" w:author="家興 余" w:date="2021-01-21T09:55:00Z">
                      <w:rPr>
                        <w:rFonts w:ascii="標楷體" w:eastAsia="標楷體" w:hAnsi="標楷體" w:cs="新細明體"/>
                        <w:color w:val="FF0000"/>
                        <w:kern w:val="0"/>
                      </w:rPr>
                    </w:rPrChange>
                  </w:rPr>
                  <w:delText>2</w:delText>
                </w:r>
              </w:del>
            </w:ins>
          </w:p>
        </w:tc>
        <w:tc>
          <w:tcPr>
            <w:tcW w:w="1264" w:type="pct"/>
            <w:gridSpan w:val="2"/>
            <w:noWrap/>
          </w:tcPr>
          <w:p w14:paraId="40A39E4A" w14:textId="3DB91BCC" w:rsidR="008464F4" w:rsidRPr="00FD0FD5" w:rsidDel="00B63420" w:rsidRDefault="008464F4" w:rsidP="007D08C0">
            <w:pPr>
              <w:widowControl/>
              <w:rPr>
                <w:ins w:id="4472" w:author="ST1" w:date="2020-11-25T01:00:00Z"/>
                <w:del w:id="4473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474" w:author="家興 余" w:date="2021-01-21T09:55:00Z">
                  <w:rPr>
                    <w:ins w:id="4475" w:author="ST1" w:date="2020-11-25T01:00:00Z"/>
                    <w:del w:id="4476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4477" w:author="ST1" w:date="2020-11-25T01:03:00Z">
              <w:del w:id="4478" w:author="家興 余" w:date="2021-03-18T10:08:00Z">
                <w:r w:rsidRPr="00FD0FD5" w:rsidDel="00B63420">
                  <w:rPr>
                    <w:rFonts w:ascii="標楷體" w:eastAsia="標楷體" w:hAnsi="標楷體" w:cs="新細明體" w:hint="eastAsia"/>
                    <w:strike/>
                    <w:color w:val="FF0000"/>
                    <w:kern w:val="0"/>
                    <w:rPrChange w:id="4479" w:author="家興 余" w:date="2021-01-21T09:55:00Z">
                      <w:rPr>
                        <w:rFonts w:ascii="標楷體" w:eastAsia="標楷體" w:hAnsi="標楷體" w:cs="新細明體" w:hint="eastAsia"/>
                        <w:color w:val="FF0000"/>
                        <w:kern w:val="0"/>
                      </w:rPr>
                    </w:rPrChange>
                  </w:rPr>
                  <w:delText>單位【年】</w:delText>
                </w:r>
              </w:del>
            </w:ins>
          </w:p>
        </w:tc>
      </w:tr>
      <w:tr w:rsidR="008464F4" w:rsidRPr="008F20B5" w14:paraId="0C20EBAE" w14:textId="77777777" w:rsidTr="00B63420">
        <w:trPr>
          <w:trHeight w:val="340"/>
          <w:trPrChange w:id="4480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481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78C89623" w14:textId="4670CA37" w:rsidR="008464F4" w:rsidRPr="004A1C2C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482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4234AE88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GroupId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483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A186DF2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團體戶統編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484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163ED540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485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387C74E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  <w:tcPrChange w:id="4486" w:author="家興 余" w:date="2021-03-18T10:08:00Z">
              <w:tcPr>
                <w:tcW w:w="1" w:type="pct"/>
                <w:gridSpan w:val="4"/>
              </w:tcPr>
            </w:tcPrChange>
          </w:tcPr>
          <w:p w14:paraId="742E3CF1" w14:textId="77777777" w:rsidR="008464F4" w:rsidRPr="008F20B5" w:rsidRDefault="008464F4">
            <w:pPr>
              <w:widowControl/>
              <w:jc w:val="center"/>
              <w:rPr>
                <w:ins w:id="4487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488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489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0AF5A0A7" w14:textId="45B96396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CD2F18" w:rsidDel="00B63420" w14:paraId="17C78D73" w14:textId="72D59ED5" w:rsidTr="00B63420">
        <w:trPr>
          <w:gridAfter w:val="1"/>
          <w:wAfter w:w="566" w:type="dxa"/>
          <w:trHeight w:val="340"/>
          <w:del w:id="4490" w:author="家興 余" w:date="2021-03-18T10:08:00Z"/>
        </w:trPr>
        <w:tc>
          <w:tcPr>
            <w:tcW w:w="274" w:type="pct"/>
            <w:shd w:val="clear" w:color="auto" w:fill="FFFF00"/>
            <w:vAlign w:val="center"/>
          </w:tcPr>
          <w:p w14:paraId="65FE30D9" w14:textId="0CAE020A" w:rsidR="008464F4" w:rsidRPr="00CD2F18" w:rsidDel="00B6342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491" w:author="家興 余" w:date="2021-03-18T10:08:00Z"/>
                <w:rFonts w:ascii="標楷體" w:eastAsia="標楷體" w:hAnsi="標楷體" w:cs="新細明體"/>
                <w:strike/>
                <w:color w:val="000000"/>
                <w:kern w:val="0"/>
                <w:rPrChange w:id="4492" w:author="吳承憲" w:date="2020-11-26T10:23:00Z">
                  <w:rPr>
                    <w:del w:id="4493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bookmarkStart w:id="4494" w:name="_Hlk57786989"/>
          </w:p>
        </w:tc>
        <w:tc>
          <w:tcPr>
            <w:tcW w:w="714" w:type="pct"/>
            <w:shd w:val="clear" w:color="auto" w:fill="FFFF00"/>
            <w:noWrap/>
            <w:vAlign w:val="center"/>
            <w:hideMark/>
          </w:tcPr>
          <w:p w14:paraId="63A4EF57" w14:textId="74EDBC74" w:rsidR="008464F4" w:rsidRPr="00CD2F18" w:rsidDel="00B63420" w:rsidRDefault="008464F4" w:rsidP="007D08C0">
            <w:pPr>
              <w:widowControl/>
              <w:rPr>
                <w:del w:id="4495" w:author="家興 余" w:date="2021-03-18T10:08:00Z"/>
                <w:rFonts w:ascii="標楷體" w:eastAsia="標楷體" w:hAnsi="標楷體" w:cs="新細明體"/>
                <w:strike/>
                <w:color w:val="000000"/>
                <w:kern w:val="0"/>
                <w:rPrChange w:id="4496" w:author="吳承憲" w:date="2020-11-26T10:23:00Z">
                  <w:rPr>
                    <w:del w:id="4497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498" w:author="家興 余" w:date="2021-03-18T10:08:00Z">
              <w:r w:rsidRPr="00CD2F18" w:rsidDel="00B63420">
                <w:rPr>
                  <w:rFonts w:ascii="標楷體" w:eastAsia="標楷體" w:hAnsi="標楷體" w:cs="新細明體"/>
                  <w:strike/>
                  <w:color w:val="000000"/>
                  <w:kern w:val="0"/>
                  <w:rPrChange w:id="4499" w:author="吳承憲" w:date="2020-11-26T10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CopyFlag</w:delText>
              </w:r>
            </w:del>
          </w:p>
        </w:tc>
        <w:tc>
          <w:tcPr>
            <w:tcW w:w="1923" w:type="pct"/>
            <w:shd w:val="clear" w:color="auto" w:fill="FFFF00"/>
            <w:noWrap/>
            <w:vAlign w:val="center"/>
            <w:hideMark/>
          </w:tcPr>
          <w:p w14:paraId="497EB5C5" w14:textId="0C38ADC2" w:rsidR="008464F4" w:rsidRPr="00CD2F18" w:rsidDel="00B63420" w:rsidRDefault="008464F4" w:rsidP="007D08C0">
            <w:pPr>
              <w:widowControl/>
              <w:rPr>
                <w:del w:id="4500" w:author="家興 余" w:date="2021-03-18T10:08:00Z"/>
                <w:rFonts w:ascii="標楷體" w:eastAsia="標楷體" w:hAnsi="標楷體" w:cs="新細明體"/>
                <w:strike/>
                <w:color w:val="000000"/>
                <w:kern w:val="0"/>
                <w:rPrChange w:id="4501" w:author="吳承憲" w:date="2020-11-26T10:23:00Z">
                  <w:rPr>
                    <w:del w:id="4502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503" w:author="家興 余" w:date="2021-03-18T10:08:00Z">
              <w:r w:rsidRPr="00CD2F18" w:rsidDel="00B63420">
                <w:rPr>
                  <w:rFonts w:ascii="標楷體" w:eastAsia="標楷體" w:hAnsi="標楷體" w:cs="新細明體" w:hint="eastAsia"/>
                  <w:strike/>
                  <w:color w:val="000000"/>
                  <w:kern w:val="0"/>
                  <w:rPrChange w:id="4504" w:author="吳承憲" w:date="2020-11-26T10:23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資料拷貝碼</w:delText>
              </w:r>
            </w:del>
          </w:p>
        </w:tc>
        <w:tc>
          <w:tcPr>
            <w:tcW w:w="275" w:type="pct"/>
            <w:shd w:val="clear" w:color="auto" w:fill="FFFF00"/>
            <w:noWrap/>
            <w:vAlign w:val="center"/>
            <w:hideMark/>
          </w:tcPr>
          <w:p w14:paraId="1D102641" w14:textId="31E2D0A6" w:rsidR="008464F4" w:rsidRPr="00CD2F18" w:rsidDel="00B63420" w:rsidRDefault="008464F4" w:rsidP="007D08C0">
            <w:pPr>
              <w:widowControl/>
              <w:jc w:val="center"/>
              <w:rPr>
                <w:del w:id="4505" w:author="家興 余" w:date="2021-03-18T10:08:00Z"/>
                <w:rFonts w:ascii="標楷體" w:eastAsia="標楷體" w:hAnsi="標楷體" w:cs="新細明體"/>
                <w:strike/>
                <w:color w:val="000000"/>
                <w:kern w:val="0"/>
                <w:rPrChange w:id="4506" w:author="吳承憲" w:date="2020-11-26T10:23:00Z">
                  <w:rPr>
                    <w:del w:id="4507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508" w:author="家興 余" w:date="2021-03-18T10:08:00Z">
              <w:r w:rsidRPr="00CD2F18" w:rsidDel="00B63420">
                <w:rPr>
                  <w:rFonts w:ascii="標楷體" w:eastAsia="標楷體" w:hAnsi="標楷體" w:cs="新細明體"/>
                  <w:strike/>
                  <w:color w:val="000000"/>
                  <w:kern w:val="0"/>
                  <w:rPrChange w:id="4509" w:author="吳承憲" w:date="2020-11-26T10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75" w:type="pct"/>
            <w:shd w:val="clear" w:color="auto" w:fill="FFFF00"/>
            <w:noWrap/>
            <w:vAlign w:val="center"/>
            <w:hideMark/>
          </w:tcPr>
          <w:p w14:paraId="0F983D5E" w14:textId="5C312B57" w:rsidR="008464F4" w:rsidRPr="00CD2F18" w:rsidDel="00B63420" w:rsidRDefault="008464F4" w:rsidP="007D08C0">
            <w:pPr>
              <w:widowControl/>
              <w:jc w:val="center"/>
              <w:rPr>
                <w:del w:id="4510" w:author="家興 余" w:date="2021-03-18T10:08:00Z"/>
                <w:rFonts w:ascii="標楷體" w:eastAsia="標楷體" w:hAnsi="標楷體" w:cs="新細明體"/>
                <w:strike/>
                <w:color w:val="000000"/>
                <w:kern w:val="0"/>
                <w:rPrChange w:id="4511" w:author="吳承憲" w:date="2020-11-26T10:23:00Z">
                  <w:rPr>
                    <w:del w:id="4512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513" w:author="家興 余" w:date="2021-03-18T10:08:00Z">
              <w:r w:rsidRPr="00CD2F18" w:rsidDel="00B63420">
                <w:rPr>
                  <w:rFonts w:ascii="標楷體" w:eastAsia="標楷體" w:hAnsi="標楷體" w:cs="新細明體"/>
                  <w:strike/>
                  <w:color w:val="000000"/>
                  <w:kern w:val="0"/>
                  <w:rPrChange w:id="4514" w:author="吳承憲" w:date="2020-11-26T10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</w:delText>
              </w:r>
            </w:del>
          </w:p>
        </w:tc>
        <w:tc>
          <w:tcPr>
            <w:tcW w:w="1264" w:type="pct"/>
            <w:gridSpan w:val="2"/>
            <w:shd w:val="clear" w:color="auto" w:fill="FFFF00"/>
            <w:noWrap/>
            <w:vAlign w:val="center"/>
          </w:tcPr>
          <w:p w14:paraId="347E123A" w14:textId="0C0101B6" w:rsidR="008464F4" w:rsidRPr="00CD2F18" w:rsidDel="00B63420" w:rsidRDefault="008464F4" w:rsidP="007D08C0">
            <w:pPr>
              <w:widowControl/>
              <w:rPr>
                <w:del w:id="4515" w:author="家興 余" w:date="2021-03-18T10:08:00Z"/>
                <w:rFonts w:ascii="標楷體" w:eastAsia="標楷體" w:hAnsi="標楷體" w:cs="新細明體"/>
                <w:strike/>
                <w:color w:val="000000"/>
                <w:kern w:val="0"/>
                <w:rPrChange w:id="4516" w:author="吳承憲" w:date="2020-11-26T10:23:00Z">
                  <w:rPr>
                    <w:del w:id="4517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518" w:author="家興 余" w:date="2021-03-18T10:08:00Z">
              <w:r w:rsidRPr="00CD2F18" w:rsidDel="00B63420">
                <w:rPr>
                  <w:rFonts w:ascii="標楷體" w:eastAsia="標楷體" w:hAnsi="標楷體" w:cs="新細明體"/>
                  <w:strike/>
                  <w:color w:val="000000"/>
                  <w:kern w:val="0"/>
                  <w:rPrChange w:id="4519" w:author="吳承憲" w:date="2020-11-26T10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Y</w:delText>
              </w:r>
              <w:r w:rsidRPr="00CD2F18" w:rsidDel="00B63420">
                <w:rPr>
                  <w:rFonts w:ascii="標楷體" w:eastAsia="標楷體" w:hAnsi="標楷體" w:cs="新細明體"/>
                  <w:strike/>
                  <w:color w:val="000000"/>
                  <w:kern w:val="0"/>
                  <w:rPrChange w:id="4520" w:author="吳承憲" w:date="2020-11-26T10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CD2F18" w:rsidDel="00B63420">
                <w:rPr>
                  <w:rFonts w:ascii="標楷體" w:eastAsia="標楷體" w:hAnsi="標楷體" w:cs="新細明體" w:hint="eastAsia"/>
                  <w:strike/>
                  <w:color w:val="000000"/>
                  <w:kern w:val="0"/>
                  <w:rPrChange w:id="4521" w:author="吳承憲" w:date="2020-11-26T10:23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是</w:delText>
              </w:r>
            </w:del>
          </w:p>
          <w:p w14:paraId="5E770A00" w14:textId="002DA9BE" w:rsidR="008464F4" w:rsidRPr="00CD2F18" w:rsidDel="00B63420" w:rsidRDefault="008464F4" w:rsidP="007D08C0">
            <w:pPr>
              <w:widowControl/>
              <w:rPr>
                <w:del w:id="4522" w:author="家興 余" w:date="2021-03-18T10:08:00Z"/>
                <w:rFonts w:ascii="標楷體" w:eastAsia="標楷體" w:hAnsi="標楷體" w:cs="新細明體"/>
                <w:b/>
                <w:strike/>
                <w:color w:val="000000"/>
                <w:kern w:val="0"/>
                <w:rPrChange w:id="4523" w:author="吳承憲" w:date="2020-11-26T10:23:00Z">
                  <w:rPr>
                    <w:del w:id="4524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525" w:author="家興 余" w:date="2021-03-18T10:08:00Z">
              <w:r w:rsidRPr="00CD2F18" w:rsidDel="00B63420">
                <w:rPr>
                  <w:rFonts w:ascii="標楷體" w:eastAsia="標楷體" w:hAnsi="標楷體" w:cs="新細明體"/>
                  <w:strike/>
                  <w:color w:val="000000"/>
                  <w:kern w:val="0"/>
                  <w:rPrChange w:id="4526" w:author="吳承憲" w:date="2020-11-26T10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N</w:delText>
              </w:r>
              <w:r w:rsidRPr="00CD2F18" w:rsidDel="00B63420">
                <w:rPr>
                  <w:rFonts w:ascii="標楷體" w:eastAsia="標楷體" w:hAnsi="標楷體" w:cs="新細明體"/>
                  <w:strike/>
                  <w:color w:val="000000"/>
                  <w:kern w:val="0"/>
                  <w:rPrChange w:id="4527" w:author="吳承憲" w:date="2020-11-26T10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CD2F18" w:rsidDel="00B63420">
                <w:rPr>
                  <w:rFonts w:ascii="標楷體" w:eastAsia="標楷體" w:hAnsi="標楷體" w:cs="新細明體" w:hint="eastAsia"/>
                  <w:strike/>
                  <w:color w:val="000000"/>
                  <w:kern w:val="0"/>
                  <w:rPrChange w:id="4528" w:author="吳承憲" w:date="2020-11-26T10:23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否</w:delText>
              </w:r>
            </w:del>
          </w:p>
        </w:tc>
      </w:tr>
      <w:bookmarkEnd w:id="4494"/>
      <w:tr w:rsidR="008464F4" w:rsidRPr="008F20B5" w14:paraId="570BA198" w14:textId="77777777" w:rsidTr="00B63420">
        <w:trPr>
          <w:trHeight w:val="340"/>
          <w:trPrChange w:id="4529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530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6E352963" w14:textId="4C06E9C0" w:rsidR="008464F4" w:rsidRPr="004A1C2C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531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0881A5AB" w14:textId="504972F0" w:rsidR="008464F4" w:rsidRPr="0078147E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  <w:rPrChange w:id="4532" w:author="ST1" w:date="2020-12-15T13:0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78147E">
              <w:rPr>
                <w:rFonts w:ascii="標楷體" w:eastAsia="標楷體" w:hAnsi="標楷體" w:cs="新細明體"/>
                <w:color w:val="000000"/>
                <w:kern w:val="0"/>
                <w:highlight w:val="yellow"/>
                <w:rPrChange w:id="4533" w:author="ST1" w:date="2020-12-15T13:0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CreditScore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534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0BD3768" w14:textId="77777777" w:rsidR="008464F4" w:rsidRPr="0078147E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  <w:rPrChange w:id="4535" w:author="ST1" w:date="2020-12-15T13:0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78147E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  <w:rPrChange w:id="4536" w:author="ST1" w:date="2020-12-15T13:0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信用評分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537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6038A04" w14:textId="580AC986" w:rsidR="008464F4" w:rsidRPr="0078147E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  <w:rPrChange w:id="4538" w:author="ST1" w:date="2020-12-15T13:0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4539" w:author="ST1" w:date="2020-12-15T13:06:00Z">
              <w:r w:rsidRPr="0078147E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4540" w:author="ST1" w:date="2020-12-15T13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9</w:t>
              </w:r>
            </w:ins>
            <w:del w:id="4541" w:author="ST1" w:date="2020-12-15T13:06:00Z">
              <w:r w:rsidRPr="0078147E" w:rsidDel="0078147E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4542" w:author="ST1" w:date="2020-12-15T13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543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0D29165" w14:textId="77777777" w:rsidR="008464F4" w:rsidRPr="0078147E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  <w:rPrChange w:id="4544" w:author="ST1" w:date="2020-12-15T13:0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78147E">
              <w:rPr>
                <w:rFonts w:ascii="標楷體" w:eastAsia="標楷體" w:hAnsi="標楷體" w:cs="新細明體"/>
                <w:color w:val="000000"/>
                <w:kern w:val="0"/>
                <w:highlight w:val="yellow"/>
                <w:rPrChange w:id="4545" w:author="ST1" w:date="2020-12-15T13:0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3</w:t>
            </w:r>
          </w:p>
        </w:tc>
        <w:tc>
          <w:tcPr>
            <w:tcW w:w="275" w:type="pct"/>
            <w:tcPrChange w:id="4546" w:author="家興 余" w:date="2021-03-18T10:08:00Z">
              <w:tcPr>
                <w:tcW w:w="1" w:type="pct"/>
                <w:gridSpan w:val="4"/>
              </w:tcPr>
            </w:tcPrChange>
          </w:tcPr>
          <w:p w14:paraId="0B7A4F08" w14:textId="77777777" w:rsidR="008464F4" w:rsidRPr="0078147E" w:rsidRDefault="008464F4">
            <w:pPr>
              <w:widowControl/>
              <w:jc w:val="center"/>
              <w:rPr>
                <w:ins w:id="4547" w:author="家興 余" w:date="2021-01-21T09:28:00Z"/>
                <w:rFonts w:ascii="標楷體" w:eastAsia="標楷體" w:hAnsi="標楷體" w:cs="新細明體"/>
                <w:color w:val="000000"/>
                <w:kern w:val="0"/>
                <w:highlight w:val="yellow"/>
              </w:rPr>
              <w:pPrChange w:id="4548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549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920B6A4" w14:textId="5FC7B512" w:rsidR="008464F4" w:rsidRPr="0078147E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  <w:rPrChange w:id="4550" w:author="ST1" w:date="2020-12-15T13:0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78147E">
              <w:rPr>
                <w:rFonts w:ascii="標楷體" w:eastAsia="標楷體" w:hAnsi="標楷體" w:cs="新細明體"/>
                <w:color w:val="000000"/>
                <w:kern w:val="0"/>
                <w:highlight w:val="yellow"/>
                <w:rPrChange w:id="4551" w:author="ST1" w:date="2020-12-15T13:0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000</w:t>
            </w:r>
          </w:p>
        </w:tc>
      </w:tr>
      <w:tr w:rsidR="008464F4" w:rsidRPr="008F20B5" w14:paraId="37296AF1" w14:textId="77777777" w:rsidTr="00B63420">
        <w:trPr>
          <w:trHeight w:val="340"/>
          <w:trPrChange w:id="4552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553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74433342" w14:textId="4C84418A" w:rsidR="008464F4" w:rsidRPr="004A1C2C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554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51127285" w14:textId="0C151D3E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GuaranteeDate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555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4BC048C9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對保日期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556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AB51326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557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FAC6142" w14:textId="0AA64A92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PrChange w:id="4558" w:author="家興 余" w:date="2021-03-18T10:08:00Z">
              <w:tcPr>
                <w:tcW w:w="1" w:type="pct"/>
                <w:gridSpan w:val="4"/>
              </w:tcPr>
            </w:tcPrChange>
          </w:tcPr>
          <w:p w14:paraId="3E6804A1" w14:textId="60136393" w:rsidR="008464F4" w:rsidRPr="008F20B5" w:rsidRDefault="00FD0FD5">
            <w:pPr>
              <w:widowControl/>
              <w:jc w:val="center"/>
              <w:rPr>
                <w:ins w:id="4559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560" w:author="家興 余" w:date="2021-01-21T09:30:00Z">
                <w:pPr>
                  <w:widowControl/>
                </w:pPr>
              </w:pPrChange>
            </w:pPr>
            <w:ins w:id="4561" w:author="家興 余" w:date="2021-01-21T09:5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4562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131C139F" w14:textId="6E369110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8464F4" w:rsidRPr="008F20B5" w:rsidDel="00586B00" w14:paraId="146FBCB0" w14:textId="74FEA8D5" w:rsidTr="00B63420">
        <w:trPr>
          <w:gridAfter w:val="1"/>
          <w:wAfter w:w="566" w:type="dxa"/>
          <w:trHeight w:val="340"/>
          <w:del w:id="4563" w:author="家興 余" w:date="2021-03-19T18:08:00Z"/>
        </w:trPr>
        <w:tc>
          <w:tcPr>
            <w:tcW w:w="274" w:type="pct"/>
            <w:shd w:val="clear" w:color="auto" w:fill="auto"/>
            <w:vAlign w:val="center"/>
          </w:tcPr>
          <w:p w14:paraId="4AF87186" w14:textId="74CAA652" w:rsidR="008464F4" w:rsidRPr="004A1C2C" w:rsidDel="00586B0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56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827F094" w14:textId="5ADA9FF0" w:rsidR="008464F4" w:rsidRPr="008F20B5" w:rsidDel="00586B00" w:rsidRDefault="008464F4" w:rsidP="007D08C0">
            <w:pPr>
              <w:widowControl/>
              <w:rPr>
                <w:del w:id="456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4566" w:author="家興 余" w:date="2021-03-19T18:08:00Z">
              <w:r w:rsidRPr="008F20B5" w:rsidDel="00586B00">
                <w:rPr>
                  <w:rFonts w:ascii="標楷體" w:eastAsia="標楷體" w:hAnsi="標楷體" w:cs="新細明體"/>
                  <w:color w:val="000000"/>
                  <w:kern w:val="0"/>
                </w:rPr>
                <w:delText>ContractNo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6F4541DE" w14:textId="19D976B5" w:rsidR="008464F4" w:rsidRPr="008F20B5" w:rsidDel="00586B00" w:rsidRDefault="008464F4" w:rsidP="007D08C0">
            <w:pPr>
              <w:widowControl/>
              <w:rPr>
                <w:del w:id="456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4568" w:author="家興 余" w:date="2021-03-19T18:08:00Z">
              <w:r w:rsidRPr="008F20B5" w:rsidDel="00586B0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合約編號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4EFCD543" w14:textId="463079C8" w:rsidR="008464F4" w:rsidRPr="008F20B5" w:rsidDel="00586B00" w:rsidRDefault="008464F4" w:rsidP="007D08C0">
            <w:pPr>
              <w:widowControl/>
              <w:jc w:val="center"/>
              <w:rPr>
                <w:del w:id="456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4570" w:author="家興 余" w:date="2021-03-19T18:08:00Z">
              <w:r w:rsidRPr="008F20B5" w:rsidDel="00586B00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48E4FAB" w14:textId="03E7662A" w:rsidR="008464F4" w:rsidRPr="008F20B5" w:rsidDel="00586B00" w:rsidRDefault="008464F4" w:rsidP="007D08C0">
            <w:pPr>
              <w:widowControl/>
              <w:jc w:val="center"/>
              <w:rPr>
                <w:del w:id="457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4572" w:author="家興 余" w:date="2021-03-19T18:08:00Z">
              <w:r w:rsidRPr="008F20B5" w:rsidDel="00586B00">
                <w:rPr>
                  <w:rFonts w:ascii="標楷體" w:eastAsia="標楷體" w:hAnsi="標楷體" w:cs="新細明體"/>
                  <w:color w:val="000000"/>
                  <w:kern w:val="0"/>
                </w:rPr>
                <w:delText>10</w:delText>
              </w:r>
            </w:del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</w:tcPr>
          <w:p w14:paraId="72933546" w14:textId="410B9923" w:rsidR="008464F4" w:rsidRPr="008F20B5" w:rsidDel="00586B00" w:rsidRDefault="008464F4" w:rsidP="007D08C0">
            <w:pPr>
              <w:widowControl/>
              <w:rPr>
                <w:del w:id="457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216EDEB9" w14:textId="77777777" w:rsidTr="00B63420">
        <w:trPr>
          <w:trHeight w:val="340"/>
          <w:trPrChange w:id="4574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575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1DA661F7" w14:textId="5CF5180A" w:rsidR="008464F4" w:rsidRPr="004A1C2C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576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1308F2C9" w14:textId="1BB9F2BA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RelationCode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577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5956C962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與借款人關係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57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1788F90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57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392874C9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4580" w:author="家興 余" w:date="2021-03-18T10:08:00Z">
              <w:tcPr>
                <w:tcW w:w="1" w:type="pct"/>
                <w:gridSpan w:val="4"/>
              </w:tcPr>
            </w:tcPrChange>
          </w:tcPr>
          <w:p w14:paraId="401D3A52" w14:textId="6FCB0C6F" w:rsidR="008464F4" w:rsidRPr="008F20B5" w:rsidRDefault="00FD0FD5">
            <w:pPr>
              <w:widowControl/>
              <w:jc w:val="center"/>
              <w:rPr>
                <w:ins w:id="4581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582" w:author="家興 余" w:date="2021-01-21T09:30:00Z">
                <w:pPr>
                  <w:widowControl/>
                </w:pPr>
              </w:pPrChange>
            </w:pPr>
            <w:ins w:id="4583" w:author="家興 余" w:date="2021-01-21T09:5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584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614B3693" w14:textId="432B5CD1" w:rsidR="00FD0FD5" w:rsidRDefault="00FD0FD5" w:rsidP="007D08C0">
            <w:pPr>
              <w:widowControl/>
              <w:rPr>
                <w:ins w:id="4585" w:author="家興 余" w:date="2021-01-21T09:50:00Z"/>
                <w:rFonts w:ascii="標楷體" w:eastAsia="標楷體" w:hAnsi="標楷體" w:cs="新細明體"/>
                <w:color w:val="000000"/>
                <w:kern w:val="0"/>
              </w:rPr>
            </w:pPr>
            <w:ins w:id="4586" w:author="家興 余" w:date="2021-01-21T09:50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繳款方式為銀行扣款時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  <w:p w14:paraId="3A68F331" w14:textId="0340A01D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本人</w:t>
            </w:r>
          </w:p>
          <w:p w14:paraId="67467651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夫</w:t>
            </w:r>
          </w:p>
          <w:p w14:paraId="1535E143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妻</w:t>
            </w:r>
          </w:p>
          <w:p w14:paraId="4F0F8707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父</w:t>
            </w:r>
          </w:p>
          <w:p w14:paraId="21BC0085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母</w:t>
            </w:r>
          </w:p>
          <w:p w14:paraId="446CB426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子</w:t>
            </w:r>
          </w:p>
          <w:p w14:paraId="1947FABC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女</w:t>
            </w:r>
          </w:p>
          <w:p w14:paraId="796ACB78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兄</w:t>
            </w:r>
          </w:p>
          <w:p w14:paraId="110CBE3F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弟</w:t>
            </w:r>
          </w:p>
          <w:p w14:paraId="30EB2FE9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姊</w:t>
            </w:r>
          </w:p>
          <w:p w14:paraId="4999B9E3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妹</w:t>
            </w:r>
          </w:p>
          <w:p w14:paraId="297D14CE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姪子</w:t>
            </w:r>
          </w:p>
          <w:p w14:paraId="60150508" w14:textId="3E93E66C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464F4" w:rsidRPr="008F20B5" w14:paraId="14C21714" w14:textId="77777777" w:rsidTr="00B63420">
        <w:trPr>
          <w:trHeight w:val="340"/>
          <w:trPrChange w:id="4587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588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35631861" w14:textId="41A8172B" w:rsidR="008464F4" w:rsidRPr="004A1C2C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589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35AB0B6B" w14:textId="1B4DA580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RelationName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590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DE1DAF7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帳戶戶名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591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5C9A206D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592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1FDAE89D" w14:textId="4250EF1A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75" w:type="pct"/>
            <w:tcPrChange w:id="4593" w:author="家興 余" w:date="2021-03-18T10:08:00Z">
              <w:tcPr>
                <w:tcW w:w="1" w:type="pct"/>
                <w:gridSpan w:val="4"/>
              </w:tcPr>
            </w:tcPrChange>
          </w:tcPr>
          <w:p w14:paraId="5D5A48E3" w14:textId="34EE0DAC" w:rsidR="008464F4" w:rsidRPr="008F20B5" w:rsidRDefault="00FD0FD5">
            <w:pPr>
              <w:widowControl/>
              <w:jc w:val="center"/>
              <w:rPr>
                <w:ins w:id="4594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595" w:author="家興 余" w:date="2021-01-21T09:30:00Z">
                <w:pPr>
                  <w:widowControl/>
                </w:pPr>
              </w:pPrChange>
            </w:pPr>
            <w:ins w:id="4596" w:author="家興 余" w:date="2021-01-21T09:5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597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2C1AA1E8" w14:textId="36DF98C0" w:rsidR="008464F4" w:rsidRPr="008F20B5" w:rsidRDefault="00FD0FD5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4598" w:author="家興 余" w:date="2021-01-21T09:5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與借款人關係為01.02.03.04.05.06.07.08.09.10.11.99時必填</w:t>
              </w:r>
            </w:ins>
          </w:p>
        </w:tc>
      </w:tr>
      <w:tr w:rsidR="008464F4" w:rsidRPr="008F20B5" w14:paraId="089A2941" w14:textId="77777777" w:rsidTr="00B63420">
        <w:trPr>
          <w:trHeight w:val="340"/>
          <w:trPrChange w:id="4599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600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74FC0CEA" w14:textId="688D96CC" w:rsidR="008464F4" w:rsidRPr="004A1C2C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601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0488651F" w14:textId="7EB3E073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RelationId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602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F9C1054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身分證字號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603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12B5DF4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604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17C021CD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  <w:tcPrChange w:id="4605" w:author="家興 余" w:date="2021-03-18T10:08:00Z">
              <w:tcPr>
                <w:tcW w:w="1" w:type="pct"/>
                <w:gridSpan w:val="4"/>
              </w:tcPr>
            </w:tcPrChange>
          </w:tcPr>
          <w:p w14:paraId="1B516DAF" w14:textId="665F5F22" w:rsidR="008464F4" w:rsidRPr="008F20B5" w:rsidRDefault="00FD0FD5">
            <w:pPr>
              <w:widowControl/>
              <w:jc w:val="center"/>
              <w:rPr>
                <w:ins w:id="4606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607" w:author="家興 余" w:date="2021-01-21T09:30:00Z">
                <w:pPr>
                  <w:widowControl/>
                </w:pPr>
              </w:pPrChange>
            </w:pPr>
            <w:ins w:id="4608" w:author="家興 余" w:date="2021-01-21T09:5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609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40DD65E0" w14:textId="196DB875" w:rsidR="008464F4" w:rsidRPr="008F20B5" w:rsidRDefault="00FD0FD5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4610" w:author="家興 余" w:date="2021-01-21T09:5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與借款人關係為01.02.03.04.05.06.07.08.09.10.11.99時必填</w:t>
              </w:r>
            </w:ins>
          </w:p>
        </w:tc>
      </w:tr>
      <w:tr w:rsidR="008464F4" w:rsidRPr="008F20B5" w14:paraId="32B35E57" w14:textId="77777777" w:rsidTr="00B63420">
        <w:trPr>
          <w:trHeight w:val="340"/>
          <w:trPrChange w:id="4611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612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489A6982" w14:textId="797EEA5F" w:rsidR="008464F4" w:rsidRPr="004A1C2C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4613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66CE7B30" w14:textId="5BDE646C" w:rsidR="008464F4" w:rsidRPr="004A1C2C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RelationBirthday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4614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1A58CDE9" w14:textId="6EF56D96" w:rsidR="008464F4" w:rsidRPr="004A1C2C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出生日期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615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5BE02594" w14:textId="1AC64684" w:rsidR="008464F4" w:rsidRPr="004A1C2C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616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410E98F9" w14:textId="00C88BC1" w:rsidR="008464F4" w:rsidRPr="004A1C2C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PrChange w:id="4617" w:author="家興 余" w:date="2021-03-18T10:08:00Z">
              <w:tcPr>
                <w:tcW w:w="1" w:type="pct"/>
                <w:gridSpan w:val="4"/>
              </w:tcPr>
            </w:tcPrChange>
          </w:tcPr>
          <w:p w14:paraId="2318EEC7" w14:textId="4B60BC63" w:rsidR="008464F4" w:rsidRPr="008F20B5" w:rsidRDefault="00FD0FD5">
            <w:pPr>
              <w:widowControl/>
              <w:jc w:val="center"/>
              <w:rPr>
                <w:ins w:id="4618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619" w:author="家興 余" w:date="2021-01-21T09:30:00Z">
                <w:pPr>
                  <w:widowControl/>
                </w:pPr>
              </w:pPrChange>
            </w:pPr>
            <w:ins w:id="4620" w:author="家興 余" w:date="2021-01-21T09:5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621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7A39E72" w14:textId="307FCA39" w:rsidR="00FD0FD5" w:rsidRDefault="00FD0FD5" w:rsidP="007D08C0">
            <w:pPr>
              <w:widowControl/>
              <w:rPr>
                <w:ins w:id="4622" w:author="家興 余" w:date="2021-01-21T09:52:00Z"/>
                <w:rFonts w:ascii="標楷體" w:eastAsia="標楷體" w:hAnsi="標楷體" w:cs="新細明體"/>
                <w:color w:val="000000"/>
                <w:kern w:val="0"/>
              </w:rPr>
            </w:pPr>
            <w:ins w:id="4623" w:author="家興 余" w:date="2021-01-21T09:5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與借款人關係為01.02.03.04.05.06.07.08.09.10.11.99時必填</w:t>
              </w:r>
            </w:ins>
          </w:p>
          <w:p w14:paraId="680F6C1C" w14:textId="2890D762" w:rsidR="008464F4" w:rsidRPr="004A1C2C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8464F4" w:rsidRPr="008F20B5" w14:paraId="2CD36001" w14:textId="77777777" w:rsidTr="00B63420">
        <w:trPr>
          <w:trHeight w:val="340"/>
          <w:trPrChange w:id="4624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625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45B9A22C" w14:textId="2A62DAFD" w:rsidR="008464F4" w:rsidRPr="004A1C2C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4626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7D8F46BA" w14:textId="00FF066B" w:rsidR="008464F4" w:rsidRPr="004A1C2C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RelationGender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4627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7C99381D" w14:textId="2A167843" w:rsidR="008464F4" w:rsidRPr="004A1C2C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性別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62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1D0ABC21" w14:textId="7CF8BB44" w:rsidR="008464F4" w:rsidRPr="004A1C2C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62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3FE000C0" w14:textId="678A979C" w:rsidR="008464F4" w:rsidRPr="004A1C2C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4630" w:author="家興 余" w:date="2021-03-18T10:08:00Z">
              <w:tcPr>
                <w:tcW w:w="1" w:type="pct"/>
                <w:gridSpan w:val="4"/>
              </w:tcPr>
            </w:tcPrChange>
          </w:tcPr>
          <w:p w14:paraId="5186C788" w14:textId="4B787A64" w:rsidR="008464F4" w:rsidRPr="008F20B5" w:rsidRDefault="00FD0FD5">
            <w:pPr>
              <w:widowControl/>
              <w:jc w:val="center"/>
              <w:rPr>
                <w:ins w:id="4631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632" w:author="家興 余" w:date="2021-01-21T09:30:00Z">
                <w:pPr>
                  <w:widowControl/>
                </w:pPr>
              </w:pPrChange>
            </w:pPr>
            <w:ins w:id="4633" w:author="家興 余" w:date="2021-01-21T09:5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634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85F37D0" w14:textId="77777777" w:rsidR="00FD0FD5" w:rsidRDefault="00FD0FD5" w:rsidP="007D08C0">
            <w:pPr>
              <w:widowControl/>
              <w:rPr>
                <w:ins w:id="4635" w:author="家興 余" w:date="2021-01-21T09:52:00Z"/>
                <w:rFonts w:ascii="標楷體" w:eastAsia="標楷體" w:hAnsi="標楷體" w:cs="新細明體"/>
                <w:color w:val="000000"/>
                <w:kern w:val="0"/>
              </w:rPr>
            </w:pPr>
            <w:ins w:id="4636" w:author="家興 余" w:date="2021-01-21T09:5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與借款人關係為01.02.03.04.05.06.07.08.09.10.11.99時必填</w:t>
              </w:r>
            </w:ins>
          </w:p>
          <w:p w14:paraId="39F43C2A" w14:textId="0B5BB5EF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男</w:t>
            </w:r>
          </w:p>
          <w:p w14:paraId="0F899986" w14:textId="69B4F511" w:rsidR="008464F4" w:rsidRPr="004A1C2C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女</w:t>
            </w:r>
          </w:p>
        </w:tc>
      </w:tr>
      <w:tr w:rsidR="008464F4" w:rsidRPr="008F20B5" w:rsidDel="00867B63" w14:paraId="45C34EF6" w14:textId="251A598C" w:rsidTr="00B63420">
        <w:tblPrEx>
          <w:tblPrExChange w:id="4637" w:author="家興 余" w:date="2021-03-18T10:08:00Z">
            <w:tblPrEx>
              <w:tblW w:w="4777" w:type="pct"/>
            </w:tblPrEx>
          </w:tblPrExChange>
        </w:tblPrEx>
        <w:trPr>
          <w:gridAfter w:val="2"/>
          <w:wAfter w:w="2603" w:type="dxa"/>
          <w:trHeight w:val="340"/>
          <w:del w:id="4638" w:author="家興 余" w:date="2021-01-21T09:42:00Z"/>
          <w:trPrChange w:id="4639" w:author="家興 余" w:date="2021-03-18T10:08:00Z">
            <w:trPr>
              <w:gridAfter w:val="2"/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640" w:author="家興 余" w:date="2021-03-18T10:08:00Z">
              <w:tcPr>
                <w:tcW w:w="209" w:type="pct"/>
                <w:shd w:val="clear" w:color="auto" w:fill="auto"/>
                <w:vAlign w:val="center"/>
              </w:tcPr>
            </w:tcPrChange>
          </w:tcPr>
          <w:p w14:paraId="6B40C21B" w14:textId="0ACA4CA9" w:rsidR="008464F4" w:rsidRPr="008F20B5" w:rsidDel="00867B63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641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4642" w:author="家興 余" w:date="2021-03-18T10:08:00Z">
              <w:tcPr>
                <w:tcW w:w="841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2E636E09" w14:textId="25DF3F26" w:rsidR="008464F4" w:rsidRPr="008F20B5" w:rsidDel="00867B63" w:rsidRDefault="008464F4" w:rsidP="007D08C0">
            <w:pPr>
              <w:widowControl/>
              <w:rPr>
                <w:del w:id="4643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  <w:del w:id="4644" w:author="家興 余" w:date="2021-01-21T09:42:00Z">
              <w:r w:rsidRPr="008F20B5" w:rsidDel="00867B63">
                <w:rPr>
                  <w:rFonts w:ascii="標楷體" w:eastAsia="標楷體" w:hAnsi="標楷體" w:cs="新細明體"/>
                  <w:color w:val="000000"/>
                  <w:kern w:val="0"/>
                </w:rPr>
                <w:delText>ExtraRepayCode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  <w:tcPrChange w:id="4645" w:author="家興 余" w:date="2021-03-18T10:08:00Z">
              <w:tcPr>
                <w:tcW w:w="795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37811C39" w14:textId="3D13A6DC" w:rsidR="008464F4" w:rsidRPr="008F20B5" w:rsidDel="00867B63" w:rsidRDefault="008464F4" w:rsidP="007D08C0">
            <w:pPr>
              <w:widowControl/>
              <w:rPr>
                <w:del w:id="4646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  <w:del w:id="4647" w:author="家興 余" w:date="2021-01-21T09:42:00Z">
              <w:r w:rsidRPr="008F20B5" w:rsidDel="00867B63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攤還額異動碼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tcPrChange w:id="4648" w:author="家興 余" w:date="2021-03-18T10:08:00Z">
              <w:tcPr>
                <w:tcW w:w="211" w:type="pct"/>
                <w:shd w:val="clear" w:color="auto" w:fill="auto"/>
                <w:noWrap/>
                <w:vAlign w:val="center"/>
              </w:tcPr>
            </w:tcPrChange>
          </w:tcPr>
          <w:p w14:paraId="6F247F16" w14:textId="17631DE5" w:rsidR="008464F4" w:rsidRPr="008F20B5" w:rsidDel="00867B63" w:rsidRDefault="008464F4" w:rsidP="007D08C0">
            <w:pPr>
              <w:widowControl/>
              <w:jc w:val="center"/>
              <w:rPr>
                <w:del w:id="4649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  <w:del w:id="4650" w:author="家興 余" w:date="2021-01-21T09:42:00Z">
              <w:r w:rsidRPr="008F20B5" w:rsidDel="00867B63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tcPrChange w:id="4651" w:author="家興 余" w:date="2021-03-18T10:08:00Z">
              <w:tcPr>
                <w:tcW w:w="211" w:type="pct"/>
                <w:shd w:val="clear" w:color="auto" w:fill="auto"/>
                <w:noWrap/>
                <w:vAlign w:val="center"/>
              </w:tcPr>
            </w:tcPrChange>
          </w:tcPr>
          <w:p w14:paraId="662C5AAA" w14:textId="214193FA" w:rsidR="008464F4" w:rsidRPr="008F20B5" w:rsidDel="00867B63" w:rsidRDefault="008464F4" w:rsidP="007D08C0">
            <w:pPr>
              <w:widowControl/>
              <w:jc w:val="center"/>
              <w:rPr>
                <w:del w:id="4652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  <w:del w:id="4653" w:author="家興 余" w:date="2021-01-21T09:42:00Z">
              <w:r w:rsidRPr="008F20B5" w:rsidDel="00867B63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tcPrChange w:id="4654" w:author="家興 余" w:date="2021-03-18T10:08:00Z">
              <w:tcPr>
                <w:tcW w:w="2397" w:type="pct"/>
                <w:gridSpan w:val="8"/>
                <w:shd w:val="clear" w:color="auto" w:fill="auto"/>
                <w:noWrap/>
                <w:vAlign w:val="center"/>
              </w:tcPr>
            </w:tcPrChange>
          </w:tcPr>
          <w:p w14:paraId="4E9F0658" w14:textId="6BD6A8E5" w:rsidR="008464F4" w:rsidRPr="008F20B5" w:rsidDel="00867B63" w:rsidRDefault="008464F4" w:rsidP="007D08C0">
            <w:pPr>
              <w:widowControl/>
              <w:rPr>
                <w:del w:id="4655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0F4A4A" w:rsidDel="00B63420" w14:paraId="64DAE63B" w14:textId="4A1D14B5" w:rsidTr="00B63420">
        <w:trPr>
          <w:gridAfter w:val="1"/>
          <w:wAfter w:w="566" w:type="dxa"/>
          <w:trHeight w:val="340"/>
          <w:del w:id="4656" w:author="家興 余" w:date="2021-03-18T10:09:00Z"/>
        </w:trPr>
        <w:tc>
          <w:tcPr>
            <w:tcW w:w="274" w:type="pct"/>
            <w:shd w:val="clear" w:color="auto" w:fill="auto"/>
            <w:vAlign w:val="center"/>
          </w:tcPr>
          <w:p w14:paraId="56F01A83" w14:textId="77691AC6" w:rsidR="008464F4" w:rsidRPr="000F4A4A" w:rsidDel="00B6342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657" w:author="家興 余" w:date="2021-03-18T10:09:00Z"/>
                <w:rFonts w:ascii="標楷體" w:eastAsia="標楷體" w:hAnsi="標楷體" w:cs="新細明體"/>
                <w:color w:val="FF0000"/>
                <w:kern w:val="0"/>
                <w:rPrChange w:id="4658" w:author="v06v25n@yahoo.com.tw" w:date="2020-11-20T16:18:00Z">
                  <w:rPr>
                    <w:del w:id="4659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5435E782" w14:textId="0CDAC6A9" w:rsidR="008464F4" w:rsidRPr="007D08C0" w:rsidDel="00B63420" w:rsidRDefault="008464F4" w:rsidP="007D08C0">
            <w:pPr>
              <w:widowControl/>
              <w:rPr>
                <w:del w:id="4660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661" w:author="ST1" w:date="2020-11-25T01:03:00Z">
                  <w:rPr>
                    <w:del w:id="4662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4663" w:author="家興 余" w:date="2021-03-18T10:09:00Z">
              <w:r w:rsidRPr="007D08C0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664" w:author="ST1" w:date="2020-11-25T01:03:00Z">
                    <w:rPr>
                      <w:rFonts w:ascii="標楷體" w:eastAsia="標楷體" w:hAnsi="標楷體" w:cs="新細明體"/>
                      <w:color w:val="FF0000"/>
                      <w:kern w:val="0"/>
                    </w:rPr>
                  </w:rPrChange>
                </w:rPr>
                <w:delText>Prohibityear</w:delText>
              </w:r>
            </w:del>
          </w:p>
        </w:tc>
        <w:tc>
          <w:tcPr>
            <w:tcW w:w="1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2FF50DA" w14:textId="719C8EC7" w:rsidR="008464F4" w:rsidRPr="007D08C0" w:rsidDel="00B63420" w:rsidRDefault="008464F4" w:rsidP="007D08C0">
            <w:pPr>
              <w:widowControl/>
              <w:rPr>
                <w:del w:id="4665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666" w:author="ST1" w:date="2020-11-25T01:03:00Z">
                  <w:rPr>
                    <w:del w:id="4667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4668" w:author="家興 余" w:date="2021-03-18T10:09:00Z">
              <w:r w:rsidRPr="007D08C0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4669" w:author="ST1" w:date="2020-11-25T01:03:00Z">
                    <w:rPr>
                      <w:rFonts w:ascii="標楷體" w:eastAsia="標楷體" w:hAnsi="標楷體" w:cs="新細明體" w:hint="eastAsia"/>
                      <w:color w:val="FF0000"/>
                      <w:kern w:val="0"/>
                    </w:rPr>
                  </w:rPrChange>
                </w:rPr>
                <w:delText>限制清償期限</w:delText>
              </w:r>
            </w:del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7CD80E2" w14:textId="0DDE15DC" w:rsidR="008464F4" w:rsidRPr="007D08C0" w:rsidDel="00B63420" w:rsidRDefault="008464F4" w:rsidP="007D08C0">
            <w:pPr>
              <w:widowControl/>
              <w:jc w:val="center"/>
              <w:rPr>
                <w:del w:id="4670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671" w:author="ST1" w:date="2020-11-25T01:03:00Z">
                  <w:rPr>
                    <w:del w:id="4672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673" w:author="家興 余" w:date="2021-03-18T10:09:00Z">
              <w:r w:rsidRPr="007D08C0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674" w:author="ST1" w:date="2020-11-25T01:03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1D60EBA" w14:textId="43E0EEA7" w:rsidR="008464F4" w:rsidRPr="007D08C0" w:rsidDel="00B63420" w:rsidRDefault="008464F4" w:rsidP="007D08C0">
            <w:pPr>
              <w:widowControl/>
              <w:jc w:val="center"/>
              <w:rPr>
                <w:del w:id="4675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676" w:author="ST1" w:date="2020-11-25T01:03:00Z">
                  <w:rPr>
                    <w:del w:id="4677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678" w:author="家興 余" w:date="2021-03-18T10:09:00Z">
              <w:r w:rsidRPr="007D08C0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679" w:author="ST1" w:date="2020-11-25T01:03:00Z">
                    <w:rPr>
                      <w:rFonts w:ascii="標楷體" w:eastAsia="標楷體" w:hAnsi="標楷體" w:cs="新細明體"/>
                      <w:color w:val="FF0000"/>
                      <w:kern w:val="0"/>
                    </w:rPr>
                  </w:rPrChange>
                </w:rPr>
                <w:delText>2</w:delText>
              </w:r>
            </w:del>
          </w:p>
        </w:tc>
        <w:tc>
          <w:tcPr>
            <w:tcW w:w="1264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BFFF15A" w14:textId="03A77416" w:rsidR="008464F4" w:rsidRPr="007D08C0" w:rsidDel="00B63420" w:rsidRDefault="008464F4" w:rsidP="007D08C0">
            <w:pPr>
              <w:widowControl/>
              <w:rPr>
                <w:del w:id="4680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681" w:author="ST1" w:date="2020-11-25T01:03:00Z">
                  <w:rPr>
                    <w:del w:id="4682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683" w:author="家興 余" w:date="2021-03-18T10:09:00Z">
              <w:r w:rsidRPr="007D08C0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4684" w:author="ST1" w:date="2020-11-25T01:03:00Z">
                    <w:rPr>
                      <w:rFonts w:ascii="標楷體" w:eastAsia="標楷體" w:hAnsi="標楷體" w:cs="新細明體" w:hint="eastAsia"/>
                      <w:color w:val="FF0000"/>
                      <w:kern w:val="0"/>
                    </w:rPr>
                  </w:rPrChange>
                </w:rPr>
                <w:delText>單位【年】</w:delText>
              </w:r>
            </w:del>
          </w:p>
        </w:tc>
      </w:tr>
      <w:tr w:rsidR="008464F4" w:rsidRPr="000F4A4A" w14:paraId="29151AFB" w14:textId="77777777" w:rsidTr="00B63420">
        <w:trPr>
          <w:trHeight w:val="340"/>
          <w:ins w:id="4685" w:author="v06v25n@yahoo.com.tw" w:date="2020-11-20T16:26:00Z"/>
          <w:trPrChange w:id="4686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687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6435D886" w14:textId="77777777" w:rsidR="008464F4" w:rsidRPr="000F4A4A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ins w:id="4688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689" w:author="家興 余" w:date="2021-03-18T10:08:00Z">
              <w:tcPr>
                <w:tcW w:w="1158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0C076B5" w14:textId="6E4D4447" w:rsidR="008464F4" w:rsidRPr="00487EDD" w:rsidRDefault="008464F4" w:rsidP="007D08C0">
            <w:pPr>
              <w:widowControl/>
              <w:rPr>
                <w:ins w:id="4690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691" w:author="v06v25n@yahoo.com.tw" w:date="2020-11-20T16:27:00Z">
              <w:r>
                <w:rPr>
                  <w:rFonts w:ascii="標楷體" w:eastAsia="標楷體" w:hAnsi="標楷體"/>
                  <w:color w:val="FF0000"/>
                </w:rPr>
                <w:t>L2153</w:t>
              </w:r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692" w:author="v06v25n@yahoo.com.tw" w:date="2020-11-20T16:27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t>StepOccurs</w:t>
              </w:r>
            </w:ins>
          </w:p>
        </w:tc>
        <w:tc>
          <w:tcPr>
            <w:tcW w:w="1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693" w:author="家興 余" w:date="2021-03-18T10:08:00Z">
              <w:tcPr>
                <w:tcW w:w="1094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296B20D" w14:textId="77777777" w:rsidR="008464F4" w:rsidRPr="00487EDD" w:rsidRDefault="008464F4" w:rsidP="007D08C0">
            <w:pPr>
              <w:widowControl/>
              <w:rPr>
                <w:ins w:id="4694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695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A3994B0" w14:textId="77777777" w:rsidR="008464F4" w:rsidRPr="00487EDD" w:rsidRDefault="008464F4" w:rsidP="007D08C0">
            <w:pPr>
              <w:widowControl/>
              <w:jc w:val="center"/>
              <w:rPr>
                <w:ins w:id="4696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697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E09DB9C" w14:textId="77777777" w:rsidR="008464F4" w:rsidRPr="00487EDD" w:rsidRDefault="008464F4" w:rsidP="007D08C0">
            <w:pPr>
              <w:widowControl/>
              <w:jc w:val="center"/>
              <w:rPr>
                <w:ins w:id="4698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PrChange w:id="4699" w:author="家興 余" w:date="2021-03-18T10:08:00Z">
              <w:tcPr>
                <w:tcW w:w="1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</w:tcPr>
            </w:tcPrChange>
          </w:tcPr>
          <w:p w14:paraId="0E15DE57" w14:textId="77777777" w:rsidR="008464F4" w:rsidRPr="00487EDD" w:rsidRDefault="008464F4">
            <w:pPr>
              <w:widowControl/>
              <w:jc w:val="center"/>
              <w:rPr>
                <w:ins w:id="4700" w:author="家興 余" w:date="2021-01-21T09:28:00Z"/>
                <w:rFonts w:ascii="標楷體" w:eastAsia="標楷體" w:hAnsi="標楷體" w:cs="新細明體"/>
                <w:color w:val="FF0000"/>
                <w:kern w:val="0"/>
              </w:rPr>
              <w:pPrChange w:id="4701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PrChange w:id="4702" w:author="家興 余" w:date="2021-03-18T10:08:00Z">
              <w:tcPr>
                <w:tcW w:w="1879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4B3AC7F0" w14:textId="1EB12CF1" w:rsidR="008464F4" w:rsidRPr="00487EDD" w:rsidRDefault="008464F4" w:rsidP="007D08C0">
            <w:pPr>
              <w:widowControl/>
              <w:rPr>
                <w:ins w:id="4703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704" w:author="v06v25n@yahoo.com.tw" w:date="2020-11-20T16:27:00Z">
              <w:r w:rsidRPr="00487EDD">
                <w:rPr>
                  <w:rFonts w:ascii="標楷體" w:eastAsia="標楷體" w:hAnsi="標楷體" w:cs="新細明體" w:hint="eastAsia"/>
                  <w:color w:val="FF0000"/>
                  <w:kern w:val="0"/>
                  <w:rPrChange w:id="4705" w:author="v06v25n@yahoo.com.tw" w:date="2020-11-20T16:27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t>可輸入多</w:t>
              </w:r>
              <w:r w:rsidRPr="00487EDD">
                <w:rPr>
                  <w:rFonts w:ascii="標楷體" w:eastAsia="標楷體" w:hAnsi="標楷體" w:hint="eastAsia"/>
                  <w:color w:val="FF0000"/>
                  <w:rPrChange w:id="4706" w:author="v06v25n@yahoo.com.tw" w:date="2020-11-20T16:27:00Z">
                    <w:rPr>
                      <w:rFonts w:ascii="標楷體" w:eastAsia="標楷體" w:hAnsi="標楷體" w:hint="eastAsia"/>
                    </w:rPr>
                  </w:rPrChange>
                </w:rPr>
                <w:t>組</w:t>
              </w:r>
            </w:ins>
          </w:p>
        </w:tc>
      </w:tr>
      <w:tr w:rsidR="008464F4" w:rsidRPr="000F4A4A" w14:paraId="36DDE2ED" w14:textId="77777777" w:rsidTr="00B63420">
        <w:trPr>
          <w:trHeight w:val="340"/>
          <w:ins w:id="4707" w:author="v06v25n@yahoo.com.tw" w:date="2020-11-20T16:26:00Z"/>
          <w:trPrChange w:id="4708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709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1599AB39" w14:textId="77777777" w:rsidR="008464F4" w:rsidRPr="000F4A4A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ins w:id="4710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11" w:author="家興 余" w:date="2021-03-18T10:08:00Z">
              <w:tcPr>
                <w:tcW w:w="1158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34A6CFE" w14:textId="04FDBAEF" w:rsidR="008464F4" w:rsidRPr="00487EDD" w:rsidRDefault="008464F4">
            <w:pPr>
              <w:widowControl/>
              <w:ind w:firstLineChars="100" w:firstLine="240"/>
              <w:rPr>
                <w:ins w:id="4712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  <w:pPrChange w:id="4713" w:author="v06v25n@yahoo.com.tw" w:date="2020-11-20T17:23:00Z">
                <w:pPr>
                  <w:widowControl/>
                </w:pPr>
              </w:pPrChange>
            </w:pPr>
            <w:ins w:id="4714" w:author="v06v25n@yahoo.com.tw" w:date="2020-11-20T16:27:00Z"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715" w:author="v06v25n@yahoo.com.tw" w:date="2020-11-20T16:27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t>StepMonth</w:t>
              </w:r>
            </w:ins>
            <w:ins w:id="4716" w:author="ST1" w:date="2020-12-15T19:50:00Z">
              <w:r>
                <w:rPr>
                  <w:rFonts w:ascii="標楷體" w:eastAsia="標楷體" w:hAnsi="標楷體" w:cs="新細明體"/>
                  <w:color w:val="FF0000"/>
                  <w:kern w:val="0"/>
                </w:rPr>
                <w:t>S</w:t>
              </w:r>
            </w:ins>
            <w:ins w:id="4717" w:author="v06v25n@yahoo.com.tw" w:date="2020-11-20T16:27:00Z">
              <w:del w:id="4718" w:author="ST1" w:date="2020-12-15T19:50:00Z">
                <w:r w:rsidRPr="00487EDD" w:rsidDel="00B65C85">
                  <w:rPr>
                    <w:rFonts w:ascii="標楷體" w:eastAsia="標楷體" w:hAnsi="標楷體" w:cs="新細明體"/>
                    <w:color w:val="FF0000"/>
                    <w:kern w:val="0"/>
                    <w:rPrChange w:id="4719" w:author="v06v25n@yahoo.com.tw" w:date="2020-11-20T16:27:00Z">
                      <w:rPr>
                        <w:rFonts w:ascii="標楷體" w:eastAsia="標楷體" w:hAnsi="標楷體" w:cs="新細明體"/>
                        <w:color w:val="000000" w:themeColor="text1"/>
                        <w:kern w:val="0"/>
                      </w:rPr>
                    </w:rPrChange>
                  </w:rPr>
                  <w:delText>s</w:delText>
                </w:r>
              </w:del>
            </w:ins>
          </w:p>
        </w:tc>
        <w:tc>
          <w:tcPr>
            <w:tcW w:w="1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20" w:author="家興 余" w:date="2021-03-18T10:08:00Z">
              <w:tcPr>
                <w:tcW w:w="1094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9442A76" w14:textId="1EDF985C" w:rsidR="008464F4" w:rsidRPr="00487EDD" w:rsidRDefault="008464F4" w:rsidP="007D08C0">
            <w:pPr>
              <w:widowControl/>
              <w:rPr>
                <w:ins w:id="4721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722" w:author="v06v25n@yahoo.com.tw" w:date="2020-11-20T16:27:00Z">
              <w:r w:rsidRPr="00487EDD">
                <w:rPr>
                  <w:rFonts w:ascii="標楷體" w:eastAsia="標楷體" w:hAnsi="標楷體" w:cs="新細明體" w:hint="eastAsia"/>
                  <w:color w:val="FF0000"/>
                  <w:kern w:val="0"/>
                  <w:rPrChange w:id="4723" w:author="v06v25n@yahoo.com.tw" w:date="2020-11-20T16:27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t>階梯式利率－月數</w:t>
              </w:r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724" w:author="v06v25n@yahoo.com.tw" w:date="2020-11-20T16:27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t>-起</w:t>
              </w:r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25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71DB0B4" w14:textId="02E4D007" w:rsidR="008464F4" w:rsidRPr="00487EDD" w:rsidRDefault="008464F4" w:rsidP="007D08C0">
            <w:pPr>
              <w:widowControl/>
              <w:jc w:val="center"/>
              <w:rPr>
                <w:ins w:id="4726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727" w:author="v06v25n@yahoo.com.tw" w:date="2020-11-20T16:27:00Z"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728" w:author="v06v25n@yahoo.com.tw" w:date="2020-11-20T16:27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29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910E04C" w14:textId="1F0D3E6A" w:rsidR="008464F4" w:rsidRPr="00487EDD" w:rsidRDefault="008464F4" w:rsidP="007D08C0">
            <w:pPr>
              <w:widowControl/>
              <w:jc w:val="center"/>
              <w:rPr>
                <w:ins w:id="4730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731" w:author="v06v25n@yahoo.com.tw" w:date="2020-11-20T16:27:00Z"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732" w:author="v06v25n@yahoo.com.tw" w:date="2020-11-20T16:27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3</w:t>
              </w:r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PrChange w:id="4733" w:author="家興 余" w:date="2021-03-18T10:08:00Z">
              <w:tcPr>
                <w:tcW w:w="1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</w:tcPr>
            </w:tcPrChange>
          </w:tcPr>
          <w:p w14:paraId="1A133F1E" w14:textId="77777777" w:rsidR="008464F4" w:rsidRPr="00487EDD" w:rsidRDefault="008464F4">
            <w:pPr>
              <w:widowControl/>
              <w:jc w:val="center"/>
              <w:rPr>
                <w:ins w:id="4734" w:author="家興 余" w:date="2021-01-21T09:28:00Z"/>
                <w:rFonts w:ascii="標楷體" w:eastAsia="標楷體" w:hAnsi="標楷體" w:cs="新細明體"/>
                <w:color w:val="FF0000"/>
                <w:kern w:val="0"/>
              </w:rPr>
              <w:pPrChange w:id="4735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PrChange w:id="4736" w:author="家興 余" w:date="2021-03-18T10:08:00Z">
              <w:tcPr>
                <w:tcW w:w="1879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779CDEE" w14:textId="77FF5956" w:rsidR="008464F4" w:rsidRPr="00487EDD" w:rsidRDefault="008464F4" w:rsidP="007D08C0">
            <w:pPr>
              <w:widowControl/>
              <w:rPr>
                <w:ins w:id="4737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</w:tr>
      <w:tr w:rsidR="008464F4" w:rsidRPr="000F4A4A" w14:paraId="6211C320" w14:textId="77777777" w:rsidTr="00B63420">
        <w:trPr>
          <w:trHeight w:val="340"/>
          <w:ins w:id="4738" w:author="v06v25n@yahoo.com.tw" w:date="2020-11-20T16:26:00Z"/>
          <w:trPrChange w:id="4739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740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75CCEEC2" w14:textId="77777777" w:rsidR="008464F4" w:rsidRPr="000F4A4A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ins w:id="4741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42" w:author="家興 余" w:date="2021-03-18T10:08:00Z">
              <w:tcPr>
                <w:tcW w:w="1158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1F08A40" w14:textId="5A201FE2" w:rsidR="008464F4" w:rsidRPr="00487EDD" w:rsidRDefault="008464F4">
            <w:pPr>
              <w:widowControl/>
              <w:ind w:firstLineChars="100" w:firstLine="240"/>
              <w:rPr>
                <w:ins w:id="4743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  <w:pPrChange w:id="4744" w:author="v06v25n@yahoo.com.tw" w:date="2020-11-20T17:23:00Z">
                <w:pPr>
                  <w:widowControl/>
                </w:pPr>
              </w:pPrChange>
            </w:pPr>
            <w:ins w:id="4745" w:author="v06v25n@yahoo.com.tw" w:date="2020-11-20T16:27:00Z"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746" w:author="v06v25n@yahoo.com.tw" w:date="2020-11-20T16:27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t>StepMonthE</w:t>
              </w:r>
            </w:ins>
          </w:p>
        </w:tc>
        <w:tc>
          <w:tcPr>
            <w:tcW w:w="1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47" w:author="家興 余" w:date="2021-03-18T10:08:00Z">
              <w:tcPr>
                <w:tcW w:w="1094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3F4AA2C" w14:textId="1D73F480" w:rsidR="008464F4" w:rsidRPr="00487EDD" w:rsidRDefault="008464F4" w:rsidP="007D08C0">
            <w:pPr>
              <w:widowControl/>
              <w:rPr>
                <w:ins w:id="4748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749" w:author="v06v25n@yahoo.com.tw" w:date="2020-11-20T16:27:00Z">
              <w:r w:rsidRPr="00487EDD">
                <w:rPr>
                  <w:rFonts w:ascii="標楷體" w:eastAsia="標楷體" w:hAnsi="標楷體" w:cs="新細明體" w:hint="eastAsia"/>
                  <w:color w:val="FF0000"/>
                  <w:kern w:val="0"/>
                  <w:rPrChange w:id="4750" w:author="v06v25n@yahoo.com.tw" w:date="2020-11-20T16:27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t>階梯式利率－月數</w:t>
              </w:r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751" w:author="v06v25n@yahoo.com.tw" w:date="2020-11-20T16:27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t>-止</w:t>
              </w:r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52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C310332" w14:textId="04778C59" w:rsidR="008464F4" w:rsidRPr="00487EDD" w:rsidRDefault="008464F4" w:rsidP="007D08C0">
            <w:pPr>
              <w:widowControl/>
              <w:jc w:val="center"/>
              <w:rPr>
                <w:ins w:id="4753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754" w:author="v06v25n@yahoo.com.tw" w:date="2020-11-20T16:27:00Z"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755" w:author="v06v25n@yahoo.com.tw" w:date="2020-11-20T16:27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56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F546B41" w14:textId="794FEE7F" w:rsidR="008464F4" w:rsidRPr="00487EDD" w:rsidRDefault="008464F4" w:rsidP="007D08C0">
            <w:pPr>
              <w:widowControl/>
              <w:jc w:val="center"/>
              <w:rPr>
                <w:ins w:id="4757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758" w:author="v06v25n@yahoo.com.tw" w:date="2020-11-20T16:27:00Z"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759" w:author="v06v25n@yahoo.com.tw" w:date="2020-11-20T16:27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3</w:t>
              </w:r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PrChange w:id="4760" w:author="家興 余" w:date="2021-03-18T10:08:00Z">
              <w:tcPr>
                <w:tcW w:w="1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</w:tcPr>
            </w:tcPrChange>
          </w:tcPr>
          <w:p w14:paraId="2D20D8A7" w14:textId="77777777" w:rsidR="008464F4" w:rsidRPr="00487EDD" w:rsidRDefault="008464F4">
            <w:pPr>
              <w:widowControl/>
              <w:jc w:val="center"/>
              <w:rPr>
                <w:ins w:id="4761" w:author="家興 余" w:date="2021-01-21T09:28:00Z"/>
                <w:rFonts w:ascii="標楷體" w:eastAsia="標楷體" w:hAnsi="標楷體" w:cs="新細明體"/>
                <w:color w:val="FF0000"/>
                <w:kern w:val="0"/>
              </w:rPr>
              <w:pPrChange w:id="4762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PrChange w:id="4763" w:author="家興 余" w:date="2021-03-18T10:08:00Z">
              <w:tcPr>
                <w:tcW w:w="1879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4A39181" w14:textId="6F691393" w:rsidR="008464F4" w:rsidRPr="00487EDD" w:rsidRDefault="008464F4" w:rsidP="007D08C0">
            <w:pPr>
              <w:widowControl/>
              <w:rPr>
                <w:ins w:id="4764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</w:tr>
      <w:tr w:rsidR="008464F4" w:rsidRPr="000F4A4A" w14:paraId="2D4CDD93" w14:textId="77777777" w:rsidTr="00B63420">
        <w:trPr>
          <w:trHeight w:val="340"/>
          <w:ins w:id="4765" w:author="v06v25n@yahoo.com.tw" w:date="2020-11-20T16:26:00Z"/>
          <w:trPrChange w:id="4766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767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0DFD46DE" w14:textId="77777777" w:rsidR="008464F4" w:rsidRPr="000F4A4A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ins w:id="4768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69" w:author="家興 余" w:date="2021-03-18T10:08:00Z">
              <w:tcPr>
                <w:tcW w:w="1158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8945E1B" w14:textId="53F47DFC" w:rsidR="008464F4" w:rsidRPr="00F41EFA" w:rsidRDefault="008464F4">
            <w:pPr>
              <w:widowControl/>
              <w:ind w:firstLineChars="100" w:firstLine="240"/>
              <w:rPr>
                <w:ins w:id="4770" w:author="v06v25n@yahoo.com.tw" w:date="2020-11-20T16:26:00Z"/>
                <w:rFonts w:ascii="標楷體" w:eastAsia="標楷體" w:hAnsi="標楷體" w:cs="新細明體"/>
                <w:color w:val="FF0000"/>
                <w:kern w:val="0"/>
                <w:highlight w:val="yellow"/>
                <w:rPrChange w:id="4771" w:author="ST1" w:date="2020-12-06T19:28:00Z">
                  <w:rPr>
                    <w:ins w:id="4772" w:author="v06v25n@yahoo.com.tw" w:date="2020-11-20T16:26:00Z"/>
                    <w:rFonts w:ascii="標楷體" w:eastAsia="標楷體" w:hAnsi="標楷體" w:cs="新細明體"/>
                    <w:color w:val="FF0000"/>
                    <w:kern w:val="0"/>
                  </w:rPr>
                </w:rPrChange>
              </w:rPr>
              <w:pPrChange w:id="4773" w:author="v06v25n@yahoo.com.tw" w:date="2020-11-20T17:23:00Z">
                <w:pPr>
                  <w:widowControl/>
                </w:pPr>
              </w:pPrChange>
            </w:pPr>
            <w:ins w:id="4774" w:author="ST1" w:date="2020-12-06T19:27:00Z">
              <w:r w:rsidRPr="00F41EF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  <w:rPrChange w:id="4775" w:author="ST1" w:date="2020-12-06T19:28:00Z">
                    <w:rPr>
                      <w:rFonts w:ascii="標楷體" w:eastAsia="標楷體" w:hAnsi="標楷體" w:cs="新細明體"/>
                      <w:color w:val="FF0000"/>
                      <w:kern w:val="0"/>
                    </w:rPr>
                  </w:rPrChange>
                </w:rPr>
                <w:t>StepRateType</w:t>
              </w:r>
            </w:ins>
            <w:ins w:id="4776" w:author="v06v25n@yahoo.com.tw" w:date="2020-11-20T16:27:00Z">
              <w:del w:id="4777" w:author="ST1" w:date="2020-12-06T19:27:00Z">
                <w:r w:rsidRPr="00F41EFA" w:rsidDel="00F41EFA">
                  <w:rPr>
                    <w:rFonts w:ascii="標楷體" w:eastAsia="標楷體" w:hAnsi="標楷體" w:cs="新細明體"/>
                    <w:color w:val="FF0000"/>
                    <w:kern w:val="0"/>
                    <w:highlight w:val="yellow"/>
                    <w:rPrChange w:id="4778" w:author="ST1" w:date="2020-12-06T19:28:00Z">
                      <w:rPr>
                        <w:rFonts w:ascii="標楷體" w:eastAsia="標楷體" w:hAnsi="標楷體" w:cs="新細明體"/>
                        <w:color w:val="000000" w:themeColor="text1"/>
                        <w:kern w:val="0"/>
                      </w:rPr>
                    </w:rPrChange>
                  </w:rPr>
                  <w:delText>StepRateCode</w:delText>
                </w:r>
              </w:del>
            </w:ins>
          </w:p>
        </w:tc>
        <w:tc>
          <w:tcPr>
            <w:tcW w:w="1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79" w:author="家興 余" w:date="2021-03-18T10:08:00Z">
              <w:tcPr>
                <w:tcW w:w="1094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EEB1922" w14:textId="2E1923B0" w:rsidR="008464F4" w:rsidRPr="00F41EFA" w:rsidRDefault="008464F4" w:rsidP="007D08C0">
            <w:pPr>
              <w:widowControl/>
              <w:rPr>
                <w:ins w:id="4780" w:author="v06v25n@yahoo.com.tw" w:date="2020-11-20T16:26:00Z"/>
                <w:rFonts w:ascii="標楷體" w:eastAsia="標楷體" w:hAnsi="標楷體" w:cs="新細明體"/>
                <w:color w:val="FF0000"/>
                <w:kern w:val="0"/>
                <w:highlight w:val="yellow"/>
                <w:rPrChange w:id="4781" w:author="ST1" w:date="2020-12-06T19:28:00Z">
                  <w:rPr>
                    <w:ins w:id="4782" w:author="v06v25n@yahoo.com.tw" w:date="2020-11-20T16:26:00Z"/>
                    <w:rFonts w:ascii="標楷體" w:eastAsia="標楷體" w:hAnsi="標楷體" w:cs="新細明體"/>
                    <w:color w:val="FF0000"/>
                    <w:kern w:val="0"/>
                  </w:rPr>
                </w:rPrChange>
              </w:rPr>
            </w:pPr>
            <w:ins w:id="4783" w:author="v06v25n@yahoo.com.tw" w:date="2020-11-20T16:27:00Z">
              <w:r w:rsidRPr="00F41EFA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  <w:rPrChange w:id="4784" w:author="ST1" w:date="2020-12-06T19:28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t>階梯式利率－</w:t>
              </w:r>
            </w:ins>
            <w:ins w:id="4785" w:author="ST1" w:date="2020-12-06T19:27:00Z">
              <w:r w:rsidRPr="00F41EFA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  <w:rPrChange w:id="4786" w:author="ST1" w:date="2020-12-06T19:28:00Z">
                    <w:rPr>
                      <w:rFonts w:ascii="標楷體" w:eastAsia="標楷體" w:hAnsi="標楷體" w:cs="新細明體" w:hint="eastAsia"/>
                      <w:color w:val="FF0000"/>
                      <w:kern w:val="0"/>
                    </w:rPr>
                  </w:rPrChange>
                </w:rPr>
                <w:t>利率種類</w:t>
              </w:r>
            </w:ins>
            <w:ins w:id="4787" w:author="v06v25n@yahoo.com.tw" w:date="2020-11-20T16:27:00Z">
              <w:del w:id="4788" w:author="ST1" w:date="2020-12-06T19:27:00Z">
                <w:r w:rsidRPr="00F41EFA" w:rsidDel="00F41EFA">
                  <w:rPr>
                    <w:rFonts w:ascii="標楷體" w:eastAsia="標楷體" w:hAnsi="標楷體" w:cs="新細明體" w:hint="eastAsia"/>
                    <w:color w:val="FF0000"/>
                    <w:kern w:val="0"/>
                    <w:highlight w:val="yellow"/>
                    <w:rPrChange w:id="4789" w:author="ST1" w:date="2020-12-06T19:28:00Z">
                      <w:rPr>
                        <w:rFonts w:ascii="標楷體" w:eastAsia="標楷體" w:hAnsi="標楷體" w:cs="新細明體" w:hint="eastAsia"/>
                        <w:color w:val="000000" w:themeColor="text1"/>
                        <w:kern w:val="0"/>
                      </w:rPr>
                    </w:rPrChange>
                  </w:rPr>
                  <w:delText>利率區分</w:delText>
                </w:r>
              </w:del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90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C3019B3" w14:textId="3C7D87E8" w:rsidR="008464F4" w:rsidRPr="00F41EFA" w:rsidRDefault="008464F4" w:rsidP="007D08C0">
            <w:pPr>
              <w:widowControl/>
              <w:jc w:val="center"/>
              <w:rPr>
                <w:ins w:id="4791" w:author="v06v25n@yahoo.com.tw" w:date="2020-11-20T16:26:00Z"/>
                <w:rFonts w:ascii="標楷體" w:eastAsia="標楷體" w:hAnsi="標楷體" w:cs="新細明體"/>
                <w:color w:val="FF0000"/>
                <w:kern w:val="0"/>
                <w:highlight w:val="yellow"/>
                <w:rPrChange w:id="4792" w:author="ST1" w:date="2020-12-06T19:28:00Z">
                  <w:rPr>
                    <w:ins w:id="4793" w:author="v06v25n@yahoo.com.tw" w:date="2020-11-20T16:26:00Z"/>
                    <w:rFonts w:ascii="標楷體" w:eastAsia="標楷體" w:hAnsi="標楷體" w:cs="新細明體"/>
                    <w:color w:val="FF0000"/>
                    <w:kern w:val="0"/>
                  </w:rPr>
                </w:rPrChange>
              </w:rPr>
            </w:pPr>
            <w:ins w:id="4794" w:author="v06v25n@yahoo.com.tw" w:date="2020-11-20T16:27:00Z">
              <w:r w:rsidRPr="00F41EF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  <w:rPrChange w:id="4795" w:author="ST1" w:date="2020-12-06T19:28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96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C56B4AD" w14:textId="36D3A048" w:rsidR="008464F4" w:rsidRPr="00F41EFA" w:rsidRDefault="008464F4" w:rsidP="007D08C0">
            <w:pPr>
              <w:widowControl/>
              <w:jc w:val="center"/>
              <w:rPr>
                <w:ins w:id="4797" w:author="v06v25n@yahoo.com.tw" w:date="2020-11-20T16:26:00Z"/>
                <w:rFonts w:ascii="標楷體" w:eastAsia="標楷體" w:hAnsi="標楷體" w:cs="新細明體"/>
                <w:color w:val="FF0000"/>
                <w:kern w:val="0"/>
                <w:highlight w:val="yellow"/>
                <w:rPrChange w:id="4798" w:author="ST1" w:date="2020-12-06T19:28:00Z">
                  <w:rPr>
                    <w:ins w:id="4799" w:author="v06v25n@yahoo.com.tw" w:date="2020-11-20T16:26:00Z"/>
                    <w:rFonts w:ascii="標楷體" w:eastAsia="標楷體" w:hAnsi="標楷體" w:cs="新細明體"/>
                    <w:color w:val="FF0000"/>
                    <w:kern w:val="0"/>
                  </w:rPr>
                </w:rPrChange>
              </w:rPr>
            </w:pPr>
            <w:ins w:id="4800" w:author="v06v25n@yahoo.com.tw" w:date="2020-11-20T16:27:00Z">
              <w:r w:rsidRPr="00F41EF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  <w:rPrChange w:id="4801" w:author="ST1" w:date="2020-12-06T19:28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1</w:t>
              </w:r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PrChange w:id="4802" w:author="家興 余" w:date="2021-03-18T10:08:00Z">
              <w:tcPr>
                <w:tcW w:w="1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</w:tcPr>
            </w:tcPrChange>
          </w:tcPr>
          <w:p w14:paraId="6AEBE159" w14:textId="77777777" w:rsidR="008464F4" w:rsidRPr="00F41EFA" w:rsidRDefault="008464F4">
            <w:pPr>
              <w:widowControl/>
              <w:jc w:val="center"/>
              <w:rPr>
                <w:ins w:id="4803" w:author="家興 余" w:date="2021-01-21T09:28:00Z"/>
                <w:rFonts w:ascii="標楷體" w:eastAsia="標楷體" w:hAnsi="標楷體" w:cs="新細明體"/>
                <w:color w:val="FF0000"/>
                <w:kern w:val="0"/>
                <w:highlight w:val="yellow"/>
              </w:rPr>
              <w:pPrChange w:id="4804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PrChange w:id="4805" w:author="家興 余" w:date="2021-03-18T10:08:00Z">
              <w:tcPr>
                <w:tcW w:w="1879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FB8AB31" w14:textId="60244805" w:rsidR="008464F4" w:rsidRPr="00F41EFA" w:rsidRDefault="008464F4" w:rsidP="007D08C0">
            <w:pPr>
              <w:widowControl/>
              <w:rPr>
                <w:ins w:id="4806" w:author="v06v25n@yahoo.com.tw" w:date="2020-11-20T16:27:00Z"/>
                <w:rFonts w:ascii="標楷體" w:eastAsia="標楷體" w:hAnsi="標楷體" w:cs="新細明體"/>
                <w:color w:val="FF0000"/>
                <w:kern w:val="0"/>
                <w:highlight w:val="yellow"/>
                <w:rPrChange w:id="4807" w:author="ST1" w:date="2020-12-06T19:28:00Z">
                  <w:rPr>
                    <w:ins w:id="4808" w:author="v06v25n@yahoo.com.tw" w:date="2020-11-20T16:27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4809" w:author="v06v25n@yahoo.com.tw" w:date="2020-11-20T16:27:00Z">
              <w:r w:rsidRPr="00F41EF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  <w:rPrChange w:id="4810" w:author="ST1" w:date="2020-12-06T19:28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1</w:t>
              </w:r>
              <w:r w:rsidRPr="00F41EF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  <w:rPrChange w:id="4811" w:author="ST1" w:date="2020-12-06T19:28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ab/>
              </w:r>
            </w:ins>
            <w:ins w:id="4812" w:author="ST1" w:date="2020-12-06T19:28:00Z">
              <w:r w:rsidRPr="00F41EFA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  <w:rPrChange w:id="4813" w:author="ST1" w:date="2020-12-06T19:28:00Z">
                    <w:rPr>
                      <w:rFonts w:ascii="標楷體" w:eastAsia="標楷體" w:hAnsi="標楷體" w:cs="新細明體" w:hint="eastAsia"/>
                      <w:color w:val="FF0000"/>
                      <w:kern w:val="0"/>
                    </w:rPr>
                  </w:rPrChange>
                </w:rPr>
                <w:t>固定利率</w:t>
              </w:r>
            </w:ins>
            <w:ins w:id="4814" w:author="v06v25n@yahoo.com.tw" w:date="2020-11-20T16:27:00Z">
              <w:del w:id="4815" w:author="ST1" w:date="2020-12-06T19:28:00Z">
                <w:r w:rsidRPr="00F41EFA" w:rsidDel="00F41EFA">
                  <w:rPr>
                    <w:rFonts w:ascii="標楷體" w:eastAsia="標楷體" w:hAnsi="標楷體" w:cs="新細明體" w:hint="eastAsia"/>
                    <w:color w:val="FF0000"/>
                    <w:kern w:val="0"/>
                    <w:highlight w:val="yellow"/>
                    <w:rPrChange w:id="4816" w:author="ST1" w:date="2020-12-06T19:28:00Z">
                      <w:rPr>
                        <w:rFonts w:ascii="標楷體" w:eastAsia="標楷體" w:hAnsi="標楷體" w:cs="新細明體" w:hint="eastAsia"/>
                        <w:kern w:val="0"/>
                      </w:rPr>
                    </w:rPrChange>
                  </w:rPr>
                  <w:delText>機動</w:delText>
                </w:r>
              </w:del>
            </w:ins>
          </w:p>
          <w:p w14:paraId="1A8C6A1E" w14:textId="139FF973" w:rsidR="008464F4" w:rsidRPr="00F41EFA" w:rsidDel="00F41EFA" w:rsidRDefault="008464F4" w:rsidP="007D08C0">
            <w:pPr>
              <w:widowControl/>
              <w:rPr>
                <w:ins w:id="4817" w:author="v06v25n@yahoo.com.tw" w:date="2020-11-20T16:27:00Z"/>
                <w:del w:id="4818" w:author="ST1" w:date="2020-12-06T19:28:00Z"/>
                <w:rFonts w:ascii="標楷體" w:eastAsia="標楷體" w:hAnsi="標楷體" w:cs="新細明體"/>
                <w:color w:val="FF0000"/>
                <w:kern w:val="0"/>
                <w:highlight w:val="yellow"/>
                <w:rPrChange w:id="4819" w:author="ST1" w:date="2020-12-06T19:28:00Z">
                  <w:rPr>
                    <w:ins w:id="4820" w:author="v06v25n@yahoo.com.tw" w:date="2020-11-20T16:27:00Z"/>
                    <w:del w:id="4821" w:author="ST1" w:date="2020-12-06T19:28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4822" w:author="v06v25n@yahoo.com.tw" w:date="2020-11-20T16:27:00Z">
              <w:r w:rsidRPr="00F41EF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  <w:rPrChange w:id="4823" w:author="ST1" w:date="2020-12-06T19:28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2</w:t>
              </w:r>
              <w:r w:rsidRPr="00F41EF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  <w:rPrChange w:id="4824" w:author="ST1" w:date="2020-12-06T19:28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ab/>
              </w:r>
            </w:ins>
            <w:ins w:id="4825" w:author="ST1" w:date="2020-12-06T19:28:00Z">
              <w:r w:rsidRPr="00F41EFA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  <w:rPrChange w:id="4826" w:author="ST1" w:date="2020-12-06T19:28:00Z">
                    <w:rPr>
                      <w:rFonts w:ascii="標楷體" w:eastAsia="標楷體" w:hAnsi="標楷體" w:cs="新細明體" w:hint="eastAsia"/>
                      <w:color w:val="FF0000"/>
                      <w:kern w:val="0"/>
                    </w:rPr>
                  </w:rPrChange>
                </w:rPr>
                <w:t>加碼利率</w:t>
              </w:r>
            </w:ins>
            <w:ins w:id="4827" w:author="v06v25n@yahoo.com.tw" w:date="2020-11-20T16:27:00Z">
              <w:del w:id="4828" w:author="ST1" w:date="2020-12-06T19:28:00Z">
                <w:r w:rsidRPr="00F41EFA" w:rsidDel="00F41EFA">
                  <w:rPr>
                    <w:rFonts w:ascii="標楷體" w:eastAsia="標楷體" w:hAnsi="標楷體" w:cs="新細明體" w:hint="eastAsia"/>
                    <w:color w:val="FF0000"/>
                    <w:kern w:val="0"/>
                    <w:highlight w:val="yellow"/>
                    <w:rPrChange w:id="4829" w:author="ST1" w:date="2020-12-06T19:28:00Z">
                      <w:rPr>
                        <w:rFonts w:ascii="標楷體" w:eastAsia="標楷體" w:hAnsi="標楷體" w:cs="新細明體" w:hint="eastAsia"/>
                        <w:kern w:val="0"/>
                      </w:rPr>
                    </w:rPrChange>
                  </w:rPr>
                  <w:delText>固動</w:delText>
                </w:r>
              </w:del>
            </w:ins>
          </w:p>
          <w:p w14:paraId="255E4A15" w14:textId="73796837" w:rsidR="008464F4" w:rsidRPr="00F41EFA" w:rsidRDefault="008464F4" w:rsidP="007D08C0">
            <w:pPr>
              <w:widowControl/>
              <w:rPr>
                <w:ins w:id="4830" w:author="v06v25n@yahoo.com.tw" w:date="2020-11-20T16:26:00Z"/>
                <w:rFonts w:ascii="標楷體" w:eastAsia="標楷體" w:hAnsi="標楷體" w:cs="新細明體"/>
                <w:color w:val="FF0000"/>
                <w:kern w:val="0"/>
                <w:highlight w:val="yellow"/>
                <w:rPrChange w:id="4831" w:author="ST1" w:date="2020-12-06T19:28:00Z">
                  <w:rPr>
                    <w:ins w:id="4832" w:author="v06v25n@yahoo.com.tw" w:date="2020-11-20T16:26:00Z"/>
                    <w:rFonts w:ascii="標楷體" w:eastAsia="標楷體" w:hAnsi="標楷體" w:cs="新細明體"/>
                    <w:color w:val="FF0000"/>
                    <w:kern w:val="0"/>
                  </w:rPr>
                </w:rPrChange>
              </w:rPr>
            </w:pPr>
            <w:ins w:id="4833" w:author="v06v25n@yahoo.com.tw" w:date="2020-11-20T16:27:00Z">
              <w:del w:id="4834" w:author="ST1" w:date="2020-12-06T19:28:00Z">
                <w:r w:rsidRPr="00F41EFA" w:rsidDel="00F41EFA">
                  <w:rPr>
                    <w:rFonts w:ascii="標楷體" w:eastAsia="標楷體" w:hAnsi="標楷體" w:cs="新細明體"/>
                    <w:color w:val="FF0000"/>
                    <w:kern w:val="0"/>
                    <w:highlight w:val="yellow"/>
                    <w:rPrChange w:id="4835" w:author="ST1" w:date="2020-12-06T19:28:00Z">
                      <w:rPr>
                        <w:rFonts w:ascii="標楷體" w:eastAsia="標楷體" w:hAnsi="標楷體" w:cs="新細明體"/>
                        <w:kern w:val="0"/>
                      </w:rPr>
                    </w:rPrChange>
                  </w:rPr>
                  <w:delText>3</w:delText>
                </w:r>
                <w:r w:rsidRPr="00F41EFA" w:rsidDel="00F41EFA">
                  <w:rPr>
                    <w:rFonts w:ascii="標楷體" w:eastAsia="標楷體" w:hAnsi="標楷體" w:cs="新細明體"/>
                    <w:color w:val="FF0000"/>
                    <w:kern w:val="0"/>
                    <w:highlight w:val="yellow"/>
                    <w:rPrChange w:id="4836" w:author="ST1" w:date="2020-12-06T19:28:00Z">
                      <w:rPr>
                        <w:rFonts w:ascii="標楷體" w:eastAsia="標楷體" w:hAnsi="標楷體" w:cs="新細明體"/>
                        <w:kern w:val="0"/>
                      </w:rPr>
                    </w:rPrChange>
                  </w:rPr>
                  <w:tab/>
                </w:r>
                <w:r w:rsidRPr="00F41EFA" w:rsidDel="00F41EFA">
                  <w:rPr>
                    <w:rFonts w:ascii="標楷體" w:eastAsia="標楷體" w:hAnsi="標楷體" w:cs="新細明體" w:hint="eastAsia"/>
                    <w:color w:val="FF0000"/>
                    <w:kern w:val="0"/>
                    <w:highlight w:val="yellow"/>
                    <w:rPrChange w:id="4837" w:author="ST1" w:date="2020-12-06T19:28:00Z">
                      <w:rPr>
                        <w:rFonts w:ascii="標楷體" w:eastAsia="標楷體" w:hAnsi="標楷體" w:cs="新細明體" w:hint="eastAsia"/>
                        <w:kern w:val="0"/>
                      </w:rPr>
                    </w:rPrChange>
                  </w:rPr>
                  <w:delText>定期機動</w:delText>
                </w:r>
              </w:del>
            </w:ins>
          </w:p>
        </w:tc>
      </w:tr>
      <w:tr w:rsidR="008464F4" w:rsidRPr="000F4A4A" w14:paraId="4CE7A76E" w14:textId="77777777" w:rsidTr="00B63420">
        <w:trPr>
          <w:trHeight w:val="340"/>
          <w:ins w:id="4838" w:author="v06v25n@yahoo.com.tw" w:date="2020-11-20T16:26:00Z"/>
          <w:trPrChange w:id="4839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840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2F7440C2" w14:textId="77777777" w:rsidR="008464F4" w:rsidRPr="000F4A4A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ins w:id="4841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842" w:author="家興 余" w:date="2021-03-18T10:08:00Z">
              <w:tcPr>
                <w:tcW w:w="1158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9E51324" w14:textId="196C7457" w:rsidR="008464F4" w:rsidRPr="00487EDD" w:rsidRDefault="008464F4">
            <w:pPr>
              <w:widowControl/>
              <w:ind w:firstLineChars="100" w:firstLine="240"/>
              <w:rPr>
                <w:ins w:id="4843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  <w:pPrChange w:id="4844" w:author="v06v25n@yahoo.com.tw" w:date="2020-11-20T17:23:00Z">
                <w:pPr>
                  <w:widowControl/>
                </w:pPr>
              </w:pPrChange>
            </w:pPr>
            <w:ins w:id="4845" w:author="v06v25n@yahoo.com.tw" w:date="2020-11-20T16:27:00Z"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846" w:author="v06v25n@yahoo.com.tw" w:date="2020-11-20T16:27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t>StepRateIncr</w:t>
              </w:r>
            </w:ins>
          </w:p>
        </w:tc>
        <w:tc>
          <w:tcPr>
            <w:tcW w:w="1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847" w:author="家興 余" w:date="2021-03-18T10:08:00Z">
              <w:tcPr>
                <w:tcW w:w="1094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41C1C8E" w14:textId="70B7DDA2" w:rsidR="008464F4" w:rsidRPr="00487EDD" w:rsidRDefault="008464F4" w:rsidP="007D08C0">
            <w:pPr>
              <w:widowControl/>
              <w:rPr>
                <w:ins w:id="4848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849" w:author="v06v25n@yahoo.com.tw" w:date="2020-11-20T16:27:00Z">
              <w:r w:rsidRPr="00487EDD">
                <w:rPr>
                  <w:rFonts w:ascii="標楷體" w:eastAsia="標楷體" w:hAnsi="標楷體" w:cs="新細明體" w:hint="eastAsia"/>
                  <w:color w:val="FF0000"/>
                  <w:kern w:val="0"/>
                  <w:rPrChange w:id="4850" w:author="v06v25n@yahoo.com.tw" w:date="2020-11-20T16:27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t>階梯式利率－加碼利率</w:t>
              </w:r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851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5802A35" w14:textId="58BE7A40" w:rsidR="008464F4" w:rsidRPr="00487EDD" w:rsidRDefault="008464F4" w:rsidP="007D08C0">
            <w:pPr>
              <w:widowControl/>
              <w:jc w:val="center"/>
              <w:rPr>
                <w:ins w:id="4852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853" w:author="v06v25n@yahoo.com.tw" w:date="2020-11-20T16:27:00Z"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854" w:author="v06v25n@yahoo.com.tw" w:date="2020-11-20T16:27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855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0E01D0D" w14:textId="1E64C065" w:rsidR="008464F4" w:rsidRPr="00487EDD" w:rsidRDefault="008464F4" w:rsidP="007D08C0">
            <w:pPr>
              <w:widowControl/>
              <w:jc w:val="center"/>
              <w:rPr>
                <w:ins w:id="4856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857" w:author="v06v25n@yahoo.com.tw" w:date="2020-11-20T16:27:00Z"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858" w:author="v06v25n@yahoo.com.tw" w:date="2020-11-20T16:27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2.4</w:t>
              </w:r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PrChange w:id="4859" w:author="家興 余" w:date="2021-03-18T10:08:00Z">
              <w:tcPr>
                <w:tcW w:w="1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</w:tcPr>
            </w:tcPrChange>
          </w:tcPr>
          <w:p w14:paraId="5199999B" w14:textId="77777777" w:rsidR="008464F4" w:rsidRPr="00487EDD" w:rsidRDefault="008464F4">
            <w:pPr>
              <w:widowControl/>
              <w:jc w:val="center"/>
              <w:rPr>
                <w:ins w:id="4860" w:author="家興 余" w:date="2021-01-21T09:28:00Z"/>
                <w:rFonts w:ascii="標楷體" w:eastAsia="標楷體" w:hAnsi="標楷體" w:cs="新細明體"/>
                <w:color w:val="FF0000"/>
                <w:kern w:val="0"/>
              </w:rPr>
              <w:pPrChange w:id="4861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PrChange w:id="4862" w:author="家興 余" w:date="2021-03-18T10:08:00Z">
              <w:tcPr>
                <w:tcW w:w="1879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0C767D9" w14:textId="763104FF" w:rsidR="008464F4" w:rsidRPr="00487EDD" w:rsidRDefault="008464F4" w:rsidP="007D08C0">
            <w:pPr>
              <w:widowControl/>
              <w:rPr>
                <w:ins w:id="4863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864" w:author="v06v25n@yahoo.com.tw" w:date="2020-11-20T16:27:00Z"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865" w:author="v06v25n@yahoo.com.tw" w:date="2020-11-20T16:27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00.0000 or -00.0000</w:t>
              </w:r>
            </w:ins>
          </w:p>
        </w:tc>
      </w:tr>
      <w:tr w:rsidR="008464F4" w:rsidRPr="000F4A4A" w:rsidDel="00487EDD" w14:paraId="5690E50D" w14:textId="77777777" w:rsidTr="00B63420">
        <w:trPr>
          <w:trHeight w:val="340"/>
          <w:del w:id="4866" w:author="v06v25n@yahoo.com.tw" w:date="2020-11-20T16:28:00Z"/>
          <w:trPrChange w:id="4867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868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5BD37BD8" w14:textId="20C5E447" w:rsidR="008464F4" w:rsidRPr="00487EDD" w:rsidDel="00487EDD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869" w:author="v06v25n@yahoo.com.tw" w:date="2020-11-20T16:28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4870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5B42EF06" w14:textId="62D3420C" w:rsidR="008464F4" w:rsidDel="00487EDD" w:rsidRDefault="008464F4" w:rsidP="007D08C0">
            <w:pPr>
              <w:widowControl/>
              <w:rPr>
                <w:del w:id="4871" w:author="v06v25n@yahoo.com.tw" w:date="2020-11-20T16:28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1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872" w:author="家興 余" w:date="2021-03-18T10:08:00Z">
              <w:tcPr>
                <w:tcW w:w="1094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1D8A60D" w14:textId="5D99A06C" w:rsidR="008464F4" w:rsidRPr="001E2DEA" w:rsidDel="00487EDD" w:rsidRDefault="008464F4" w:rsidP="007D08C0">
            <w:pPr>
              <w:widowControl/>
              <w:rPr>
                <w:del w:id="4873" w:author="v06v25n@yahoo.com.tw" w:date="2020-11-20T16:28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874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F6717A3" w14:textId="69AC35CF" w:rsidR="008464F4" w:rsidRPr="00487EDD" w:rsidDel="00487EDD" w:rsidRDefault="008464F4" w:rsidP="007D08C0">
            <w:pPr>
              <w:widowControl/>
              <w:jc w:val="center"/>
              <w:rPr>
                <w:del w:id="4875" w:author="v06v25n@yahoo.com.tw" w:date="2020-11-20T16:28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876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102BD08" w14:textId="0E993998" w:rsidR="008464F4" w:rsidRPr="00487EDD" w:rsidDel="00487EDD" w:rsidRDefault="008464F4" w:rsidP="007D08C0">
            <w:pPr>
              <w:widowControl/>
              <w:jc w:val="center"/>
              <w:rPr>
                <w:del w:id="4877" w:author="v06v25n@yahoo.com.tw" w:date="2020-11-20T16:28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nil"/>
            </w:tcBorders>
            <w:tcPrChange w:id="4878" w:author="家興 余" w:date="2021-03-18T10:08:00Z">
              <w:tcPr>
                <w:tcW w:w="1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0C527B3" w14:textId="77777777" w:rsidR="008464F4" w:rsidRPr="001E2DEA" w:rsidDel="00487EDD" w:rsidRDefault="008464F4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ins w:id="4879" w:author="家興 余" w:date="2021-01-21T09:28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1264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880" w:author="家興 余" w:date="2021-03-18T10:08:00Z">
              <w:tcPr>
                <w:tcW w:w="1879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11A9634" w14:textId="0CA6A99A" w:rsidR="008464F4" w:rsidRPr="001E2DEA" w:rsidDel="00487EDD" w:rsidRDefault="008464F4" w:rsidP="007D08C0">
            <w:pPr>
              <w:widowControl/>
              <w:rPr>
                <w:del w:id="4881" w:author="v06v25n@yahoo.com.tw" w:date="2020-11-20T16:28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</w:tr>
      <w:tr w:rsidR="008464F4" w:rsidRPr="008F20B5" w:rsidDel="00B63420" w14:paraId="49942090" w14:textId="6957B26F" w:rsidTr="00B63420">
        <w:trPr>
          <w:gridAfter w:val="1"/>
          <w:wAfter w:w="566" w:type="dxa"/>
          <w:trHeight w:val="340"/>
          <w:del w:id="4882" w:author="家興 余" w:date="2021-03-18T10:09:00Z"/>
        </w:trPr>
        <w:tc>
          <w:tcPr>
            <w:tcW w:w="274" w:type="pct"/>
            <w:shd w:val="clear" w:color="auto" w:fill="auto"/>
            <w:vAlign w:val="center"/>
          </w:tcPr>
          <w:p w14:paraId="6486D0B8" w14:textId="36C98878" w:rsidR="008464F4" w:rsidRPr="004A1C2C" w:rsidDel="00B6342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883" w:author="家興 余" w:date="2021-03-18T10:09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23020EAB" w14:textId="4B2E840D" w:rsidR="008464F4" w:rsidRPr="00D775B7" w:rsidDel="00B63420" w:rsidRDefault="008464F4" w:rsidP="007D08C0">
            <w:pPr>
              <w:widowControl/>
              <w:rPr>
                <w:del w:id="4884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885" w:author="ST1" w:date="2020-11-25T01:05:00Z">
                  <w:rPr>
                    <w:del w:id="4886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4887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888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L2153BreachaOccurs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20F97836" w14:textId="528CD10C" w:rsidR="008464F4" w:rsidRPr="00D775B7" w:rsidDel="00B63420" w:rsidRDefault="008464F4" w:rsidP="007D08C0">
            <w:pPr>
              <w:widowControl/>
              <w:rPr>
                <w:del w:id="4889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890" w:author="ST1" w:date="2020-11-25T01:05:00Z">
                  <w:rPr>
                    <w:del w:id="4891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D856B0A" w14:textId="7F3C8987" w:rsidR="008464F4" w:rsidRPr="00D775B7" w:rsidDel="00B63420" w:rsidRDefault="008464F4" w:rsidP="007D08C0">
            <w:pPr>
              <w:widowControl/>
              <w:jc w:val="center"/>
              <w:rPr>
                <w:del w:id="4892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893" w:author="ST1" w:date="2020-11-25T01:05:00Z">
                  <w:rPr>
                    <w:del w:id="4894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26813AF" w14:textId="50750DE2" w:rsidR="008464F4" w:rsidRPr="00D775B7" w:rsidDel="00B63420" w:rsidRDefault="008464F4" w:rsidP="007D08C0">
            <w:pPr>
              <w:widowControl/>
              <w:jc w:val="center"/>
              <w:rPr>
                <w:del w:id="4895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896" w:author="ST1" w:date="2020-11-25T01:05:00Z">
                  <w:rPr>
                    <w:del w:id="4897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</w:tcPr>
          <w:p w14:paraId="0DC7EB22" w14:textId="71EB4234" w:rsidR="008464F4" w:rsidRPr="00D775B7" w:rsidDel="00B63420" w:rsidRDefault="008464F4" w:rsidP="007D08C0">
            <w:pPr>
              <w:widowControl/>
              <w:rPr>
                <w:del w:id="4898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899" w:author="ST1" w:date="2020-11-25T01:05:00Z">
                  <w:rPr>
                    <w:del w:id="4900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901" w:author="家興 余" w:date="2021-03-18T10:09:00Z">
              <w:r w:rsidRPr="00D775B7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4902" w:author="ST1" w:date="2020-11-25T01:0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違約適用方式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03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001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04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D775B7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4905" w:author="ST1" w:date="2020-11-25T01:0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綁約專案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06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[按年分段]</w:delText>
              </w:r>
              <w:r w:rsidRPr="00D775B7" w:rsidDel="00B63420">
                <w:rPr>
                  <w:rFonts w:ascii="標楷體" w:eastAsia="標楷體" w:hAnsi="標楷體" w:hint="eastAsia"/>
                  <w:strike/>
                  <w:color w:val="0070C0"/>
                  <w:lang w:eastAsia="zh-HK"/>
                  <w:rPrChange w:id="4907" w:author="ST1" w:date="2020-11-25T01:05:00Z">
                    <w:rPr>
                      <w:rFonts w:ascii="標楷體" w:eastAsia="標楷體" w:hAnsi="標楷體" w:hint="eastAsia"/>
                      <w:lang w:eastAsia="zh-HK"/>
                    </w:rPr>
                  </w:rPrChange>
                </w:rPr>
                <w:delText>時</w:delText>
              </w:r>
              <w:r w:rsidRPr="00D775B7" w:rsidDel="00B63420">
                <w:rPr>
                  <w:rFonts w:ascii="標楷體" w:eastAsia="標楷體" w:hAnsi="標楷體" w:hint="eastAsia"/>
                  <w:strike/>
                  <w:color w:val="0070C0"/>
                  <w:rPrChange w:id="4908" w:author="ST1" w:date="2020-11-25T01:05:00Z">
                    <w:rPr>
                      <w:rFonts w:ascii="標楷體" w:eastAsia="標楷體" w:hAnsi="標楷體" w:hint="eastAsia"/>
                    </w:rPr>
                  </w:rPrChange>
                </w:rPr>
                <w:delText>必須輸入，可輸入多組，最少</w:delText>
              </w:r>
              <w:r w:rsidRPr="00D775B7" w:rsidDel="00B63420">
                <w:rPr>
                  <w:rFonts w:ascii="標楷體" w:eastAsia="標楷體" w:hAnsi="標楷體"/>
                  <w:strike/>
                  <w:color w:val="0070C0"/>
                  <w:rPrChange w:id="4909" w:author="ST1" w:date="2020-11-25T01:05:00Z">
                    <w:rPr>
                      <w:rFonts w:ascii="標楷體" w:eastAsia="標楷體" w:hAnsi="標楷體"/>
                    </w:rPr>
                  </w:rPrChange>
                </w:rPr>
                <w:delText>1</w:delText>
              </w:r>
              <w:r w:rsidRPr="00D775B7" w:rsidDel="00B63420">
                <w:rPr>
                  <w:rFonts w:ascii="標楷體" w:eastAsia="標楷體" w:hAnsi="標楷體" w:hint="eastAsia"/>
                  <w:strike/>
                  <w:color w:val="0070C0"/>
                  <w:rPrChange w:id="4910" w:author="ST1" w:date="2020-11-25T01:05:00Z">
                    <w:rPr>
                      <w:rFonts w:ascii="標楷體" w:eastAsia="標楷體" w:hAnsi="標楷體" w:hint="eastAsia"/>
                    </w:rPr>
                  </w:rPrChange>
                </w:rPr>
                <w:delText>組</w:delText>
              </w:r>
            </w:del>
          </w:p>
        </w:tc>
      </w:tr>
      <w:tr w:rsidR="008464F4" w:rsidRPr="008F20B5" w:rsidDel="00B63420" w14:paraId="5E2F7D00" w14:textId="1F3C36F8" w:rsidTr="00B63420">
        <w:trPr>
          <w:gridAfter w:val="1"/>
          <w:wAfter w:w="566" w:type="dxa"/>
          <w:trHeight w:val="340"/>
          <w:del w:id="4911" w:author="家興 余" w:date="2021-03-18T10:09:00Z"/>
        </w:trPr>
        <w:tc>
          <w:tcPr>
            <w:tcW w:w="274" w:type="pct"/>
            <w:shd w:val="clear" w:color="auto" w:fill="auto"/>
            <w:vAlign w:val="center"/>
          </w:tcPr>
          <w:p w14:paraId="1D16F517" w14:textId="64653BBE" w:rsidR="008464F4" w:rsidRPr="004A1C2C" w:rsidDel="00B6342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912" w:author="家興 余" w:date="2021-03-18T10:09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14C52496" w14:textId="30F9A65D" w:rsidR="008464F4" w:rsidRPr="00D775B7" w:rsidDel="00B63420" w:rsidRDefault="008464F4" w:rsidP="007D08C0">
            <w:pPr>
              <w:widowControl/>
              <w:ind w:leftChars="100" w:left="240"/>
              <w:rPr>
                <w:del w:id="4913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14" w:author="ST1" w:date="2020-11-25T01:05:00Z">
                  <w:rPr>
                    <w:del w:id="4915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4916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17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BreachaYyA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6A194EEE" w14:textId="6BE2EEB3" w:rsidR="008464F4" w:rsidRPr="00D775B7" w:rsidDel="00B63420" w:rsidRDefault="008464F4" w:rsidP="007D08C0">
            <w:pPr>
              <w:widowControl/>
              <w:rPr>
                <w:del w:id="4918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19" w:author="ST1" w:date="2020-11-25T01:05:00Z">
                  <w:rPr>
                    <w:del w:id="4920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4921" w:author="家興 余" w:date="2021-03-18T10:09:00Z">
              <w:r w:rsidRPr="00D775B7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4922" w:author="ST1" w:date="2020-11-25T01:05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delText>提前清償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23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-未滿年數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7F5E264" w14:textId="30440AE4" w:rsidR="008464F4" w:rsidRPr="00D775B7" w:rsidDel="00B63420" w:rsidRDefault="008464F4" w:rsidP="007D08C0">
            <w:pPr>
              <w:widowControl/>
              <w:jc w:val="center"/>
              <w:rPr>
                <w:del w:id="4924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25" w:author="ST1" w:date="2020-11-25T01:05:00Z">
                  <w:rPr>
                    <w:del w:id="4926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927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28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9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EFAFFAD" w14:textId="0CBD7E81" w:rsidR="008464F4" w:rsidRPr="00D775B7" w:rsidDel="00B63420" w:rsidRDefault="008464F4" w:rsidP="007D08C0">
            <w:pPr>
              <w:widowControl/>
              <w:jc w:val="center"/>
              <w:rPr>
                <w:del w:id="4929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30" w:author="ST1" w:date="2020-11-25T01:05:00Z">
                  <w:rPr>
                    <w:del w:id="4931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932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33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</w:delText>
              </w:r>
            </w:del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</w:tcPr>
          <w:p w14:paraId="5E2F7885" w14:textId="5CAACB0A" w:rsidR="008464F4" w:rsidRPr="00D775B7" w:rsidDel="00B63420" w:rsidRDefault="008464F4" w:rsidP="007D08C0">
            <w:pPr>
              <w:widowControl/>
              <w:rPr>
                <w:del w:id="4934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35" w:author="ST1" w:date="2020-11-25T01:05:00Z">
                  <w:rPr>
                    <w:del w:id="4936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464F4" w:rsidRPr="008F20B5" w:rsidDel="00B63420" w14:paraId="29BC61C0" w14:textId="4D8E7387" w:rsidTr="00B63420">
        <w:trPr>
          <w:gridAfter w:val="1"/>
          <w:wAfter w:w="566" w:type="dxa"/>
          <w:trHeight w:val="340"/>
          <w:del w:id="4937" w:author="家興 余" w:date="2021-03-18T10:09:00Z"/>
        </w:trPr>
        <w:tc>
          <w:tcPr>
            <w:tcW w:w="274" w:type="pct"/>
            <w:shd w:val="clear" w:color="auto" w:fill="auto"/>
            <w:vAlign w:val="center"/>
          </w:tcPr>
          <w:p w14:paraId="2F643956" w14:textId="641596FE" w:rsidR="008464F4" w:rsidRPr="004A1C2C" w:rsidDel="00B6342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938" w:author="家興 余" w:date="2021-03-18T10:09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32F86352" w14:textId="7B86C07C" w:rsidR="008464F4" w:rsidRPr="00D775B7" w:rsidDel="00B63420" w:rsidRDefault="008464F4" w:rsidP="007D08C0">
            <w:pPr>
              <w:widowControl/>
              <w:ind w:leftChars="100" w:left="240"/>
              <w:rPr>
                <w:del w:id="4939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40" w:author="ST1" w:date="2020-11-25T01:05:00Z">
                  <w:rPr>
                    <w:del w:id="4941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4942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43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BreachaYyB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7E071AC6" w14:textId="456725B0" w:rsidR="008464F4" w:rsidRPr="00D775B7" w:rsidDel="00B63420" w:rsidRDefault="008464F4" w:rsidP="007D08C0">
            <w:pPr>
              <w:widowControl/>
              <w:rPr>
                <w:del w:id="4944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45" w:author="ST1" w:date="2020-11-25T01:05:00Z">
                  <w:rPr>
                    <w:del w:id="4946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4947" w:author="家興 余" w:date="2021-03-18T10:09:00Z">
              <w:r w:rsidRPr="00D775B7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4948" w:author="ST1" w:date="2020-11-25T01:05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delText>提前清償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49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-期滿年數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719B23E6" w14:textId="08F13432" w:rsidR="008464F4" w:rsidRPr="00D775B7" w:rsidDel="00B63420" w:rsidRDefault="008464F4" w:rsidP="007D08C0">
            <w:pPr>
              <w:widowControl/>
              <w:jc w:val="center"/>
              <w:rPr>
                <w:del w:id="4950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51" w:author="ST1" w:date="2020-11-25T01:05:00Z">
                  <w:rPr>
                    <w:del w:id="4952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953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54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9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7BD2610" w14:textId="5467932E" w:rsidR="008464F4" w:rsidRPr="00D775B7" w:rsidDel="00B63420" w:rsidRDefault="008464F4" w:rsidP="007D08C0">
            <w:pPr>
              <w:widowControl/>
              <w:jc w:val="center"/>
              <w:rPr>
                <w:del w:id="4955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56" w:author="ST1" w:date="2020-11-25T01:05:00Z">
                  <w:rPr>
                    <w:del w:id="4957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958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59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</w:delText>
              </w:r>
            </w:del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</w:tcPr>
          <w:p w14:paraId="5E6A2939" w14:textId="24864193" w:rsidR="008464F4" w:rsidRPr="00D775B7" w:rsidDel="00B63420" w:rsidRDefault="008464F4" w:rsidP="007D08C0">
            <w:pPr>
              <w:widowControl/>
              <w:rPr>
                <w:del w:id="4960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61" w:author="ST1" w:date="2020-11-25T01:05:00Z">
                  <w:rPr>
                    <w:del w:id="4962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464F4" w:rsidRPr="008F20B5" w:rsidDel="00B63420" w14:paraId="5A161E5B" w14:textId="7EDC63EA" w:rsidTr="00B63420">
        <w:trPr>
          <w:gridAfter w:val="1"/>
          <w:wAfter w:w="566" w:type="dxa"/>
          <w:trHeight w:val="340"/>
          <w:del w:id="4963" w:author="家興 余" w:date="2021-03-18T10:09:00Z"/>
        </w:trPr>
        <w:tc>
          <w:tcPr>
            <w:tcW w:w="274" w:type="pct"/>
            <w:shd w:val="clear" w:color="auto" w:fill="auto"/>
            <w:vAlign w:val="center"/>
          </w:tcPr>
          <w:p w14:paraId="42D5174D" w14:textId="6CF2D4B0" w:rsidR="008464F4" w:rsidRPr="004A1C2C" w:rsidDel="00B6342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964" w:author="家興 余" w:date="2021-03-18T10:09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03EBC230" w14:textId="4A0F55F7" w:rsidR="008464F4" w:rsidRPr="00D775B7" w:rsidDel="00B63420" w:rsidRDefault="008464F4" w:rsidP="007D08C0">
            <w:pPr>
              <w:widowControl/>
              <w:ind w:leftChars="100" w:left="240"/>
              <w:rPr>
                <w:del w:id="4965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66" w:author="ST1" w:date="2020-11-25T01:05:00Z">
                  <w:rPr>
                    <w:del w:id="4967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4968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69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BreachaPercent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06855D6B" w14:textId="4987069E" w:rsidR="008464F4" w:rsidRPr="00D775B7" w:rsidDel="00B63420" w:rsidRDefault="008464F4" w:rsidP="007D08C0">
            <w:pPr>
              <w:widowControl/>
              <w:rPr>
                <w:del w:id="4970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71" w:author="ST1" w:date="2020-11-25T01:05:00Z">
                  <w:rPr>
                    <w:del w:id="4972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4973" w:author="家興 余" w:date="2021-03-18T10:09:00Z">
              <w:r w:rsidRPr="00D775B7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4974" w:author="ST1" w:date="2020-11-25T01:05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delText>違約率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75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(%)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455D8B44" w14:textId="49A2A224" w:rsidR="008464F4" w:rsidRPr="00D775B7" w:rsidDel="00B63420" w:rsidRDefault="008464F4" w:rsidP="007D08C0">
            <w:pPr>
              <w:widowControl/>
              <w:jc w:val="center"/>
              <w:rPr>
                <w:del w:id="4976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77" w:author="ST1" w:date="2020-11-25T01:05:00Z">
                  <w:rPr>
                    <w:del w:id="4978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979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80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0B48ECA" w14:textId="652A8E3B" w:rsidR="008464F4" w:rsidRPr="00D775B7" w:rsidDel="00B63420" w:rsidRDefault="008464F4" w:rsidP="007D08C0">
            <w:pPr>
              <w:widowControl/>
              <w:jc w:val="center"/>
              <w:rPr>
                <w:del w:id="4981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82" w:author="ST1" w:date="2020-11-25T01:05:00Z">
                  <w:rPr>
                    <w:del w:id="4983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984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85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1.2</w:delText>
              </w:r>
            </w:del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</w:tcPr>
          <w:p w14:paraId="19D6A21E" w14:textId="7AED5B81" w:rsidR="008464F4" w:rsidRPr="00D775B7" w:rsidDel="00B63420" w:rsidRDefault="008464F4" w:rsidP="007D08C0">
            <w:pPr>
              <w:widowControl/>
              <w:rPr>
                <w:del w:id="4986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87" w:author="ST1" w:date="2020-11-25T01:05:00Z">
                  <w:rPr>
                    <w:del w:id="4988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989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90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0.00</w:delText>
              </w:r>
            </w:del>
          </w:p>
        </w:tc>
      </w:tr>
      <w:tr w:rsidR="008464F4" w:rsidRPr="008F20B5" w:rsidDel="00B63420" w14:paraId="66ABD4CD" w14:textId="6A2602DD" w:rsidTr="00B63420">
        <w:trPr>
          <w:gridAfter w:val="1"/>
          <w:wAfter w:w="566" w:type="dxa"/>
          <w:trHeight w:val="340"/>
          <w:del w:id="4991" w:author="家興 余" w:date="2021-03-18T10:09:00Z"/>
        </w:trPr>
        <w:tc>
          <w:tcPr>
            <w:tcW w:w="274" w:type="pct"/>
            <w:shd w:val="clear" w:color="auto" w:fill="auto"/>
            <w:vAlign w:val="center"/>
          </w:tcPr>
          <w:p w14:paraId="125B3561" w14:textId="67F1F22E" w:rsidR="008464F4" w:rsidRPr="004A1C2C" w:rsidDel="00B6342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992" w:author="家興 余" w:date="2021-03-18T10:09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501B7CED" w14:textId="2C5C214A" w:rsidR="008464F4" w:rsidRPr="00D775B7" w:rsidDel="00B63420" w:rsidRDefault="008464F4" w:rsidP="007D08C0">
            <w:pPr>
              <w:widowControl/>
              <w:rPr>
                <w:del w:id="4993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94" w:author="ST1" w:date="2020-11-25T01:05:00Z">
                  <w:rPr>
                    <w:del w:id="4995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4996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97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L2153BreachbOccurs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49947883" w14:textId="6575E2EE" w:rsidR="008464F4" w:rsidRPr="00D775B7" w:rsidDel="00B63420" w:rsidRDefault="008464F4" w:rsidP="007D08C0">
            <w:pPr>
              <w:widowControl/>
              <w:rPr>
                <w:del w:id="4998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99" w:author="ST1" w:date="2020-11-25T01:05:00Z">
                  <w:rPr>
                    <w:del w:id="5000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FE004AB" w14:textId="768FB680" w:rsidR="008464F4" w:rsidRPr="00D775B7" w:rsidDel="00B63420" w:rsidRDefault="008464F4" w:rsidP="007D08C0">
            <w:pPr>
              <w:widowControl/>
              <w:jc w:val="center"/>
              <w:rPr>
                <w:del w:id="5001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02" w:author="ST1" w:date="2020-11-25T01:05:00Z">
                  <w:rPr>
                    <w:del w:id="5003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01FEE1C" w14:textId="025937E0" w:rsidR="008464F4" w:rsidRPr="00D775B7" w:rsidDel="00B63420" w:rsidRDefault="008464F4" w:rsidP="007D08C0">
            <w:pPr>
              <w:widowControl/>
              <w:jc w:val="center"/>
              <w:rPr>
                <w:del w:id="5004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05" w:author="ST1" w:date="2020-11-25T01:05:00Z">
                  <w:rPr>
                    <w:del w:id="5006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</w:tcPr>
          <w:p w14:paraId="53FE87C8" w14:textId="7570241A" w:rsidR="008464F4" w:rsidRPr="00D775B7" w:rsidDel="00B63420" w:rsidRDefault="008464F4" w:rsidP="007D08C0">
            <w:pPr>
              <w:widowControl/>
              <w:rPr>
                <w:del w:id="5007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08" w:author="ST1" w:date="2020-11-25T01:05:00Z">
                  <w:rPr>
                    <w:del w:id="5009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5010" w:author="家興 余" w:date="2021-03-18T10:09:00Z">
              <w:r w:rsidRPr="00D775B7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5011" w:author="ST1" w:date="2020-11-25T01:0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違約適用方式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12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002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13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D775B7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5014" w:author="ST1" w:date="2020-11-25T01:0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綁約專案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15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[按月分段]</w:delText>
              </w:r>
              <w:r w:rsidRPr="00D775B7" w:rsidDel="00B63420">
                <w:rPr>
                  <w:rFonts w:ascii="標楷體" w:eastAsia="標楷體" w:hAnsi="標楷體" w:hint="eastAsia"/>
                  <w:strike/>
                  <w:color w:val="0070C0"/>
                  <w:lang w:eastAsia="zh-HK"/>
                  <w:rPrChange w:id="5016" w:author="ST1" w:date="2020-11-25T01:05:00Z">
                    <w:rPr>
                      <w:rFonts w:ascii="標楷體" w:eastAsia="標楷體" w:hAnsi="標楷體" w:hint="eastAsia"/>
                      <w:lang w:eastAsia="zh-HK"/>
                    </w:rPr>
                  </w:rPrChange>
                </w:rPr>
                <w:delText>時</w:delText>
              </w:r>
              <w:r w:rsidRPr="00D775B7" w:rsidDel="00B63420">
                <w:rPr>
                  <w:rFonts w:ascii="標楷體" w:eastAsia="標楷體" w:hAnsi="標楷體" w:hint="eastAsia"/>
                  <w:strike/>
                  <w:color w:val="0070C0"/>
                  <w:rPrChange w:id="5017" w:author="ST1" w:date="2020-11-25T01:05:00Z">
                    <w:rPr>
                      <w:rFonts w:ascii="標楷體" w:eastAsia="標楷體" w:hAnsi="標楷體" w:hint="eastAsia"/>
                    </w:rPr>
                  </w:rPrChange>
                </w:rPr>
                <w:delText>必須輸入，可輸入多組，最少</w:delText>
              </w:r>
              <w:r w:rsidRPr="00D775B7" w:rsidDel="00B63420">
                <w:rPr>
                  <w:rFonts w:ascii="標楷體" w:eastAsia="標楷體" w:hAnsi="標楷體"/>
                  <w:strike/>
                  <w:color w:val="0070C0"/>
                  <w:rPrChange w:id="5018" w:author="ST1" w:date="2020-11-25T01:05:00Z">
                    <w:rPr>
                      <w:rFonts w:ascii="標楷體" w:eastAsia="標楷體" w:hAnsi="標楷體"/>
                    </w:rPr>
                  </w:rPrChange>
                </w:rPr>
                <w:delText>1</w:delText>
              </w:r>
              <w:r w:rsidRPr="00D775B7" w:rsidDel="00B63420">
                <w:rPr>
                  <w:rFonts w:ascii="標楷體" w:eastAsia="標楷體" w:hAnsi="標楷體" w:hint="eastAsia"/>
                  <w:strike/>
                  <w:color w:val="0070C0"/>
                  <w:rPrChange w:id="5019" w:author="ST1" w:date="2020-11-25T01:05:00Z">
                    <w:rPr>
                      <w:rFonts w:ascii="標楷體" w:eastAsia="標楷體" w:hAnsi="標楷體" w:hint="eastAsia"/>
                    </w:rPr>
                  </w:rPrChange>
                </w:rPr>
                <w:delText>組</w:delText>
              </w:r>
            </w:del>
          </w:p>
        </w:tc>
      </w:tr>
      <w:tr w:rsidR="008464F4" w:rsidRPr="008F20B5" w:rsidDel="00B63420" w14:paraId="31A9D71B" w14:textId="3252519E" w:rsidTr="00B63420">
        <w:trPr>
          <w:gridAfter w:val="1"/>
          <w:wAfter w:w="566" w:type="dxa"/>
          <w:trHeight w:val="340"/>
          <w:del w:id="5020" w:author="家興 余" w:date="2021-03-18T10:09:00Z"/>
        </w:trPr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CE64F1" w14:textId="4F48B738" w:rsidR="008464F4" w:rsidRPr="004A1C2C" w:rsidDel="00B6342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5021" w:author="家興 余" w:date="2021-03-18T10:09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032F24" w14:textId="11FE2891" w:rsidR="008464F4" w:rsidRPr="00D775B7" w:rsidDel="00B63420" w:rsidRDefault="008464F4" w:rsidP="007D08C0">
            <w:pPr>
              <w:widowControl/>
              <w:ind w:leftChars="100" w:left="240"/>
              <w:rPr>
                <w:del w:id="5022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23" w:author="ST1" w:date="2020-11-25T01:05:00Z">
                  <w:rPr>
                    <w:del w:id="5024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5025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26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BreachbMmA</w:delText>
              </w:r>
            </w:del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345DC3" w14:textId="36C977E0" w:rsidR="008464F4" w:rsidRPr="00D775B7" w:rsidDel="00B63420" w:rsidRDefault="008464F4" w:rsidP="007D08C0">
            <w:pPr>
              <w:widowControl/>
              <w:rPr>
                <w:del w:id="5027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28" w:author="ST1" w:date="2020-11-25T01:05:00Z">
                  <w:rPr>
                    <w:del w:id="5029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5030" w:author="家興 余" w:date="2021-03-18T10:09:00Z">
              <w:r w:rsidRPr="00D775B7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5031" w:author="ST1" w:date="2020-11-25T01:05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delText>提前清償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32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-未滿月數</w:delText>
              </w:r>
            </w:del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FDB89D" w14:textId="66DAD4CD" w:rsidR="008464F4" w:rsidRPr="00D775B7" w:rsidDel="00B63420" w:rsidRDefault="008464F4" w:rsidP="007D08C0">
            <w:pPr>
              <w:widowControl/>
              <w:jc w:val="center"/>
              <w:rPr>
                <w:del w:id="5033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34" w:author="ST1" w:date="2020-11-25T01:05:00Z">
                  <w:rPr>
                    <w:del w:id="5035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5036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37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9</w:delText>
              </w:r>
            </w:del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A03068" w14:textId="6F2C5E60" w:rsidR="008464F4" w:rsidRPr="00D775B7" w:rsidDel="00B63420" w:rsidRDefault="008464F4" w:rsidP="007D08C0">
            <w:pPr>
              <w:widowControl/>
              <w:jc w:val="center"/>
              <w:rPr>
                <w:del w:id="5038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39" w:author="ST1" w:date="2020-11-25T01:05:00Z">
                  <w:rPr>
                    <w:del w:id="5040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5041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42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2</w:delText>
              </w:r>
            </w:del>
          </w:p>
        </w:tc>
        <w:tc>
          <w:tcPr>
            <w:tcW w:w="126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6DE9A9" w14:textId="142D8BA1" w:rsidR="008464F4" w:rsidRPr="00D775B7" w:rsidDel="00B63420" w:rsidRDefault="008464F4" w:rsidP="007D08C0">
            <w:pPr>
              <w:widowControl/>
              <w:rPr>
                <w:del w:id="5043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44" w:author="ST1" w:date="2020-11-25T01:05:00Z">
                  <w:rPr>
                    <w:del w:id="5045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464F4" w:rsidRPr="008F20B5" w:rsidDel="00B63420" w14:paraId="67197746" w14:textId="006AD970" w:rsidTr="00B63420">
        <w:trPr>
          <w:gridAfter w:val="1"/>
          <w:wAfter w:w="566" w:type="dxa"/>
          <w:trHeight w:val="340"/>
          <w:del w:id="5046" w:author="家興 余" w:date="2021-03-18T10:09:00Z"/>
        </w:trPr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387206" w14:textId="1B11E1BC" w:rsidR="008464F4" w:rsidRPr="004A1C2C" w:rsidDel="00B6342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5047" w:author="家興 余" w:date="2021-03-18T10:09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7B3A20" w14:textId="5CD12EC6" w:rsidR="008464F4" w:rsidRPr="00D775B7" w:rsidDel="00B63420" w:rsidRDefault="008464F4" w:rsidP="007D08C0">
            <w:pPr>
              <w:widowControl/>
              <w:ind w:leftChars="100" w:left="240"/>
              <w:rPr>
                <w:del w:id="5048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49" w:author="ST1" w:date="2020-11-25T01:05:00Z">
                  <w:rPr>
                    <w:del w:id="5050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5051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52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BreachbMmB</w:delText>
              </w:r>
            </w:del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71D7D5" w14:textId="25B10C21" w:rsidR="008464F4" w:rsidRPr="00D775B7" w:rsidDel="00B63420" w:rsidRDefault="008464F4" w:rsidP="007D08C0">
            <w:pPr>
              <w:widowControl/>
              <w:rPr>
                <w:del w:id="5053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54" w:author="ST1" w:date="2020-11-25T01:05:00Z">
                  <w:rPr>
                    <w:del w:id="5055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5056" w:author="家興 余" w:date="2021-03-18T10:09:00Z">
              <w:r w:rsidRPr="00D775B7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5057" w:author="ST1" w:date="2020-11-25T01:05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delText>提前清償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58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-期滿月數</w:delText>
              </w:r>
            </w:del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71EA1B" w14:textId="5342889D" w:rsidR="008464F4" w:rsidRPr="00D775B7" w:rsidDel="00B63420" w:rsidRDefault="008464F4" w:rsidP="007D08C0">
            <w:pPr>
              <w:widowControl/>
              <w:jc w:val="center"/>
              <w:rPr>
                <w:del w:id="5059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60" w:author="ST1" w:date="2020-11-25T01:05:00Z">
                  <w:rPr>
                    <w:del w:id="5061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5062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63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9</w:delText>
              </w:r>
            </w:del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2F04F1" w14:textId="552455B5" w:rsidR="008464F4" w:rsidRPr="00D775B7" w:rsidDel="00B63420" w:rsidRDefault="008464F4" w:rsidP="007D08C0">
            <w:pPr>
              <w:widowControl/>
              <w:jc w:val="center"/>
              <w:rPr>
                <w:del w:id="5064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65" w:author="ST1" w:date="2020-11-25T01:05:00Z">
                  <w:rPr>
                    <w:del w:id="5066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5067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68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2</w:delText>
              </w:r>
            </w:del>
          </w:p>
        </w:tc>
        <w:tc>
          <w:tcPr>
            <w:tcW w:w="126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DD8A8F" w14:textId="6DF8E4B5" w:rsidR="008464F4" w:rsidRPr="00D775B7" w:rsidDel="00B63420" w:rsidRDefault="008464F4" w:rsidP="007D08C0">
            <w:pPr>
              <w:widowControl/>
              <w:rPr>
                <w:del w:id="5069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70" w:author="ST1" w:date="2020-11-25T01:05:00Z">
                  <w:rPr>
                    <w:del w:id="5071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464F4" w:rsidRPr="008F20B5" w:rsidDel="00B63420" w14:paraId="5E852212" w14:textId="127D53CE" w:rsidTr="00B63420">
        <w:trPr>
          <w:gridAfter w:val="1"/>
          <w:wAfter w:w="566" w:type="dxa"/>
          <w:trHeight w:val="340"/>
          <w:del w:id="5072" w:author="家興 余" w:date="2021-03-18T10:09:00Z"/>
        </w:trPr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AB5AAF" w14:textId="1E243D89" w:rsidR="008464F4" w:rsidRPr="004A1C2C" w:rsidDel="00B6342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5073" w:author="家興 余" w:date="2021-03-18T10:09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C2B0BC" w14:textId="5489F4FF" w:rsidR="008464F4" w:rsidRPr="00D775B7" w:rsidDel="00B63420" w:rsidRDefault="008464F4" w:rsidP="007D08C0">
            <w:pPr>
              <w:widowControl/>
              <w:ind w:leftChars="100" w:left="240"/>
              <w:rPr>
                <w:del w:id="5074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75" w:author="ST1" w:date="2020-11-25T01:05:00Z">
                  <w:rPr>
                    <w:del w:id="5076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5077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78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BreachbPercent</w:delText>
              </w:r>
            </w:del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02E8E1" w14:textId="0C252D5D" w:rsidR="008464F4" w:rsidRPr="00D775B7" w:rsidDel="00B63420" w:rsidRDefault="008464F4" w:rsidP="007D08C0">
            <w:pPr>
              <w:widowControl/>
              <w:rPr>
                <w:del w:id="5079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80" w:author="ST1" w:date="2020-11-25T01:05:00Z">
                  <w:rPr>
                    <w:del w:id="5081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5082" w:author="家興 余" w:date="2021-03-18T10:09:00Z">
              <w:r w:rsidRPr="00D775B7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5083" w:author="ST1" w:date="2020-11-25T01:05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delText>違約率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84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(%)</w:delText>
              </w:r>
            </w:del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ACA548" w14:textId="782E3330" w:rsidR="008464F4" w:rsidRPr="00D775B7" w:rsidDel="00B63420" w:rsidRDefault="008464F4" w:rsidP="007D08C0">
            <w:pPr>
              <w:widowControl/>
              <w:jc w:val="center"/>
              <w:rPr>
                <w:del w:id="5085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86" w:author="ST1" w:date="2020-11-25T01:05:00Z">
                  <w:rPr>
                    <w:del w:id="5087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5088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89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4D6EB6" w14:textId="73EAF1B3" w:rsidR="008464F4" w:rsidRPr="00D775B7" w:rsidDel="00B63420" w:rsidRDefault="008464F4" w:rsidP="007D08C0">
            <w:pPr>
              <w:widowControl/>
              <w:jc w:val="center"/>
              <w:rPr>
                <w:del w:id="5090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91" w:author="ST1" w:date="2020-11-25T01:05:00Z">
                  <w:rPr>
                    <w:del w:id="5092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5093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94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1.2</w:delText>
              </w:r>
            </w:del>
          </w:p>
        </w:tc>
        <w:tc>
          <w:tcPr>
            <w:tcW w:w="126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9CFC3A" w14:textId="29829AE7" w:rsidR="008464F4" w:rsidRPr="00D775B7" w:rsidDel="00B63420" w:rsidRDefault="008464F4" w:rsidP="007D08C0">
            <w:pPr>
              <w:widowControl/>
              <w:rPr>
                <w:del w:id="5095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96" w:author="ST1" w:date="2020-11-25T01:05:00Z">
                  <w:rPr>
                    <w:del w:id="5097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5098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99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0.00</w:delText>
              </w:r>
            </w:del>
          </w:p>
        </w:tc>
      </w:tr>
    </w:tbl>
    <w:p w14:paraId="5FB3BA53" w14:textId="7C48B563" w:rsidR="00E068B7" w:rsidRDefault="00E068B7" w:rsidP="004A1C2C">
      <w:pPr>
        <w:rPr>
          <w:ins w:id="5100" w:author="ST1" w:date="2020-12-02T07:49:00Z"/>
          <w:rFonts w:ascii="標楷體" w:eastAsia="標楷體" w:hAnsi="標楷體"/>
        </w:rPr>
      </w:pPr>
    </w:p>
    <w:p w14:paraId="4B964286" w14:textId="77777777" w:rsidR="00D940B1" w:rsidRDefault="00D940B1" w:rsidP="00D940B1">
      <w:pPr>
        <w:ind w:leftChars="500" w:left="1200"/>
        <w:rPr>
          <w:ins w:id="5101" w:author="ST1" w:date="2020-12-02T07:49:00Z"/>
          <w:rFonts w:ascii="標楷體" w:eastAsia="標楷體" w:hAnsi="標楷體"/>
        </w:rPr>
      </w:pPr>
    </w:p>
    <w:p w14:paraId="5E82DEA0" w14:textId="77777777" w:rsidR="00D940B1" w:rsidRPr="000028F1" w:rsidRDefault="00D940B1" w:rsidP="00D940B1">
      <w:pPr>
        <w:spacing w:line="140" w:lineRule="atLeast"/>
        <w:ind w:leftChars="200" w:left="480"/>
        <w:rPr>
          <w:ins w:id="5102" w:author="ST1" w:date="2020-12-02T07:49:00Z"/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</w:pPr>
      <w:ins w:id="5103" w:author="ST1" w:date="2020-12-02T07:49:00Z">
        <w:r w:rsidRPr="000028F1">
          <w:rPr>
            <w:rFonts w:ascii="標楷體" w:eastAsia="標楷體" w:hAnsi="標楷體" w:cs="新細明體" w:hint="eastAsia"/>
            <w:b/>
            <w:bCs/>
            <w:color w:val="0070C0"/>
            <w:kern w:val="0"/>
            <w:sz w:val="28"/>
            <w:szCs w:val="28"/>
          </w:rPr>
          <w:t>下行</w:t>
        </w:r>
        <w:r w:rsidRPr="000028F1">
          <w:rPr>
            <w:rFonts w:ascii="標楷體" w:eastAsia="標楷體" w:hAnsi="標楷體" w:cs="新細明體"/>
            <w:b/>
            <w:bCs/>
            <w:color w:val="0070C0"/>
            <w:kern w:val="0"/>
            <w:sz w:val="28"/>
            <w:szCs w:val="28"/>
          </w:rPr>
          <w:t>欄位</w:t>
        </w:r>
      </w:ins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  <w:tblGridChange w:id="5104">
          <w:tblGrid>
            <w:gridCol w:w="708"/>
            <w:gridCol w:w="2268"/>
            <w:gridCol w:w="2410"/>
            <w:gridCol w:w="567"/>
            <w:gridCol w:w="709"/>
            <w:gridCol w:w="2977"/>
          </w:tblGrid>
        </w:tblGridChange>
      </w:tblGrid>
      <w:tr w:rsidR="00D940B1" w:rsidRPr="000028F1" w14:paraId="33E89AA1" w14:textId="77777777" w:rsidTr="00167D24">
        <w:trPr>
          <w:ins w:id="5105" w:author="ST1" w:date="2020-12-02T07:49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A3990F" w14:textId="77777777" w:rsidR="00D940B1" w:rsidRPr="000028F1" w:rsidRDefault="00D940B1" w:rsidP="00167D24">
            <w:pPr>
              <w:widowControl/>
              <w:jc w:val="center"/>
              <w:rPr>
                <w:ins w:id="5106" w:author="ST1" w:date="2020-12-02T07:49:00Z"/>
                <w:rFonts w:ascii="標楷體" w:eastAsia="標楷體" w:hAnsi="標楷體"/>
                <w:bCs/>
                <w:color w:val="0070C0"/>
              </w:rPr>
            </w:pPr>
            <w:ins w:id="5107" w:author="ST1" w:date="2020-12-02T07:4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序</w:t>
              </w:r>
            </w:ins>
          </w:p>
          <w:p w14:paraId="6833B4BB" w14:textId="77777777" w:rsidR="00D940B1" w:rsidRPr="000028F1" w:rsidRDefault="00D940B1" w:rsidP="00167D24">
            <w:pPr>
              <w:widowControl/>
              <w:jc w:val="center"/>
              <w:rPr>
                <w:ins w:id="5108" w:author="ST1" w:date="2020-12-02T07:49:00Z"/>
                <w:rFonts w:ascii="標楷體" w:eastAsia="標楷體" w:hAnsi="標楷體"/>
                <w:bCs/>
                <w:color w:val="0070C0"/>
              </w:rPr>
            </w:pPr>
            <w:ins w:id="5109" w:author="ST1" w:date="2020-12-02T07:4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號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A9536F" w14:textId="77777777" w:rsidR="00D940B1" w:rsidRPr="000028F1" w:rsidRDefault="00D940B1" w:rsidP="00167D24">
            <w:pPr>
              <w:widowControl/>
              <w:jc w:val="center"/>
              <w:rPr>
                <w:ins w:id="5110" w:author="ST1" w:date="2020-12-02T07:49:00Z"/>
                <w:rFonts w:ascii="標楷體" w:eastAsia="標楷體" w:hAnsi="標楷體"/>
                <w:bCs/>
                <w:color w:val="0070C0"/>
              </w:rPr>
            </w:pPr>
            <w:ins w:id="5111" w:author="ST1" w:date="2020-12-02T07:4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英文名稱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F29992" w14:textId="77777777" w:rsidR="00D940B1" w:rsidRPr="000028F1" w:rsidRDefault="00D940B1" w:rsidP="00167D24">
            <w:pPr>
              <w:widowControl/>
              <w:jc w:val="center"/>
              <w:rPr>
                <w:ins w:id="5112" w:author="ST1" w:date="2020-12-02T07:49:00Z"/>
                <w:rFonts w:ascii="標楷體" w:eastAsia="標楷體" w:hAnsi="標楷體"/>
                <w:bCs/>
                <w:color w:val="0070C0"/>
              </w:rPr>
            </w:pPr>
            <w:ins w:id="5113" w:author="ST1" w:date="2020-12-02T07:4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中文名稱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FA647B" w14:textId="77777777" w:rsidR="00D940B1" w:rsidRPr="000028F1" w:rsidRDefault="00D940B1" w:rsidP="00167D24">
            <w:pPr>
              <w:widowControl/>
              <w:jc w:val="center"/>
              <w:rPr>
                <w:ins w:id="5114" w:author="ST1" w:date="2020-12-02T07:49:00Z"/>
                <w:rFonts w:ascii="標楷體" w:eastAsia="標楷體" w:hAnsi="標楷體"/>
                <w:bCs/>
                <w:color w:val="0070C0"/>
              </w:rPr>
            </w:pPr>
            <w:ins w:id="5115" w:author="ST1" w:date="2020-12-02T07:4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型態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5EDB8D9" w14:textId="77777777" w:rsidR="00D940B1" w:rsidRPr="000028F1" w:rsidRDefault="00D940B1" w:rsidP="00167D24">
            <w:pPr>
              <w:widowControl/>
              <w:jc w:val="center"/>
              <w:rPr>
                <w:ins w:id="5116" w:author="ST1" w:date="2020-12-02T07:49:00Z"/>
                <w:rFonts w:ascii="標楷體" w:eastAsia="標楷體" w:hAnsi="標楷體"/>
                <w:bCs/>
                <w:color w:val="0070C0"/>
              </w:rPr>
            </w:pPr>
            <w:ins w:id="5117" w:author="ST1" w:date="2020-12-02T07:4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長度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D9218A" w14:textId="77777777" w:rsidR="00D940B1" w:rsidRPr="000028F1" w:rsidRDefault="00D940B1" w:rsidP="00167D24">
            <w:pPr>
              <w:spacing w:line="140" w:lineRule="atLeast"/>
              <w:jc w:val="center"/>
              <w:rPr>
                <w:ins w:id="5118" w:author="ST1" w:date="2020-12-02T07:49:00Z"/>
                <w:rFonts w:ascii="標楷體" w:eastAsia="標楷體" w:hAnsi="標楷體"/>
                <w:bCs/>
                <w:color w:val="0070C0"/>
              </w:rPr>
            </w:pPr>
            <w:ins w:id="5119" w:author="ST1" w:date="2020-12-02T07:4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欄位說明</w:t>
              </w:r>
            </w:ins>
          </w:p>
        </w:tc>
      </w:tr>
      <w:tr w:rsidR="00D940B1" w:rsidRPr="000028F1" w14:paraId="610F85FF" w14:textId="77777777" w:rsidTr="00167D24">
        <w:tblPrEx>
          <w:tblW w:w="9639" w:type="dxa"/>
          <w:tblInd w:w="418" w:type="dxa"/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blBorders>
          <w:tblLayout w:type="fixed"/>
          <w:tblCellMar>
            <w:left w:w="28" w:type="dxa"/>
            <w:right w:w="28" w:type="dxa"/>
          </w:tblCellMar>
          <w:tblLook w:val="0000" w:firstRow="0" w:lastRow="0" w:firstColumn="0" w:lastColumn="0" w:noHBand="0" w:noVBand="0"/>
          <w:tblPrExChange w:id="5120" w:author="ST1" w:date="2020-12-02T07:50:00Z">
            <w:tblPrEx>
              <w:tblW w:w="9639" w:type="dxa"/>
              <w:tblInd w:w="418" w:type="dxa"/>
              <w:tblBorders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tblBorders>
              <w:tblLayout w:type="fixed"/>
              <w:tblCellMar>
                <w:left w:w="28" w:type="dxa"/>
                <w:right w:w="28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ins w:id="5121" w:author="ST1" w:date="2020-12-02T07:49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22" w:author="ST1" w:date="2020-12-02T07:50:00Z">
              <w:tcPr>
                <w:tcW w:w="70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D80D0C0" w14:textId="77777777" w:rsidR="00D940B1" w:rsidRPr="000028F1" w:rsidRDefault="00D940B1" w:rsidP="00D940B1">
            <w:pPr>
              <w:spacing w:line="140" w:lineRule="atLeast"/>
              <w:rPr>
                <w:ins w:id="5123" w:author="ST1" w:date="2020-12-02T07:49:00Z"/>
                <w:rFonts w:ascii="標楷體" w:eastAsia="標楷體" w:hAnsi="標楷體"/>
                <w:color w:val="0070C0"/>
              </w:rPr>
            </w:pPr>
            <w:ins w:id="5124" w:author="ST1" w:date="2020-12-02T07:49:00Z">
              <w:r w:rsidRPr="000028F1">
                <w:rPr>
                  <w:rFonts w:ascii="標楷體" w:eastAsia="標楷體" w:hAnsi="標楷體"/>
                  <w:color w:val="0070C0"/>
                </w:rPr>
                <w:t>1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125" w:author="ST1" w:date="2020-12-02T07:50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1D553C7" w14:textId="05F9F573" w:rsidR="00D940B1" w:rsidRPr="00D940B1" w:rsidRDefault="00D940B1" w:rsidP="00D940B1">
            <w:pPr>
              <w:spacing w:line="140" w:lineRule="atLeast"/>
              <w:rPr>
                <w:ins w:id="5126" w:author="ST1" w:date="2020-12-02T07:49:00Z"/>
                <w:rFonts w:ascii="標楷體" w:eastAsia="標楷體" w:hAnsi="標楷體" w:cs="新細明體"/>
                <w:color w:val="0070C0"/>
                <w:kern w:val="0"/>
                <w:rPrChange w:id="5127" w:author="ST1" w:date="2020-12-02T07:52:00Z">
                  <w:rPr>
                    <w:ins w:id="5128" w:author="ST1" w:date="2020-12-02T07:49:00Z"/>
                    <w:rFonts w:ascii="標楷體" w:eastAsia="標楷體" w:hAnsi="標楷體"/>
                    <w:color w:val="0070C0"/>
                  </w:rPr>
                </w:rPrChange>
              </w:rPr>
            </w:pPr>
            <w:ins w:id="5129" w:author="ST1" w:date="2020-12-02T07:50:00Z">
              <w:r w:rsidRPr="00D940B1">
                <w:rPr>
                  <w:rFonts w:ascii="標楷體" w:eastAsia="標楷體" w:hAnsi="標楷體" w:cs="新細明體"/>
                  <w:color w:val="0070C0"/>
                  <w:kern w:val="0"/>
                  <w:rPrChange w:id="5130" w:author="ST1" w:date="2020-12-02T07:52:00Z">
                    <w:rPr/>
                  </w:rPrChange>
                </w:rPr>
                <w:t>OCustNo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31" w:author="ST1" w:date="2020-12-02T07:50:00Z">
              <w:tcPr>
                <w:tcW w:w="24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FFBE736" w14:textId="0C283B99" w:rsidR="00D940B1" w:rsidRPr="000028F1" w:rsidRDefault="00D940B1" w:rsidP="00D940B1">
            <w:pPr>
              <w:spacing w:line="140" w:lineRule="atLeast"/>
              <w:rPr>
                <w:ins w:id="5132" w:author="ST1" w:date="2020-12-02T07:49:00Z"/>
                <w:rFonts w:ascii="標楷體" w:eastAsia="標楷體" w:hAnsi="標楷體"/>
                <w:color w:val="0070C0"/>
              </w:rPr>
            </w:pPr>
            <w:ins w:id="5133" w:author="ST1" w:date="2020-12-02T07:51:00Z">
              <w:r w:rsidRPr="00D940B1"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借款人戶號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34" w:author="ST1" w:date="2020-12-02T07:50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DE1EE5C" w14:textId="77777777" w:rsidR="00D940B1" w:rsidRPr="000028F1" w:rsidRDefault="00D940B1" w:rsidP="00D940B1">
            <w:pPr>
              <w:spacing w:line="140" w:lineRule="atLeast"/>
              <w:jc w:val="center"/>
              <w:rPr>
                <w:ins w:id="5135" w:author="ST1" w:date="2020-12-02T07:49:00Z"/>
                <w:rFonts w:ascii="標楷體" w:eastAsia="標楷體" w:hAnsi="標楷體"/>
                <w:color w:val="0070C0"/>
              </w:rPr>
            </w:pPr>
            <w:ins w:id="5136" w:author="ST1" w:date="2020-12-02T07:49:00Z">
              <w:r w:rsidRPr="000028F1">
                <w:rPr>
                  <w:rFonts w:ascii="標楷體" w:eastAsia="標楷體" w:hAnsi="標楷體" w:cs="新細明體"/>
                  <w:color w:val="0070C0"/>
                  <w:kern w:val="0"/>
                </w:rPr>
                <w:t>X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37" w:author="ST1" w:date="2020-12-02T07:50:00Z">
              <w:tcPr>
                <w:tcW w:w="709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F82476A" w14:textId="77777777" w:rsidR="00D940B1" w:rsidRPr="000028F1" w:rsidRDefault="00D940B1" w:rsidP="00D940B1">
            <w:pPr>
              <w:spacing w:line="140" w:lineRule="atLeast"/>
              <w:jc w:val="center"/>
              <w:rPr>
                <w:ins w:id="5138" w:author="ST1" w:date="2020-12-02T07:49:00Z"/>
                <w:rFonts w:ascii="標楷體" w:eastAsia="標楷體" w:hAnsi="標楷體"/>
                <w:color w:val="0070C0"/>
              </w:rPr>
            </w:pPr>
            <w:ins w:id="5139" w:author="ST1" w:date="2020-12-02T07:49:00Z">
              <w:r w:rsidRPr="000028F1">
                <w:rPr>
                  <w:rFonts w:ascii="標楷體" w:eastAsia="標楷體" w:hAnsi="標楷體" w:cs="新細明體"/>
                  <w:color w:val="0070C0"/>
                  <w:kern w:val="0"/>
                </w:rPr>
                <w:t>7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40" w:author="ST1" w:date="2020-12-02T07:50:00Z">
              <w:tcPr>
                <w:tcW w:w="297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3FAA16D" w14:textId="77777777" w:rsidR="00D940B1" w:rsidRPr="000028F1" w:rsidRDefault="00D940B1" w:rsidP="00D940B1">
            <w:pPr>
              <w:spacing w:line="140" w:lineRule="atLeast"/>
              <w:rPr>
                <w:ins w:id="5141" w:author="ST1" w:date="2020-12-02T07:49:00Z"/>
                <w:rFonts w:ascii="標楷體" w:eastAsia="標楷體" w:hAnsi="標楷體"/>
                <w:color w:val="0070C0"/>
              </w:rPr>
            </w:pPr>
          </w:p>
        </w:tc>
      </w:tr>
      <w:tr w:rsidR="00D940B1" w:rsidRPr="000028F1" w14:paraId="4657D892" w14:textId="77777777" w:rsidTr="00167D24">
        <w:tblPrEx>
          <w:tblW w:w="9639" w:type="dxa"/>
          <w:tblInd w:w="418" w:type="dxa"/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blBorders>
          <w:tblLayout w:type="fixed"/>
          <w:tblCellMar>
            <w:left w:w="28" w:type="dxa"/>
            <w:right w:w="28" w:type="dxa"/>
          </w:tblCellMar>
          <w:tblLook w:val="0000" w:firstRow="0" w:lastRow="0" w:firstColumn="0" w:lastColumn="0" w:noHBand="0" w:noVBand="0"/>
          <w:tblPrExChange w:id="5142" w:author="ST1" w:date="2020-12-02T07:50:00Z">
            <w:tblPrEx>
              <w:tblW w:w="9639" w:type="dxa"/>
              <w:tblInd w:w="418" w:type="dxa"/>
              <w:tblBorders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tblBorders>
              <w:tblLayout w:type="fixed"/>
              <w:tblCellMar>
                <w:left w:w="28" w:type="dxa"/>
                <w:right w:w="28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ins w:id="5143" w:author="ST1" w:date="2020-12-02T07:49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44" w:author="ST1" w:date="2020-12-02T07:50:00Z">
              <w:tcPr>
                <w:tcW w:w="70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48C9ED8" w14:textId="1305EC00" w:rsidR="00D940B1" w:rsidRPr="000028F1" w:rsidRDefault="00D940B1" w:rsidP="00D940B1">
            <w:pPr>
              <w:spacing w:line="140" w:lineRule="atLeast"/>
              <w:rPr>
                <w:ins w:id="5145" w:author="ST1" w:date="2020-12-02T07:49:00Z"/>
                <w:rFonts w:ascii="標楷體" w:eastAsia="標楷體" w:hAnsi="標楷體"/>
                <w:color w:val="0070C0"/>
              </w:rPr>
            </w:pPr>
            <w:ins w:id="5146" w:author="ST1" w:date="2020-12-02T07:49:00Z">
              <w:r>
                <w:rPr>
                  <w:rFonts w:ascii="標楷體" w:eastAsia="標楷體" w:hAnsi="標楷體" w:hint="eastAsia"/>
                  <w:color w:val="0070C0"/>
                </w:rPr>
                <w:t>2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147" w:author="ST1" w:date="2020-12-02T07:50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1B6A8BA" w14:textId="6149FC04" w:rsidR="00D940B1" w:rsidRPr="00D940B1" w:rsidRDefault="00D940B1" w:rsidP="00D940B1">
            <w:pPr>
              <w:spacing w:line="140" w:lineRule="atLeast"/>
              <w:rPr>
                <w:ins w:id="5148" w:author="ST1" w:date="2020-12-02T07:49:00Z"/>
                <w:rFonts w:ascii="標楷體" w:eastAsia="標楷體" w:hAnsi="標楷體" w:cs="新細明體"/>
                <w:color w:val="0070C0"/>
                <w:kern w:val="0"/>
                <w:rPrChange w:id="5149" w:author="ST1" w:date="2020-12-02T07:52:00Z">
                  <w:rPr>
                    <w:ins w:id="5150" w:author="ST1" w:date="2020-12-02T07:49:00Z"/>
                    <w:rFonts w:ascii="標楷體" w:eastAsia="標楷體" w:hAnsi="標楷體"/>
                    <w:color w:val="0070C0"/>
                  </w:rPr>
                </w:rPrChange>
              </w:rPr>
            </w:pPr>
            <w:ins w:id="5151" w:author="ST1" w:date="2020-12-02T07:50:00Z">
              <w:r w:rsidRPr="00D940B1">
                <w:rPr>
                  <w:rFonts w:ascii="標楷體" w:eastAsia="標楷體" w:hAnsi="標楷體" w:cs="新細明體"/>
                  <w:color w:val="0070C0"/>
                  <w:kern w:val="0"/>
                  <w:rPrChange w:id="5152" w:author="ST1" w:date="2020-12-02T07:52:00Z">
                    <w:rPr/>
                  </w:rPrChange>
                </w:rPr>
                <w:t>OFacmNo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53" w:author="ST1" w:date="2020-12-02T07:50:00Z">
              <w:tcPr>
                <w:tcW w:w="24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7739C65" w14:textId="745871CB" w:rsidR="00D940B1" w:rsidRPr="000028F1" w:rsidRDefault="00D940B1" w:rsidP="00D940B1">
            <w:pPr>
              <w:spacing w:line="140" w:lineRule="atLeast"/>
              <w:rPr>
                <w:ins w:id="5154" w:author="ST1" w:date="2020-12-02T07:49:00Z"/>
                <w:rFonts w:ascii="標楷體" w:eastAsia="標楷體" w:hAnsi="標楷體" w:cs="新細明體"/>
                <w:color w:val="0070C0"/>
                <w:kern w:val="0"/>
              </w:rPr>
            </w:pPr>
            <w:ins w:id="5155" w:author="ST1" w:date="2020-12-02T07:51:00Z">
              <w:r w:rsidRPr="00D940B1"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額度編號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56" w:author="ST1" w:date="2020-12-02T07:50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943AAB6" w14:textId="3987DEF9" w:rsidR="00D940B1" w:rsidRPr="000028F1" w:rsidRDefault="00D940B1" w:rsidP="00D940B1">
            <w:pPr>
              <w:spacing w:line="140" w:lineRule="atLeast"/>
              <w:jc w:val="center"/>
              <w:rPr>
                <w:ins w:id="5157" w:author="ST1" w:date="2020-12-02T07:49:00Z"/>
                <w:rFonts w:ascii="標楷體" w:eastAsia="標楷體" w:hAnsi="標楷體" w:cs="新細明體"/>
                <w:color w:val="0070C0"/>
                <w:kern w:val="0"/>
              </w:rPr>
            </w:pPr>
            <w:ins w:id="5158" w:author="ST1" w:date="2020-12-02T07:50:00Z">
              <w:r w:rsidRPr="000028F1">
                <w:rPr>
                  <w:rFonts w:ascii="標楷體" w:eastAsia="標楷體" w:hAnsi="標楷體" w:cs="新細明體"/>
                  <w:color w:val="0070C0"/>
                  <w:kern w:val="0"/>
                </w:rPr>
                <w:t>X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59" w:author="ST1" w:date="2020-12-02T07:50:00Z">
              <w:tcPr>
                <w:tcW w:w="709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3F8AE56" w14:textId="537D6A18" w:rsidR="00D940B1" w:rsidRPr="000028F1" w:rsidRDefault="00D940B1" w:rsidP="00D940B1">
            <w:pPr>
              <w:spacing w:line="140" w:lineRule="atLeast"/>
              <w:jc w:val="center"/>
              <w:rPr>
                <w:ins w:id="5160" w:author="ST1" w:date="2020-12-02T07:49:00Z"/>
                <w:rFonts w:ascii="標楷體" w:eastAsia="標楷體" w:hAnsi="標楷體" w:cs="新細明體"/>
                <w:color w:val="0070C0"/>
                <w:kern w:val="0"/>
              </w:rPr>
            </w:pPr>
            <w:ins w:id="5161" w:author="ST1" w:date="2020-12-02T07:50:00Z">
              <w:r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3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62" w:author="ST1" w:date="2020-12-02T07:50:00Z">
              <w:tcPr>
                <w:tcW w:w="297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644BEC7" w14:textId="77777777" w:rsidR="00D940B1" w:rsidRPr="000028F1" w:rsidRDefault="00D940B1" w:rsidP="00D940B1">
            <w:pPr>
              <w:spacing w:line="140" w:lineRule="atLeast"/>
              <w:rPr>
                <w:ins w:id="5163" w:author="ST1" w:date="2020-12-02T07:49:00Z"/>
                <w:rFonts w:ascii="標楷體" w:eastAsia="標楷體" w:hAnsi="標楷體"/>
                <w:color w:val="0070C0"/>
              </w:rPr>
            </w:pPr>
          </w:p>
        </w:tc>
      </w:tr>
    </w:tbl>
    <w:p w14:paraId="2B9478B5" w14:textId="77777777" w:rsidR="00D940B1" w:rsidRDefault="00D940B1" w:rsidP="00D940B1">
      <w:pPr>
        <w:ind w:leftChars="500" w:left="1200"/>
        <w:rPr>
          <w:ins w:id="5164" w:author="ST1" w:date="2020-12-02T07:49:00Z"/>
          <w:rFonts w:ascii="標楷體" w:eastAsia="標楷體" w:hAnsi="標楷體"/>
        </w:rPr>
      </w:pPr>
    </w:p>
    <w:p w14:paraId="0C638F61" w14:textId="3BE6F379" w:rsidR="00D940B1" w:rsidRDefault="00D940B1" w:rsidP="004A1C2C">
      <w:pPr>
        <w:rPr>
          <w:ins w:id="5165" w:author="ST1" w:date="2020-12-02T07:49:00Z"/>
          <w:rFonts w:ascii="標楷體" w:eastAsia="標楷體" w:hAnsi="標楷體"/>
        </w:rPr>
      </w:pPr>
    </w:p>
    <w:p w14:paraId="26172F3E" w14:textId="1437CDB3" w:rsidR="00D940B1" w:rsidRDefault="00D940B1" w:rsidP="004A1C2C">
      <w:pPr>
        <w:rPr>
          <w:ins w:id="5166" w:author="ST1" w:date="2020-12-02T07:49:00Z"/>
          <w:rFonts w:ascii="標楷體" w:eastAsia="標楷體" w:hAnsi="標楷體"/>
        </w:rPr>
      </w:pPr>
    </w:p>
    <w:p w14:paraId="3BDAFADC" w14:textId="77777777" w:rsidR="00D940B1" w:rsidRPr="008F20B5" w:rsidRDefault="00D940B1" w:rsidP="004A1C2C">
      <w:pPr>
        <w:rPr>
          <w:rFonts w:ascii="標楷體" w:eastAsia="標楷體" w:hAnsi="標楷體"/>
        </w:rPr>
      </w:pPr>
    </w:p>
    <w:p w14:paraId="0CFFFC84" w14:textId="77777777" w:rsidR="009C1DD1" w:rsidRPr="004A1C2C" w:rsidRDefault="009C1DD1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5386F8D1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7C0451D9" w14:textId="79004CB7" w:rsidR="009C1DD1" w:rsidRPr="008F20B5" w:rsidRDefault="009C1DD1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  <w:b/>
          <w:szCs w:val="32"/>
        </w:rPr>
        <w:pPrChange w:id="5167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5168" w:name="_L2410不動產擔保品資料登錄"/>
      <w:bookmarkStart w:id="5169" w:name="_L2411不動產擔保品資料登錄"/>
      <w:bookmarkEnd w:id="5168"/>
      <w:bookmarkEnd w:id="5169"/>
      <w:r w:rsidRPr="008F20B5">
        <w:rPr>
          <w:rFonts w:ascii="標楷體" w:hAnsi="標楷體"/>
          <w:b/>
          <w:szCs w:val="32"/>
        </w:rPr>
        <w:t>L241</w:t>
      </w:r>
      <w:r w:rsidR="001F34F2" w:rsidRPr="008F20B5">
        <w:rPr>
          <w:rFonts w:ascii="標楷體" w:hAnsi="標楷體"/>
          <w:b/>
          <w:szCs w:val="32"/>
        </w:rPr>
        <w:t>1</w:t>
      </w:r>
      <w:r w:rsidRPr="008F20B5">
        <w:rPr>
          <w:rFonts w:ascii="標楷體" w:hAnsi="標楷體" w:hint="eastAsia"/>
          <w:b/>
          <w:szCs w:val="32"/>
        </w:rPr>
        <w:t>不動產擔保品資料登錄</w:t>
      </w:r>
    </w:p>
    <w:tbl>
      <w:tblPr>
        <w:tblW w:w="5050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5170" w:author="家興 余" w:date="2021-01-22T09:55:00Z">
          <w:tblPr>
            <w:tblW w:w="4731" w:type="pct"/>
            <w:tblInd w:w="45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5"/>
        <w:gridCol w:w="1470"/>
        <w:gridCol w:w="3960"/>
        <w:gridCol w:w="566"/>
        <w:gridCol w:w="566"/>
        <w:gridCol w:w="566"/>
        <w:gridCol w:w="2603"/>
        <w:tblGridChange w:id="5171">
          <w:tblGrid>
            <w:gridCol w:w="735"/>
            <w:gridCol w:w="2226"/>
            <w:gridCol w:w="2383"/>
            <w:gridCol w:w="648"/>
            <w:gridCol w:w="619"/>
            <w:gridCol w:w="3035"/>
            <w:gridCol w:w="3035"/>
          </w:tblGrid>
        </w:tblGridChange>
      </w:tblGrid>
      <w:tr w:rsidR="00FD0FD5" w:rsidRPr="008F20B5" w14:paraId="4D82BBD7" w14:textId="77777777" w:rsidTr="008A7303">
        <w:trPr>
          <w:trHeight w:val="350"/>
          <w:tblHeader/>
          <w:trPrChange w:id="5172" w:author="家興 余" w:date="2021-01-22T09:55:00Z">
            <w:trPr>
              <w:trHeight w:val="350"/>
              <w:tblHeader/>
            </w:trPr>
          </w:trPrChange>
        </w:trPr>
        <w:tc>
          <w:tcPr>
            <w:tcW w:w="250" w:type="pct"/>
            <w:shd w:val="clear" w:color="auto" w:fill="auto"/>
            <w:hideMark/>
            <w:tcPrChange w:id="5173" w:author="家興 余" w:date="2021-01-22T09:55:00Z">
              <w:tcPr>
                <w:tcW w:w="381" w:type="pct"/>
                <w:shd w:val="clear" w:color="auto" w:fill="auto"/>
                <w:hideMark/>
              </w:tcPr>
            </w:tcPrChange>
          </w:tcPr>
          <w:p w14:paraId="4CC4EF90" w14:textId="77777777" w:rsidR="00FD0FD5" w:rsidRPr="008F20B5" w:rsidRDefault="00FD0FD5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50" w:type="pct"/>
            <w:shd w:val="clear" w:color="auto" w:fill="auto"/>
            <w:hideMark/>
            <w:tcPrChange w:id="5174" w:author="家興 余" w:date="2021-01-22T09:55:00Z">
              <w:tcPr>
                <w:tcW w:w="1154" w:type="pct"/>
                <w:shd w:val="clear" w:color="auto" w:fill="auto"/>
                <w:hideMark/>
              </w:tcPr>
            </w:tcPrChange>
          </w:tcPr>
          <w:p w14:paraId="3A27395C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750" w:type="pct"/>
            <w:shd w:val="clear" w:color="auto" w:fill="auto"/>
            <w:hideMark/>
            <w:tcPrChange w:id="5175" w:author="家興 余" w:date="2021-01-22T09:55:00Z">
              <w:tcPr>
                <w:tcW w:w="1235" w:type="pct"/>
                <w:shd w:val="clear" w:color="auto" w:fill="auto"/>
                <w:hideMark/>
              </w:tcPr>
            </w:tcPrChange>
          </w:tcPr>
          <w:p w14:paraId="0DD0544B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50" w:type="pct"/>
            <w:shd w:val="clear" w:color="auto" w:fill="auto"/>
            <w:hideMark/>
            <w:tcPrChange w:id="5176" w:author="家興 余" w:date="2021-01-22T09:55:00Z">
              <w:tcPr>
                <w:tcW w:w="336" w:type="pct"/>
                <w:shd w:val="clear" w:color="auto" w:fill="auto"/>
                <w:hideMark/>
              </w:tcPr>
            </w:tcPrChange>
          </w:tcPr>
          <w:p w14:paraId="0C3E7ADF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50" w:type="pct"/>
            <w:shd w:val="clear" w:color="auto" w:fill="auto"/>
            <w:hideMark/>
            <w:tcPrChange w:id="5177" w:author="家興 余" w:date="2021-01-22T09:55:00Z">
              <w:tcPr>
                <w:tcW w:w="321" w:type="pct"/>
                <w:shd w:val="clear" w:color="auto" w:fill="auto"/>
                <w:hideMark/>
              </w:tcPr>
            </w:tcPrChange>
          </w:tcPr>
          <w:p w14:paraId="53FC6446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0" w:type="pct"/>
            <w:tcPrChange w:id="5178" w:author="家興 余" w:date="2021-01-22T09:55:00Z">
              <w:tcPr>
                <w:tcW w:w="1" w:type="pct"/>
              </w:tcPr>
            </w:tcPrChange>
          </w:tcPr>
          <w:p w14:paraId="3CAA4484" w14:textId="5B6D64A4" w:rsidR="00FD0FD5" w:rsidRPr="008F20B5" w:rsidRDefault="00FD0FD5">
            <w:pPr>
              <w:widowControl/>
              <w:jc w:val="center"/>
              <w:rPr>
                <w:ins w:id="5179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180" w:author="家興 余" w:date="2021-01-21T09:56:00Z">
                <w:pPr>
                  <w:widowControl/>
                </w:pPr>
              </w:pPrChange>
            </w:pPr>
            <w:ins w:id="5181" w:author="家興 余" w:date="2021-01-21T09:5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150" w:type="pct"/>
            <w:shd w:val="clear" w:color="auto" w:fill="auto"/>
            <w:hideMark/>
            <w:tcPrChange w:id="5182" w:author="家興 余" w:date="2021-01-22T09:55:00Z">
              <w:tcPr>
                <w:tcW w:w="1573" w:type="pct"/>
                <w:shd w:val="clear" w:color="auto" w:fill="auto"/>
                <w:hideMark/>
              </w:tcPr>
            </w:tcPrChange>
          </w:tcPr>
          <w:p w14:paraId="149FB22A" w14:textId="35BA06F9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FD0FD5" w:rsidRPr="008F20B5" w14:paraId="46574838" w14:textId="77777777" w:rsidTr="008A7303">
        <w:trPr>
          <w:trHeight w:val="340"/>
          <w:trPrChange w:id="5183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5184" w:author="家興 余" w:date="2021-01-22T09:55:00Z">
              <w:tcPr>
                <w:tcW w:w="381" w:type="pct"/>
                <w:shd w:val="clear" w:color="auto" w:fill="auto"/>
              </w:tcPr>
            </w:tcPrChange>
          </w:tcPr>
          <w:p w14:paraId="2B6D04FE" w14:textId="50C527BA" w:rsidR="00FD0FD5" w:rsidRPr="004A1C2C" w:rsidRDefault="00FD0FD5" w:rsidP="004A1C2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hideMark/>
            <w:tcPrChange w:id="5185" w:author="家興 余" w:date="2021-01-22T09:55:00Z">
              <w:tcPr>
                <w:tcW w:w="1154" w:type="pct"/>
                <w:shd w:val="clear" w:color="auto" w:fill="auto"/>
                <w:hideMark/>
              </w:tcPr>
            </w:tcPrChange>
          </w:tcPr>
          <w:p w14:paraId="10654E9B" w14:textId="3691E65C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750" w:type="pct"/>
            <w:shd w:val="clear" w:color="auto" w:fill="auto"/>
            <w:hideMark/>
            <w:tcPrChange w:id="5186" w:author="家興 余" w:date="2021-01-22T09:55:00Z">
              <w:tcPr>
                <w:tcW w:w="1235" w:type="pct"/>
                <w:shd w:val="clear" w:color="auto" w:fill="auto"/>
                <w:hideMark/>
              </w:tcPr>
            </w:tcPrChange>
          </w:tcPr>
          <w:p w14:paraId="19854AFB" w14:textId="77777777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50" w:type="pct"/>
            <w:shd w:val="clear" w:color="auto" w:fill="auto"/>
            <w:hideMark/>
            <w:tcPrChange w:id="5187" w:author="家興 余" w:date="2021-01-22T09:55:00Z">
              <w:tcPr>
                <w:tcW w:w="336" w:type="pct"/>
                <w:shd w:val="clear" w:color="auto" w:fill="auto"/>
                <w:hideMark/>
              </w:tcPr>
            </w:tcPrChange>
          </w:tcPr>
          <w:p w14:paraId="299A3B47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hideMark/>
            <w:tcPrChange w:id="5188" w:author="家興 余" w:date="2021-01-22T09:55:00Z">
              <w:tcPr>
                <w:tcW w:w="321" w:type="pct"/>
                <w:shd w:val="clear" w:color="auto" w:fill="auto"/>
                <w:hideMark/>
              </w:tcPr>
            </w:tcPrChange>
          </w:tcPr>
          <w:p w14:paraId="1CE0E032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  <w:tcPrChange w:id="5189" w:author="家興 余" w:date="2021-01-22T09:55:00Z">
              <w:tcPr>
                <w:tcW w:w="1" w:type="pct"/>
              </w:tcPr>
            </w:tcPrChange>
          </w:tcPr>
          <w:p w14:paraId="5EDAC969" w14:textId="488DDA9E" w:rsidR="00FD0FD5" w:rsidRPr="008F20B5" w:rsidRDefault="00FD0FD5">
            <w:pPr>
              <w:widowControl/>
              <w:jc w:val="center"/>
              <w:rPr>
                <w:ins w:id="5190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191" w:author="家興 余" w:date="2021-01-21T09:56:00Z">
                <w:pPr>
                  <w:widowControl/>
                </w:pPr>
              </w:pPrChange>
            </w:pPr>
            <w:ins w:id="5192" w:author="家興 余" w:date="2021-01-21T09:5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hideMark/>
            <w:tcPrChange w:id="5193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7A05A9FD" w14:textId="6B134F6C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L2411</w:t>
            </w:r>
          </w:p>
        </w:tc>
      </w:tr>
      <w:tr w:rsidR="00FD0FD5" w:rsidRPr="008F20B5" w14:paraId="60E6F707" w14:textId="77777777" w:rsidTr="008A7303">
        <w:trPr>
          <w:trHeight w:val="340"/>
          <w:trPrChange w:id="5194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5195" w:author="家興 余" w:date="2021-01-22T09:55:00Z">
              <w:tcPr>
                <w:tcW w:w="381" w:type="pct"/>
                <w:shd w:val="clear" w:color="auto" w:fill="auto"/>
              </w:tcPr>
            </w:tcPrChange>
          </w:tcPr>
          <w:p w14:paraId="334F0666" w14:textId="163F1E75" w:rsidR="00FD0FD5" w:rsidRPr="004A1C2C" w:rsidRDefault="00FD0FD5" w:rsidP="004A1C2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5196" w:author="家興 余" w:date="2021-01-22T09:55:00Z">
              <w:tcPr>
                <w:tcW w:w="1154" w:type="pct"/>
                <w:shd w:val="clear" w:color="auto" w:fill="auto"/>
              </w:tcPr>
            </w:tcPrChange>
          </w:tcPr>
          <w:p w14:paraId="79B54C65" w14:textId="2F426F56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</w:p>
        </w:tc>
        <w:tc>
          <w:tcPr>
            <w:tcW w:w="1750" w:type="pct"/>
            <w:shd w:val="clear" w:color="auto" w:fill="auto"/>
            <w:tcPrChange w:id="5197" w:author="家興 余" w:date="2021-01-22T09:55:00Z">
              <w:tcPr>
                <w:tcW w:w="1235" w:type="pct"/>
                <w:shd w:val="clear" w:color="auto" w:fill="auto"/>
              </w:tcPr>
            </w:tcPrChange>
          </w:tcPr>
          <w:p w14:paraId="3B40BAA0" w14:textId="776703DE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50" w:type="pct"/>
            <w:shd w:val="clear" w:color="auto" w:fill="auto"/>
            <w:tcPrChange w:id="5198" w:author="家興 余" w:date="2021-01-22T09:55:00Z">
              <w:tcPr>
                <w:tcW w:w="336" w:type="pct"/>
                <w:shd w:val="clear" w:color="auto" w:fill="auto"/>
              </w:tcPr>
            </w:tcPrChange>
          </w:tcPr>
          <w:p w14:paraId="3D445063" w14:textId="6A2B5AF3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5199" w:author="家興 余" w:date="2021-01-22T09:55:00Z">
              <w:tcPr>
                <w:tcW w:w="321" w:type="pct"/>
                <w:shd w:val="clear" w:color="auto" w:fill="auto"/>
              </w:tcPr>
            </w:tcPrChange>
          </w:tcPr>
          <w:p w14:paraId="00CCABA7" w14:textId="3A98A859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5200" w:author="家興 余" w:date="2021-01-22T09:55:00Z">
              <w:tcPr>
                <w:tcW w:w="1" w:type="pct"/>
              </w:tcPr>
            </w:tcPrChange>
          </w:tcPr>
          <w:p w14:paraId="2A91BF34" w14:textId="2A813E88" w:rsidR="00FD0FD5" w:rsidRPr="008F20B5" w:rsidRDefault="00FD0FD5">
            <w:pPr>
              <w:widowControl/>
              <w:jc w:val="center"/>
              <w:rPr>
                <w:ins w:id="5201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202" w:author="家興 余" w:date="2021-01-21T09:56:00Z">
                <w:pPr>
                  <w:widowControl/>
                </w:pPr>
              </w:pPrChange>
            </w:pPr>
            <w:ins w:id="5203" w:author="家興 余" w:date="2021-01-21T09:5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5204" w:author="家興 余" w:date="2021-01-22T09:55:00Z">
              <w:tcPr>
                <w:tcW w:w="1573" w:type="pct"/>
                <w:shd w:val="clear" w:color="auto" w:fill="auto"/>
                <w:vAlign w:val="center"/>
              </w:tcPr>
            </w:tcPrChange>
          </w:tcPr>
          <w:p w14:paraId="01DA7FCE" w14:textId="0A6D9FA2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</w:p>
          <w:p w14:paraId="084AC1B3" w14:textId="77777777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</w:p>
          <w:p w14:paraId="46E1D64C" w14:textId="1E4039A7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FD0FD5" w:rsidRPr="008F20B5" w14:paraId="5CEEC486" w14:textId="77777777" w:rsidTr="008A7303">
        <w:trPr>
          <w:trHeight w:val="340"/>
          <w:trPrChange w:id="5205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206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557FE133" w14:textId="77777777" w:rsidR="00FD0FD5" w:rsidRPr="004A1C2C" w:rsidRDefault="00FD0FD5" w:rsidP="004A1C2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5207" w:author="家興 余" w:date="2021-01-22T09:55:00Z">
              <w:tcPr>
                <w:tcW w:w="1154" w:type="pct"/>
                <w:shd w:val="clear" w:color="auto" w:fill="auto"/>
              </w:tcPr>
            </w:tcPrChange>
          </w:tcPr>
          <w:p w14:paraId="25EF3A2B" w14:textId="0F117150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CustId</w:t>
            </w:r>
          </w:p>
        </w:tc>
        <w:tc>
          <w:tcPr>
            <w:tcW w:w="1750" w:type="pct"/>
            <w:shd w:val="clear" w:color="auto" w:fill="auto"/>
            <w:vAlign w:val="center"/>
            <w:tcPrChange w:id="5208" w:author="家興 余" w:date="2021-01-22T09:55:00Z">
              <w:tcPr>
                <w:tcW w:w="1235" w:type="pct"/>
                <w:shd w:val="clear" w:color="auto" w:fill="auto"/>
                <w:vAlign w:val="center"/>
              </w:tcPr>
            </w:tcPrChange>
          </w:tcPr>
          <w:p w14:paraId="659758E3" w14:textId="56212A13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統一編號</w:t>
            </w:r>
          </w:p>
        </w:tc>
        <w:tc>
          <w:tcPr>
            <w:tcW w:w="250" w:type="pct"/>
            <w:shd w:val="clear" w:color="auto" w:fill="auto"/>
            <w:vAlign w:val="center"/>
            <w:tcPrChange w:id="5209" w:author="家興 余" w:date="2021-01-22T09:55:00Z">
              <w:tcPr>
                <w:tcW w:w="336" w:type="pct"/>
                <w:shd w:val="clear" w:color="auto" w:fill="auto"/>
                <w:vAlign w:val="center"/>
              </w:tcPr>
            </w:tcPrChange>
          </w:tcPr>
          <w:p w14:paraId="7A39F16D" w14:textId="6F914BC6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  <w:tcPrChange w:id="5210" w:author="家興 余" w:date="2021-01-22T09:55:00Z">
              <w:tcPr>
                <w:tcW w:w="321" w:type="pct"/>
                <w:shd w:val="clear" w:color="auto" w:fill="auto"/>
                <w:vAlign w:val="center"/>
              </w:tcPr>
            </w:tcPrChange>
          </w:tcPr>
          <w:p w14:paraId="1BEFD132" w14:textId="52A546B8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5211" w:author="家興 余" w:date="2021-01-22T09:55:00Z">
              <w:tcPr>
                <w:tcW w:w="1" w:type="pct"/>
              </w:tcPr>
            </w:tcPrChange>
          </w:tcPr>
          <w:p w14:paraId="05958F19" w14:textId="3E97EF26" w:rsidR="00FD0FD5" w:rsidRPr="008F20B5" w:rsidRDefault="00FD0FD5">
            <w:pPr>
              <w:widowControl/>
              <w:jc w:val="center"/>
              <w:rPr>
                <w:ins w:id="5212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213" w:author="家興 余" w:date="2021-01-21T09:56:00Z">
                <w:pPr>
                  <w:widowControl/>
                </w:pPr>
              </w:pPrChange>
            </w:pPr>
            <w:ins w:id="5214" w:author="家興 余" w:date="2021-01-21T09:5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5215" w:author="家興 余" w:date="2021-01-22T09:55:00Z">
              <w:tcPr>
                <w:tcW w:w="1573" w:type="pct"/>
                <w:shd w:val="clear" w:color="auto" w:fill="auto"/>
                <w:vAlign w:val="center"/>
              </w:tcPr>
            </w:tcPrChange>
          </w:tcPr>
          <w:p w14:paraId="5A392289" w14:textId="02BCE7F3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53B42E21" w14:textId="77777777" w:rsidTr="008A7303">
        <w:trPr>
          <w:trHeight w:val="340"/>
          <w:trPrChange w:id="5216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217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4EF631F4" w14:textId="77777777" w:rsidR="00FD0FD5" w:rsidRPr="004A1C2C" w:rsidRDefault="00FD0FD5" w:rsidP="004A1C2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5218" w:author="家興 余" w:date="2021-01-22T09:55:00Z">
              <w:tcPr>
                <w:tcW w:w="1154" w:type="pct"/>
                <w:shd w:val="clear" w:color="auto" w:fill="auto"/>
              </w:tcPr>
            </w:tcPrChange>
          </w:tcPr>
          <w:p w14:paraId="55E73F59" w14:textId="2B34D345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CustNo</w:t>
            </w:r>
          </w:p>
        </w:tc>
        <w:tc>
          <w:tcPr>
            <w:tcW w:w="1750" w:type="pct"/>
            <w:shd w:val="clear" w:color="auto" w:fill="auto"/>
            <w:vAlign w:val="center"/>
            <w:tcPrChange w:id="5219" w:author="家興 余" w:date="2021-01-22T09:55:00Z">
              <w:tcPr>
                <w:tcW w:w="1235" w:type="pct"/>
                <w:shd w:val="clear" w:color="auto" w:fill="auto"/>
                <w:vAlign w:val="center"/>
              </w:tcPr>
            </w:tcPrChange>
          </w:tcPr>
          <w:p w14:paraId="23760DC7" w14:textId="650FC7CC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戶號</w:t>
            </w:r>
          </w:p>
        </w:tc>
        <w:tc>
          <w:tcPr>
            <w:tcW w:w="250" w:type="pct"/>
            <w:shd w:val="clear" w:color="auto" w:fill="auto"/>
            <w:vAlign w:val="center"/>
            <w:tcPrChange w:id="5220" w:author="家興 余" w:date="2021-01-22T09:55:00Z">
              <w:tcPr>
                <w:tcW w:w="336" w:type="pct"/>
                <w:shd w:val="clear" w:color="auto" w:fill="auto"/>
                <w:vAlign w:val="center"/>
              </w:tcPr>
            </w:tcPrChange>
          </w:tcPr>
          <w:p w14:paraId="02FB59F9" w14:textId="0E80297A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  <w:tcPrChange w:id="5221" w:author="家興 余" w:date="2021-01-22T09:55:00Z">
              <w:tcPr>
                <w:tcW w:w="321" w:type="pct"/>
                <w:shd w:val="clear" w:color="auto" w:fill="auto"/>
                <w:vAlign w:val="center"/>
              </w:tcPr>
            </w:tcPrChange>
          </w:tcPr>
          <w:p w14:paraId="7FB74E4A" w14:textId="1DD0143E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5222" w:author="家興 余" w:date="2021-01-22T09:55:00Z">
              <w:tcPr>
                <w:tcW w:w="1" w:type="pct"/>
              </w:tcPr>
            </w:tcPrChange>
          </w:tcPr>
          <w:p w14:paraId="5EB1B480" w14:textId="655314D8" w:rsidR="00FD0FD5" w:rsidRPr="008F20B5" w:rsidRDefault="00FD0FD5">
            <w:pPr>
              <w:widowControl/>
              <w:jc w:val="center"/>
              <w:rPr>
                <w:ins w:id="5223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224" w:author="家興 余" w:date="2021-01-21T09:56:00Z">
                <w:pPr>
                  <w:widowControl/>
                </w:pPr>
              </w:pPrChange>
            </w:pPr>
            <w:ins w:id="5225" w:author="家興 余" w:date="2021-01-21T09:5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5226" w:author="家興 余" w:date="2021-01-22T09:55:00Z">
              <w:tcPr>
                <w:tcW w:w="1573" w:type="pct"/>
                <w:shd w:val="clear" w:color="auto" w:fill="auto"/>
                <w:vAlign w:val="center"/>
              </w:tcPr>
            </w:tcPrChange>
          </w:tcPr>
          <w:p w14:paraId="36436CDD" w14:textId="559F634F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48C28937" w14:textId="77777777" w:rsidTr="008A7303">
        <w:trPr>
          <w:trHeight w:val="340"/>
          <w:trPrChange w:id="5227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228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1D7A692F" w14:textId="264BE704" w:rsidR="00FD0FD5" w:rsidRPr="004A1C2C" w:rsidRDefault="00FD0FD5" w:rsidP="004A1C2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vAlign w:val="center"/>
            <w:hideMark/>
            <w:tcPrChange w:id="5229" w:author="家興 余" w:date="2021-01-22T09:55:00Z">
              <w:tcPr>
                <w:tcW w:w="1154" w:type="pct"/>
                <w:shd w:val="clear" w:color="auto" w:fill="auto"/>
                <w:vAlign w:val="center"/>
                <w:hideMark/>
              </w:tcPr>
            </w:tcPrChange>
          </w:tcPr>
          <w:p w14:paraId="7C21E592" w14:textId="60502A84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ClCode1</w:t>
            </w:r>
          </w:p>
        </w:tc>
        <w:tc>
          <w:tcPr>
            <w:tcW w:w="1750" w:type="pct"/>
            <w:shd w:val="clear" w:color="auto" w:fill="auto"/>
            <w:vAlign w:val="center"/>
            <w:hideMark/>
            <w:tcPrChange w:id="5230" w:author="家興 余" w:date="2021-01-22T09:55:00Z">
              <w:tcPr>
                <w:tcW w:w="1235" w:type="pct"/>
                <w:shd w:val="clear" w:color="auto" w:fill="auto"/>
                <w:vAlign w:val="center"/>
                <w:hideMark/>
              </w:tcPr>
            </w:tcPrChange>
          </w:tcPr>
          <w:p w14:paraId="3B710667" w14:textId="7E7BE104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shd w:val="clear" w:color="auto" w:fill="auto"/>
            <w:vAlign w:val="center"/>
            <w:hideMark/>
            <w:tcPrChange w:id="5231" w:author="家興 余" w:date="2021-01-22T09:55:00Z">
              <w:tcPr>
                <w:tcW w:w="336" w:type="pct"/>
                <w:shd w:val="clear" w:color="auto" w:fill="auto"/>
                <w:vAlign w:val="center"/>
                <w:hideMark/>
              </w:tcPr>
            </w:tcPrChange>
          </w:tcPr>
          <w:p w14:paraId="7A0F7AB3" w14:textId="71745933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  <w:hideMark/>
            <w:tcPrChange w:id="5232" w:author="家興 余" w:date="2021-01-22T09:55:00Z">
              <w:tcPr>
                <w:tcW w:w="321" w:type="pct"/>
                <w:shd w:val="clear" w:color="auto" w:fill="auto"/>
                <w:vAlign w:val="center"/>
                <w:hideMark/>
              </w:tcPr>
            </w:tcPrChange>
          </w:tcPr>
          <w:p w14:paraId="3EE32AB3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5233" w:author="家興 余" w:date="2021-01-22T09:55:00Z">
              <w:tcPr>
                <w:tcW w:w="1" w:type="pct"/>
              </w:tcPr>
            </w:tcPrChange>
          </w:tcPr>
          <w:p w14:paraId="0F8D8950" w14:textId="7C9E101B" w:rsidR="00FD0FD5" w:rsidRPr="008F20B5" w:rsidRDefault="00FD0FD5">
            <w:pPr>
              <w:widowControl/>
              <w:jc w:val="center"/>
              <w:rPr>
                <w:ins w:id="5234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235" w:author="家興 余" w:date="2021-01-21T09:56:00Z">
                <w:pPr>
                  <w:widowControl/>
                </w:pPr>
              </w:pPrChange>
            </w:pPr>
            <w:ins w:id="5236" w:author="家興 余" w:date="2021-01-21T09:5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hideMark/>
            <w:tcPrChange w:id="5237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2BE9F0AB" w14:textId="6266746E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1:房地;2:土地</w:t>
            </w:r>
          </w:p>
        </w:tc>
      </w:tr>
      <w:tr w:rsidR="00FD0FD5" w:rsidRPr="008F20B5" w14:paraId="2398D931" w14:textId="77777777" w:rsidTr="008A7303">
        <w:trPr>
          <w:trHeight w:val="340"/>
          <w:trPrChange w:id="5238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239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A16EC8D" w14:textId="1C0A1D8A" w:rsidR="00FD0FD5" w:rsidRPr="004A1C2C" w:rsidRDefault="00FD0FD5" w:rsidP="004A1C2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vAlign w:val="center"/>
            <w:hideMark/>
            <w:tcPrChange w:id="5240" w:author="家興 余" w:date="2021-01-22T09:55:00Z">
              <w:tcPr>
                <w:tcW w:w="1154" w:type="pct"/>
                <w:shd w:val="clear" w:color="auto" w:fill="auto"/>
                <w:vAlign w:val="center"/>
                <w:hideMark/>
              </w:tcPr>
            </w:tcPrChange>
          </w:tcPr>
          <w:p w14:paraId="0C7DDACE" w14:textId="0B6598EE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ClCode2</w:t>
            </w:r>
          </w:p>
        </w:tc>
        <w:tc>
          <w:tcPr>
            <w:tcW w:w="1750" w:type="pct"/>
            <w:shd w:val="clear" w:color="auto" w:fill="auto"/>
            <w:vAlign w:val="center"/>
            <w:hideMark/>
            <w:tcPrChange w:id="5241" w:author="家興 余" w:date="2021-01-22T09:55:00Z">
              <w:tcPr>
                <w:tcW w:w="1235" w:type="pct"/>
                <w:shd w:val="clear" w:color="auto" w:fill="auto"/>
                <w:vAlign w:val="center"/>
                <w:hideMark/>
              </w:tcPr>
            </w:tcPrChange>
          </w:tcPr>
          <w:p w14:paraId="533FD4CC" w14:textId="53A89E2E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 </w:t>
            </w:r>
          </w:p>
        </w:tc>
        <w:tc>
          <w:tcPr>
            <w:tcW w:w="250" w:type="pct"/>
            <w:shd w:val="clear" w:color="auto" w:fill="auto"/>
            <w:vAlign w:val="center"/>
            <w:hideMark/>
            <w:tcPrChange w:id="5242" w:author="家興 余" w:date="2021-01-22T09:55:00Z">
              <w:tcPr>
                <w:tcW w:w="336" w:type="pct"/>
                <w:shd w:val="clear" w:color="auto" w:fill="auto"/>
                <w:vAlign w:val="center"/>
                <w:hideMark/>
              </w:tcPr>
            </w:tcPrChange>
          </w:tcPr>
          <w:p w14:paraId="52D36648" w14:textId="06C91BA3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  <w:hideMark/>
            <w:tcPrChange w:id="5243" w:author="家興 余" w:date="2021-01-22T09:55:00Z">
              <w:tcPr>
                <w:tcW w:w="321" w:type="pct"/>
                <w:shd w:val="clear" w:color="auto" w:fill="auto"/>
                <w:vAlign w:val="center"/>
                <w:hideMark/>
              </w:tcPr>
            </w:tcPrChange>
          </w:tcPr>
          <w:p w14:paraId="1307BFA3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5244" w:author="家興 余" w:date="2021-01-22T09:55:00Z">
              <w:tcPr>
                <w:tcW w:w="1" w:type="pct"/>
              </w:tcPr>
            </w:tcPrChange>
          </w:tcPr>
          <w:p w14:paraId="0AB82734" w14:textId="5C775F42" w:rsidR="00FD0FD5" w:rsidRPr="008F20B5" w:rsidRDefault="00FD0FD5">
            <w:pPr>
              <w:widowControl/>
              <w:jc w:val="center"/>
              <w:rPr>
                <w:ins w:id="5245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246" w:author="家興 余" w:date="2021-01-21T09:56:00Z">
                <w:pPr>
                  <w:widowControl/>
                </w:pPr>
              </w:pPrChange>
            </w:pPr>
            <w:ins w:id="5247" w:author="家興 余" w:date="2021-01-21T09:5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hideMark/>
            <w:tcPrChange w:id="5248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73509049" w14:textId="43D98460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1:房地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74BC3016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-住宅</w:t>
            </w:r>
          </w:p>
          <w:p w14:paraId="728DA7A9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-辦公</w:t>
            </w:r>
          </w:p>
          <w:p w14:paraId="3F65FF59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-商場</w:t>
            </w:r>
          </w:p>
          <w:p w14:paraId="4701C409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-廠房</w:t>
            </w:r>
          </w:p>
          <w:p w14:paraId="29CA6AC8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-停車位</w:t>
            </w:r>
          </w:p>
          <w:p w14:paraId="556F4881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</w:t>
            </w:r>
          </w:p>
          <w:p w14:paraId="01A21412" w14:textId="77777777" w:rsidR="00FD0FD5" w:rsidRPr="008F20B5" w:rsidRDefault="00FD0FD5" w:rsidP="00702C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  <w:p w14:paraId="293D7281" w14:textId="12F4552E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2:土地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355E7915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-住宅區</w:t>
            </w:r>
          </w:p>
          <w:p w14:paraId="0457F9A4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-商業區</w:t>
            </w:r>
          </w:p>
          <w:p w14:paraId="3E10C858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-工業區</w:t>
            </w:r>
          </w:p>
          <w:p w14:paraId="24E2A18D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-其他分區</w:t>
            </w:r>
          </w:p>
          <w:p w14:paraId="255C5FF0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-甲種建地</w:t>
            </w:r>
          </w:p>
          <w:p w14:paraId="63D93920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-乙種建地</w:t>
            </w:r>
          </w:p>
          <w:p w14:paraId="1F7170A5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-丙種建地</w:t>
            </w:r>
          </w:p>
          <w:p w14:paraId="5DFB329F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-丁種建地</w:t>
            </w:r>
          </w:p>
          <w:p w14:paraId="2B4F7DC6" w14:textId="6C35F648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-其他用地</w:t>
            </w:r>
          </w:p>
        </w:tc>
      </w:tr>
      <w:tr w:rsidR="00FD0FD5" w:rsidRPr="008F20B5" w14:paraId="750DC487" w14:textId="77777777" w:rsidTr="008A7303">
        <w:trPr>
          <w:trHeight w:val="340"/>
          <w:trPrChange w:id="5249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250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9D0F27C" w14:textId="5066D260" w:rsidR="00FD0FD5" w:rsidRPr="004A1C2C" w:rsidRDefault="00FD0FD5" w:rsidP="004A1C2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5251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FF3560A" w14:textId="3646F154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ClNo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5252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538930D" w14:textId="77777777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253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66E3642" w14:textId="5C3100BF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254" w:author="家興 余" w:date="2020-12-30T09:5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5255" w:author="家興 余" w:date="2020-12-30T09:54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256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D246853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5257" w:author="家興 余" w:date="2021-01-22T09:55:00Z">
              <w:tcPr>
                <w:tcW w:w="1" w:type="pct"/>
              </w:tcPr>
            </w:tcPrChange>
          </w:tcPr>
          <w:p w14:paraId="73045F71" w14:textId="77777777" w:rsidR="00FD0FD5" w:rsidRPr="008F20B5" w:rsidDel="004444BD" w:rsidRDefault="00FD0FD5">
            <w:pPr>
              <w:widowControl/>
              <w:jc w:val="center"/>
              <w:rPr>
                <w:ins w:id="5258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259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5260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8C33D26" w14:textId="55C49E93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5261" w:author="家興 余" w:date="2020-12-30T09:54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FD0FD5" w:rsidRPr="008F20B5" w14:paraId="2554D4C0" w14:textId="77777777" w:rsidTr="008A7303">
        <w:trPr>
          <w:trHeight w:val="325"/>
          <w:trPrChange w:id="5262" w:author="家興 余" w:date="2021-01-22T09:55:00Z">
            <w:trPr>
              <w:trHeight w:val="325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263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5AF6CAB5" w14:textId="603B9C2A" w:rsidR="00FD0FD5" w:rsidRPr="004A1C2C" w:rsidRDefault="00FD0FD5" w:rsidP="004A1C2C">
            <w:pPr>
              <w:pStyle w:val="af9"/>
              <w:numPr>
                <w:ilvl w:val="0"/>
                <w:numId w:val="36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5264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8CB652F" w14:textId="69E2F104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ClTypeCode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5265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DF59756" w14:textId="77777777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266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1BBA13A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267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624DF85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  <w:tcPrChange w:id="5268" w:author="家興 余" w:date="2021-01-22T09:55:00Z">
              <w:tcPr>
                <w:tcW w:w="1" w:type="pct"/>
              </w:tcPr>
            </w:tcPrChange>
          </w:tcPr>
          <w:p w14:paraId="4CE2DD50" w14:textId="0CF651F0" w:rsidR="00FD0FD5" w:rsidRPr="008F20B5" w:rsidRDefault="00FD0FD5">
            <w:pPr>
              <w:widowControl/>
              <w:jc w:val="center"/>
              <w:rPr>
                <w:ins w:id="5269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270" w:author="家興 余" w:date="2021-01-21T09:56:00Z">
                <w:pPr>
                  <w:widowControl/>
                </w:pPr>
              </w:pPrChange>
            </w:pPr>
            <w:ins w:id="5271" w:author="家興 余" w:date="2021-01-21T09:5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5272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0D5AF52" w14:textId="09CE5D6D" w:rsidR="00FD0FD5" w:rsidRPr="008F20B5" w:rsidRDefault="00FD0FD5" w:rsidP="001F257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1為1:房地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1BDAB63D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250: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土地及建物－住宅用</w:t>
            </w:r>
          </w:p>
          <w:p w14:paraId="308E0B71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260: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土地及廠房</w:t>
            </w:r>
          </w:p>
          <w:p w14:paraId="5459BA40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270: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建物（不含土地）－住宅用</w:t>
            </w:r>
          </w:p>
          <w:p w14:paraId="114B1F0A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280: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廠房（不含土地）</w:t>
            </w:r>
          </w:p>
          <w:p w14:paraId="09F28ACB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lastRenderedPageBreak/>
              <w:t xml:space="preserve">2A0: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土地及建物商業用</w:t>
            </w:r>
          </w:p>
          <w:p w14:paraId="38C33E27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2A1: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觀光飯店</w:t>
            </w:r>
          </w:p>
          <w:p w14:paraId="35341EAF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2A2: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醫院</w:t>
            </w:r>
          </w:p>
          <w:p w14:paraId="2B89E21D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2B0: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建物（不含土地）－商業用</w:t>
            </w:r>
          </w:p>
          <w:p w14:paraId="63B43166" w14:textId="118A03A4" w:rsidR="00FD0FD5" w:rsidRPr="008F20B5" w:rsidRDefault="00FD0FD5" w:rsidP="001F257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2X0: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其他不動產</w:t>
            </w:r>
          </w:p>
          <w:p w14:paraId="76BA6D30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  <w:p w14:paraId="35EA6FF1" w14:textId="77777777" w:rsidR="00FD0FD5" w:rsidRPr="008F20B5" w:rsidRDefault="00FD0FD5" w:rsidP="001F257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1為2:土地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12D7FF1B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200: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房地建地（不含建物）</w:t>
            </w:r>
          </w:p>
          <w:p w14:paraId="03627B9D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210: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空地</w:t>
            </w:r>
          </w:p>
          <w:p w14:paraId="742CF07A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220: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農地</w:t>
            </w:r>
          </w:p>
          <w:p w14:paraId="7B126C3B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230: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林地</w:t>
            </w:r>
          </w:p>
          <w:p w14:paraId="0CCF13A4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240: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養殖地</w:t>
            </w:r>
          </w:p>
          <w:p w14:paraId="2F9FED06" w14:textId="424506A9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290: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高爾夫球場</w:t>
            </w:r>
          </w:p>
        </w:tc>
      </w:tr>
      <w:tr w:rsidR="00FD0FD5" w:rsidRPr="008F20B5" w14:paraId="2BC86675" w14:textId="77777777" w:rsidTr="008A7303">
        <w:trPr>
          <w:trHeight w:val="340"/>
          <w:ins w:id="5273" w:author="ST1" w:date="2020-12-01T00:00:00Z"/>
          <w:trPrChange w:id="5274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275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B45AEDD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276" w:author="ST1" w:date="2020-12-01T00:00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277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0B521D92" w14:textId="3A8B9607" w:rsidR="00FD0FD5" w:rsidRPr="00910C6F" w:rsidRDefault="00FD0FD5" w:rsidP="00910C6F">
            <w:pPr>
              <w:widowControl/>
              <w:rPr>
                <w:ins w:id="5278" w:author="ST1" w:date="2020-12-01T00:00:00Z"/>
                <w:rFonts w:ascii="標楷體" w:eastAsia="標楷體" w:hAnsi="標楷體" w:cs="新細明體"/>
                <w:color w:val="FF0000"/>
                <w:kern w:val="0"/>
                <w:rPrChange w:id="5279" w:author="ST1" w:date="2020-12-01T00:06:00Z">
                  <w:rPr>
                    <w:ins w:id="5280" w:author="ST1" w:date="2020-12-01T00:00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281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282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CityCode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283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68450FE0" w14:textId="6BE854B2" w:rsidR="00FD0FD5" w:rsidRPr="00910C6F" w:rsidRDefault="00FD0FD5" w:rsidP="00910C6F">
            <w:pPr>
              <w:widowControl/>
              <w:rPr>
                <w:ins w:id="5284" w:author="ST1" w:date="2020-12-01T00:00:00Z"/>
                <w:rFonts w:ascii="標楷體" w:eastAsia="標楷體" w:hAnsi="標楷體" w:cs="新細明體"/>
                <w:color w:val="FF0000"/>
                <w:kern w:val="0"/>
                <w:rPrChange w:id="5285" w:author="ST1" w:date="2020-12-01T00:06:00Z">
                  <w:rPr>
                    <w:ins w:id="5286" w:author="ST1" w:date="2020-12-01T00:00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287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288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建物門牌（縣／市）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289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3C7EFA2A" w14:textId="4814A064" w:rsidR="00FD0FD5" w:rsidRPr="00910C6F" w:rsidRDefault="00FD0FD5" w:rsidP="00910C6F">
            <w:pPr>
              <w:widowControl/>
              <w:jc w:val="center"/>
              <w:rPr>
                <w:ins w:id="5290" w:author="ST1" w:date="2020-12-01T00:00:00Z"/>
                <w:rFonts w:ascii="標楷體" w:eastAsia="標楷體" w:hAnsi="標楷體" w:cs="新細明體"/>
                <w:color w:val="FF0000"/>
                <w:kern w:val="0"/>
                <w:rPrChange w:id="5291" w:author="ST1" w:date="2020-12-01T00:06:00Z">
                  <w:rPr>
                    <w:ins w:id="5292" w:author="ST1" w:date="2020-12-01T00:00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293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294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295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6E4FE569" w14:textId="4A032D3F" w:rsidR="00FD0FD5" w:rsidRPr="00910C6F" w:rsidRDefault="00FD0FD5" w:rsidP="00910C6F">
            <w:pPr>
              <w:widowControl/>
              <w:jc w:val="center"/>
              <w:rPr>
                <w:ins w:id="5296" w:author="ST1" w:date="2020-12-01T00:00:00Z"/>
                <w:rFonts w:ascii="標楷體" w:eastAsia="標楷體" w:hAnsi="標楷體" w:cs="新細明體"/>
                <w:color w:val="FF0000"/>
                <w:kern w:val="0"/>
                <w:rPrChange w:id="5297" w:author="ST1" w:date="2020-12-01T00:06:00Z">
                  <w:rPr>
                    <w:ins w:id="5298" w:author="ST1" w:date="2020-12-01T00:00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299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300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2</w:t>
              </w:r>
            </w:ins>
          </w:p>
        </w:tc>
        <w:tc>
          <w:tcPr>
            <w:tcW w:w="250" w:type="pct"/>
            <w:tcPrChange w:id="5301" w:author="家興 余" w:date="2021-01-22T09:55:00Z">
              <w:tcPr>
                <w:tcW w:w="1" w:type="pct"/>
              </w:tcPr>
            </w:tcPrChange>
          </w:tcPr>
          <w:p w14:paraId="61729064" w14:textId="12F151DA" w:rsidR="00FD0FD5" w:rsidRDefault="004F394E">
            <w:pPr>
              <w:widowControl/>
              <w:jc w:val="center"/>
              <w:rPr>
                <w:ins w:id="5302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303" w:author="家興 余" w:date="2021-01-21T09:56:00Z">
                <w:pPr>
                  <w:widowControl/>
                </w:pPr>
              </w:pPrChange>
            </w:pPr>
            <w:ins w:id="5304" w:author="家興 余" w:date="2021-01-21T10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5305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555FE6B2" w14:textId="6366679A" w:rsidR="004F394E" w:rsidRDefault="004F394E" w:rsidP="00910C6F">
            <w:pPr>
              <w:widowControl/>
              <w:rPr>
                <w:ins w:id="5306" w:author="家興 余" w:date="2021-01-21T10:00:00Z"/>
                <w:rFonts w:ascii="標楷體" w:eastAsia="標楷體" w:hAnsi="標楷體" w:cs="新細明體"/>
                <w:color w:val="000000"/>
                <w:kern w:val="0"/>
              </w:rPr>
            </w:pPr>
            <w:ins w:id="5307" w:author="家興 余" w:date="2021-01-21T10:00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為1時必填</w:t>
              </w:r>
            </w:ins>
          </w:p>
          <w:p w14:paraId="3B3ACF9D" w14:textId="4E2AA745" w:rsidR="00FD0FD5" w:rsidRDefault="00FD0FD5" w:rsidP="00910C6F">
            <w:pPr>
              <w:widowControl/>
              <w:rPr>
                <w:ins w:id="5308" w:author="ST1" w:date="2020-12-23T21:15:00Z"/>
                <w:rFonts w:ascii="標楷體" w:eastAsia="標楷體" w:hAnsi="標楷體" w:cs="新細明體"/>
                <w:color w:val="000000"/>
                <w:kern w:val="0"/>
              </w:rPr>
            </w:pPr>
            <w:ins w:id="5309" w:author="ST1" w:date="2020-12-23T21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原A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S400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代碼</w:t>
              </w:r>
            </w:ins>
          </w:p>
          <w:p w14:paraId="0A20EA47" w14:textId="20556C73" w:rsidR="00FD0FD5" w:rsidRPr="00910C6F" w:rsidRDefault="00FD0FD5" w:rsidP="00910C6F">
            <w:pPr>
              <w:widowControl/>
              <w:rPr>
                <w:ins w:id="5310" w:author="ST1" w:date="2020-12-01T00:00:00Z"/>
                <w:rFonts w:ascii="標楷體" w:eastAsia="標楷體" w:hAnsi="標楷體" w:cs="新細明體"/>
                <w:color w:val="FF0000"/>
                <w:kern w:val="0"/>
                <w:rPrChange w:id="5311" w:author="ST1" w:date="2020-12-01T00:03:00Z">
                  <w:rPr>
                    <w:ins w:id="5312" w:author="ST1" w:date="2020-12-01T00:00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313" w:author="ST1" w:date="2020-12-23T21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(L2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411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轉換為新代碼)</w:t>
              </w:r>
            </w:ins>
          </w:p>
        </w:tc>
      </w:tr>
      <w:tr w:rsidR="00FD0FD5" w:rsidRPr="008F20B5" w14:paraId="78AB9EEF" w14:textId="77777777" w:rsidTr="008A7303">
        <w:trPr>
          <w:trHeight w:val="340"/>
          <w:ins w:id="5314" w:author="ST1" w:date="2020-12-01T00:01:00Z"/>
          <w:trPrChange w:id="5315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316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7F09A51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317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318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345CDB43" w14:textId="4AE631DE" w:rsidR="00FD0FD5" w:rsidRPr="00910C6F" w:rsidRDefault="00FD0FD5" w:rsidP="00910C6F">
            <w:pPr>
              <w:widowControl/>
              <w:rPr>
                <w:ins w:id="5319" w:author="ST1" w:date="2020-12-01T00:01:00Z"/>
                <w:rFonts w:ascii="標楷體" w:eastAsia="標楷體" w:hAnsi="標楷體" w:cs="新細明體"/>
                <w:color w:val="FF0000"/>
                <w:kern w:val="0"/>
                <w:rPrChange w:id="5320" w:author="ST1" w:date="2020-12-01T00:06:00Z">
                  <w:rPr>
                    <w:ins w:id="5321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322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323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AreaCode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324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695457E7" w14:textId="2593D12F" w:rsidR="00FD0FD5" w:rsidRPr="00910C6F" w:rsidRDefault="00FD0FD5" w:rsidP="00910C6F">
            <w:pPr>
              <w:widowControl/>
              <w:rPr>
                <w:ins w:id="5325" w:author="ST1" w:date="2020-12-01T00:01:00Z"/>
                <w:rFonts w:ascii="標楷體" w:eastAsia="標楷體" w:hAnsi="標楷體" w:cs="新細明體"/>
                <w:color w:val="FF0000"/>
                <w:kern w:val="0"/>
                <w:rPrChange w:id="5326" w:author="ST1" w:date="2020-12-01T00:06:00Z">
                  <w:rPr>
                    <w:ins w:id="5327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328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329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建物門牌（鄉／鎮／市／區）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330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63BD2C75" w14:textId="749866F5" w:rsidR="00FD0FD5" w:rsidRPr="00910C6F" w:rsidRDefault="00FD0FD5" w:rsidP="00910C6F">
            <w:pPr>
              <w:widowControl/>
              <w:jc w:val="center"/>
              <w:rPr>
                <w:ins w:id="5331" w:author="ST1" w:date="2020-12-01T00:01:00Z"/>
                <w:rFonts w:ascii="標楷體" w:eastAsia="標楷體" w:hAnsi="標楷體" w:cs="新細明體"/>
                <w:color w:val="FF0000"/>
                <w:kern w:val="0"/>
                <w:rPrChange w:id="5332" w:author="ST1" w:date="2020-12-01T00:06:00Z">
                  <w:rPr>
                    <w:ins w:id="5333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334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335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336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6B5F61CA" w14:textId="0261C0C0" w:rsidR="00FD0FD5" w:rsidRPr="00910C6F" w:rsidRDefault="00FD0FD5" w:rsidP="00910C6F">
            <w:pPr>
              <w:widowControl/>
              <w:jc w:val="center"/>
              <w:rPr>
                <w:ins w:id="5337" w:author="ST1" w:date="2020-12-01T00:01:00Z"/>
                <w:rFonts w:ascii="標楷體" w:eastAsia="標楷體" w:hAnsi="標楷體" w:cs="新細明體"/>
                <w:color w:val="FF0000"/>
                <w:kern w:val="0"/>
                <w:rPrChange w:id="5338" w:author="ST1" w:date="2020-12-01T00:06:00Z">
                  <w:rPr>
                    <w:ins w:id="5339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340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341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3</w:t>
              </w:r>
            </w:ins>
          </w:p>
        </w:tc>
        <w:tc>
          <w:tcPr>
            <w:tcW w:w="250" w:type="pct"/>
            <w:tcPrChange w:id="5342" w:author="家興 余" w:date="2021-01-22T09:55:00Z">
              <w:tcPr>
                <w:tcW w:w="1" w:type="pct"/>
              </w:tcPr>
            </w:tcPrChange>
          </w:tcPr>
          <w:p w14:paraId="1E25A690" w14:textId="43C4D92A" w:rsidR="00FD0FD5" w:rsidRPr="00910C6F" w:rsidRDefault="004F394E">
            <w:pPr>
              <w:widowControl/>
              <w:jc w:val="center"/>
              <w:rPr>
                <w:ins w:id="5343" w:author="家興 余" w:date="2021-01-21T09:56:00Z"/>
                <w:rFonts w:ascii="標楷體" w:eastAsia="標楷體" w:hAnsi="標楷體" w:cs="新細明體"/>
                <w:color w:val="FF0000"/>
                <w:kern w:val="0"/>
              </w:rPr>
              <w:pPrChange w:id="5344" w:author="家興 余" w:date="2021-01-21T09:56:00Z">
                <w:pPr>
                  <w:widowControl/>
                </w:pPr>
              </w:pPrChange>
            </w:pPr>
            <w:ins w:id="5345" w:author="家興 余" w:date="2021-01-21T10:01:00Z">
              <w:r>
                <w:rPr>
                  <w:rFonts w:ascii="標楷體" w:eastAsia="標楷體" w:hAnsi="標楷體" w:cs="新細明體"/>
                  <w:color w:val="FF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5346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1699E587" w14:textId="77777777" w:rsidR="004F394E" w:rsidRDefault="004F394E" w:rsidP="004F394E">
            <w:pPr>
              <w:widowControl/>
              <w:rPr>
                <w:ins w:id="5347" w:author="家興 余" w:date="2021-01-21T10:00:00Z"/>
                <w:rFonts w:ascii="標楷體" w:eastAsia="標楷體" w:hAnsi="標楷體" w:cs="新細明體"/>
                <w:color w:val="000000"/>
                <w:kern w:val="0"/>
              </w:rPr>
            </w:pPr>
            <w:ins w:id="5348" w:author="家興 余" w:date="2021-01-21T10:00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為1時必填</w:t>
              </w:r>
            </w:ins>
          </w:p>
          <w:p w14:paraId="453761B1" w14:textId="031A2C64" w:rsidR="00FD0FD5" w:rsidRPr="00910C6F" w:rsidRDefault="00FD0FD5" w:rsidP="00910C6F">
            <w:pPr>
              <w:widowControl/>
              <w:rPr>
                <w:ins w:id="5349" w:author="ST1" w:date="2020-12-01T00:01:00Z"/>
                <w:rFonts w:ascii="標楷體" w:eastAsia="標楷體" w:hAnsi="標楷體" w:cs="新細明體"/>
                <w:color w:val="FF0000"/>
                <w:kern w:val="0"/>
                <w:rPrChange w:id="5350" w:author="ST1" w:date="2020-12-01T00:03:00Z">
                  <w:rPr>
                    <w:ins w:id="5351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FD0FD5" w:rsidRPr="008F20B5" w14:paraId="3FB82A1F" w14:textId="77777777" w:rsidTr="008A7303">
        <w:trPr>
          <w:trHeight w:val="340"/>
          <w:ins w:id="5352" w:author="ST1" w:date="2020-12-01T00:01:00Z"/>
          <w:trPrChange w:id="5353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354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8259166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355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356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1447BBBE" w14:textId="6C8D815E" w:rsidR="00FD0FD5" w:rsidRPr="00910C6F" w:rsidRDefault="00FD0FD5" w:rsidP="00910C6F">
            <w:pPr>
              <w:widowControl/>
              <w:rPr>
                <w:ins w:id="5357" w:author="ST1" w:date="2020-12-01T00:01:00Z"/>
                <w:rFonts w:ascii="標楷體" w:eastAsia="標楷體" w:hAnsi="標楷體" w:cs="新細明體"/>
                <w:color w:val="FF0000"/>
                <w:kern w:val="0"/>
                <w:rPrChange w:id="5358" w:author="ST1" w:date="2020-12-01T00:06:00Z">
                  <w:rPr>
                    <w:ins w:id="5359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360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361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IrCode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362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1EFA18A7" w14:textId="6B92552E" w:rsidR="00FD0FD5" w:rsidRPr="00910C6F" w:rsidRDefault="00FD0FD5" w:rsidP="00910C6F">
            <w:pPr>
              <w:widowControl/>
              <w:rPr>
                <w:ins w:id="5363" w:author="ST1" w:date="2020-12-01T00:01:00Z"/>
                <w:rFonts w:ascii="標楷體" w:eastAsia="標楷體" w:hAnsi="標楷體" w:cs="新細明體"/>
                <w:color w:val="FF0000"/>
                <w:kern w:val="0"/>
                <w:rPrChange w:id="5364" w:author="ST1" w:date="2020-12-01T00:06:00Z">
                  <w:rPr>
                    <w:ins w:id="5365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366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367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建物門牌（地段）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368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7B909415" w14:textId="4EA556A7" w:rsidR="00FD0FD5" w:rsidRPr="00910C6F" w:rsidRDefault="00FD0FD5" w:rsidP="00910C6F">
            <w:pPr>
              <w:widowControl/>
              <w:jc w:val="center"/>
              <w:rPr>
                <w:ins w:id="5369" w:author="ST1" w:date="2020-12-01T00:01:00Z"/>
                <w:rFonts w:ascii="標楷體" w:eastAsia="標楷體" w:hAnsi="標楷體" w:cs="新細明體"/>
                <w:color w:val="FF0000"/>
                <w:kern w:val="0"/>
                <w:rPrChange w:id="5370" w:author="ST1" w:date="2020-12-01T00:06:00Z">
                  <w:rPr>
                    <w:ins w:id="5371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372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373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374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748DEC87" w14:textId="1414B483" w:rsidR="00FD0FD5" w:rsidRPr="00910C6F" w:rsidRDefault="00FD0FD5" w:rsidP="00910C6F">
            <w:pPr>
              <w:widowControl/>
              <w:jc w:val="center"/>
              <w:rPr>
                <w:ins w:id="5375" w:author="ST1" w:date="2020-12-01T00:01:00Z"/>
                <w:rFonts w:ascii="標楷體" w:eastAsia="標楷體" w:hAnsi="標楷體" w:cs="新細明體"/>
                <w:color w:val="FF0000"/>
                <w:kern w:val="0"/>
                <w:rPrChange w:id="5376" w:author="ST1" w:date="2020-12-01T00:06:00Z">
                  <w:rPr>
                    <w:ins w:id="5377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378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379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5</w:t>
              </w:r>
            </w:ins>
          </w:p>
        </w:tc>
        <w:tc>
          <w:tcPr>
            <w:tcW w:w="250" w:type="pct"/>
            <w:tcPrChange w:id="5380" w:author="家興 余" w:date="2021-01-22T09:55:00Z">
              <w:tcPr>
                <w:tcW w:w="1" w:type="pct"/>
              </w:tcPr>
            </w:tcPrChange>
          </w:tcPr>
          <w:p w14:paraId="5EB0AA45" w14:textId="7DB6AB36" w:rsidR="00FD0FD5" w:rsidRPr="00910C6F" w:rsidRDefault="004F394E">
            <w:pPr>
              <w:widowControl/>
              <w:jc w:val="center"/>
              <w:rPr>
                <w:ins w:id="5381" w:author="家興 余" w:date="2021-01-21T09:56:00Z"/>
                <w:rFonts w:ascii="標楷體" w:eastAsia="標楷體" w:hAnsi="標楷體" w:cs="新細明體"/>
                <w:color w:val="FF0000"/>
                <w:kern w:val="0"/>
              </w:rPr>
              <w:pPrChange w:id="5382" w:author="家興 余" w:date="2021-01-21T09:56:00Z">
                <w:pPr>
                  <w:widowControl/>
                </w:pPr>
              </w:pPrChange>
            </w:pPr>
            <w:ins w:id="5383" w:author="家興 余" w:date="2021-01-21T10:01:00Z">
              <w:r>
                <w:rPr>
                  <w:rFonts w:ascii="標楷體" w:eastAsia="標楷體" w:hAnsi="標楷體" w:cs="新細明體"/>
                  <w:color w:val="FF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5384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5EF9D44A" w14:textId="77777777" w:rsidR="004F394E" w:rsidRDefault="004F394E" w:rsidP="004F394E">
            <w:pPr>
              <w:widowControl/>
              <w:rPr>
                <w:ins w:id="5385" w:author="家興 余" w:date="2021-01-21T10:00:00Z"/>
                <w:rFonts w:ascii="標楷體" w:eastAsia="標楷體" w:hAnsi="標楷體" w:cs="新細明體"/>
                <w:color w:val="000000"/>
                <w:kern w:val="0"/>
              </w:rPr>
            </w:pPr>
            <w:ins w:id="5386" w:author="家興 余" w:date="2021-01-21T10:00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為1時必填</w:t>
              </w:r>
            </w:ins>
          </w:p>
          <w:p w14:paraId="03B7DD79" w14:textId="25739891" w:rsidR="00FD0FD5" w:rsidRPr="00910C6F" w:rsidRDefault="00FD0FD5" w:rsidP="00910C6F">
            <w:pPr>
              <w:widowControl/>
              <w:rPr>
                <w:ins w:id="5387" w:author="ST1" w:date="2020-12-01T00:01:00Z"/>
                <w:rFonts w:ascii="標楷體" w:eastAsia="標楷體" w:hAnsi="標楷體" w:cs="新細明體"/>
                <w:color w:val="FF0000"/>
                <w:kern w:val="0"/>
                <w:rPrChange w:id="5388" w:author="ST1" w:date="2020-12-01T00:03:00Z">
                  <w:rPr>
                    <w:ins w:id="5389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FD0FD5" w:rsidRPr="008F20B5" w14:paraId="2A82C55E" w14:textId="77777777" w:rsidTr="008A7303">
        <w:trPr>
          <w:trHeight w:val="340"/>
          <w:ins w:id="5390" w:author="ST1" w:date="2020-12-01T00:01:00Z"/>
          <w:trPrChange w:id="5391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392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17650AB0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393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394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1A57C60D" w14:textId="795DAF3F" w:rsidR="00FD0FD5" w:rsidRPr="00910C6F" w:rsidRDefault="00FD0FD5" w:rsidP="00910C6F">
            <w:pPr>
              <w:widowControl/>
              <w:rPr>
                <w:ins w:id="5395" w:author="ST1" w:date="2020-12-01T00:01:00Z"/>
                <w:rFonts w:ascii="標楷體" w:eastAsia="標楷體" w:hAnsi="標楷體" w:cs="新細明體"/>
                <w:color w:val="FF0000"/>
                <w:kern w:val="0"/>
                <w:rPrChange w:id="5396" w:author="ST1" w:date="2020-12-01T00:06:00Z">
                  <w:rPr>
                    <w:ins w:id="5397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398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399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Road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400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34559878" w14:textId="1A1903CB" w:rsidR="00FD0FD5" w:rsidRPr="00910C6F" w:rsidRDefault="00FD0FD5" w:rsidP="00910C6F">
            <w:pPr>
              <w:widowControl/>
              <w:rPr>
                <w:ins w:id="5401" w:author="ST1" w:date="2020-12-01T00:01:00Z"/>
                <w:rFonts w:ascii="標楷體" w:eastAsia="標楷體" w:hAnsi="標楷體" w:cs="新細明體"/>
                <w:color w:val="FF0000"/>
                <w:kern w:val="0"/>
                <w:rPrChange w:id="5402" w:author="ST1" w:date="2020-12-01T00:06:00Z">
                  <w:rPr>
                    <w:ins w:id="5403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04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405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建物門牌（路／街／村）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406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52C712D4" w14:textId="4CB3389E" w:rsidR="00FD0FD5" w:rsidRPr="00910C6F" w:rsidRDefault="00FD0FD5" w:rsidP="00910C6F">
            <w:pPr>
              <w:widowControl/>
              <w:jc w:val="center"/>
              <w:rPr>
                <w:ins w:id="5407" w:author="ST1" w:date="2020-12-01T00:01:00Z"/>
                <w:rFonts w:ascii="標楷體" w:eastAsia="標楷體" w:hAnsi="標楷體" w:cs="新細明體"/>
                <w:color w:val="FF0000"/>
                <w:kern w:val="0"/>
                <w:rPrChange w:id="5408" w:author="ST1" w:date="2020-12-01T00:06:00Z">
                  <w:rPr>
                    <w:ins w:id="5409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10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411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412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3A2A23AF" w14:textId="128FF63E" w:rsidR="00FD0FD5" w:rsidRPr="00910C6F" w:rsidRDefault="00FD0FD5" w:rsidP="00910C6F">
            <w:pPr>
              <w:widowControl/>
              <w:jc w:val="center"/>
              <w:rPr>
                <w:ins w:id="5413" w:author="ST1" w:date="2020-12-01T00:01:00Z"/>
                <w:rFonts w:ascii="標楷體" w:eastAsia="標楷體" w:hAnsi="標楷體" w:cs="新細明體"/>
                <w:color w:val="FF0000"/>
                <w:kern w:val="0"/>
                <w:rPrChange w:id="5414" w:author="ST1" w:date="2020-12-01T00:06:00Z">
                  <w:rPr>
                    <w:ins w:id="5415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16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417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20</w:t>
              </w:r>
            </w:ins>
          </w:p>
        </w:tc>
        <w:tc>
          <w:tcPr>
            <w:tcW w:w="250" w:type="pct"/>
            <w:tcPrChange w:id="5418" w:author="家興 余" w:date="2021-01-22T09:55:00Z">
              <w:tcPr>
                <w:tcW w:w="1" w:type="pct"/>
              </w:tcPr>
            </w:tcPrChange>
          </w:tcPr>
          <w:p w14:paraId="046B8C7C" w14:textId="7FF612D4" w:rsidR="00FD0FD5" w:rsidRPr="008F20B5" w:rsidRDefault="00FD0FD5">
            <w:pPr>
              <w:widowControl/>
              <w:jc w:val="center"/>
              <w:rPr>
                <w:ins w:id="5419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420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5421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7DA7D427" w14:textId="3A8110BA" w:rsidR="00FD0FD5" w:rsidRPr="008F20B5" w:rsidRDefault="00FD0FD5" w:rsidP="00910C6F">
            <w:pPr>
              <w:widowControl/>
              <w:rPr>
                <w:ins w:id="5422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294DD48F" w14:textId="77777777" w:rsidTr="008A7303">
        <w:trPr>
          <w:trHeight w:val="340"/>
          <w:ins w:id="5423" w:author="ST1" w:date="2020-12-01T00:05:00Z"/>
          <w:trPrChange w:id="5424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425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10C803F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426" w:author="ST1" w:date="2020-12-01T00:0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427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57A09C7F" w14:textId="37E67121" w:rsidR="00FD0FD5" w:rsidRPr="00910C6F" w:rsidRDefault="00FD0FD5" w:rsidP="00910C6F">
            <w:pPr>
              <w:widowControl/>
              <w:rPr>
                <w:ins w:id="5428" w:author="ST1" w:date="2020-12-01T00:05:00Z"/>
                <w:rFonts w:ascii="標楷體" w:eastAsia="標楷體" w:hAnsi="標楷體" w:cs="新細明體"/>
                <w:color w:val="FF0000"/>
                <w:kern w:val="0"/>
                <w:rPrChange w:id="5429" w:author="ST1" w:date="2020-12-01T00:06:00Z">
                  <w:rPr>
                    <w:ins w:id="5430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31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432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Section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433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47A09A08" w14:textId="1E8ED934" w:rsidR="00FD0FD5" w:rsidRPr="00910C6F" w:rsidRDefault="00FD0FD5" w:rsidP="00910C6F">
            <w:pPr>
              <w:widowControl/>
              <w:rPr>
                <w:ins w:id="5434" w:author="ST1" w:date="2020-12-01T00:05:00Z"/>
                <w:rFonts w:ascii="標楷體" w:eastAsia="標楷體" w:hAnsi="標楷體" w:cs="新細明體"/>
                <w:color w:val="FF0000"/>
                <w:kern w:val="0"/>
                <w:rPrChange w:id="5435" w:author="ST1" w:date="2020-12-01T00:06:00Z">
                  <w:rPr>
                    <w:ins w:id="5436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37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438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建物門牌－段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439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77421333" w14:textId="692F6E0A" w:rsidR="00FD0FD5" w:rsidRPr="00910C6F" w:rsidRDefault="00FD0FD5" w:rsidP="00910C6F">
            <w:pPr>
              <w:widowControl/>
              <w:jc w:val="center"/>
              <w:rPr>
                <w:ins w:id="5440" w:author="ST1" w:date="2020-12-01T00:05:00Z"/>
                <w:rFonts w:ascii="標楷體" w:eastAsia="標楷體" w:hAnsi="標楷體" w:cs="新細明體"/>
                <w:color w:val="FF0000"/>
                <w:kern w:val="0"/>
                <w:rPrChange w:id="5441" w:author="ST1" w:date="2020-12-01T00:06:00Z">
                  <w:rPr>
                    <w:ins w:id="5442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43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444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445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3CE773C1" w14:textId="5B9D60C7" w:rsidR="00FD0FD5" w:rsidRPr="00910C6F" w:rsidRDefault="00FD0FD5" w:rsidP="00910C6F">
            <w:pPr>
              <w:widowControl/>
              <w:jc w:val="center"/>
              <w:rPr>
                <w:ins w:id="5446" w:author="ST1" w:date="2020-12-01T00:05:00Z"/>
                <w:rFonts w:ascii="標楷體" w:eastAsia="標楷體" w:hAnsi="標楷體" w:cs="新細明體"/>
                <w:color w:val="FF0000"/>
                <w:kern w:val="0"/>
                <w:rPrChange w:id="5447" w:author="ST1" w:date="2020-12-01T00:06:00Z">
                  <w:rPr>
                    <w:ins w:id="5448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49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450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5</w:t>
              </w:r>
            </w:ins>
          </w:p>
        </w:tc>
        <w:tc>
          <w:tcPr>
            <w:tcW w:w="250" w:type="pct"/>
            <w:tcPrChange w:id="5451" w:author="家興 余" w:date="2021-01-22T09:55:00Z">
              <w:tcPr>
                <w:tcW w:w="1" w:type="pct"/>
              </w:tcPr>
            </w:tcPrChange>
          </w:tcPr>
          <w:p w14:paraId="6E53EAD4" w14:textId="77777777" w:rsidR="00FD0FD5" w:rsidRPr="008F20B5" w:rsidRDefault="00FD0FD5">
            <w:pPr>
              <w:widowControl/>
              <w:jc w:val="center"/>
              <w:rPr>
                <w:ins w:id="5452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453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5454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16508011" w14:textId="2CF92D84" w:rsidR="00FD0FD5" w:rsidRPr="008F20B5" w:rsidRDefault="00FD0FD5" w:rsidP="00910C6F">
            <w:pPr>
              <w:widowControl/>
              <w:rPr>
                <w:ins w:id="5455" w:author="ST1" w:date="2020-12-01T00:0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6A8A24DE" w14:textId="77777777" w:rsidTr="008A7303">
        <w:trPr>
          <w:trHeight w:val="340"/>
          <w:ins w:id="5456" w:author="ST1" w:date="2020-12-01T00:05:00Z"/>
          <w:trPrChange w:id="5457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458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557DE935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459" w:author="ST1" w:date="2020-12-01T00:0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460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5A687363" w14:textId="3F96A8C1" w:rsidR="00FD0FD5" w:rsidRPr="00910C6F" w:rsidRDefault="00FD0FD5" w:rsidP="00910C6F">
            <w:pPr>
              <w:widowControl/>
              <w:rPr>
                <w:ins w:id="5461" w:author="ST1" w:date="2020-12-01T00:05:00Z"/>
                <w:rFonts w:ascii="標楷體" w:eastAsia="標楷體" w:hAnsi="標楷體" w:cs="新細明體"/>
                <w:color w:val="FF0000"/>
                <w:kern w:val="0"/>
                <w:rPrChange w:id="5462" w:author="ST1" w:date="2020-12-01T00:06:00Z">
                  <w:rPr>
                    <w:ins w:id="5463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64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465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Alley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466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741F94B3" w14:textId="11D4D4A0" w:rsidR="00FD0FD5" w:rsidRPr="00910C6F" w:rsidRDefault="00FD0FD5" w:rsidP="00910C6F">
            <w:pPr>
              <w:widowControl/>
              <w:rPr>
                <w:ins w:id="5467" w:author="ST1" w:date="2020-12-01T00:05:00Z"/>
                <w:rFonts w:ascii="標楷體" w:eastAsia="標楷體" w:hAnsi="標楷體" w:cs="新細明體"/>
                <w:color w:val="FF0000"/>
                <w:kern w:val="0"/>
                <w:rPrChange w:id="5468" w:author="ST1" w:date="2020-12-01T00:06:00Z">
                  <w:rPr>
                    <w:ins w:id="5469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70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471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建物門牌－巷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472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7A987AE7" w14:textId="2CEDAFCE" w:rsidR="00FD0FD5" w:rsidRPr="00910C6F" w:rsidRDefault="00FD0FD5" w:rsidP="00910C6F">
            <w:pPr>
              <w:widowControl/>
              <w:jc w:val="center"/>
              <w:rPr>
                <w:ins w:id="5473" w:author="ST1" w:date="2020-12-01T00:05:00Z"/>
                <w:rFonts w:ascii="標楷體" w:eastAsia="標楷體" w:hAnsi="標楷體" w:cs="新細明體"/>
                <w:color w:val="FF0000"/>
                <w:kern w:val="0"/>
                <w:rPrChange w:id="5474" w:author="ST1" w:date="2020-12-01T00:06:00Z">
                  <w:rPr>
                    <w:ins w:id="5475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76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477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478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46AFF511" w14:textId="357E35B9" w:rsidR="00FD0FD5" w:rsidRPr="00910C6F" w:rsidRDefault="00FD0FD5" w:rsidP="00910C6F">
            <w:pPr>
              <w:widowControl/>
              <w:jc w:val="center"/>
              <w:rPr>
                <w:ins w:id="5479" w:author="ST1" w:date="2020-12-01T00:05:00Z"/>
                <w:rFonts w:ascii="標楷體" w:eastAsia="標楷體" w:hAnsi="標楷體" w:cs="新細明體"/>
                <w:color w:val="FF0000"/>
                <w:kern w:val="0"/>
                <w:rPrChange w:id="5480" w:author="ST1" w:date="2020-12-01T00:06:00Z">
                  <w:rPr>
                    <w:ins w:id="5481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82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483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5</w:t>
              </w:r>
            </w:ins>
          </w:p>
        </w:tc>
        <w:tc>
          <w:tcPr>
            <w:tcW w:w="250" w:type="pct"/>
            <w:tcPrChange w:id="5484" w:author="家興 余" w:date="2021-01-22T09:55:00Z">
              <w:tcPr>
                <w:tcW w:w="1" w:type="pct"/>
              </w:tcPr>
            </w:tcPrChange>
          </w:tcPr>
          <w:p w14:paraId="49CB3AA0" w14:textId="77777777" w:rsidR="00FD0FD5" w:rsidRPr="008F20B5" w:rsidRDefault="00FD0FD5">
            <w:pPr>
              <w:widowControl/>
              <w:jc w:val="center"/>
              <w:rPr>
                <w:ins w:id="5485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486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5487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67595E79" w14:textId="2464CAF7" w:rsidR="00FD0FD5" w:rsidRPr="008F20B5" w:rsidRDefault="00FD0FD5" w:rsidP="00910C6F">
            <w:pPr>
              <w:widowControl/>
              <w:rPr>
                <w:ins w:id="5488" w:author="ST1" w:date="2020-12-01T00:0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68544886" w14:textId="77777777" w:rsidTr="008A7303">
        <w:trPr>
          <w:trHeight w:val="340"/>
          <w:ins w:id="5489" w:author="ST1" w:date="2020-12-01T00:05:00Z"/>
          <w:trPrChange w:id="5490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491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10EB6EB7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492" w:author="ST1" w:date="2020-12-01T00:0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493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3303289D" w14:textId="45DFC369" w:rsidR="00FD0FD5" w:rsidRPr="00910C6F" w:rsidRDefault="00FD0FD5" w:rsidP="00910C6F">
            <w:pPr>
              <w:widowControl/>
              <w:rPr>
                <w:ins w:id="5494" w:author="ST1" w:date="2020-12-01T00:05:00Z"/>
                <w:rFonts w:ascii="標楷體" w:eastAsia="標楷體" w:hAnsi="標楷體" w:cs="新細明體"/>
                <w:color w:val="FF0000"/>
                <w:kern w:val="0"/>
                <w:rPrChange w:id="5495" w:author="ST1" w:date="2020-12-01T00:06:00Z">
                  <w:rPr>
                    <w:ins w:id="5496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97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498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Lane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499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1B39E97A" w14:textId="34587EBE" w:rsidR="00FD0FD5" w:rsidRPr="00910C6F" w:rsidRDefault="00FD0FD5" w:rsidP="00910C6F">
            <w:pPr>
              <w:widowControl/>
              <w:rPr>
                <w:ins w:id="5500" w:author="ST1" w:date="2020-12-01T00:05:00Z"/>
                <w:rFonts w:ascii="標楷體" w:eastAsia="標楷體" w:hAnsi="標楷體" w:cs="新細明體"/>
                <w:color w:val="FF0000"/>
                <w:kern w:val="0"/>
                <w:rPrChange w:id="5501" w:author="ST1" w:date="2020-12-01T00:06:00Z">
                  <w:rPr>
                    <w:ins w:id="5502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03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504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建物門牌－弄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505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17BEAA04" w14:textId="42031292" w:rsidR="00FD0FD5" w:rsidRPr="00910C6F" w:rsidRDefault="00FD0FD5" w:rsidP="00910C6F">
            <w:pPr>
              <w:widowControl/>
              <w:jc w:val="center"/>
              <w:rPr>
                <w:ins w:id="5506" w:author="ST1" w:date="2020-12-01T00:05:00Z"/>
                <w:rFonts w:ascii="標楷體" w:eastAsia="標楷體" w:hAnsi="標楷體" w:cs="新細明體"/>
                <w:color w:val="FF0000"/>
                <w:kern w:val="0"/>
                <w:rPrChange w:id="5507" w:author="ST1" w:date="2020-12-01T00:06:00Z">
                  <w:rPr>
                    <w:ins w:id="5508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09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510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511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088D13E1" w14:textId="0AEC32D3" w:rsidR="00FD0FD5" w:rsidRPr="00910C6F" w:rsidRDefault="00FD0FD5" w:rsidP="00910C6F">
            <w:pPr>
              <w:widowControl/>
              <w:jc w:val="center"/>
              <w:rPr>
                <w:ins w:id="5512" w:author="ST1" w:date="2020-12-01T00:05:00Z"/>
                <w:rFonts w:ascii="標楷體" w:eastAsia="標楷體" w:hAnsi="標楷體" w:cs="新細明體"/>
                <w:color w:val="FF0000"/>
                <w:kern w:val="0"/>
                <w:rPrChange w:id="5513" w:author="ST1" w:date="2020-12-01T00:06:00Z">
                  <w:rPr>
                    <w:ins w:id="5514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15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516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5</w:t>
              </w:r>
            </w:ins>
          </w:p>
        </w:tc>
        <w:tc>
          <w:tcPr>
            <w:tcW w:w="250" w:type="pct"/>
            <w:tcPrChange w:id="5517" w:author="家興 余" w:date="2021-01-22T09:55:00Z">
              <w:tcPr>
                <w:tcW w:w="1" w:type="pct"/>
              </w:tcPr>
            </w:tcPrChange>
          </w:tcPr>
          <w:p w14:paraId="2E1EF3B9" w14:textId="77777777" w:rsidR="00FD0FD5" w:rsidRPr="008F20B5" w:rsidRDefault="00FD0FD5">
            <w:pPr>
              <w:widowControl/>
              <w:jc w:val="center"/>
              <w:rPr>
                <w:ins w:id="5518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519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5520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27404999" w14:textId="1494DE40" w:rsidR="00FD0FD5" w:rsidRPr="008F20B5" w:rsidRDefault="00FD0FD5" w:rsidP="00910C6F">
            <w:pPr>
              <w:widowControl/>
              <w:rPr>
                <w:ins w:id="5521" w:author="ST1" w:date="2020-12-01T00:0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23A756DE" w14:textId="77777777" w:rsidTr="008A7303">
        <w:trPr>
          <w:trHeight w:val="340"/>
          <w:ins w:id="5522" w:author="ST1" w:date="2020-12-01T00:01:00Z"/>
          <w:trPrChange w:id="5523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524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5ACA9224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525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526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28555C2D" w14:textId="22667C94" w:rsidR="00FD0FD5" w:rsidRPr="00910C6F" w:rsidRDefault="00FD0FD5" w:rsidP="00910C6F">
            <w:pPr>
              <w:widowControl/>
              <w:rPr>
                <w:ins w:id="5527" w:author="ST1" w:date="2020-12-01T00:01:00Z"/>
                <w:rFonts w:ascii="標楷體" w:eastAsia="標楷體" w:hAnsi="標楷體" w:cs="新細明體"/>
                <w:color w:val="FF0000"/>
                <w:kern w:val="0"/>
                <w:rPrChange w:id="5528" w:author="ST1" w:date="2020-12-01T00:06:00Z">
                  <w:rPr>
                    <w:ins w:id="5529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30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531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Num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532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6DBDFB45" w14:textId="50C60EE2" w:rsidR="00FD0FD5" w:rsidRPr="00910C6F" w:rsidRDefault="00FD0FD5" w:rsidP="00910C6F">
            <w:pPr>
              <w:widowControl/>
              <w:rPr>
                <w:ins w:id="5533" w:author="ST1" w:date="2020-12-01T00:01:00Z"/>
                <w:rFonts w:ascii="標楷體" w:eastAsia="標楷體" w:hAnsi="標楷體" w:cs="新細明體"/>
                <w:color w:val="FF0000"/>
                <w:kern w:val="0"/>
                <w:rPrChange w:id="5534" w:author="ST1" w:date="2020-12-01T00:06:00Z">
                  <w:rPr>
                    <w:ins w:id="5535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36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537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建物門牌－號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538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2C5D6680" w14:textId="5935DB20" w:rsidR="00FD0FD5" w:rsidRPr="00910C6F" w:rsidRDefault="00FD0FD5" w:rsidP="00910C6F">
            <w:pPr>
              <w:widowControl/>
              <w:jc w:val="center"/>
              <w:rPr>
                <w:ins w:id="5539" w:author="ST1" w:date="2020-12-01T00:01:00Z"/>
                <w:rFonts w:ascii="標楷體" w:eastAsia="標楷體" w:hAnsi="標楷體" w:cs="新細明體"/>
                <w:color w:val="FF0000"/>
                <w:kern w:val="0"/>
                <w:rPrChange w:id="5540" w:author="ST1" w:date="2020-12-01T00:06:00Z">
                  <w:rPr>
                    <w:ins w:id="5541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42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543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544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16320DA6" w14:textId="02245177" w:rsidR="00FD0FD5" w:rsidRPr="00910C6F" w:rsidRDefault="00FD0FD5" w:rsidP="00910C6F">
            <w:pPr>
              <w:widowControl/>
              <w:jc w:val="center"/>
              <w:rPr>
                <w:ins w:id="5545" w:author="ST1" w:date="2020-12-01T00:01:00Z"/>
                <w:rFonts w:ascii="標楷體" w:eastAsia="標楷體" w:hAnsi="標楷體" w:cs="新細明體"/>
                <w:color w:val="FF0000"/>
                <w:kern w:val="0"/>
                <w:rPrChange w:id="5546" w:author="ST1" w:date="2020-12-01T00:06:00Z">
                  <w:rPr>
                    <w:ins w:id="5547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48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549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5</w:t>
              </w:r>
            </w:ins>
          </w:p>
        </w:tc>
        <w:tc>
          <w:tcPr>
            <w:tcW w:w="250" w:type="pct"/>
            <w:tcPrChange w:id="5550" w:author="家興 余" w:date="2021-01-22T09:55:00Z">
              <w:tcPr>
                <w:tcW w:w="1" w:type="pct"/>
              </w:tcPr>
            </w:tcPrChange>
          </w:tcPr>
          <w:p w14:paraId="5B9F6C8A" w14:textId="77777777" w:rsidR="00FD0FD5" w:rsidRPr="008F20B5" w:rsidRDefault="00FD0FD5">
            <w:pPr>
              <w:widowControl/>
              <w:jc w:val="center"/>
              <w:rPr>
                <w:ins w:id="5551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552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5553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19426848" w14:textId="7478DC11" w:rsidR="00FD0FD5" w:rsidRPr="008F20B5" w:rsidRDefault="00FD0FD5" w:rsidP="00910C6F">
            <w:pPr>
              <w:widowControl/>
              <w:rPr>
                <w:ins w:id="5554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13736FF4" w14:textId="77777777" w:rsidTr="008A7303">
        <w:trPr>
          <w:trHeight w:val="340"/>
          <w:ins w:id="5555" w:author="ST1" w:date="2020-12-01T00:01:00Z"/>
          <w:trPrChange w:id="5556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557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AB8C6B1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558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559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4DAB6345" w14:textId="4655F8DA" w:rsidR="00FD0FD5" w:rsidRPr="00910C6F" w:rsidRDefault="00FD0FD5" w:rsidP="00910C6F">
            <w:pPr>
              <w:widowControl/>
              <w:rPr>
                <w:ins w:id="5560" w:author="ST1" w:date="2020-12-01T00:01:00Z"/>
                <w:rFonts w:ascii="標楷體" w:eastAsia="標楷體" w:hAnsi="標楷體" w:cs="新細明體"/>
                <w:color w:val="FF0000"/>
                <w:kern w:val="0"/>
                <w:rPrChange w:id="5561" w:author="ST1" w:date="2020-12-01T00:06:00Z">
                  <w:rPr>
                    <w:ins w:id="5562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63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564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NumDash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565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430C2848" w14:textId="6B38ACFE" w:rsidR="00FD0FD5" w:rsidRPr="00910C6F" w:rsidRDefault="00FD0FD5" w:rsidP="00910C6F">
            <w:pPr>
              <w:widowControl/>
              <w:rPr>
                <w:ins w:id="5566" w:author="ST1" w:date="2020-12-01T00:01:00Z"/>
                <w:rFonts w:ascii="標楷體" w:eastAsia="標楷體" w:hAnsi="標楷體" w:cs="新細明體"/>
                <w:color w:val="FF0000"/>
                <w:kern w:val="0"/>
                <w:rPrChange w:id="5567" w:author="ST1" w:date="2020-12-01T00:06:00Z">
                  <w:rPr>
                    <w:ins w:id="5568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69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570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建物門牌－號之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571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4472204E" w14:textId="78518F65" w:rsidR="00FD0FD5" w:rsidRPr="00910C6F" w:rsidRDefault="00FD0FD5" w:rsidP="00910C6F">
            <w:pPr>
              <w:widowControl/>
              <w:jc w:val="center"/>
              <w:rPr>
                <w:ins w:id="5572" w:author="ST1" w:date="2020-12-01T00:01:00Z"/>
                <w:rFonts w:ascii="標楷體" w:eastAsia="標楷體" w:hAnsi="標楷體" w:cs="新細明體"/>
                <w:color w:val="FF0000"/>
                <w:kern w:val="0"/>
                <w:rPrChange w:id="5573" w:author="ST1" w:date="2020-12-01T00:06:00Z">
                  <w:rPr>
                    <w:ins w:id="5574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75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576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577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694E3B7B" w14:textId="6BF71119" w:rsidR="00FD0FD5" w:rsidRPr="00910C6F" w:rsidRDefault="00FD0FD5" w:rsidP="00910C6F">
            <w:pPr>
              <w:widowControl/>
              <w:jc w:val="center"/>
              <w:rPr>
                <w:ins w:id="5578" w:author="ST1" w:date="2020-12-01T00:01:00Z"/>
                <w:rFonts w:ascii="標楷體" w:eastAsia="標楷體" w:hAnsi="標楷體" w:cs="新細明體"/>
                <w:color w:val="FF0000"/>
                <w:kern w:val="0"/>
                <w:rPrChange w:id="5579" w:author="ST1" w:date="2020-12-01T00:06:00Z">
                  <w:rPr>
                    <w:ins w:id="5580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81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582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5</w:t>
              </w:r>
            </w:ins>
          </w:p>
        </w:tc>
        <w:tc>
          <w:tcPr>
            <w:tcW w:w="250" w:type="pct"/>
            <w:tcPrChange w:id="5583" w:author="家興 余" w:date="2021-01-22T09:55:00Z">
              <w:tcPr>
                <w:tcW w:w="1" w:type="pct"/>
              </w:tcPr>
            </w:tcPrChange>
          </w:tcPr>
          <w:p w14:paraId="27D6332F" w14:textId="77777777" w:rsidR="00FD0FD5" w:rsidRPr="008F20B5" w:rsidRDefault="00FD0FD5">
            <w:pPr>
              <w:widowControl/>
              <w:jc w:val="center"/>
              <w:rPr>
                <w:ins w:id="5584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585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5586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794CD424" w14:textId="0E13C76C" w:rsidR="00FD0FD5" w:rsidRPr="008F20B5" w:rsidRDefault="00FD0FD5" w:rsidP="00910C6F">
            <w:pPr>
              <w:widowControl/>
              <w:rPr>
                <w:ins w:id="5587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441A2ECA" w14:textId="77777777" w:rsidTr="008A7303">
        <w:trPr>
          <w:trHeight w:val="340"/>
          <w:ins w:id="5588" w:author="ST1" w:date="2020-12-01T00:01:00Z"/>
          <w:trPrChange w:id="5589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590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4300256C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591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592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77A86ADC" w14:textId="0057CC38" w:rsidR="00FD0FD5" w:rsidRPr="00910C6F" w:rsidRDefault="00FD0FD5" w:rsidP="00910C6F">
            <w:pPr>
              <w:widowControl/>
              <w:rPr>
                <w:ins w:id="5593" w:author="ST1" w:date="2020-12-01T00:01:00Z"/>
                <w:rFonts w:ascii="標楷體" w:eastAsia="標楷體" w:hAnsi="標楷體" w:cs="新細明體"/>
                <w:color w:val="FF0000"/>
                <w:kern w:val="0"/>
                <w:rPrChange w:id="5594" w:author="ST1" w:date="2020-12-01T00:06:00Z">
                  <w:rPr>
                    <w:ins w:id="5595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96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597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Floor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598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131876D5" w14:textId="4342359E" w:rsidR="00FD0FD5" w:rsidRPr="00910C6F" w:rsidRDefault="00FD0FD5" w:rsidP="00910C6F">
            <w:pPr>
              <w:widowControl/>
              <w:rPr>
                <w:ins w:id="5599" w:author="ST1" w:date="2020-12-01T00:01:00Z"/>
                <w:rFonts w:ascii="標楷體" w:eastAsia="標楷體" w:hAnsi="標楷體" w:cs="新細明體"/>
                <w:color w:val="FF0000"/>
                <w:kern w:val="0"/>
                <w:rPrChange w:id="5600" w:author="ST1" w:date="2020-12-01T00:06:00Z">
                  <w:rPr>
                    <w:ins w:id="5601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02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603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建物門牌－樓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604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2C937510" w14:textId="5E0FCDDB" w:rsidR="00FD0FD5" w:rsidRPr="00910C6F" w:rsidRDefault="00FD0FD5" w:rsidP="00910C6F">
            <w:pPr>
              <w:widowControl/>
              <w:jc w:val="center"/>
              <w:rPr>
                <w:ins w:id="5605" w:author="ST1" w:date="2020-12-01T00:01:00Z"/>
                <w:rFonts w:ascii="標楷體" w:eastAsia="標楷體" w:hAnsi="標楷體" w:cs="新細明體"/>
                <w:color w:val="FF0000"/>
                <w:kern w:val="0"/>
                <w:rPrChange w:id="5606" w:author="ST1" w:date="2020-12-01T00:06:00Z">
                  <w:rPr>
                    <w:ins w:id="5607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08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609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610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2FFEBCAE" w14:textId="1F594285" w:rsidR="00FD0FD5" w:rsidRPr="00910C6F" w:rsidRDefault="00FD0FD5" w:rsidP="00910C6F">
            <w:pPr>
              <w:widowControl/>
              <w:jc w:val="center"/>
              <w:rPr>
                <w:ins w:id="5611" w:author="ST1" w:date="2020-12-01T00:01:00Z"/>
                <w:rFonts w:ascii="標楷體" w:eastAsia="標楷體" w:hAnsi="標楷體" w:cs="新細明體"/>
                <w:color w:val="FF0000"/>
                <w:kern w:val="0"/>
                <w:rPrChange w:id="5612" w:author="ST1" w:date="2020-12-01T00:06:00Z">
                  <w:rPr>
                    <w:ins w:id="5613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14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615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5</w:t>
              </w:r>
            </w:ins>
          </w:p>
        </w:tc>
        <w:tc>
          <w:tcPr>
            <w:tcW w:w="250" w:type="pct"/>
            <w:tcPrChange w:id="5616" w:author="家興 余" w:date="2021-01-22T09:55:00Z">
              <w:tcPr>
                <w:tcW w:w="1" w:type="pct"/>
              </w:tcPr>
            </w:tcPrChange>
          </w:tcPr>
          <w:p w14:paraId="579C00CA" w14:textId="77777777" w:rsidR="00FD0FD5" w:rsidRPr="008F20B5" w:rsidRDefault="00FD0FD5">
            <w:pPr>
              <w:widowControl/>
              <w:jc w:val="center"/>
              <w:rPr>
                <w:ins w:id="5617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618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5619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5A993F31" w14:textId="5F764759" w:rsidR="00FD0FD5" w:rsidRPr="008F20B5" w:rsidRDefault="00FD0FD5" w:rsidP="00910C6F">
            <w:pPr>
              <w:widowControl/>
              <w:rPr>
                <w:ins w:id="5620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1D5C85DF" w14:textId="77777777" w:rsidTr="008A7303">
        <w:trPr>
          <w:trHeight w:val="340"/>
          <w:ins w:id="5621" w:author="ST1" w:date="2020-12-01T00:01:00Z"/>
          <w:trPrChange w:id="5622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623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8E00AD6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624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625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060C7CBA" w14:textId="3E59BABD" w:rsidR="00FD0FD5" w:rsidRPr="00910C6F" w:rsidRDefault="00FD0FD5" w:rsidP="00910C6F">
            <w:pPr>
              <w:widowControl/>
              <w:rPr>
                <w:ins w:id="5626" w:author="ST1" w:date="2020-12-01T00:01:00Z"/>
                <w:rFonts w:ascii="標楷體" w:eastAsia="標楷體" w:hAnsi="標楷體" w:cs="新細明體"/>
                <w:color w:val="FF0000"/>
                <w:kern w:val="0"/>
                <w:rPrChange w:id="5627" w:author="ST1" w:date="2020-12-01T00:06:00Z">
                  <w:rPr>
                    <w:ins w:id="5628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29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630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FloorDash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631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28199BE7" w14:textId="135DB702" w:rsidR="00FD0FD5" w:rsidRPr="00910C6F" w:rsidRDefault="00FD0FD5" w:rsidP="00910C6F">
            <w:pPr>
              <w:widowControl/>
              <w:rPr>
                <w:ins w:id="5632" w:author="ST1" w:date="2020-12-01T00:01:00Z"/>
                <w:rFonts w:ascii="標楷體" w:eastAsia="標楷體" w:hAnsi="標楷體" w:cs="新細明體"/>
                <w:color w:val="FF0000"/>
                <w:kern w:val="0"/>
                <w:rPrChange w:id="5633" w:author="ST1" w:date="2020-12-01T00:06:00Z">
                  <w:rPr>
                    <w:ins w:id="5634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35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636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建物門牌－樓之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637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797EA676" w14:textId="0D42931C" w:rsidR="00FD0FD5" w:rsidRPr="00910C6F" w:rsidRDefault="00FD0FD5" w:rsidP="00910C6F">
            <w:pPr>
              <w:widowControl/>
              <w:jc w:val="center"/>
              <w:rPr>
                <w:ins w:id="5638" w:author="ST1" w:date="2020-12-01T00:01:00Z"/>
                <w:rFonts w:ascii="標楷體" w:eastAsia="標楷體" w:hAnsi="標楷體" w:cs="新細明體"/>
                <w:color w:val="FF0000"/>
                <w:kern w:val="0"/>
                <w:rPrChange w:id="5639" w:author="ST1" w:date="2020-12-01T00:06:00Z">
                  <w:rPr>
                    <w:ins w:id="5640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41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642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643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0AC4E9E4" w14:textId="4E12424F" w:rsidR="00FD0FD5" w:rsidRPr="00910C6F" w:rsidRDefault="00FD0FD5" w:rsidP="00910C6F">
            <w:pPr>
              <w:widowControl/>
              <w:jc w:val="center"/>
              <w:rPr>
                <w:ins w:id="5644" w:author="ST1" w:date="2020-12-01T00:01:00Z"/>
                <w:rFonts w:ascii="標楷體" w:eastAsia="標楷體" w:hAnsi="標楷體" w:cs="新細明體"/>
                <w:color w:val="FF0000"/>
                <w:kern w:val="0"/>
                <w:rPrChange w:id="5645" w:author="ST1" w:date="2020-12-01T00:06:00Z">
                  <w:rPr>
                    <w:ins w:id="5646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47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648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5</w:t>
              </w:r>
            </w:ins>
          </w:p>
        </w:tc>
        <w:tc>
          <w:tcPr>
            <w:tcW w:w="250" w:type="pct"/>
            <w:tcPrChange w:id="5649" w:author="家興 余" w:date="2021-01-22T09:55:00Z">
              <w:tcPr>
                <w:tcW w:w="1" w:type="pct"/>
              </w:tcPr>
            </w:tcPrChange>
          </w:tcPr>
          <w:p w14:paraId="58314438" w14:textId="77777777" w:rsidR="00FD0FD5" w:rsidRPr="008F20B5" w:rsidRDefault="00FD0FD5">
            <w:pPr>
              <w:widowControl/>
              <w:jc w:val="center"/>
              <w:rPr>
                <w:ins w:id="5650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651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5652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3F4D8E65" w14:textId="16D72EF6" w:rsidR="00FD0FD5" w:rsidRPr="008F20B5" w:rsidRDefault="00FD0FD5" w:rsidP="00910C6F">
            <w:pPr>
              <w:widowControl/>
              <w:rPr>
                <w:ins w:id="5653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527637A0" w14:textId="77777777" w:rsidTr="008A7303">
        <w:trPr>
          <w:trHeight w:val="340"/>
          <w:ins w:id="5654" w:author="ST1" w:date="2020-12-01T00:01:00Z"/>
          <w:trPrChange w:id="5655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656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D2173BC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657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658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3761DD2C" w14:textId="2D869FD3" w:rsidR="00FD0FD5" w:rsidRPr="00910C6F" w:rsidRDefault="00FD0FD5" w:rsidP="00910C6F">
            <w:pPr>
              <w:widowControl/>
              <w:rPr>
                <w:ins w:id="5659" w:author="ST1" w:date="2020-12-01T00:01:00Z"/>
                <w:rFonts w:ascii="標楷體" w:eastAsia="標楷體" w:hAnsi="標楷體" w:cs="新細明體"/>
                <w:color w:val="FF0000"/>
                <w:kern w:val="0"/>
                <w:rPrChange w:id="5660" w:author="ST1" w:date="2020-12-01T00:06:00Z">
                  <w:rPr>
                    <w:ins w:id="5661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62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663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BdNo1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664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406EADC9" w14:textId="20AE344D" w:rsidR="00FD0FD5" w:rsidRPr="00910C6F" w:rsidRDefault="00FD0FD5" w:rsidP="00910C6F">
            <w:pPr>
              <w:widowControl/>
              <w:rPr>
                <w:ins w:id="5665" w:author="ST1" w:date="2020-12-01T00:01:00Z"/>
                <w:rFonts w:ascii="標楷體" w:eastAsia="標楷體" w:hAnsi="標楷體" w:cs="新細明體"/>
                <w:color w:val="FF0000"/>
                <w:kern w:val="0"/>
                <w:rPrChange w:id="5666" w:author="ST1" w:date="2020-12-01T00:06:00Z">
                  <w:rPr>
                    <w:ins w:id="5667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68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669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建物門牌－建號</w:t>
              </w:r>
              <w:r w:rsidRPr="00910C6F">
                <w:rPr>
                  <w:rFonts w:ascii="標楷體" w:eastAsia="標楷體" w:hAnsi="標楷體"/>
                  <w:color w:val="FF0000"/>
                  <w:rPrChange w:id="5670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1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671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710DD8D3" w14:textId="56192EDC" w:rsidR="00FD0FD5" w:rsidRPr="00910C6F" w:rsidRDefault="00FD0FD5" w:rsidP="00910C6F">
            <w:pPr>
              <w:widowControl/>
              <w:jc w:val="center"/>
              <w:rPr>
                <w:ins w:id="5672" w:author="ST1" w:date="2020-12-01T00:01:00Z"/>
                <w:rFonts w:ascii="標楷體" w:eastAsia="標楷體" w:hAnsi="標楷體" w:cs="新細明體"/>
                <w:color w:val="FF0000"/>
                <w:kern w:val="0"/>
                <w:rPrChange w:id="5673" w:author="ST1" w:date="2020-12-01T00:06:00Z">
                  <w:rPr>
                    <w:ins w:id="5674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75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676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677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3B440A91" w14:textId="1F27934D" w:rsidR="00FD0FD5" w:rsidRPr="00910C6F" w:rsidRDefault="00FD0FD5" w:rsidP="00910C6F">
            <w:pPr>
              <w:widowControl/>
              <w:jc w:val="center"/>
              <w:rPr>
                <w:ins w:id="5678" w:author="ST1" w:date="2020-12-01T00:01:00Z"/>
                <w:rFonts w:ascii="標楷體" w:eastAsia="標楷體" w:hAnsi="標楷體" w:cs="新細明體"/>
                <w:color w:val="FF0000"/>
                <w:kern w:val="0"/>
                <w:rPrChange w:id="5679" w:author="ST1" w:date="2020-12-01T00:06:00Z">
                  <w:rPr>
                    <w:ins w:id="5680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81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682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5</w:t>
              </w:r>
            </w:ins>
          </w:p>
        </w:tc>
        <w:tc>
          <w:tcPr>
            <w:tcW w:w="250" w:type="pct"/>
            <w:tcPrChange w:id="5683" w:author="家興 余" w:date="2021-01-22T09:55:00Z">
              <w:tcPr>
                <w:tcW w:w="1" w:type="pct"/>
              </w:tcPr>
            </w:tcPrChange>
          </w:tcPr>
          <w:p w14:paraId="755A2A4B" w14:textId="5B3E2E7D" w:rsidR="00FD0FD5" w:rsidRPr="008F20B5" w:rsidRDefault="004F394E">
            <w:pPr>
              <w:widowControl/>
              <w:jc w:val="center"/>
              <w:rPr>
                <w:ins w:id="5684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685" w:author="家興 余" w:date="2021-01-21T09:56:00Z">
                <w:pPr>
                  <w:widowControl/>
                </w:pPr>
              </w:pPrChange>
            </w:pPr>
            <w:ins w:id="5686" w:author="家興 余" w:date="2021-01-21T10:01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5687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20B8AC0C" w14:textId="77777777" w:rsidR="004F394E" w:rsidRDefault="004F394E" w:rsidP="004F394E">
            <w:pPr>
              <w:widowControl/>
              <w:rPr>
                <w:ins w:id="5688" w:author="家興 余" w:date="2021-01-21T10:01:00Z"/>
                <w:rFonts w:ascii="標楷體" w:eastAsia="標楷體" w:hAnsi="標楷體" w:cs="新細明體"/>
                <w:color w:val="000000"/>
                <w:kern w:val="0"/>
              </w:rPr>
            </w:pPr>
            <w:ins w:id="5689" w:author="家興 余" w:date="2021-01-21T10:01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為1時必填</w:t>
              </w:r>
            </w:ins>
          </w:p>
          <w:p w14:paraId="3C563684" w14:textId="751302AA" w:rsidR="00FD0FD5" w:rsidRPr="008F20B5" w:rsidRDefault="00FD0FD5" w:rsidP="00910C6F">
            <w:pPr>
              <w:widowControl/>
              <w:rPr>
                <w:ins w:id="5690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06C2D71B" w14:textId="77777777" w:rsidTr="008A7303">
        <w:trPr>
          <w:trHeight w:val="340"/>
          <w:ins w:id="5691" w:author="ST1" w:date="2020-12-01T00:01:00Z"/>
          <w:trPrChange w:id="5692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693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E3F5249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694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695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0E44ACDD" w14:textId="4C4AC198" w:rsidR="00FD0FD5" w:rsidRPr="00910C6F" w:rsidRDefault="00FD0FD5" w:rsidP="00910C6F">
            <w:pPr>
              <w:widowControl/>
              <w:rPr>
                <w:ins w:id="5696" w:author="ST1" w:date="2020-12-01T00:01:00Z"/>
                <w:rFonts w:ascii="標楷體" w:eastAsia="標楷體" w:hAnsi="標楷體" w:cs="新細明體"/>
                <w:color w:val="FF0000"/>
                <w:kern w:val="0"/>
                <w:rPrChange w:id="5697" w:author="ST1" w:date="2020-12-01T00:06:00Z">
                  <w:rPr>
                    <w:ins w:id="5698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99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700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BdNo2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701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7BA854F3" w14:textId="6AF1CF24" w:rsidR="00FD0FD5" w:rsidRPr="00910C6F" w:rsidRDefault="00FD0FD5" w:rsidP="00910C6F">
            <w:pPr>
              <w:widowControl/>
              <w:rPr>
                <w:ins w:id="5702" w:author="ST1" w:date="2020-12-01T00:01:00Z"/>
                <w:rFonts w:ascii="標楷體" w:eastAsia="標楷體" w:hAnsi="標楷體" w:cs="新細明體"/>
                <w:color w:val="FF0000"/>
                <w:kern w:val="0"/>
                <w:rPrChange w:id="5703" w:author="ST1" w:date="2020-12-01T00:06:00Z">
                  <w:rPr>
                    <w:ins w:id="5704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705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706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建物門牌－建號</w:t>
              </w:r>
              <w:r w:rsidRPr="00910C6F">
                <w:rPr>
                  <w:rFonts w:ascii="標楷體" w:eastAsia="標楷體" w:hAnsi="標楷體"/>
                  <w:color w:val="FF0000"/>
                  <w:rPrChange w:id="5707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2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708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03CFF71A" w14:textId="59A479A2" w:rsidR="00FD0FD5" w:rsidRPr="00910C6F" w:rsidRDefault="00FD0FD5" w:rsidP="00910C6F">
            <w:pPr>
              <w:widowControl/>
              <w:jc w:val="center"/>
              <w:rPr>
                <w:ins w:id="5709" w:author="ST1" w:date="2020-12-01T00:01:00Z"/>
                <w:rFonts w:ascii="標楷體" w:eastAsia="標楷體" w:hAnsi="標楷體" w:cs="新細明體"/>
                <w:color w:val="FF0000"/>
                <w:kern w:val="0"/>
                <w:rPrChange w:id="5710" w:author="ST1" w:date="2020-12-01T00:06:00Z">
                  <w:rPr>
                    <w:ins w:id="5711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712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713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714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5C4747A2" w14:textId="15DB28E0" w:rsidR="00FD0FD5" w:rsidRPr="00910C6F" w:rsidRDefault="00FD0FD5" w:rsidP="00910C6F">
            <w:pPr>
              <w:widowControl/>
              <w:jc w:val="center"/>
              <w:rPr>
                <w:ins w:id="5715" w:author="ST1" w:date="2020-12-01T00:01:00Z"/>
                <w:rFonts w:ascii="標楷體" w:eastAsia="標楷體" w:hAnsi="標楷體" w:cs="新細明體"/>
                <w:color w:val="FF0000"/>
                <w:kern w:val="0"/>
                <w:rPrChange w:id="5716" w:author="ST1" w:date="2020-12-01T00:06:00Z">
                  <w:rPr>
                    <w:ins w:id="5717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718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719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3</w:t>
              </w:r>
            </w:ins>
          </w:p>
        </w:tc>
        <w:tc>
          <w:tcPr>
            <w:tcW w:w="250" w:type="pct"/>
            <w:tcPrChange w:id="5720" w:author="家興 余" w:date="2021-01-22T09:55:00Z">
              <w:tcPr>
                <w:tcW w:w="1" w:type="pct"/>
              </w:tcPr>
            </w:tcPrChange>
          </w:tcPr>
          <w:p w14:paraId="13185AF2" w14:textId="3A7793D8" w:rsidR="00FD0FD5" w:rsidRPr="008F20B5" w:rsidRDefault="004F394E">
            <w:pPr>
              <w:widowControl/>
              <w:jc w:val="center"/>
              <w:rPr>
                <w:ins w:id="5721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722" w:author="家興 余" w:date="2021-01-21T09:56:00Z">
                <w:pPr>
                  <w:widowControl/>
                </w:pPr>
              </w:pPrChange>
            </w:pPr>
            <w:ins w:id="5723" w:author="家興 余" w:date="2021-01-21T10:01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5724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083E1D77" w14:textId="77777777" w:rsidR="004F394E" w:rsidRDefault="004F394E" w:rsidP="004F394E">
            <w:pPr>
              <w:widowControl/>
              <w:rPr>
                <w:ins w:id="5725" w:author="家興 余" w:date="2021-01-21T10:01:00Z"/>
                <w:rFonts w:ascii="標楷體" w:eastAsia="標楷體" w:hAnsi="標楷體" w:cs="新細明體"/>
                <w:color w:val="000000"/>
                <w:kern w:val="0"/>
              </w:rPr>
            </w:pPr>
            <w:ins w:id="5726" w:author="家興 余" w:date="2021-01-21T10:01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為1時必填</w:t>
              </w:r>
            </w:ins>
          </w:p>
          <w:p w14:paraId="3593EB9E" w14:textId="1F1566E0" w:rsidR="00FD0FD5" w:rsidRPr="008F20B5" w:rsidRDefault="00FD0FD5" w:rsidP="00910C6F">
            <w:pPr>
              <w:widowControl/>
              <w:rPr>
                <w:ins w:id="5727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6F81750B" w14:textId="77777777" w:rsidTr="008A7303">
        <w:trPr>
          <w:trHeight w:val="340"/>
          <w:ins w:id="5728" w:author="ST1" w:date="2020-12-01T00:06:00Z"/>
          <w:trPrChange w:id="5729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730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16E2B50C" w14:textId="77777777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731" w:author="ST1" w:date="2020-12-01T00:0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732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12484CD4" w14:textId="47BE5A69" w:rsidR="00FD0FD5" w:rsidRPr="00910C6F" w:rsidRDefault="00FD0FD5" w:rsidP="00424BE2">
            <w:pPr>
              <w:widowControl/>
              <w:rPr>
                <w:ins w:id="5733" w:author="ST1" w:date="2020-12-01T00:06:00Z"/>
                <w:rFonts w:ascii="標楷體" w:eastAsia="標楷體" w:hAnsi="標楷體"/>
                <w:color w:val="FF0000"/>
                <w:rPrChange w:id="5734" w:author="ST1" w:date="2020-12-01T00:08:00Z">
                  <w:rPr>
                    <w:ins w:id="5735" w:author="ST1" w:date="2020-12-01T00:0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736" w:author="ST1" w:date="2020-12-01T00:07:00Z">
              <w:r w:rsidRPr="00910C6F">
                <w:rPr>
                  <w:rFonts w:ascii="標楷體" w:eastAsia="標楷體" w:hAnsi="標楷體"/>
                  <w:color w:val="FF0000"/>
                  <w:rPrChange w:id="5737" w:author="ST1" w:date="2020-12-01T00:08:00Z">
                    <w:rPr/>
                  </w:rPrChange>
                </w:rPr>
                <w:t>CityCodeB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738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7AB80EB8" w14:textId="634C6620" w:rsidR="00FD0FD5" w:rsidRPr="00424BE2" w:rsidRDefault="00FD0FD5" w:rsidP="00424BE2">
            <w:pPr>
              <w:widowControl/>
              <w:rPr>
                <w:ins w:id="5739" w:author="ST1" w:date="2020-12-01T00:06:00Z"/>
                <w:rFonts w:ascii="標楷體" w:eastAsia="標楷體" w:hAnsi="標楷體" w:cs="新細明體"/>
                <w:color w:val="FF0000"/>
                <w:kern w:val="0"/>
                <w:rPrChange w:id="5740" w:author="ST1" w:date="2020-12-01T00:34:00Z">
                  <w:rPr>
                    <w:ins w:id="5741" w:author="ST1" w:date="2020-12-01T00:0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742" w:author="ST1" w:date="2020-12-01T00:34:00Z">
              <w:r w:rsidRPr="00424BE2">
                <w:rPr>
                  <w:rFonts w:ascii="標楷體" w:eastAsia="標楷體" w:hAnsi="標楷體" w:hint="eastAsia"/>
                  <w:color w:val="FF0000"/>
                  <w:rPrChange w:id="5743" w:author="ST1" w:date="2020-12-01T00:34:00Z">
                    <w:rPr>
                      <w:rFonts w:ascii="標楷體" w:eastAsia="標楷體" w:hAnsi="標楷體" w:hint="eastAsia"/>
                    </w:rPr>
                  </w:rPrChange>
                </w:rPr>
                <w:t>土地座落（縣／市）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744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0219A168" w14:textId="76854436" w:rsidR="00FD0FD5" w:rsidRPr="008F20B5" w:rsidRDefault="00FD0FD5" w:rsidP="00424BE2">
            <w:pPr>
              <w:widowControl/>
              <w:jc w:val="center"/>
              <w:rPr>
                <w:ins w:id="5745" w:author="ST1" w:date="2020-12-01T00:06:00Z"/>
                <w:rFonts w:ascii="標楷體" w:eastAsia="標楷體" w:hAnsi="標楷體" w:cs="新細明體"/>
                <w:color w:val="000000"/>
                <w:kern w:val="0"/>
              </w:rPr>
            </w:pPr>
            <w:ins w:id="5746" w:author="ST1" w:date="2020-12-01T00:08:00Z">
              <w:r w:rsidRPr="00137DED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747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2C51D04D" w14:textId="7196C2AD" w:rsidR="00FD0FD5" w:rsidRPr="008F20B5" w:rsidRDefault="00FD0FD5" w:rsidP="00424BE2">
            <w:pPr>
              <w:widowControl/>
              <w:jc w:val="center"/>
              <w:rPr>
                <w:ins w:id="5748" w:author="ST1" w:date="2020-12-01T00:06:00Z"/>
                <w:rFonts w:ascii="標楷體" w:eastAsia="標楷體" w:hAnsi="標楷體" w:cs="新細明體"/>
                <w:color w:val="000000"/>
                <w:kern w:val="0"/>
              </w:rPr>
            </w:pPr>
            <w:ins w:id="5749" w:author="ST1" w:date="2020-12-01T00:08:00Z">
              <w:r w:rsidRPr="00137DED">
                <w:rPr>
                  <w:rFonts w:ascii="標楷體" w:eastAsia="標楷體" w:hAnsi="標楷體" w:cs="新細明體"/>
                  <w:color w:val="FF0000"/>
                  <w:kern w:val="0"/>
                </w:rPr>
                <w:t>2</w:t>
              </w:r>
            </w:ins>
          </w:p>
        </w:tc>
        <w:tc>
          <w:tcPr>
            <w:tcW w:w="250" w:type="pct"/>
            <w:tcPrChange w:id="5750" w:author="家興 余" w:date="2021-01-22T09:55:00Z">
              <w:tcPr>
                <w:tcW w:w="1" w:type="pct"/>
              </w:tcPr>
            </w:tcPrChange>
          </w:tcPr>
          <w:p w14:paraId="6173383A" w14:textId="3CD904E7" w:rsidR="00FD0FD5" w:rsidRDefault="004F394E">
            <w:pPr>
              <w:widowControl/>
              <w:jc w:val="center"/>
              <w:rPr>
                <w:ins w:id="5751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752" w:author="家興 余" w:date="2021-01-21T09:56:00Z">
                <w:pPr>
                  <w:widowControl/>
                </w:pPr>
              </w:pPrChange>
            </w:pPr>
            <w:ins w:id="5753" w:author="家興 余" w:date="2021-01-21T10:0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5754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11556C2D" w14:textId="2096857D" w:rsidR="004F394E" w:rsidRDefault="004F394E" w:rsidP="00424BE2">
            <w:pPr>
              <w:widowControl/>
              <w:rPr>
                <w:ins w:id="5755" w:author="家興 余" w:date="2021-01-21T10:01:00Z"/>
                <w:rFonts w:ascii="標楷體" w:eastAsia="標楷體" w:hAnsi="標楷體" w:cs="新細明體"/>
                <w:color w:val="000000"/>
                <w:kern w:val="0"/>
              </w:rPr>
            </w:pPr>
            <w:ins w:id="5756" w:author="家興 余" w:date="2021-01-21T10:01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時必填</w:t>
              </w:r>
            </w:ins>
          </w:p>
          <w:p w14:paraId="132E65C2" w14:textId="213BE1E2" w:rsidR="00FD0FD5" w:rsidRDefault="00FD0FD5" w:rsidP="00424BE2">
            <w:pPr>
              <w:widowControl/>
              <w:rPr>
                <w:ins w:id="5757" w:author="ST1" w:date="2020-12-23T21:18:00Z"/>
                <w:rFonts w:ascii="標楷體" w:eastAsia="標楷體" w:hAnsi="標楷體" w:cs="新細明體"/>
                <w:color w:val="000000"/>
                <w:kern w:val="0"/>
              </w:rPr>
            </w:pPr>
            <w:ins w:id="5758" w:author="ST1" w:date="2020-12-23T21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原A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S400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代碼</w:t>
              </w:r>
            </w:ins>
          </w:p>
          <w:p w14:paraId="59B0D252" w14:textId="5D800436" w:rsidR="00FD0FD5" w:rsidRPr="008F20B5" w:rsidRDefault="00FD0FD5" w:rsidP="00424BE2">
            <w:pPr>
              <w:widowControl/>
              <w:rPr>
                <w:ins w:id="5759" w:author="ST1" w:date="2020-12-01T00:06:00Z"/>
                <w:rFonts w:ascii="標楷體" w:eastAsia="標楷體" w:hAnsi="標楷體" w:cs="新細明體"/>
                <w:color w:val="000000"/>
                <w:kern w:val="0"/>
              </w:rPr>
            </w:pPr>
            <w:ins w:id="5760" w:author="ST1" w:date="2020-12-23T21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(L</w:t>
              </w:r>
            </w:ins>
            <w:ins w:id="5761" w:author="ST1" w:date="2020-12-23T21:18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2411</w:t>
              </w:r>
            </w:ins>
            <w:ins w:id="5762" w:author="ST1" w:date="2020-12-23T21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轉換為新代碼)</w:t>
              </w:r>
            </w:ins>
          </w:p>
        </w:tc>
      </w:tr>
      <w:tr w:rsidR="00FD0FD5" w:rsidRPr="008F20B5" w14:paraId="3E55511A" w14:textId="77777777" w:rsidTr="008A7303">
        <w:trPr>
          <w:trHeight w:val="340"/>
          <w:ins w:id="5763" w:author="ST1" w:date="2020-12-01T00:06:00Z"/>
          <w:trPrChange w:id="5764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765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8741AEE" w14:textId="77777777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766" w:author="ST1" w:date="2020-12-01T00:0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767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6939D8A0" w14:textId="6C9F41D6" w:rsidR="00FD0FD5" w:rsidRPr="00910C6F" w:rsidRDefault="00FD0FD5" w:rsidP="00424BE2">
            <w:pPr>
              <w:widowControl/>
              <w:rPr>
                <w:ins w:id="5768" w:author="ST1" w:date="2020-12-01T00:06:00Z"/>
                <w:rFonts w:ascii="標楷體" w:eastAsia="標楷體" w:hAnsi="標楷體"/>
                <w:color w:val="FF0000"/>
                <w:rPrChange w:id="5769" w:author="ST1" w:date="2020-12-01T00:08:00Z">
                  <w:rPr>
                    <w:ins w:id="5770" w:author="ST1" w:date="2020-12-01T00:0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771" w:author="ST1" w:date="2020-12-01T00:07:00Z">
              <w:r w:rsidRPr="00910C6F">
                <w:rPr>
                  <w:rFonts w:ascii="標楷體" w:eastAsia="標楷體" w:hAnsi="標楷體"/>
                  <w:color w:val="FF0000"/>
                  <w:rPrChange w:id="5772" w:author="ST1" w:date="2020-12-01T00:08:00Z">
                    <w:rPr/>
                  </w:rPrChange>
                </w:rPr>
                <w:t>AreaCodeB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773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6B386CDB" w14:textId="04F6B903" w:rsidR="00FD0FD5" w:rsidRPr="00424BE2" w:rsidRDefault="00FD0FD5" w:rsidP="00424BE2">
            <w:pPr>
              <w:widowControl/>
              <w:rPr>
                <w:ins w:id="5774" w:author="ST1" w:date="2020-12-01T00:06:00Z"/>
                <w:rFonts w:ascii="標楷體" w:eastAsia="標楷體" w:hAnsi="標楷體" w:cs="新細明體"/>
                <w:color w:val="FF0000"/>
                <w:kern w:val="0"/>
                <w:rPrChange w:id="5775" w:author="ST1" w:date="2020-12-01T00:34:00Z">
                  <w:rPr>
                    <w:ins w:id="5776" w:author="ST1" w:date="2020-12-01T00:0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777" w:author="ST1" w:date="2020-12-01T00:34:00Z">
              <w:r w:rsidRPr="00424BE2">
                <w:rPr>
                  <w:rFonts w:ascii="標楷體" w:eastAsia="標楷體" w:hAnsi="標楷體" w:hint="eastAsia"/>
                  <w:color w:val="FF0000"/>
                  <w:rPrChange w:id="5778" w:author="ST1" w:date="2020-12-01T00:34:00Z">
                    <w:rPr>
                      <w:rFonts w:ascii="標楷體" w:eastAsia="標楷體" w:hAnsi="標楷體" w:hint="eastAsia"/>
                    </w:rPr>
                  </w:rPrChange>
                </w:rPr>
                <w:t>土地座落（鄉／鎮／市／區）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779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6EB4FBA0" w14:textId="3FB758D0" w:rsidR="00FD0FD5" w:rsidRPr="008F20B5" w:rsidRDefault="00FD0FD5" w:rsidP="00424BE2">
            <w:pPr>
              <w:widowControl/>
              <w:jc w:val="center"/>
              <w:rPr>
                <w:ins w:id="5780" w:author="ST1" w:date="2020-12-01T00:06:00Z"/>
                <w:rFonts w:ascii="標楷體" w:eastAsia="標楷體" w:hAnsi="標楷體" w:cs="新細明體"/>
                <w:color w:val="000000"/>
                <w:kern w:val="0"/>
              </w:rPr>
            </w:pPr>
            <w:ins w:id="5781" w:author="ST1" w:date="2020-12-01T00:08:00Z">
              <w:r w:rsidRPr="00137DED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782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302622E3" w14:textId="77D7080A" w:rsidR="00FD0FD5" w:rsidRPr="008F20B5" w:rsidRDefault="00FD0FD5" w:rsidP="00424BE2">
            <w:pPr>
              <w:widowControl/>
              <w:jc w:val="center"/>
              <w:rPr>
                <w:ins w:id="5783" w:author="ST1" w:date="2020-12-01T00:06:00Z"/>
                <w:rFonts w:ascii="標楷體" w:eastAsia="標楷體" w:hAnsi="標楷體" w:cs="新細明體"/>
                <w:color w:val="000000"/>
                <w:kern w:val="0"/>
              </w:rPr>
            </w:pPr>
            <w:ins w:id="5784" w:author="ST1" w:date="2020-12-01T00:08:00Z">
              <w:r w:rsidRPr="00137DED">
                <w:rPr>
                  <w:rFonts w:ascii="標楷體" w:eastAsia="標楷體" w:hAnsi="標楷體" w:cs="新細明體"/>
                  <w:color w:val="FF0000"/>
                  <w:kern w:val="0"/>
                </w:rPr>
                <w:t>3</w:t>
              </w:r>
            </w:ins>
          </w:p>
        </w:tc>
        <w:tc>
          <w:tcPr>
            <w:tcW w:w="250" w:type="pct"/>
            <w:tcPrChange w:id="5785" w:author="家興 余" w:date="2021-01-22T09:55:00Z">
              <w:tcPr>
                <w:tcW w:w="1" w:type="pct"/>
              </w:tcPr>
            </w:tcPrChange>
          </w:tcPr>
          <w:p w14:paraId="04A08488" w14:textId="0B897FC7" w:rsidR="00FD0FD5" w:rsidRPr="008F20B5" w:rsidRDefault="004F394E">
            <w:pPr>
              <w:widowControl/>
              <w:jc w:val="center"/>
              <w:rPr>
                <w:ins w:id="5786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787" w:author="家興 余" w:date="2021-01-21T09:56:00Z">
                <w:pPr>
                  <w:widowControl/>
                </w:pPr>
              </w:pPrChange>
            </w:pPr>
            <w:ins w:id="5788" w:author="家興 余" w:date="2021-01-21T10:0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5789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42151862" w14:textId="582E9F27" w:rsidR="00FD0FD5" w:rsidRPr="008F20B5" w:rsidRDefault="004F394E" w:rsidP="00424BE2">
            <w:pPr>
              <w:widowControl/>
              <w:rPr>
                <w:ins w:id="5790" w:author="ST1" w:date="2020-12-01T00:06:00Z"/>
                <w:rFonts w:ascii="標楷體" w:eastAsia="標楷體" w:hAnsi="標楷體" w:cs="新細明體"/>
                <w:color w:val="000000"/>
                <w:kern w:val="0"/>
              </w:rPr>
            </w:pPr>
            <w:ins w:id="5791" w:author="家興 余" w:date="2021-01-21T10:01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時必填</w:t>
              </w:r>
            </w:ins>
          </w:p>
        </w:tc>
      </w:tr>
      <w:tr w:rsidR="00FD0FD5" w:rsidRPr="008F20B5" w14:paraId="5C592179" w14:textId="77777777" w:rsidTr="008A7303">
        <w:trPr>
          <w:trHeight w:val="340"/>
          <w:ins w:id="5792" w:author="ST1" w:date="2020-12-01T00:12:00Z"/>
          <w:trPrChange w:id="5793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794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1AD4A6F7" w14:textId="77777777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795" w:author="ST1" w:date="2020-12-01T00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796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6B160B59" w14:textId="6F37BBE7" w:rsidR="00FD0FD5" w:rsidRPr="002015DB" w:rsidRDefault="00FD0FD5" w:rsidP="00424BE2">
            <w:pPr>
              <w:widowControl/>
              <w:rPr>
                <w:ins w:id="5797" w:author="ST1" w:date="2020-12-01T00:12:00Z"/>
                <w:rFonts w:ascii="標楷體" w:eastAsia="標楷體" w:hAnsi="標楷體"/>
                <w:color w:val="FF0000"/>
              </w:rPr>
            </w:pPr>
            <w:ins w:id="5798" w:author="ST1" w:date="2020-12-01T00:12:00Z">
              <w:r w:rsidRPr="002015DB">
                <w:rPr>
                  <w:rFonts w:ascii="標楷體" w:eastAsia="標楷體" w:hAnsi="標楷體"/>
                  <w:color w:val="FF0000"/>
                  <w:rPrChange w:id="5799" w:author="ST1" w:date="2020-12-01T00:16:00Z">
                    <w:rPr/>
                  </w:rPrChange>
                </w:rPr>
                <w:t>IrCodeB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800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47BE4952" w14:textId="08246456" w:rsidR="00FD0FD5" w:rsidRPr="00424BE2" w:rsidRDefault="00FD0FD5" w:rsidP="00424BE2">
            <w:pPr>
              <w:widowControl/>
              <w:rPr>
                <w:ins w:id="5801" w:author="ST1" w:date="2020-12-01T00:12:00Z"/>
                <w:rFonts w:ascii="標楷體" w:eastAsia="標楷體" w:hAnsi="標楷體" w:cs="新細明體"/>
                <w:color w:val="FF0000"/>
                <w:kern w:val="0"/>
                <w:rPrChange w:id="5802" w:author="ST1" w:date="2020-12-01T00:34:00Z">
                  <w:rPr>
                    <w:ins w:id="5803" w:author="ST1" w:date="2020-12-01T00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804" w:author="ST1" w:date="2020-12-01T00:34:00Z">
              <w:r w:rsidRPr="00424BE2">
                <w:rPr>
                  <w:rFonts w:ascii="標楷體" w:eastAsia="標楷體" w:hAnsi="標楷體" w:hint="eastAsia"/>
                  <w:color w:val="FF0000"/>
                  <w:rPrChange w:id="5805" w:author="ST1" w:date="2020-12-01T00:34:00Z">
                    <w:rPr>
                      <w:rFonts w:ascii="標楷體" w:eastAsia="標楷體" w:hAnsi="標楷體" w:hint="eastAsia"/>
                    </w:rPr>
                  </w:rPrChange>
                </w:rPr>
                <w:t>土地座落（地段）</w:t>
              </w:r>
            </w:ins>
          </w:p>
        </w:tc>
        <w:tc>
          <w:tcPr>
            <w:tcW w:w="250" w:type="pct"/>
            <w:shd w:val="clear" w:color="auto" w:fill="auto"/>
            <w:noWrap/>
            <w:tcPrChange w:id="5806" w:author="家興 余" w:date="2021-01-22T09:55:00Z">
              <w:tcPr>
                <w:tcW w:w="336" w:type="pct"/>
                <w:shd w:val="clear" w:color="auto" w:fill="auto"/>
                <w:noWrap/>
              </w:tcPr>
            </w:tcPrChange>
          </w:tcPr>
          <w:p w14:paraId="6A0FAF85" w14:textId="1CC827DC" w:rsidR="00FD0FD5" w:rsidRPr="002015DB" w:rsidRDefault="00FD0FD5" w:rsidP="00424BE2">
            <w:pPr>
              <w:widowControl/>
              <w:jc w:val="center"/>
              <w:rPr>
                <w:ins w:id="5807" w:author="ST1" w:date="2020-12-01T00:12:00Z"/>
                <w:rFonts w:ascii="標楷體" w:eastAsia="標楷體" w:hAnsi="標楷體" w:cs="新細明體"/>
                <w:color w:val="FF0000"/>
                <w:kern w:val="0"/>
              </w:rPr>
            </w:pPr>
            <w:ins w:id="5808" w:author="ST1" w:date="2020-12-01T00:34:00Z">
              <w:r w:rsidRPr="009C5C3C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809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76CD6E42" w14:textId="0381726A" w:rsidR="00FD0FD5" w:rsidRPr="002015DB" w:rsidRDefault="00FD0FD5" w:rsidP="00424BE2">
            <w:pPr>
              <w:widowControl/>
              <w:jc w:val="center"/>
              <w:rPr>
                <w:ins w:id="5810" w:author="ST1" w:date="2020-12-01T00:12:00Z"/>
                <w:rFonts w:ascii="標楷體" w:eastAsia="標楷體" w:hAnsi="標楷體" w:cs="新細明體"/>
                <w:color w:val="FF0000"/>
                <w:kern w:val="0"/>
              </w:rPr>
            </w:pPr>
            <w:ins w:id="5811" w:author="ST1" w:date="2020-12-01T00:14:00Z">
              <w:r w:rsidRPr="002015DB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4</w:t>
              </w:r>
            </w:ins>
          </w:p>
        </w:tc>
        <w:tc>
          <w:tcPr>
            <w:tcW w:w="250" w:type="pct"/>
            <w:tcPrChange w:id="5812" w:author="家興 余" w:date="2021-01-22T09:55:00Z">
              <w:tcPr>
                <w:tcW w:w="1" w:type="pct"/>
              </w:tcPr>
            </w:tcPrChange>
          </w:tcPr>
          <w:p w14:paraId="7C875036" w14:textId="315BF43B" w:rsidR="00FD0FD5" w:rsidRPr="002015DB" w:rsidRDefault="004F394E">
            <w:pPr>
              <w:widowControl/>
              <w:jc w:val="center"/>
              <w:rPr>
                <w:ins w:id="5813" w:author="家興 余" w:date="2021-01-21T09:56:00Z"/>
                <w:rFonts w:ascii="標楷體" w:eastAsia="標楷體" w:hAnsi="標楷體" w:cs="新細明體"/>
                <w:color w:val="FF0000"/>
                <w:kern w:val="0"/>
              </w:rPr>
              <w:pPrChange w:id="5814" w:author="家興 余" w:date="2021-01-21T09:56:00Z">
                <w:pPr>
                  <w:widowControl/>
                </w:pPr>
              </w:pPrChange>
            </w:pPr>
            <w:ins w:id="5815" w:author="家興 余" w:date="2021-01-21T10:01:00Z">
              <w:r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5816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420BDE3A" w14:textId="22E9397F" w:rsidR="00FD0FD5" w:rsidRPr="002015DB" w:rsidRDefault="004F394E" w:rsidP="00424BE2">
            <w:pPr>
              <w:widowControl/>
              <w:rPr>
                <w:ins w:id="5817" w:author="ST1" w:date="2020-12-01T00:12:00Z"/>
                <w:rFonts w:ascii="標楷體" w:eastAsia="標楷體" w:hAnsi="標楷體" w:cs="新細明體"/>
                <w:color w:val="FF0000"/>
                <w:kern w:val="0"/>
                <w:rPrChange w:id="5818" w:author="ST1" w:date="2020-12-01T00:16:00Z">
                  <w:rPr>
                    <w:ins w:id="5819" w:author="ST1" w:date="2020-12-01T00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820" w:author="家興 余" w:date="2021-01-21T10:01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時必填</w:t>
              </w:r>
            </w:ins>
          </w:p>
        </w:tc>
      </w:tr>
      <w:tr w:rsidR="00FD0FD5" w:rsidRPr="008F20B5" w14:paraId="24D33441" w14:textId="77777777" w:rsidTr="008A7303">
        <w:trPr>
          <w:trHeight w:val="340"/>
          <w:ins w:id="5821" w:author="ST1" w:date="2020-12-01T00:12:00Z"/>
          <w:trPrChange w:id="5822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823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5861E82C" w14:textId="77777777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824" w:author="ST1" w:date="2020-12-01T00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825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3F14B9E6" w14:textId="483073F2" w:rsidR="00FD0FD5" w:rsidRPr="002015DB" w:rsidRDefault="00FD0FD5" w:rsidP="00424BE2">
            <w:pPr>
              <w:widowControl/>
              <w:rPr>
                <w:ins w:id="5826" w:author="ST1" w:date="2020-12-01T00:12:00Z"/>
                <w:rFonts w:ascii="標楷體" w:eastAsia="標楷體" w:hAnsi="標楷體"/>
                <w:color w:val="FF0000"/>
              </w:rPr>
            </w:pPr>
            <w:ins w:id="5827" w:author="ST1" w:date="2020-12-01T00:12:00Z">
              <w:r w:rsidRPr="002015DB">
                <w:rPr>
                  <w:rFonts w:ascii="標楷體" w:eastAsia="標楷體" w:hAnsi="標楷體"/>
                  <w:color w:val="FF0000"/>
                  <w:rPrChange w:id="5828" w:author="ST1" w:date="2020-12-01T00:16:00Z">
                    <w:rPr/>
                  </w:rPrChange>
                </w:rPr>
                <w:t>LandNo1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829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192C8533" w14:textId="7729EC37" w:rsidR="00FD0FD5" w:rsidRPr="00424BE2" w:rsidRDefault="00FD0FD5" w:rsidP="00424BE2">
            <w:pPr>
              <w:widowControl/>
              <w:rPr>
                <w:ins w:id="5830" w:author="ST1" w:date="2020-12-01T00:12:00Z"/>
                <w:rFonts w:ascii="標楷體" w:eastAsia="標楷體" w:hAnsi="標楷體" w:cs="新細明體"/>
                <w:color w:val="FF0000"/>
                <w:kern w:val="0"/>
                <w:rPrChange w:id="5831" w:author="ST1" w:date="2020-12-01T00:34:00Z">
                  <w:rPr>
                    <w:ins w:id="5832" w:author="ST1" w:date="2020-12-01T00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833" w:author="ST1" w:date="2020-12-01T00:34:00Z">
              <w:r w:rsidRPr="00424BE2">
                <w:rPr>
                  <w:rFonts w:ascii="標楷體" w:eastAsia="標楷體" w:hAnsi="標楷體" w:hint="eastAsia"/>
                  <w:color w:val="FF0000"/>
                  <w:rPrChange w:id="5834" w:author="ST1" w:date="2020-12-01T00:34:00Z">
                    <w:rPr>
                      <w:rFonts w:ascii="標楷體" w:eastAsia="標楷體" w:hAnsi="標楷體" w:hint="eastAsia"/>
                    </w:rPr>
                  </w:rPrChange>
                </w:rPr>
                <w:t>土地座落－地號</w:t>
              </w:r>
              <w:r w:rsidRPr="00424BE2">
                <w:rPr>
                  <w:rFonts w:ascii="標楷體" w:eastAsia="標楷體" w:hAnsi="標楷體"/>
                  <w:color w:val="FF0000"/>
                  <w:rPrChange w:id="5835" w:author="ST1" w:date="2020-12-01T00:34:00Z">
                    <w:rPr>
                      <w:rFonts w:ascii="標楷體" w:eastAsia="標楷體" w:hAnsi="標楷體"/>
                    </w:rPr>
                  </w:rPrChange>
                </w:rPr>
                <w:t>1</w:t>
              </w:r>
            </w:ins>
          </w:p>
        </w:tc>
        <w:tc>
          <w:tcPr>
            <w:tcW w:w="250" w:type="pct"/>
            <w:shd w:val="clear" w:color="auto" w:fill="auto"/>
            <w:noWrap/>
            <w:tcPrChange w:id="5836" w:author="家興 余" w:date="2021-01-22T09:55:00Z">
              <w:tcPr>
                <w:tcW w:w="336" w:type="pct"/>
                <w:shd w:val="clear" w:color="auto" w:fill="auto"/>
                <w:noWrap/>
              </w:tcPr>
            </w:tcPrChange>
          </w:tcPr>
          <w:p w14:paraId="5BFEA46E" w14:textId="45ADF4BE" w:rsidR="00FD0FD5" w:rsidRPr="002015DB" w:rsidRDefault="00FD0FD5" w:rsidP="00424BE2">
            <w:pPr>
              <w:widowControl/>
              <w:jc w:val="center"/>
              <w:rPr>
                <w:ins w:id="5837" w:author="ST1" w:date="2020-12-01T00:12:00Z"/>
                <w:rFonts w:ascii="標楷體" w:eastAsia="標楷體" w:hAnsi="標楷體" w:cs="新細明體"/>
                <w:color w:val="FF0000"/>
                <w:kern w:val="0"/>
              </w:rPr>
            </w:pPr>
            <w:ins w:id="5838" w:author="ST1" w:date="2020-12-01T00:34:00Z">
              <w:r w:rsidRPr="009C5C3C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839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52F704EC" w14:textId="78757260" w:rsidR="00FD0FD5" w:rsidRPr="002015DB" w:rsidRDefault="00FD0FD5" w:rsidP="00424BE2">
            <w:pPr>
              <w:widowControl/>
              <w:jc w:val="center"/>
              <w:rPr>
                <w:ins w:id="5840" w:author="ST1" w:date="2020-12-01T00:12:00Z"/>
                <w:rFonts w:ascii="標楷體" w:eastAsia="標楷體" w:hAnsi="標楷體" w:cs="新細明體"/>
                <w:color w:val="FF0000"/>
                <w:kern w:val="0"/>
              </w:rPr>
            </w:pPr>
            <w:ins w:id="5841" w:author="ST1" w:date="2020-12-01T00:14:00Z">
              <w:r w:rsidRPr="002015DB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4</w:t>
              </w:r>
            </w:ins>
          </w:p>
        </w:tc>
        <w:tc>
          <w:tcPr>
            <w:tcW w:w="250" w:type="pct"/>
            <w:tcPrChange w:id="5842" w:author="家興 余" w:date="2021-01-22T09:55:00Z">
              <w:tcPr>
                <w:tcW w:w="1" w:type="pct"/>
              </w:tcPr>
            </w:tcPrChange>
          </w:tcPr>
          <w:p w14:paraId="7139C1B0" w14:textId="3BF634D7" w:rsidR="00FD0FD5" w:rsidRPr="002015DB" w:rsidRDefault="004F394E">
            <w:pPr>
              <w:widowControl/>
              <w:jc w:val="center"/>
              <w:rPr>
                <w:ins w:id="5843" w:author="家興 余" w:date="2021-01-21T09:56:00Z"/>
                <w:rFonts w:ascii="標楷體" w:eastAsia="標楷體" w:hAnsi="標楷體" w:cs="新細明體"/>
                <w:color w:val="FF0000"/>
                <w:kern w:val="0"/>
              </w:rPr>
              <w:pPrChange w:id="5844" w:author="家興 余" w:date="2021-01-21T09:56:00Z">
                <w:pPr>
                  <w:widowControl/>
                </w:pPr>
              </w:pPrChange>
            </w:pPr>
            <w:ins w:id="5845" w:author="家興 余" w:date="2021-01-21T10:01:00Z">
              <w:r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5846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6984C054" w14:textId="30B7B801" w:rsidR="00FD0FD5" w:rsidRPr="002015DB" w:rsidRDefault="004F394E" w:rsidP="00424BE2">
            <w:pPr>
              <w:widowControl/>
              <w:rPr>
                <w:ins w:id="5847" w:author="ST1" w:date="2020-12-01T00:12:00Z"/>
                <w:rFonts w:ascii="標楷體" w:eastAsia="標楷體" w:hAnsi="標楷體" w:cs="新細明體"/>
                <w:color w:val="FF0000"/>
                <w:kern w:val="0"/>
                <w:rPrChange w:id="5848" w:author="ST1" w:date="2020-12-01T00:16:00Z">
                  <w:rPr>
                    <w:ins w:id="5849" w:author="ST1" w:date="2020-12-01T00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850" w:author="家興 余" w:date="2021-01-21T10:01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時必填</w:t>
              </w:r>
            </w:ins>
          </w:p>
        </w:tc>
      </w:tr>
      <w:tr w:rsidR="00FD0FD5" w:rsidRPr="008F20B5" w14:paraId="0050CC8C" w14:textId="77777777" w:rsidTr="008A7303">
        <w:trPr>
          <w:trHeight w:val="340"/>
          <w:ins w:id="5851" w:author="ST1" w:date="2020-12-01T00:12:00Z"/>
          <w:trPrChange w:id="5852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853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1F3EA2E1" w14:textId="77777777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854" w:author="ST1" w:date="2020-12-01T00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855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40FB4FEE" w14:textId="05DCDB77" w:rsidR="00FD0FD5" w:rsidRPr="002015DB" w:rsidRDefault="00FD0FD5" w:rsidP="00424BE2">
            <w:pPr>
              <w:widowControl/>
              <w:rPr>
                <w:ins w:id="5856" w:author="ST1" w:date="2020-12-01T00:12:00Z"/>
                <w:rFonts w:ascii="標楷體" w:eastAsia="標楷體" w:hAnsi="標楷體"/>
                <w:color w:val="FF0000"/>
              </w:rPr>
            </w:pPr>
            <w:ins w:id="5857" w:author="ST1" w:date="2020-12-01T00:12:00Z">
              <w:r w:rsidRPr="002015DB">
                <w:rPr>
                  <w:rFonts w:ascii="標楷體" w:eastAsia="標楷體" w:hAnsi="標楷體"/>
                  <w:color w:val="FF0000"/>
                  <w:rPrChange w:id="5858" w:author="ST1" w:date="2020-12-01T00:16:00Z">
                    <w:rPr/>
                  </w:rPrChange>
                </w:rPr>
                <w:t>LandNo2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859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04362E2A" w14:textId="1E57E3EE" w:rsidR="00FD0FD5" w:rsidRPr="00424BE2" w:rsidRDefault="00FD0FD5" w:rsidP="00424BE2">
            <w:pPr>
              <w:widowControl/>
              <w:rPr>
                <w:ins w:id="5860" w:author="ST1" w:date="2020-12-01T00:12:00Z"/>
                <w:rFonts w:ascii="標楷體" w:eastAsia="標楷體" w:hAnsi="標楷體" w:cs="新細明體"/>
                <w:color w:val="FF0000"/>
                <w:kern w:val="0"/>
                <w:rPrChange w:id="5861" w:author="ST1" w:date="2020-12-01T00:34:00Z">
                  <w:rPr>
                    <w:ins w:id="5862" w:author="ST1" w:date="2020-12-01T00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863" w:author="ST1" w:date="2020-12-01T00:34:00Z">
              <w:r w:rsidRPr="00424BE2">
                <w:rPr>
                  <w:rFonts w:ascii="標楷體" w:eastAsia="標楷體" w:hAnsi="標楷體" w:hint="eastAsia"/>
                  <w:color w:val="FF0000"/>
                  <w:rPrChange w:id="5864" w:author="ST1" w:date="2020-12-01T00:34:00Z">
                    <w:rPr>
                      <w:rFonts w:ascii="標楷體" w:eastAsia="標楷體" w:hAnsi="標楷體" w:hint="eastAsia"/>
                    </w:rPr>
                  </w:rPrChange>
                </w:rPr>
                <w:t>土地座落－地號</w:t>
              </w:r>
              <w:r w:rsidRPr="00424BE2">
                <w:rPr>
                  <w:rFonts w:ascii="標楷體" w:eastAsia="標楷體" w:hAnsi="標楷體"/>
                  <w:color w:val="FF0000"/>
                  <w:rPrChange w:id="5865" w:author="ST1" w:date="2020-12-01T00:34:00Z">
                    <w:rPr>
                      <w:rFonts w:ascii="標楷體" w:eastAsia="標楷體" w:hAnsi="標楷體"/>
                    </w:rPr>
                  </w:rPrChange>
                </w:rPr>
                <w:t>2</w:t>
              </w:r>
            </w:ins>
          </w:p>
        </w:tc>
        <w:tc>
          <w:tcPr>
            <w:tcW w:w="250" w:type="pct"/>
            <w:shd w:val="clear" w:color="auto" w:fill="auto"/>
            <w:noWrap/>
            <w:tcPrChange w:id="5866" w:author="家興 余" w:date="2021-01-22T09:55:00Z">
              <w:tcPr>
                <w:tcW w:w="336" w:type="pct"/>
                <w:shd w:val="clear" w:color="auto" w:fill="auto"/>
                <w:noWrap/>
              </w:tcPr>
            </w:tcPrChange>
          </w:tcPr>
          <w:p w14:paraId="2D95A66C" w14:textId="3D93045A" w:rsidR="00FD0FD5" w:rsidRPr="002015DB" w:rsidRDefault="00FD0FD5" w:rsidP="00424BE2">
            <w:pPr>
              <w:widowControl/>
              <w:jc w:val="center"/>
              <w:rPr>
                <w:ins w:id="5867" w:author="ST1" w:date="2020-12-01T00:12:00Z"/>
                <w:rFonts w:ascii="標楷體" w:eastAsia="標楷體" w:hAnsi="標楷體" w:cs="新細明體"/>
                <w:color w:val="FF0000"/>
                <w:kern w:val="0"/>
              </w:rPr>
            </w:pPr>
            <w:ins w:id="5868" w:author="ST1" w:date="2020-12-01T00:34:00Z">
              <w:r w:rsidRPr="009C5C3C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869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611E5AAB" w14:textId="64AC7C3E" w:rsidR="00FD0FD5" w:rsidRPr="002015DB" w:rsidRDefault="00FD0FD5" w:rsidP="00424BE2">
            <w:pPr>
              <w:widowControl/>
              <w:jc w:val="center"/>
              <w:rPr>
                <w:ins w:id="5870" w:author="ST1" w:date="2020-12-01T00:12:00Z"/>
                <w:rFonts w:ascii="標楷體" w:eastAsia="標楷體" w:hAnsi="標楷體" w:cs="新細明體"/>
                <w:color w:val="FF0000"/>
                <w:kern w:val="0"/>
              </w:rPr>
            </w:pPr>
            <w:ins w:id="5871" w:author="ST1" w:date="2020-12-01T00:14:00Z">
              <w:r w:rsidRPr="002015DB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4</w:t>
              </w:r>
            </w:ins>
          </w:p>
        </w:tc>
        <w:tc>
          <w:tcPr>
            <w:tcW w:w="250" w:type="pct"/>
            <w:tcPrChange w:id="5872" w:author="家興 余" w:date="2021-01-22T09:55:00Z">
              <w:tcPr>
                <w:tcW w:w="1" w:type="pct"/>
              </w:tcPr>
            </w:tcPrChange>
          </w:tcPr>
          <w:p w14:paraId="595EA0DC" w14:textId="0F497C32" w:rsidR="00FD0FD5" w:rsidRPr="002015DB" w:rsidRDefault="004F394E">
            <w:pPr>
              <w:widowControl/>
              <w:jc w:val="center"/>
              <w:rPr>
                <w:ins w:id="5873" w:author="家興 余" w:date="2021-01-21T09:56:00Z"/>
                <w:rFonts w:ascii="標楷體" w:eastAsia="標楷體" w:hAnsi="標楷體" w:cs="新細明體"/>
                <w:color w:val="FF0000"/>
                <w:kern w:val="0"/>
              </w:rPr>
              <w:pPrChange w:id="5874" w:author="家興 余" w:date="2021-01-21T09:56:00Z">
                <w:pPr>
                  <w:widowControl/>
                </w:pPr>
              </w:pPrChange>
            </w:pPr>
            <w:ins w:id="5875" w:author="家興 余" w:date="2021-01-21T10:01:00Z">
              <w:r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5876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64893F5D" w14:textId="29A4D283" w:rsidR="00FD0FD5" w:rsidRPr="002015DB" w:rsidRDefault="004F394E" w:rsidP="00424BE2">
            <w:pPr>
              <w:widowControl/>
              <w:rPr>
                <w:ins w:id="5877" w:author="ST1" w:date="2020-12-01T00:12:00Z"/>
                <w:rFonts w:ascii="標楷體" w:eastAsia="標楷體" w:hAnsi="標楷體" w:cs="新細明體"/>
                <w:color w:val="FF0000"/>
                <w:kern w:val="0"/>
                <w:rPrChange w:id="5878" w:author="ST1" w:date="2020-12-01T00:16:00Z">
                  <w:rPr>
                    <w:ins w:id="5879" w:author="ST1" w:date="2020-12-01T00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880" w:author="家興 余" w:date="2021-01-21T10:01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時必填</w:t>
              </w:r>
            </w:ins>
          </w:p>
        </w:tc>
      </w:tr>
      <w:tr w:rsidR="00FD0FD5" w:rsidRPr="008F20B5" w14:paraId="486528C3" w14:textId="77777777" w:rsidTr="008A7303">
        <w:trPr>
          <w:trHeight w:val="340"/>
          <w:ins w:id="5881" w:author="ST1" w:date="2020-12-01T00:12:00Z"/>
          <w:trPrChange w:id="5882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883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2E8D6D30" w14:textId="77777777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884" w:author="ST1" w:date="2020-12-01T00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885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02A2948C" w14:textId="56BF80B9" w:rsidR="00FD0FD5" w:rsidRPr="002015DB" w:rsidRDefault="00FD0FD5" w:rsidP="00424BE2">
            <w:pPr>
              <w:widowControl/>
              <w:rPr>
                <w:ins w:id="5886" w:author="ST1" w:date="2020-12-01T00:12:00Z"/>
                <w:rFonts w:ascii="標楷體" w:eastAsia="標楷體" w:hAnsi="標楷體"/>
                <w:color w:val="FF0000"/>
              </w:rPr>
            </w:pPr>
            <w:ins w:id="5887" w:author="ST1" w:date="2020-12-01T00:12:00Z">
              <w:r w:rsidRPr="002015DB">
                <w:rPr>
                  <w:rFonts w:ascii="標楷體" w:eastAsia="標楷體" w:hAnsi="標楷體"/>
                  <w:color w:val="FF0000"/>
                </w:rPr>
                <w:t>LandLocation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888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322964A0" w14:textId="2CCFF54F" w:rsidR="00FD0FD5" w:rsidRPr="00424BE2" w:rsidRDefault="00FD0FD5" w:rsidP="00424BE2">
            <w:pPr>
              <w:widowControl/>
              <w:rPr>
                <w:ins w:id="5889" w:author="ST1" w:date="2020-12-01T00:12:00Z"/>
                <w:rFonts w:ascii="標楷體" w:eastAsia="標楷體" w:hAnsi="標楷體" w:cs="新細明體"/>
                <w:color w:val="FF0000"/>
                <w:kern w:val="0"/>
                <w:rPrChange w:id="5890" w:author="ST1" w:date="2020-12-01T00:34:00Z">
                  <w:rPr>
                    <w:ins w:id="5891" w:author="ST1" w:date="2020-12-01T00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892" w:author="ST1" w:date="2020-12-01T00:34:00Z">
              <w:r w:rsidRPr="00424BE2">
                <w:rPr>
                  <w:rFonts w:ascii="標楷體" w:eastAsia="標楷體" w:hAnsi="標楷體" w:hint="eastAsia"/>
                  <w:color w:val="FF0000"/>
                  <w:rPrChange w:id="5893" w:author="ST1" w:date="2020-12-01T00:34:00Z">
                    <w:rPr>
                      <w:rFonts w:ascii="標楷體" w:eastAsia="標楷體" w:hAnsi="標楷體" w:hint="eastAsia"/>
                    </w:rPr>
                  </w:rPrChange>
                </w:rPr>
                <w:t>土地座落</w:t>
              </w:r>
            </w:ins>
          </w:p>
        </w:tc>
        <w:tc>
          <w:tcPr>
            <w:tcW w:w="250" w:type="pct"/>
            <w:shd w:val="clear" w:color="auto" w:fill="auto"/>
            <w:noWrap/>
            <w:tcPrChange w:id="5894" w:author="家興 余" w:date="2021-01-22T09:55:00Z">
              <w:tcPr>
                <w:tcW w:w="336" w:type="pct"/>
                <w:shd w:val="clear" w:color="auto" w:fill="auto"/>
                <w:noWrap/>
              </w:tcPr>
            </w:tcPrChange>
          </w:tcPr>
          <w:p w14:paraId="79061694" w14:textId="4C1AB6AE" w:rsidR="00FD0FD5" w:rsidRPr="002015DB" w:rsidRDefault="00FD0FD5" w:rsidP="00424BE2">
            <w:pPr>
              <w:widowControl/>
              <w:jc w:val="center"/>
              <w:rPr>
                <w:ins w:id="5895" w:author="ST1" w:date="2020-12-01T00:12:00Z"/>
                <w:rFonts w:ascii="標楷體" w:eastAsia="標楷體" w:hAnsi="標楷體" w:cs="新細明體"/>
                <w:color w:val="FF0000"/>
                <w:kern w:val="0"/>
              </w:rPr>
            </w:pPr>
            <w:ins w:id="5896" w:author="ST1" w:date="2020-12-01T00:34:00Z">
              <w:r w:rsidRPr="009C5C3C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897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799D3568" w14:textId="03470FB5" w:rsidR="00FD0FD5" w:rsidRPr="002015DB" w:rsidRDefault="00FD0FD5" w:rsidP="00424BE2">
            <w:pPr>
              <w:widowControl/>
              <w:jc w:val="center"/>
              <w:rPr>
                <w:ins w:id="5898" w:author="ST1" w:date="2020-12-01T00:12:00Z"/>
                <w:rFonts w:ascii="標楷體" w:eastAsia="標楷體" w:hAnsi="標楷體" w:cs="新細明體"/>
                <w:color w:val="FF0000"/>
                <w:kern w:val="0"/>
              </w:rPr>
            </w:pPr>
            <w:ins w:id="5899" w:author="ST1" w:date="2020-12-01T00:14:00Z">
              <w:r w:rsidRPr="002015DB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1</w:t>
              </w:r>
              <w:r w:rsidRPr="002015DB">
                <w:rPr>
                  <w:rFonts w:ascii="標楷體" w:eastAsia="標楷體" w:hAnsi="標楷體" w:cs="新細明體"/>
                  <w:color w:val="FF0000"/>
                  <w:kern w:val="0"/>
                </w:rPr>
                <w:t>50</w:t>
              </w:r>
            </w:ins>
          </w:p>
        </w:tc>
        <w:tc>
          <w:tcPr>
            <w:tcW w:w="250" w:type="pct"/>
            <w:tcPrChange w:id="5900" w:author="家興 余" w:date="2021-01-22T09:55:00Z">
              <w:tcPr>
                <w:tcW w:w="1" w:type="pct"/>
              </w:tcPr>
            </w:tcPrChange>
          </w:tcPr>
          <w:p w14:paraId="2F6BB593" w14:textId="77777777" w:rsidR="00FD0FD5" w:rsidRPr="002015DB" w:rsidRDefault="00FD0FD5">
            <w:pPr>
              <w:widowControl/>
              <w:jc w:val="center"/>
              <w:rPr>
                <w:ins w:id="5901" w:author="家興 余" w:date="2021-01-21T09:56:00Z"/>
                <w:rFonts w:ascii="標楷體" w:eastAsia="標楷體" w:hAnsi="標楷體" w:cs="新細明體"/>
                <w:color w:val="FF0000"/>
                <w:kern w:val="0"/>
              </w:rPr>
              <w:pPrChange w:id="5902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5903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1F16CA8C" w14:textId="1E4DF2E3" w:rsidR="00FD0FD5" w:rsidRPr="002015DB" w:rsidRDefault="00FD0FD5" w:rsidP="00424BE2">
            <w:pPr>
              <w:widowControl/>
              <w:rPr>
                <w:ins w:id="5904" w:author="ST1" w:date="2020-12-01T00:12:00Z"/>
                <w:rFonts w:ascii="標楷體" w:eastAsia="標楷體" w:hAnsi="標楷體" w:cs="新細明體"/>
                <w:color w:val="FF0000"/>
                <w:kern w:val="0"/>
                <w:rPrChange w:id="5905" w:author="ST1" w:date="2020-12-01T00:16:00Z">
                  <w:rPr>
                    <w:ins w:id="5906" w:author="ST1" w:date="2020-12-01T00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FD0FD5" w:rsidRPr="008F20B5" w14:paraId="4A0AAF12" w14:textId="77777777" w:rsidTr="008A7303">
        <w:trPr>
          <w:trHeight w:val="340"/>
          <w:trPrChange w:id="5907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908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20914E18" w14:textId="1B8F4F78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5909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16DBD06" w14:textId="63E87673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EvaDate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5910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9F93B89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鑑價日期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11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96DE4FE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12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7F6AAA2" w14:textId="6814FB08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5913" w:author="家興 余" w:date="2021-01-22T09:55:00Z">
              <w:tcPr>
                <w:tcW w:w="1" w:type="pct"/>
              </w:tcPr>
            </w:tcPrChange>
          </w:tcPr>
          <w:p w14:paraId="6BC4FF73" w14:textId="19662919" w:rsidR="00FD0FD5" w:rsidRPr="008F20B5" w:rsidRDefault="004F394E">
            <w:pPr>
              <w:widowControl/>
              <w:jc w:val="center"/>
              <w:rPr>
                <w:ins w:id="5914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915" w:author="家興 余" w:date="2021-01-21T09:56:00Z">
                <w:pPr>
                  <w:widowControl/>
                </w:pPr>
              </w:pPrChange>
            </w:pPr>
            <w:ins w:id="5916" w:author="家興 余" w:date="2021-01-21T10:0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5917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CFCD1D5" w14:textId="52218A5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FD0FD5" w:rsidRPr="008F20B5" w14:paraId="7D3DB53A" w14:textId="77777777" w:rsidTr="008A7303">
        <w:trPr>
          <w:trHeight w:val="340"/>
          <w:trPrChange w:id="5918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919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16EB2573" w14:textId="36A671C3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5920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608736F" w14:textId="2A670E3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EvaAmt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5921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D414E2E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鑑估總值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22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D6100EB" w14:textId="27E7E6D5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23" w:author="家興 余" w:date="2020-12-30T09:5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5924" w:author="家興 余" w:date="2020-12-30T09:55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25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D6D18C7" w14:textId="6DEB81F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5926" w:author="家興 余" w:date="2021-01-22T09:55:00Z">
              <w:tcPr>
                <w:tcW w:w="1" w:type="pct"/>
              </w:tcPr>
            </w:tcPrChange>
          </w:tcPr>
          <w:p w14:paraId="3C97E647" w14:textId="14334463" w:rsidR="00FD0FD5" w:rsidRPr="008F20B5" w:rsidDel="004444BD" w:rsidRDefault="004F394E">
            <w:pPr>
              <w:widowControl/>
              <w:jc w:val="center"/>
              <w:rPr>
                <w:ins w:id="5927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928" w:author="家興 余" w:date="2021-01-21T09:56:00Z">
                <w:pPr>
                  <w:widowControl/>
                </w:pPr>
              </w:pPrChange>
            </w:pPr>
            <w:ins w:id="5929" w:author="家興 余" w:date="2021-01-21T10:0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hideMark/>
            <w:tcPrChange w:id="5930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1D5C693B" w14:textId="7F88C26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5931" w:author="家興 余" w:date="2020-12-30T09:55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FD0FD5" w:rsidRPr="008F20B5" w14:paraId="0887BB0B" w14:textId="77777777" w:rsidTr="008A7303">
        <w:trPr>
          <w:trHeight w:val="340"/>
          <w:trPrChange w:id="5932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933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435E6622" w14:textId="1F6EE603" w:rsidR="00FD0FD5" w:rsidRPr="004A1C2C" w:rsidRDefault="00FD0FD5" w:rsidP="004444BD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5934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7810E21" w14:textId="7C7ACFB0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EvaNetWorth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5935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D07D16B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評估淨值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36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FF9D003" w14:textId="1C7A7A96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37" w:author="家興 余" w:date="2020-12-30T09:5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5938" w:author="家興 余" w:date="2020-12-30T09:55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39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DADCA45" w14:textId="02722A43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40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  <w:del w:id="5941" w:author="家興 余" w:date="2020-12-30T09:55:00Z">
              <w:r w:rsidRPr="008F20B5" w:rsidDel="00680CB7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250" w:type="pct"/>
            <w:tcPrChange w:id="5942" w:author="家興 余" w:date="2021-01-22T09:55:00Z">
              <w:tcPr>
                <w:tcW w:w="1" w:type="pct"/>
              </w:tcPr>
            </w:tcPrChange>
          </w:tcPr>
          <w:p w14:paraId="42EB04E7" w14:textId="77777777" w:rsidR="00FD0FD5" w:rsidRPr="008F20B5" w:rsidRDefault="00FD0FD5">
            <w:pPr>
              <w:widowControl/>
              <w:jc w:val="center"/>
              <w:rPr>
                <w:ins w:id="5943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944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vAlign w:val="center"/>
            <w:hideMark/>
            <w:tcPrChange w:id="5945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3F35A856" w14:textId="2A6A166C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46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  <w:del w:id="5947" w:author="家興 余" w:date="2020-12-30T09:55:00Z">
              <w:r w:rsidRPr="008F20B5" w:rsidDel="00680CB7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</w:p>
        </w:tc>
      </w:tr>
      <w:tr w:rsidR="00FD0FD5" w:rsidRPr="008F20B5" w14:paraId="16C8EFD7" w14:textId="77777777" w:rsidTr="008A7303">
        <w:trPr>
          <w:trHeight w:val="340"/>
          <w:trPrChange w:id="5948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949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5A1F59A1" w14:textId="01AD8C3B" w:rsidR="00FD0FD5" w:rsidRPr="004A1C2C" w:rsidRDefault="00FD0FD5" w:rsidP="004444BD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5950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FBE5E02" w14:textId="79E95885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LVITax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5951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52981D7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土地增值稅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52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466EC8B" w14:textId="1A352D1C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53" w:author="家興 余" w:date="2020-12-30T09:5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5954" w:author="家興 余" w:date="2020-12-30T09:55:00Z">
              <w:r w:rsidRPr="008F20B5" w:rsidDel="0044435E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55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B8D8FB9" w14:textId="5F5F2883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56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  <w:del w:id="5957" w:author="家興 余" w:date="2020-12-30T09:55:00Z">
              <w:r w:rsidRPr="008F20B5" w:rsidDel="0044435E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250" w:type="pct"/>
            <w:tcPrChange w:id="5958" w:author="家興 余" w:date="2021-01-22T09:55:00Z">
              <w:tcPr>
                <w:tcW w:w="1" w:type="pct"/>
              </w:tcPr>
            </w:tcPrChange>
          </w:tcPr>
          <w:p w14:paraId="0CC922F7" w14:textId="77777777" w:rsidR="00FD0FD5" w:rsidRPr="008F20B5" w:rsidRDefault="00FD0FD5">
            <w:pPr>
              <w:widowControl/>
              <w:jc w:val="center"/>
              <w:rPr>
                <w:ins w:id="5959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960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vAlign w:val="center"/>
            <w:hideMark/>
            <w:tcPrChange w:id="5961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60CF9661" w14:textId="4D27D953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62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  <w:del w:id="5963" w:author="家興 余" w:date="2020-12-30T09:55:00Z">
              <w:r w:rsidRPr="008F20B5" w:rsidDel="0044435E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</w:p>
        </w:tc>
      </w:tr>
      <w:tr w:rsidR="00FD0FD5" w:rsidRPr="008F20B5" w14:paraId="36EFE1E6" w14:textId="77777777" w:rsidTr="008A7303">
        <w:trPr>
          <w:trHeight w:val="340"/>
          <w:trPrChange w:id="5964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965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5A5D476" w14:textId="3281BF22" w:rsidR="00FD0FD5" w:rsidRPr="004A1C2C" w:rsidRDefault="00FD0FD5" w:rsidP="004444BD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5966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5D4860A" w14:textId="368E3DF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RentEvaValue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5967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526F8F0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出租評估淨值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68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328D7B8" w14:textId="00D5C75A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69" w:author="家興 余" w:date="2020-12-30T09:5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5970" w:author="家興 余" w:date="2020-12-30T09:55:00Z">
              <w:r w:rsidRPr="008F20B5" w:rsidDel="0044435E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71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0E88117" w14:textId="4C1371CD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72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  <w:del w:id="5973" w:author="家興 余" w:date="2020-12-30T09:55:00Z">
              <w:r w:rsidRPr="008F20B5" w:rsidDel="0044435E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250" w:type="pct"/>
            <w:tcPrChange w:id="5974" w:author="家興 余" w:date="2021-01-22T09:55:00Z">
              <w:tcPr>
                <w:tcW w:w="1" w:type="pct"/>
              </w:tcPr>
            </w:tcPrChange>
          </w:tcPr>
          <w:p w14:paraId="45B55482" w14:textId="77777777" w:rsidR="00FD0FD5" w:rsidRPr="008F20B5" w:rsidRDefault="00FD0FD5">
            <w:pPr>
              <w:widowControl/>
              <w:jc w:val="center"/>
              <w:rPr>
                <w:ins w:id="5975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976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vAlign w:val="center"/>
            <w:hideMark/>
            <w:tcPrChange w:id="5977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32AD21A1" w14:textId="1B4F2118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78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  <w:del w:id="5979" w:author="家興 余" w:date="2020-12-30T09:55:00Z">
              <w:r w:rsidRPr="008F20B5" w:rsidDel="0044435E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</w:p>
        </w:tc>
      </w:tr>
      <w:tr w:rsidR="00FD0FD5" w:rsidRPr="008F20B5" w14:paraId="19B59D2F" w14:textId="77777777" w:rsidTr="008A7303">
        <w:trPr>
          <w:trHeight w:val="340"/>
          <w:trPrChange w:id="5980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981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2BBA082D" w14:textId="4C6BE343" w:rsidR="00FD0FD5" w:rsidRPr="004A1C2C" w:rsidRDefault="00FD0FD5" w:rsidP="004444BD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5982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AD8751A" w14:textId="61FA6AE9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RentPrice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5983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D11163F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押租金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84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38F6ABF" w14:textId="68796836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85" w:author="家興 余" w:date="2020-12-30T09:5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5986" w:author="家興 余" w:date="2020-12-30T09:55:00Z">
              <w:r w:rsidRPr="008F20B5" w:rsidDel="00761EC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87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FFEDE99" w14:textId="515DBAD3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88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  <w:del w:id="5989" w:author="家興 余" w:date="2020-12-30T09:55:00Z">
              <w:r w:rsidRPr="008F20B5" w:rsidDel="00761ECB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250" w:type="pct"/>
            <w:tcPrChange w:id="5990" w:author="家興 余" w:date="2021-01-22T09:55:00Z">
              <w:tcPr>
                <w:tcW w:w="1" w:type="pct"/>
              </w:tcPr>
            </w:tcPrChange>
          </w:tcPr>
          <w:p w14:paraId="0A0B64A0" w14:textId="77777777" w:rsidR="00FD0FD5" w:rsidRPr="008F20B5" w:rsidRDefault="00FD0FD5">
            <w:pPr>
              <w:widowControl/>
              <w:jc w:val="center"/>
              <w:rPr>
                <w:ins w:id="5991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992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vAlign w:val="center"/>
            <w:hideMark/>
            <w:tcPrChange w:id="5993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6FAEA324" w14:textId="5877E14E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94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  <w:del w:id="5995" w:author="家興 余" w:date="2020-12-30T09:55:00Z">
              <w:r w:rsidRPr="008F20B5" w:rsidDel="00761ECB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</w:p>
        </w:tc>
      </w:tr>
      <w:tr w:rsidR="00FD0FD5" w:rsidRPr="008F20B5" w14:paraId="43CE0663" w14:textId="77777777" w:rsidTr="008A7303">
        <w:trPr>
          <w:trHeight w:val="340"/>
          <w:trPrChange w:id="5996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997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F9B5A80" w14:textId="4400785C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5998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5EBD0E5" w14:textId="61164AC5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EvaCompany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5999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2B9A65A" w14:textId="2F3F503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鑑價公司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000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72F9746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001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7CB2456" w14:textId="2AF62AD9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6002" w:author="家興 余" w:date="2021-01-22T09:55:00Z">
              <w:tcPr>
                <w:tcW w:w="1" w:type="pct"/>
              </w:tcPr>
            </w:tcPrChange>
          </w:tcPr>
          <w:p w14:paraId="51E7373C" w14:textId="0E52A6A1" w:rsidR="00FD0FD5" w:rsidRPr="008F20B5" w:rsidRDefault="004F394E">
            <w:pPr>
              <w:widowControl/>
              <w:jc w:val="center"/>
              <w:rPr>
                <w:ins w:id="6003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004" w:author="家興 余" w:date="2021-01-21T09:56:00Z">
                <w:pPr>
                  <w:widowControl/>
                </w:pPr>
              </w:pPrChange>
            </w:pPr>
            <w:ins w:id="6005" w:author="家興 余" w:date="2021-01-21T10:0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006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5317154" w14:textId="77777777" w:rsidR="00623535" w:rsidRDefault="00623535" w:rsidP="00623535">
            <w:pPr>
              <w:rPr>
                <w:ins w:id="6007" w:author="家興 余" w:date="2021-01-21T10:09:00Z"/>
                <w:rFonts w:ascii="標楷體" w:eastAsia="標楷體" w:hAnsi="標楷體"/>
                <w:color w:val="000000"/>
              </w:rPr>
            </w:pPr>
            <w:ins w:id="6008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01: 新光人壽</w:t>
              </w:r>
            </w:ins>
          </w:p>
          <w:p w14:paraId="34D59435" w14:textId="77777777" w:rsidR="00623535" w:rsidRDefault="00623535" w:rsidP="00623535">
            <w:pPr>
              <w:rPr>
                <w:ins w:id="6009" w:author="家興 余" w:date="2021-01-21T10:09:00Z"/>
                <w:rFonts w:ascii="標楷體" w:eastAsia="標楷體" w:hAnsi="標楷體"/>
                <w:color w:val="000000"/>
              </w:rPr>
            </w:pPr>
            <w:ins w:id="6010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02: 梁振英</w:t>
              </w:r>
            </w:ins>
          </w:p>
          <w:p w14:paraId="00A3964A" w14:textId="77777777" w:rsidR="00623535" w:rsidRDefault="00623535" w:rsidP="00623535">
            <w:pPr>
              <w:rPr>
                <w:ins w:id="6011" w:author="家興 余" w:date="2021-01-21T10:09:00Z"/>
                <w:rFonts w:ascii="標楷體" w:eastAsia="標楷體" w:hAnsi="標楷體"/>
                <w:color w:val="000000"/>
              </w:rPr>
            </w:pPr>
            <w:ins w:id="6012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03: 中華徵信所</w:t>
              </w:r>
            </w:ins>
          </w:p>
          <w:p w14:paraId="1EC950FA" w14:textId="77777777" w:rsidR="00623535" w:rsidRDefault="00623535" w:rsidP="00623535">
            <w:pPr>
              <w:rPr>
                <w:ins w:id="6013" w:author="家興 余" w:date="2021-01-21T10:09:00Z"/>
                <w:rFonts w:ascii="標楷體" w:eastAsia="標楷體" w:hAnsi="標楷體"/>
                <w:color w:val="000000"/>
              </w:rPr>
            </w:pPr>
            <w:ins w:id="6014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04: 泛亞不動產</w:t>
              </w:r>
            </w:ins>
          </w:p>
          <w:p w14:paraId="2C345439" w14:textId="77777777" w:rsidR="00623535" w:rsidRDefault="00623535" w:rsidP="00623535">
            <w:pPr>
              <w:rPr>
                <w:ins w:id="6015" w:author="家興 余" w:date="2021-01-21T10:09:00Z"/>
                <w:rFonts w:ascii="標楷體" w:eastAsia="標楷體" w:hAnsi="標楷體"/>
                <w:color w:val="000000"/>
              </w:rPr>
            </w:pPr>
            <w:ins w:id="6016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05: 國聯不動產</w:t>
              </w:r>
            </w:ins>
          </w:p>
          <w:p w14:paraId="6E8FE609" w14:textId="77777777" w:rsidR="00623535" w:rsidRDefault="00623535" w:rsidP="00623535">
            <w:pPr>
              <w:rPr>
                <w:ins w:id="6017" w:author="家興 余" w:date="2021-01-21T10:09:00Z"/>
                <w:rFonts w:ascii="標楷體" w:eastAsia="標楷體" w:hAnsi="標楷體"/>
                <w:color w:val="000000"/>
              </w:rPr>
            </w:pPr>
            <w:ins w:id="6018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06: 台億不動產</w:t>
              </w:r>
            </w:ins>
          </w:p>
          <w:p w14:paraId="2178C8DE" w14:textId="77777777" w:rsidR="00623535" w:rsidRDefault="00623535" w:rsidP="00623535">
            <w:pPr>
              <w:rPr>
                <w:ins w:id="6019" w:author="家興 余" w:date="2021-01-21T10:09:00Z"/>
                <w:rFonts w:ascii="標楷體" w:eastAsia="標楷體" w:hAnsi="標楷體"/>
                <w:color w:val="000000"/>
              </w:rPr>
            </w:pPr>
            <w:ins w:id="6020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07: 宏碁不動產</w:t>
              </w:r>
            </w:ins>
          </w:p>
          <w:p w14:paraId="31BEA392" w14:textId="77777777" w:rsidR="00623535" w:rsidRDefault="00623535" w:rsidP="00623535">
            <w:pPr>
              <w:rPr>
                <w:ins w:id="6021" w:author="家興 余" w:date="2021-01-21T10:09:00Z"/>
                <w:rFonts w:ascii="標楷體" w:eastAsia="標楷體" w:hAnsi="標楷體"/>
                <w:color w:val="000000"/>
              </w:rPr>
            </w:pPr>
            <w:ins w:id="6022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08: 大公不動產</w:t>
              </w:r>
            </w:ins>
          </w:p>
          <w:p w14:paraId="7995F758" w14:textId="77777777" w:rsidR="00623535" w:rsidRDefault="00623535" w:rsidP="00623535">
            <w:pPr>
              <w:rPr>
                <w:ins w:id="6023" w:author="家興 余" w:date="2021-01-21T10:09:00Z"/>
                <w:rFonts w:ascii="標楷體" w:eastAsia="標楷體" w:hAnsi="標楷體"/>
                <w:color w:val="000000"/>
              </w:rPr>
            </w:pPr>
            <w:ins w:id="6024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09: 其他</w:t>
              </w:r>
            </w:ins>
          </w:p>
          <w:p w14:paraId="093EECF9" w14:textId="77777777" w:rsidR="00623535" w:rsidRDefault="00623535" w:rsidP="00623535">
            <w:pPr>
              <w:rPr>
                <w:ins w:id="6025" w:author="家興 余" w:date="2021-01-21T10:09:00Z"/>
                <w:rFonts w:ascii="標楷體" w:eastAsia="標楷體" w:hAnsi="標楷體"/>
                <w:color w:val="000000"/>
              </w:rPr>
            </w:pPr>
            <w:ins w:id="6026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10: 戴德梁行</w:t>
              </w:r>
            </w:ins>
          </w:p>
          <w:p w14:paraId="4E15C5A0" w14:textId="77777777" w:rsidR="00623535" w:rsidRDefault="00623535" w:rsidP="00623535">
            <w:pPr>
              <w:rPr>
                <w:ins w:id="6027" w:author="家興 余" w:date="2021-01-21T10:09:00Z"/>
                <w:rFonts w:ascii="標楷體" w:eastAsia="標楷體" w:hAnsi="標楷體"/>
                <w:color w:val="000000"/>
              </w:rPr>
            </w:pPr>
            <w:ins w:id="6028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11: 協和不動產</w:t>
              </w:r>
            </w:ins>
          </w:p>
          <w:p w14:paraId="673DAACA" w14:textId="344B7BAB" w:rsidR="00FD0FD5" w:rsidRPr="008F20B5" w:rsidRDefault="00623535" w:rsidP="0062353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6029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12: 國碁不動產</w:t>
              </w:r>
            </w:ins>
          </w:p>
        </w:tc>
      </w:tr>
      <w:tr w:rsidR="00FD0FD5" w:rsidRPr="008F20B5" w14:paraId="2CE3F27E" w14:textId="77777777" w:rsidTr="008A7303">
        <w:trPr>
          <w:trHeight w:val="340"/>
          <w:trPrChange w:id="6030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031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75BC659" w14:textId="67B01FAA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032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6D53FF7" w14:textId="6ABBA1C3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OwnershipCode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033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E03B554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權利種類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034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F50461B" w14:textId="3B39A0FD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035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59E7DE7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036" w:author="家興 余" w:date="2021-01-22T09:55:00Z">
              <w:tcPr>
                <w:tcW w:w="1" w:type="pct"/>
              </w:tcPr>
            </w:tcPrChange>
          </w:tcPr>
          <w:p w14:paraId="3E3CE531" w14:textId="1541DDA1" w:rsidR="00FD0FD5" w:rsidRPr="008F20B5" w:rsidRDefault="00623535">
            <w:pPr>
              <w:widowControl/>
              <w:jc w:val="center"/>
              <w:rPr>
                <w:ins w:id="6037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038" w:author="家興 余" w:date="2021-01-21T09:56:00Z">
                <w:pPr>
                  <w:widowControl/>
                </w:pPr>
              </w:pPrChange>
            </w:pPr>
            <w:ins w:id="6039" w:author="家興 余" w:date="2021-01-21T10:0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040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E1F527A" w14:textId="2E3EE751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</w:t>
            </w:r>
          </w:p>
          <w:p w14:paraId="32ABD1A3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地上權</w:t>
            </w:r>
          </w:p>
          <w:p w14:paraId="5C51101C" w14:textId="2CE1DA03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抵押權＋地上權</w:t>
            </w:r>
          </w:p>
        </w:tc>
      </w:tr>
      <w:tr w:rsidR="00FD0FD5" w:rsidRPr="008F20B5" w14:paraId="4C64E296" w14:textId="77777777" w:rsidTr="008A7303">
        <w:trPr>
          <w:trHeight w:val="340"/>
          <w:trPrChange w:id="6041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042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FDA89F7" w14:textId="04D358D7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043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DEB996E" w14:textId="3B03F411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MtgCode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044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269DC7E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抵押權註記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045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23C84DA" w14:textId="21B7005A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046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6C13FB6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047" w:author="家興 余" w:date="2021-01-22T09:55:00Z">
              <w:tcPr>
                <w:tcW w:w="1" w:type="pct"/>
              </w:tcPr>
            </w:tcPrChange>
          </w:tcPr>
          <w:p w14:paraId="209628C0" w14:textId="513C495E" w:rsidR="00FD0FD5" w:rsidRPr="008F20B5" w:rsidRDefault="00623535">
            <w:pPr>
              <w:widowControl/>
              <w:jc w:val="center"/>
              <w:rPr>
                <w:ins w:id="6048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049" w:author="家興 余" w:date="2021-01-21T09:56:00Z">
                <w:pPr>
                  <w:widowControl/>
                </w:pPr>
              </w:pPrChange>
            </w:pPr>
            <w:ins w:id="6050" w:author="家興 余" w:date="2021-01-21T10:0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051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EBE04C5" w14:textId="41316FAD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0:最高限額抵押權</w:t>
            </w:r>
          </w:p>
          <w:p w14:paraId="1EB622E1" w14:textId="105B27E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>1:普通抵押權</w:t>
            </w:r>
          </w:p>
        </w:tc>
      </w:tr>
      <w:tr w:rsidR="00FD0FD5" w:rsidRPr="008F20B5" w14:paraId="118849D7" w14:textId="77777777" w:rsidTr="008A7303">
        <w:trPr>
          <w:trHeight w:val="340"/>
          <w:trPrChange w:id="6052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053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4C8493CD" w14:textId="6C71021E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054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1526F6FE" w14:textId="78AE97E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MtgCheck</w:t>
            </w:r>
          </w:p>
        </w:tc>
        <w:tc>
          <w:tcPr>
            <w:tcW w:w="1750" w:type="pct"/>
            <w:shd w:val="clear" w:color="auto" w:fill="auto"/>
            <w:noWrap/>
            <w:tcPrChange w:id="6055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12DE27BF" w14:textId="7E24B79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票據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056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6FA78A13" w14:textId="78BCD156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057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0968E3E1" w14:textId="7EB7C0B5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058" w:author="家興 余" w:date="2021-01-22T09:55:00Z">
              <w:tcPr>
                <w:tcW w:w="1" w:type="pct"/>
              </w:tcPr>
            </w:tcPrChange>
          </w:tcPr>
          <w:p w14:paraId="6C3ECC15" w14:textId="1062CA47" w:rsidR="00FD0FD5" w:rsidRPr="008F20B5" w:rsidRDefault="00623535">
            <w:pPr>
              <w:widowControl/>
              <w:jc w:val="center"/>
              <w:rPr>
                <w:ins w:id="6059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060" w:author="家興 余" w:date="2021-01-21T09:56:00Z">
                <w:pPr>
                  <w:widowControl/>
                </w:pPr>
              </w:pPrChange>
            </w:pPr>
            <w:ins w:id="6061" w:author="家興 余" w:date="2021-01-21T10:1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6062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164A6191" w14:textId="3BA60C9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抵押權註記為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0:最高限額抵押權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時可輸入；</w:t>
            </w:r>
          </w:p>
          <w:p w14:paraId="03B0D461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 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</w:p>
          <w:p w14:paraId="17FAF4A6" w14:textId="4658F225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</w:p>
        </w:tc>
      </w:tr>
      <w:tr w:rsidR="00FD0FD5" w:rsidRPr="008F20B5" w14:paraId="3B2DE699" w14:textId="77777777" w:rsidTr="008A7303">
        <w:trPr>
          <w:trHeight w:val="340"/>
          <w:trPrChange w:id="6063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064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1AEC57DD" w14:textId="466B2385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065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77F37347" w14:textId="00C13CF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MtgLoan</w:t>
            </w:r>
          </w:p>
        </w:tc>
        <w:tc>
          <w:tcPr>
            <w:tcW w:w="1750" w:type="pct"/>
            <w:shd w:val="clear" w:color="auto" w:fill="auto"/>
            <w:noWrap/>
            <w:tcPrChange w:id="6066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519A5B42" w14:textId="51696A01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借款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 xml:space="preserve">  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067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29ABE58B" w14:textId="6A68D251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068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4291D4EC" w14:textId="5259634A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069" w:author="家興 余" w:date="2021-01-22T09:55:00Z">
              <w:tcPr>
                <w:tcW w:w="1" w:type="pct"/>
              </w:tcPr>
            </w:tcPrChange>
          </w:tcPr>
          <w:p w14:paraId="617E30A0" w14:textId="100E53B3" w:rsidR="00FD0FD5" w:rsidRPr="008F20B5" w:rsidRDefault="00623535">
            <w:pPr>
              <w:widowControl/>
              <w:jc w:val="center"/>
              <w:rPr>
                <w:ins w:id="6070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071" w:author="家興 余" w:date="2021-01-21T09:56:00Z">
                <w:pPr>
                  <w:widowControl/>
                </w:pPr>
              </w:pPrChange>
            </w:pPr>
            <w:ins w:id="6072" w:author="家興 余" w:date="2021-01-21T10:1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6073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566100F9" w14:textId="402834CB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抵押權註記為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0:最高限額抵押權時可輸入；</w:t>
            </w:r>
          </w:p>
          <w:p w14:paraId="626F36E2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 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</w:p>
          <w:p w14:paraId="6FA229E3" w14:textId="5F99618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</w:p>
        </w:tc>
      </w:tr>
      <w:tr w:rsidR="00FD0FD5" w:rsidRPr="008F20B5" w14:paraId="13DC7E67" w14:textId="77777777" w:rsidTr="008A7303">
        <w:trPr>
          <w:trHeight w:val="340"/>
          <w:trPrChange w:id="6074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075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382B752" w14:textId="173E9171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076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38BF8587" w14:textId="63BE5E1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MtgPledge</w:t>
            </w:r>
          </w:p>
        </w:tc>
        <w:tc>
          <w:tcPr>
            <w:tcW w:w="1750" w:type="pct"/>
            <w:shd w:val="clear" w:color="auto" w:fill="auto"/>
            <w:noWrap/>
            <w:tcPrChange w:id="6077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2672637C" w14:textId="54147E28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保證債務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078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0D5F64EA" w14:textId="4A42DD02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079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1FAF28D2" w14:textId="02256860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080" w:author="家興 余" w:date="2021-01-22T09:55:00Z">
              <w:tcPr>
                <w:tcW w:w="1" w:type="pct"/>
              </w:tcPr>
            </w:tcPrChange>
          </w:tcPr>
          <w:p w14:paraId="795BD35E" w14:textId="4DCCFA94" w:rsidR="00FD0FD5" w:rsidRPr="008F20B5" w:rsidRDefault="00623535">
            <w:pPr>
              <w:widowControl/>
              <w:jc w:val="center"/>
              <w:rPr>
                <w:ins w:id="6081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082" w:author="家興 余" w:date="2021-01-21T09:56:00Z">
                <w:pPr>
                  <w:widowControl/>
                </w:pPr>
              </w:pPrChange>
            </w:pPr>
            <w:ins w:id="6083" w:author="家興 余" w:date="2021-01-21T10:1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6084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0390C3E3" w14:textId="411C650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抵押權註記為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0:最高限額抵押權時可輸入；</w:t>
            </w:r>
          </w:p>
          <w:p w14:paraId="63B785A6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 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</w:p>
          <w:p w14:paraId="1DBDC287" w14:textId="128F1543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</w:p>
        </w:tc>
      </w:tr>
      <w:tr w:rsidR="00FD0FD5" w:rsidRPr="008F20B5" w14:paraId="556942C3" w14:textId="77777777" w:rsidTr="008A7303">
        <w:trPr>
          <w:trHeight w:val="340"/>
          <w:trPrChange w:id="6085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086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732F4A3" w14:textId="7BBBD899" w:rsidR="00FD0FD5" w:rsidRPr="004A1C2C" w:rsidRDefault="00FD0FD5" w:rsidP="00424BE2">
            <w:pPr>
              <w:pStyle w:val="af9"/>
              <w:numPr>
                <w:ilvl w:val="0"/>
                <w:numId w:val="36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087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8DFCCC8" w14:textId="707168DB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ClStatus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088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CBFFE01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擔保品狀況碼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089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C805509" w14:textId="49D07C64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090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24B30F4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091" w:author="家興 余" w:date="2021-01-22T09:55:00Z">
              <w:tcPr>
                <w:tcW w:w="1" w:type="pct"/>
              </w:tcPr>
            </w:tcPrChange>
          </w:tcPr>
          <w:p w14:paraId="77DEB0FE" w14:textId="072A9E25" w:rsidR="00FD0FD5" w:rsidRPr="008F20B5" w:rsidRDefault="00623535">
            <w:pPr>
              <w:widowControl/>
              <w:jc w:val="center"/>
              <w:rPr>
                <w:ins w:id="6092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093" w:author="家興 余" w:date="2021-01-21T09:56:00Z">
                <w:pPr>
                  <w:widowControl/>
                </w:pPr>
              </w:pPrChange>
            </w:pPr>
            <w:ins w:id="6094" w:author="家興 余" w:date="2021-01-21T10:1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095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9A1F60D" w14:textId="52C8AE9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1已抵押</w:t>
            </w:r>
          </w:p>
        </w:tc>
      </w:tr>
      <w:tr w:rsidR="00FD0FD5" w:rsidRPr="008F20B5" w14:paraId="15925277" w14:textId="77777777" w:rsidTr="008A7303">
        <w:trPr>
          <w:trHeight w:val="340"/>
          <w:trPrChange w:id="6096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097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4E05158D" w14:textId="77777777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tcPrChange w:id="6098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</w:tcPr>
            </w:tcPrChange>
          </w:tcPr>
          <w:p w14:paraId="3418A38E" w14:textId="576BD44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ClStat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tcPrChange w:id="6099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</w:tcPr>
            </w:tcPrChange>
          </w:tcPr>
          <w:p w14:paraId="3047568E" w14:textId="616EBD8B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擔保品狀態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100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3BD04281" w14:textId="706A5635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101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3F941C31" w14:textId="3A7A31D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102" w:author="家興 余" w:date="2021-01-22T09:55:00Z">
              <w:tcPr>
                <w:tcW w:w="1" w:type="pct"/>
              </w:tcPr>
            </w:tcPrChange>
          </w:tcPr>
          <w:p w14:paraId="64085A58" w14:textId="24CB1130" w:rsidR="00FD0FD5" w:rsidRPr="008F20B5" w:rsidRDefault="00623535">
            <w:pPr>
              <w:widowControl/>
              <w:jc w:val="center"/>
              <w:rPr>
                <w:ins w:id="6103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104" w:author="家興 余" w:date="2021-01-21T09:56:00Z">
                <w:pPr>
                  <w:widowControl/>
                </w:pPr>
              </w:pPrChange>
            </w:pPr>
            <w:ins w:id="6105" w:author="家興 余" w:date="2021-01-21T10:1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6106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670102C8" w14:textId="3538EDD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正常</w:t>
            </w:r>
          </w:p>
          <w:p w14:paraId="2CD48E25" w14:textId="07977D6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塗銷</w:t>
            </w:r>
          </w:p>
          <w:p w14:paraId="715DF2F6" w14:textId="4D53169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</w:t>
            </w:r>
          </w:p>
          <w:p w14:paraId="300A48A9" w14:textId="3C3EB92F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抵押權確定</w:t>
            </w:r>
          </w:p>
        </w:tc>
      </w:tr>
      <w:tr w:rsidR="00FD0FD5" w:rsidRPr="008F20B5" w14:paraId="52A3C9B0" w14:textId="77777777" w:rsidTr="008A7303">
        <w:trPr>
          <w:trHeight w:val="340"/>
          <w:trPrChange w:id="6107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108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42331E5D" w14:textId="00852ED2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109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E20A25D" w14:textId="1061D388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Agreement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110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50195B1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檢附同意書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11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8D85ADA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12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F2235D7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113" w:author="家興 余" w:date="2021-01-22T09:55:00Z">
              <w:tcPr>
                <w:tcW w:w="1" w:type="pct"/>
              </w:tcPr>
            </w:tcPrChange>
          </w:tcPr>
          <w:p w14:paraId="2C8A5F47" w14:textId="20BA5048" w:rsidR="00FD0FD5" w:rsidRPr="008F20B5" w:rsidRDefault="00623535">
            <w:pPr>
              <w:widowControl/>
              <w:jc w:val="center"/>
              <w:rPr>
                <w:ins w:id="6114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115" w:author="家興 余" w:date="2021-01-21T09:56:00Z">
                <w:pPr>
                  <w:widowControl/>
                </w:pPr>
              </w:pPrChange>
            </w:pPr>
            <w:ins w:id="6116" w:author="家興 余" w:date="2021-01-21T10:1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117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E782803" w14:textId="2F7EBFA1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是;N: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FD0FD5" w:rsidRPr="008F20B5" w14:paraId="03C19959" w14:textId="77777777" w:rsidTr="008A7303">
        <w:trPr>
          <w:trHeight w:val="340"/>
          <w:trPrChange w:id="6118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119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7E06F67D" w14:textId="7B38A0E9" w:rsidR="00FD0FD5" w:rsidRPr="004A1C2C" w:rsidRDefault="00FD0FD5" w:rsidP="00424BE2">
            <w:pPr>
              <w:pStyle w:val="af9"/>
              <w:numPr>
                <w:ilvl w:val="0"/>
                <w:numId w:val="36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120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C2B12DE" w14:textId="4681FF88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LimitCancelDate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121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B7FB96C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限制塗銷日期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22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DF937ED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23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CE37B2D" w14:textId="0434EC09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6124" w:author="家興 余" w:date="2021-01-22T09:55:00Z">
              <w:tcPr>
                <w:tcW w:w="1" w:type="pct"/>
              </w:tcPr>
            </w:tcPrChange>
          </w:tcPr>
          <w:p w14:paraId="6E3198FB" w14:textId="77777777" w:rsidR="00FD0FD5" w:rsidRPr="008F20B5" w:rsidRDefault="00FD0FD5">
            <w:pPr>
              <w:widowControl/>
              <w:jc w:val="center"/>
              <w:rPr>
                <w:ins w:id="6125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126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127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DF965C3" w14:textId="5375EDD3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FD0FD5" w:rsidRPr="008F20B5" w14:paraId="5C2C1AE8" w14:textId="77777777" w:rsidTr="008A7303">
        <w:trPr>
          <w:trHeight w:val="340"/>
          <w:trPrChange w:id="6128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129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524A4F4" w14:textId="399D7037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130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9D8F244" w14:textId="67E6C4F8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ClCode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131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2D2FB6F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擔保註記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32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304BE46" w14:textId="1B1F59E1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33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8043B1B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134" w:author="家興 余" w:date="2021-01-22T09:55:00Z">
              <w:tcPr>
                <w:tcW w:w="1" w:type="pct"/>
              </w:tcPr>
            </w:tcPrChange>
          </w:tcPr>
          <w:p w14:paraId="09AD2C06" w14:textId="2EFA7BBF" w:rsidR="00FD0FD5" w:rsidRPr="008F20B5" w:rsidRDefault="00623535">
            <w:pPr>
              <w:widowControl/>
              <w:jc w:val="center"/>
              <w:rPr>
                <w:ins w:id="6135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136" w:author="家興 余" w:date="2021-01-21T09:56:00Z">
                <w:pPr>
                  <w:widowControl/>
                </w:pPr>
              </w:pPrChange>
            </w:pPr>
            <w:ins w:id="6137" w:author="家興 余" w:date="2021-01-21T10:1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138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55C2CB6" w14:textId="7FC6D38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副擔保</w:t>
            </w:r>
          </w:p>
        </w:tc>
      </w:tr>
      <w:tr w:rsidR="00FD0FD5" w:rsidRPr="008F20B5" w14:paraId="111A0879" w14:textId="77777777" w:rsidTr="008A7303">
        <w:trPr>
          <w:trHeight w:val="340"/>
          <w:trPrChange w:id="6139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140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2311197D" w14:textId="6582F71F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141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20B96C4" w14:textId="6C4F3BF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LoanToValue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142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1A3CC8B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貸放成數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(%)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43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3EAED8D" w14:textId="36BCA5E3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44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6A81A34" w14:textId="62A85E2C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  <w:tcPrChange w:id="6145" w:author="家興 余" w:date="2021-01-22T09:55:00Z">
              <w:tcPr>
                <w:tcW w:w="1" w:type="pct"/>
              </w:tcPr>
            </w:tcPrChange>
          </w:tcPr>
          <w:p w14:paraId="3A799D1E" w14:textId="5193AF45" w:rsidR="00FD0FD5" w:rsidRPr="008F20B5" w:rsidRDefault="00623535">
            <w:pPr>
              <w:widowControl/>
              <w:jc w:val="center"/>
              <w:rPr>
                <w:ins w:id="6146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147" w:author="家興 余" w:date="2021-01-21T09:56:00Z">
                <w:pPr>
                  <w:widowControl/>
                </w:pPr>
              </w:pPrChange>
            </w:pPr>
            <w:ins w:id="6148" w:author="家興 余" w:date="2021-01-21T10:1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149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A0230E2" w14:textId="537E972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FD0FD5" w:rsidRPr="008F20B5" w14:paraId="3F311F8C" w14:textId="77777777" w:rsidTr="008A7303">
        <w:trPr>
          <w:trHeight w:val="340"/>
          <w:trPrChange w:id="6150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151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2EC3D08A" w14:textId="419EA631" w:rsidR="00FD0FD5" w:rsidRPr="004A1C2C" w:rsidRDefault="00FD0FD5" w:rsidP="004444BD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152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9241C05" w14:textId="7E5A6FAD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OtherOwnerTotal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153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953B625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其他債權人設定總額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54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B7F8A79" w14:textId="2E9C3D70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6155" w:author="家興 余" w:date="2020-12-30T09:5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6156" w:author="家興 余" w:date="2020-12-30T09:55:00Z">
              <w:r w:rsidRPr="008F20B5" w:rsidDel="001852B8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57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6F02669" w14:textId="4CF3EAC1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6158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  <w:del w:id="6159" w:author="家興 余" w:date="2020-12-30T09:55:00Z">
              <w:r w:rsidRPr="008F20B5" w:rsidDel="001852B8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250" w:type="pct"/>
            <w:tcPrChange w:id="6160" w:author="家興 余" w:date="2021-01-22T09:55:00Z">
              <w:tcPr>
                <w:tcW w:w="1" w:type="pct"/>
              </w:tcPr>
            </w:tcPrChange>
          </w:tcPr>
          <w:p w14:paraId="57FFABF0" w14:textId="77777777" w:rsidR="00FD0FD5" w:rsidRPr="008F20B5" w:rsidRDefault="00FD0FD5">
            <w:pPr>
              <w:widowControl/>
              <w:jc w:val="center"/>
              <w:rPr>
                <w:ins w:id="6161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162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vAlign w:val="center"/>
            <w:hideMark/>
            <w:tcPrChange w:id="6163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75FE7DE8" w14:textId="668D5B9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6164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  <w:del w:id="6165" w:author="家興 余" w:date="2020-12-30T09:55:00Z">
              <w:r w:rsidRPr="008F20B5" w:rsidDel="001852B8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00000000000000</w:delText>
              </w:r>
            </w:del>
          </w:p>
        </w:tc>
      </w:tr>
      <w:tr w:rsidR="00FD0FD5" w:rsidRPr="008F20B5" w14:paraId="44FF993D" w14:textId="77777777" w:rsidTr="008A7303">
        <w:trPr>
          <w:trHeight w:val="340"/>
          <w:trPrChange w:id="6166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167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5A9417D9" w14:textId="66D59EDA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168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E63BF70" w14:textId="2C3C05EF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CompensationCopy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169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3B42332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代償後謄本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70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0B72A94" w14:textId="15BC7B84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71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DE93B71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172" w:author="家興 余" w:date="2021-01-22T09:55:00Z">
              <w:tcPr>
                <w:tcW w:w="1" w:type="pct"/>
              </w:tcPr>
            </w:tcPrChange>
          </w:tcPr>
          <w:p w14:paraId="27A11BAB" w14:textId="7C147361" w:rsidR="00FD0FD5" w:rsidRPr="008F20B5" w:rsidRDefault="00623535">
            <w:pPr>
              <w:widowControl/>
              <w:jc w:val="center"/>
              <w:rPr>
                <w:ins w:id="6173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174" w:author="家興 余" w:date="2021-01-21T09:56:00Z">
                <w:pPr>
                  <w:widowControl/>
                </w:pPr>
              </w:pPrChange>
            </w:pPr>
            <w:ins w:id="6175" w:author="家興 余" w:date="2021-01-21T10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176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79A496D" w14:textId="0673E83D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有</w:t>
            </w:r>
          </w:p>
        </w:tc>
      </w:tr>
      <w:tr w:rsidR="00FD0FD5" w:rsidRPr="008F20B5" w14:paraId="245E57A9" w14:textId="77777777" w:rsidTr="008A7303">
        <w:trPr>
          <w:trHeight w:val="340"/>
          <w:trPrChange w:id="6177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178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1CA68D4F" w14:textId="61FDD597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179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C87C280" w14:textId="61F7DB9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BdRmk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180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F3D882F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建物標示備註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81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69E4B31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82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1B761A7" w14:textId="342A0BBE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60</w:t>
            </w:r>
          </w:p>
        </w:tc>
        <w:tc>
          <w:tcPr>
            <w:tcW w:w="250" w:type="pct"/>
            <w:tcPrChange w:id="6183" w:author="家興 余" w:date="2021-01-22T09:55:00Z">
              <w:tcPr>
                <w:tcW w:w="1" w:type="pct"/>
              </w:tcPr>
            </w:tcPrChange>
          </w:tcPr>
          <w:p w14:paraId="5CBACEA6" w14:textId="77777777" w:rsidR="00FD0FD5" w:rsidRPr="008F20B5" w:rsidRDefault="00FD0FD5">
            <w:pPr>
              <w:widowControl/>
              <w:jc w:val="center"/>
              <w:rPr>
                <w:ins w:id="6184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185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186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32A2F1E" w14:textId="6AAF28BD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6874CF81" w14:textId="77777777" w:rsidTr="008A7303">
        <w:trPr>
          <w:trHeight w:val="340"/>
          <w:trPrChange w:id="6187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188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2B554041" w14:textId="51BECDE3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189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08EB8F6" w14:textId="1FED5C7A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Synd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190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E5A6372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91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CA60173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92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79299E1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193" w:author="家興 余" w:date="2021-01-22T09:55:00Z">
              <w:tcPr>
                <w:tcW w:w="1" w:type="pct"/>
              </w:tcPr>
            </w:tcPrChange>
          </w:tcPr>
          <w:p w14:paraId="7D2D2136" w14:textId="62D7F653" w:rsidR="00FD0FD5" w:rsidRPr="008F20B5" w:rsidRDefault="00623535">
            <w:pPr>
              <w:widowControl/>
              <w:jc w:val="center"/>
              <w:rPr>
                <w:ins w:id="6194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195" w:author="家興 余" w:date="2021-01-21T09:56:00Z">
                <w:pPr>
                  <w:widowControl/>
                </w:pPr>
              </w:pPrChange>
            </w:pPr>
            <w:ins w:id="6196" w:author="家興 余" w:date="2021-01-21T10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197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E262562" w14:textId="0596970A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是;N: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FD0FD5" w:rsidRPr="008F20B5" w14:paraId="5787DAF0" w14:textId="77777777" w:rsidTr="008A7303">
        <w:trPr>
          <w:trHeight w:val="340"/>
          <w:trPrChange w:id="6198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199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4497CD3" w14:textId="62E07E43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200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246993E" w14:textId="5958C395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SyndCode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201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971E3A0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聯貸案類型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202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1362D98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203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67FEA19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204" w:author="家興 余" w:date="2021-01-22T09:55:00Z">
              <w:tcPr>
                <w:tcW w:w="1" w:type="pct"/>
              </w:tcPr>
            </w:tcPrChange>
          </w:tcPr>
          <w:p w14:paraId="4CA6C70D" w14:textId="3A3B2A8D" w:rsidR="00FD0FD5" w:rsidRPr="008F20B5" w:rsidRDefault="00623535">
            <w:pPr>
              <w:widowControl/>
              <w:jc w:val="center"/>
              <w:rPr>
                <w:ins w:id="6205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206" w:author="家興 余" w:date="2021-01-21T09:56:00Z">
                <w:pPr>
                  <w:widowControl/>
                </w:pPr>
              </w:pPrChange>
            </w:pPr>
            <w:ins w:id="6207" w:author="家興 余" w:date="2021-01-21T10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208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99CFD96" w14:textId="22C8E564" w:rsidR="00623535" w:rsidRDefault="00623535" w:rsidP="00424BE2">
            <w:pPr>
              <w:widowControl/>
              <w:rPr>
                <w:ins w:id="6209" w:author="家興 余" w:date="2021-01-21T10:12:00Z"/>
                <w:rFonts w:ascii="標楷體" w:eastAsia="標楷體" w:hAnsi="標楷體" w:cs="新細明體"/>
                <w:color w:val="000000"/>
                <w:kern w:val="0"/>
              </w:rPr>
            </w:pPr>
            <w:ins w:id="6210" w:author="家興 余" w:date="2021-01-21T10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聯貸案為Y時</w:t>
              </w:r>
            </w:ins>
          </w:p>
          <w:p w14:paraId="04449EAC" w14:textId="720FF7A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主辦行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參貸行</w:t>
            </w:r>
          </w:p>
        </w:tc>
      </w:tr>
      <w:tr w:rsidR="00FD0FD5" w:rsidRPr="008F20B5" w14:paraId="321834E3" w14:textId="77777777" w:rsidTr="008A7303">
        <w:trPr>
          <w:trHeight w:val="340"/>
          <w:trPrChange w:id="6211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212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11E71AB5" w14:textId="6245AFAB" w:rsidR="00FD0FD5" w:rsidRPr="004A1C2C" w:rsidRDefault="00FD0FD5" w:rsidP="004444BD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213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9F84C58" w14:textId="26712098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DispPrice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214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595CDD1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處分價格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215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F05C2D0" w14:textId="6BB63212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6216" w:author="家興 余" w:date="2020-12-30T09:5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6217" w:author="家興 余" w:date="2020-12-30T09:55:00Z">
              <w:r w:rsidRPr="008F20B5" w:rsidDel="008746CA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218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B0F7103" w14:textId="23A2A06A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6219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  <w:del w:id="6220" w:author="家興 余" w:date="2020-12-30T09:55:00Z">
              <w:r w:rsidRPr="008F20B5" w:rsidDel="008746CA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250" w:type="pct"/>
            <w:tcPrChange w:id="6221" w:author="家興 余" w:date="2021-01-22T09:55:00Z">
              <w:tcPr>
                <w:tcW w:w="1" w:type="pct"/>
              </w:tcPr>
            </w:tcPrChange>
          </w:tcPr>
          <w:p w14:paraId="6CC7088A" w14:textId="77777777" w:rsidR="00FD0FD5" w:rsidRPr="008F20B5" w:rsidRDefault="00FD0FD5">
            <w:pPr>
              <w:widowControl/>
              <w:jc w:val="center"/>
              <w:rPr>
                <w:ins w:id="6222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223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vAlign w:val="center"/>
            <w:hideMark/>
            <w:tcPrChange w:id="6224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4A6F7CEC" w14:textId="352F25B9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6225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  <w:del w:id="6226" w:author="家興 余" w:date="2020-12-30T09:55:00Z">
              <w:r w:rsidRPr="008F20B5" w:rsidDel="008746CA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00000000000000</w:delText>
              </w:r>
            </w:del>
          </w:p>
        </w:tc>
      </w:tr>
      <w:tr w:rsidR="00FD0FD5" w:rsidRPr="008F20B5" w14:paraId="4F47B089" w14:textId="77777777" w:rsidTr="008A7303">
        <w:trPr>
          <w:trHeight w:val="340"/>
          <w:trPrChange w:id="6227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228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5B1C96C" w14:textId="058A6B34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229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0890FB8" w14:textId="2A3F6444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DispDate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230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52CFDBA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231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A0EBA63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232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2113E6E" w14:textId="5CF63BEA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6233" w:author="家興 余" w:date="2021-01-22T09:55:00Z">
              <w:tcPr>
                <w:tcW w:w="1" w:type="pct"/>
              </w:tcPr>
            </w:tcPrChange>
          </w:tcPr>
          <w:p w14:paraId="458867E3" w14:textId="77777777" w:rsidR="00FD0FD5" w:rsidRPr="008F20B5" w:rsidRDefault="00FD0FD5">
            <w:pPr>
              <w:widowControl/>
              <w:jc w:val="center"/>
              <w:rPr>
                <w:ins w:id="6234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235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236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A94F354" w14:textId="2A9F8A46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FD0FD5" w:rsidRPr="008F20B5" w14:paraId="0E57B4D1" w14:textId="77777777" w:rsidTr="008A7303">
        <w:trPr>
          <w:trHeight w:val="340"/>
          <w:trPrChange w:id="6237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238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C4C5B81" w14:textId="5B12A1EF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239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85F0E45" w14:textId="74DB227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MtgReasonCode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240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1B365EE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最高抵押權確定事由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241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A5A0E69" w14:textId="15C71F5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242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BE7BFC3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243" w:author="家興 余" w:date="2021-01-22T09:55:00Z">
              <w:tcPr>
                <w:tcW w:w="1" w:type="pct"/>
              </w:tcPr>
            </w:tcPrChange>
          </w:tcPr>
          <w:p w14:paraId="132EBE6B" w14:textId="14CF40B5" w:rsidR="00FD0FD5" w:rsidRPr="004A1C2C" w:rsidRDefault="00FD0FD5">
            <w:pPr>
              <w:widowControl/>
              <w:ind w:firstLineChars="100" w:firstLine="200"/>
              <w:jc w:val="center"/>
              <w:rPr>
                <w:ins w:id="6244" w:author="家興 余" w:date="2021-01-21T09:56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6245" w:author="家興 余" w:date="2021-01-21T09:56:00Z">
                <w:pPr>
                  <w:widowControl/>
                  <w:ind w:firstLineChars="100" w:firstLine="200"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246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58528DF5" w14:textId="1D063BBF" w:rsidR="00FD0FD5" w:rsidRPr="004A1C2C" w:rsidRDefault="00FD0FD5" w:rsidP="00424BE2">
            <w:pPr>
              <w:widowControl/>
              <w:ind w:firstLineChars="100" w:firstLine="200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無</w:t>
            </w:r>
          </w:p>
          <w:p w14:paraId="291044D5" w14:textId="70571877" w:rsidR="00FD0FD5" w:rsidRPr="004A1C2C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擔保品遭查封（民事執行處）</w:t>
            </w:r>
          </w:p>
          <w:p w14:paraId="702D5A0C" w14:textId="77777777" w:rsidR="00FD0FD5" w:rsidRPr="004A1C2C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擔保品遭查封（行政執行處）</w:t>
            </w:r>
          </w:p>
          <w:p w14:paraId="16E460D1" w14:textId="77777777" w:rsidR="00FD0FD5" w:rsidRPr="004A1C2C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lastRenderedPageBreak/>
              <w:t xml:space="preserve">3: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本公司申請裁定拍賣抵押物</w:t>
            </w:r>
          </w:p>
          <w:p w14:paraId="5262FF7A" w14:textId="77777777" w:rsidR="00FD0FD5" w:rsidRPr="004A1C2C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4: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擔保品經本公司聲請強制執行</w:t>
            </w:r>
          </w:p>
          <w:p w14:paraId="3AEFC516" w14:textId="77777777" w:rsidR="00FD0FD5" w:rsidRPr="004A1C2C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5: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擔保品之查封經撤銷（民事執行處）</w:t>
            </w:r>
          </w:p>
          <w:p w14:paraId="34B49227" w14:textId="130AA8F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6: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擔保品之查封經撤銷（行政執行處）</w:t>
            </w:r>
          </w:p>
        </w:tc>
      </w:tr>
      <w:tr w:rsidR="00FD0FD5" w:rsidRPr="008F20B5" w14:paraId="5C2349A9" w14:textId="77777777" w:rsidTr="008A7303">
        <w:trPr>
          <w:trHeight w:val="340"/>
          <w:trPrChange w:id="6247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248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23D4BD06" w14:textId="1B0113CE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249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33645B62" w14:textId="4E1A19CA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ReceivedDate</w:t>
            </w:r>
          </w:p>
        </w:tc>
        <w:tc>
          <w:tcPr>
            <w:tcW w:w="1750" w:type="pct"/>
            <w:shd w:val="clear" w:color="auto" w:fill="auto"/>
            <w:noWrap/>
            <w:tcPrChange w:id="6250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2C128E07" w14:textId="34E90D7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收文日期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251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5EDF6AB3" w14:textId="09F6FD7E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252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3C0D2BCB" w14:textId="63676FC9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6253" w:author="家興 余" w:date="2021-01-22T09:55:00Z">
              <w:tcPr>
                <w:tcW w:w="1" w:type="pct"/>
              </w:tcPr>
            </w:tcPrChange>
          </w:tcPr>
          <w:p w14:paraId="0EE6E56D" w14:textId="42462097" w:rsidR="00FD0FD5" w:rsidRPr="008F20B5" w:rsidRDefault="00623535">
            <w:pPr>
              <w:widowControl/>
              <w:jc w:val="center"/>
              <w:rPr>
                <w:ins w:id="6254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255" w:author="家興 余" w:date="2021-01-21T09:56:00Z">
                <w:pPr>
                  <w:widowControl/>
                </w:pPr>
              </w:pPrChange>
            </w:pPr>
            <w:ins w:id="6256" w:author="家興 余" w:date="2021-01-21T10:1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6257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55D0A36E" w14:textId="77777777" w:rsidR="00623535" w:rsidRDefault="00623535" w:rsidP="00424BE2">
            <w:pPr>
              <w:widowControl/>
              <w:rPr>
                <w:ins w:id="6258" w:author="家興 余" w:date="2021-01-21T10:17:00Z"/>
                <w:rFonts w:ascii="標楷體" w:eastAsia="標楷體" w:hAnsi="標楷體" w:cs="新細明體"/>
                <w:color w:val="000000"/>
                <w:kern w:val="0"/>
              </w:rPr>
            </w:pPr>
            <w:ins w:id="6259" w:author="家興 余" w:date="2021-01-21T10:17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最高抵押權確定事由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為1.2.3.4.5.6時可輸入</w:t>
              </w:r>
            </w:ins>
          </w:p>
          <w:p w14:paraId="6055F19F" w14:textId="44C1B1D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FD0FD5" w:rsidRPr="008F20B5" w14:paraId="69968AC3" w14:textId="77777777" w:rsidTr="008A7303">
        <w:trPr>
          <w:trHeight w:val="340"/>
          <w:trPrChange w:id="6260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261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3C9706A" w14:textId="136173EB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262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41EA7411" w14:textId="5A5C30EC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 xml:space="preserve">ReceivedNo  </w:t>
            </w:r>
          </w:p>
        </w:tc>
        <w:tc>
          <w:tcPr>
            <w:tcW w:w="1750" w:type="pct"/>
            <w:shd w:val="clear" w:color="auto" w:fill="auto"/>
            <w:noWrap/>
            <w:tcPrChange w:id="6263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5A7376AF" w14:textId="6BB5B0CB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收文案號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264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1A9CEE7E" w14:textId="776FDBD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265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1176263A" w14:textId="4EEAC68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  <w:tcPrChange w:id="6266" w:author="家興 余" w:date="2021-01-22T09:55:00Z">
              <w:tcPr>
                <w:tcW w:w="1" w:type="pct"/>
              </w:tcPr>
            </w:tcPrChange>
          </w:tcPr>
          <w:p w14:paraId="4AB9E327" w14:textId="7ACCF5C2" w:rsidR="00FD0FD5" w:rsidRPr="008F20B5" w:rsidRDefault="00623535">
            <w:pPr>
              <w:widowControl/>
              <w:jc w:val="center"/>
              <w:rPr>
                <w:ins w:id="6267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268" w:author="家興 余" w:date="2021-01-21T09:56:00Z">
                <w:pPr>
                  <w:widowControl/>
                </w:pPr>
              </w:pPrChange>
            </w:pPr>
            <w:ins w:id="6269" w:author="家興 余" w:date="2021-01-21T10:1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6270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51C4E531" w14:textId="77777777" w:rsidR="00623535" w:rsidRDefault="00623535" w:rsidP="00623535">
            <w:pPr>
              <w:widowControl/>
              <w:rPr>
                <w:ins w:id="6271" w:author="家興 余" w:date="2021-01-21T10:17:00Z"/>
                <w:rFonts w:ascii="標楷體" w:eastAsia="標楷體" w:hAnsi="標楷體" w:cs="新細明體"/>
                <w:color w:val="000000"/>
                <w:kern w:val="0"/>
              </w:rPr>
            </w:pPr>
            <w:ins w:id="6272" w:author="家興 余" w:date="2021-01-21T10:17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最高抵押權確定事由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為1.2.3.4.5.6時可輸入</w:t>
              </w:r>
            </w:ins>
          </w:p>
          <w:p w14:paraId="7CA5395C" w14:textId="4AFC4397" w:rsidR="00FD0FD5" w:rsidRPr="0062353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4FD8003A" w14:textId="77777777" w:rsidTr="008A7303">
        <w:trPr>
          <w:trHeight w:val="340"/>
          <w:trPrChange w:id="6273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274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4A16FB1F" w14:textId="1CA8CD0C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275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6EACBAC3" w14:textId="1DCDC61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 xml:space="preserve">CancelDate  </w:t>
            </w:r>
          </w:p>
        </w:tc>
        <w:tc>
          <w:tcPr>
            <w:tcW w:w="1750" w:type="pct"/>
            <w:shd w:val="clear" w:color="auto" w:fill="auto"/>
            <w:noWrap/>
            <w:tcPrChange w:id="6276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7385B742" w14:textId="344C488B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撤銷日期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277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6BD458E2" w14:textId="78B6D446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278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4C62C452" w14:textId="18FA6DD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6279" w:author="家興 余" w:date="2021-01-22T09:55:00Z">
              <w:tcPr>
                <w:tcW w:w="1" w:type="pct"/>
              </w:tcPr>
            </w:tcPrChange>
          </w:tcPr>
          <w:p w14:paraId="7D6EFC27" w14:textId="789CF964" w:rsidR="00FD0FD5" w:rsidRPr="008F20B5" w:rsidRDefault="00623535">
            <w:pPr>
              <w:widowControl/>
              <w:jc w:val="center"/>
              <w:rPr>
                <w:ins w:id="6280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281" w:author="家興 余" w:date="2021-01-21T09:56:00Z">
                <w:pPr>
                  <w:widowControl/>
                </w:pPr>
              </w:pPrChange>
            </w:pPr>
            <w:ins w:id="6282" w:author="家興 余" w:date="2021-01-21T10:1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6283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519C8AB8" w14:textId="77777777" w:rsidR="00623535" w:rsidRDefault="00623535" w:rsidP="00623535">
            <w:pPr>
              <w:widowControl/>
              <w:rPr>
                <w:ins w:id="6284" w:author="家興 余" w:date="2021-01-21T10:17:00Z"/>
                <w:rFonts w:ascii="標楷體" w:eastAsia="標楷體" w:hAnsi="標楷體" w:cs="新細明體"/>
                <w:color w:val="000000"/>
                <w:kern w:val="0"/>
              </w:rPr>
            </w:pPr>
            <w:ins w:id="6285" w:author="家興 余" w:date="2021-01-21T10:17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最高抵押權確定事由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為1.2.3.4.5.6時可輸入</w:t>
              </w:r>
            </w:ins>
          </w:p>
          <w:p w14:paraId="04125F20" w14:textId="584C2D34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FD0FD5" w:rsidRPr="008F20B5" w14:paraId="7D4A6A5C" w14:textId="77777777" w:rsidTr="008A7303">
        <w:trPr>
          <w:trHeight w:val="340"/>
          <w:trPrChange w:id="6286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287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75C908D1" w14:textId="12CF1490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288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3C643A94" w14:textId="7A346F6F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 xml:space="preserve">CancelNo    </w:t>
            </w:r>
          </w:p>
        </w:tc>
        <w:tc>
          <w:tcPr>
            <w:tcW w:w="1750" w:type="pct"/>
            <w:shd w:val="clear" w:color="auto" w:fill="auto"/>
            <w:noWrap/>
            <w:tcPrChange w:id="6289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6C2814F5" w14:textId="6D87CC71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撤銷案號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290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58B8E8FF" w14:textId="79C76978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291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48CF715A" w14:textId="72262A62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  <w:tcPrChange w:id="6292" w:author="家興 余" w:date="2021-01-22T09:55:00Z">
              <w:tcPr>
                <w:tcW w:w="1" w:type="pct"/>
              </w:tcPr>
            </w:tcPrChange>
          </w:tcPr>
          <w:p w14:paraId="2D0B2412" w14:textId="7FA6331A" w:rsidR="00FD0FD5" w:rsidRPr="008F20B5" w:rsidRDefault="00623535">
            <w:pPr>
              <w:widowControl/>
              <w:jc w:val="center"/>
              <w:rPr>
                <w:ins w:id="6293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294" w:author="家興 余" w:date="2021-01-21T09:56:00Z">
                <w:pPr>
                  <w:widowControl/>
                </w:pPr>
              </w:pPrChange>
            </w:pPr>
            <w:ins w:id="6295" w:author="家興 余" w:date="2021-01-21T10:1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6296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56C84471" w14:textId="77777777" w:rsidR="00623535" w:rsidRDefault="00623535" w:rsidP="00623535">
            <w:pPr>
              <w:widowControl/>
              <w:rPr>
                <w:ins w:id="6297" w:author="家興 余" w:date="2021-01-21T10:18:00Z"/>
                <w:rFonts w:ascii="標楷體" w:eastAsia="標楷體" w:hAnsi="標楷體" w:cs="新細明體"/>
                <w:color w:val="000000"/>
                <w:kern w:val="0"/>
              </w:rPr>
            </w:pPr>
            <w:ins w:id="6298" w:author="家興 余" w:date="2021-01-21T10:1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最高抵押權確定事由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為1.2.3.4.5.6時可輸入</w:t>
              </w:r>
            </w:ins>
          </w:p>
          <w:p w14:paraId="593C670E" w14:textId="25CC6353" w:rsidR="00FD0FD5" w:rsidRPr="0062353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358CC8D8" w14:textId="77777777" w:rsidTr="008A7303">
        <w:trPr>
          <w:trHeight w:val="340"/>
          <w:trPrChange w:id="6299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300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55C076D0" w14:textId="1F7AF672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  <w:tcPrChange w:id="6301" w:author="家興 余" w:date="2021-01-22T09:55:00Z">
              <w:tcPr>
                <w:tcW w:w="1154" w:type="pct"/>
                <w:shd w:val="clear" w:color="auto" w:fill="auto"/>
                <w:noWrap/>
                <w:hideMark/>
              </w:tcPr>
            </w:tcPrChange>
          </w:tcPr>
          <w:p w14:paraId="539AEEF1" w14:textId="4B4D32C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 xml:space="preserve">SettingDate 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302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9CD642C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03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788D6E8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04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7A963EA" w14:textId="6BA2D5EF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6305" w:author="家興 余" w:date="2021-01-22T09:55:00Z">
              <w:tcPr>
                <w:tcW w:w="1" w:type="pct"/>
              </w:tcPr>
            </w:tcPrChange>
          </w:tcPr>
          <w:p w14:paraId="2FFC7082" w14:textId="1AD00F38" w:rsidR="00FD0FD5" w:rsidRPr="008F20B5" w:rsidRDefault="00623535">
            <w:pPr>
              <w:widowControl/>
              <w:jc w:val="center"/>
              <w:rPr>
                <w:ins w:id="6306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307" w:author="家興 余" w:date="2021-01-21T09:56:00Z">
                <w:pPr>
                  <w:widowControl/>
                </w:pPr>
              </w:pPrChange>
            </w:pPr>
            <w:ins w:id="6308" w:author="家興 余" w:date="2021-01-21T10:1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309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86AD57B" w14:textId="1F7393D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FD0FD5" w:rsidRPr="008F20B5" w14:paraId="5FD2A4FE" w14:textId="77777777" w:rsidTr="008A7303">
        <w:trPr>
          <w:trHeight w:val="340"/>
          <w:trPrChange w:id="6310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311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20A1AAD" w14:textId="77777777" w:rsidR="00FD0FD5" w:rsidRPr="008F20B5" w:rsidDel="00A03B19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312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58AE1CD0" w14:textId="11CC2116" w:rsidR="00FD0FD5" w:rsidRPr="008F20B5" w:rsidRDefault="00FD0FD5" w:rsidP="00424BE2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SettingStat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tcPrChange w:id="6313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</w:tcPr>
            </w:tcPrChange>
          </w:tcPr>
          <w:p w14:paraId="2A9439B9" w14:textId="0BF50DFA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設定狀態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314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137736BE" w14:textId="1CC4D56E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315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5F7BC3E7" w14:textId="463CAB69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316" w:author="家興 余" w:date="2021-01-22T09:55:00Z">
              <w:tcPr>
                <w:tcW w:w="1" w:type="pct"/>
              </w:tcPr>
            </w:tcPrChange>
          </w:tcPr>
          <w:p w14:paraId="5DE5D3A2" w14:textId="649FEAC4" w:rsidR="00FD0FD5" w:rsidRPr="008F20B5" w:rsidRDefault="00623535">
            <w:pPr>
              <w:widowControl/>
              <w:jc w:val="center"/>
              <w:rPr>
                <w:ins w:id="6317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318" w:author="家興 余" w:date="2021-01-21T09:56:00Z">
                <w:pPr>
                  <w:widowControl/>
                </w:pPr>
              </w:pPrChange>
            </w:pPr>
            <w:ins w:id="6319" w:author="家興 余" w:date="2021-01-21T10:1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6320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757AD66C" w14:textId="0275024C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1:設定</w:t>
            </w:r>
          </w:p>
          <w:p w14:paraId="2A176D8E" w14:textId="0480EE44" w:rsidR="00FD0FD5" w:rsidRPr="008F20B5" w:rsidDel="00FF3932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2:解除</w:t>
            </w:r>
          </w:p>
        </w:tc>
      </w:tr>
      <w:tr w:rsidR="00FD0FD5" w:rsidRPr="008F20B5" w14:paraId="6A778968" w14:textId="77777777" w:rsidTr="008A7303">
        <w:trPr>
          <w:trHeight w:val="340"/>
          <w:trPrChange w:id="6321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322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7501D55E" w14:textId="715C8E82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323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2635B40" w14:textId="06D3F436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SettingAmt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324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8B099DE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設定金額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25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A0B978A" w14:textId="0C4C6D26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26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9C16452" w14:textId="139DBD90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6327" w:author="家興 余" w:date="2021-01-22T09:55:00Z">
              <w:tcPr>
                <w:tcW w:w="1" w:type="pct"/>
              </w:tcPr>
            </w:tcPrChange>
          </w:tcPr>
          <w:p w14:paraId="4D671C6F" w14:textId="6B8A9876" w:rsidR="00FD0FD5" w:rsidRPr="008F20B5" w:rsidRDefault="00623535">
            <w:pPr>
              <w:widowControl/>
              <w:jc w:val="center"/>
              <w:rPr>
                <w:ins w:id="6328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329" w:author="家興 余" w:date="2021-01-21T09:56:00Z">
                <w:pPr>
                  <w:widowControl/>
                </w:pPr>
              </w:pPrChange>
            </w:pPr>
            <w:ins w:id="6330" w:author="家興 余" w:date="2021-01-21T10:1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hideMark/>
            <w:tcPrChange w:id="6331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4B3279CD" w14:textId="54F4C645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00000000000000</w:t>
            </w:r>
          </w:p>
        </w:tc>
      </w:tr>
      <w:tr w:rsidR="00FD0FD5" w:rsidRPr="008F20B5" w14:paraId="14802A94" w14:textId="77777777" w:rsidTr="008A7303">
        <w:trPr>
          <w:trHeight w:val="340"/>
          <w:trPrChange w:id="6332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333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6DF561E" w14:textId="54362DDA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334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0F76FA0" w14:textId="3D89D99D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ClaimDate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335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F8225D6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擔保債權確定日期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36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EF28557" w14:textId="6C6E3892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37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8F24B85" w14:textId="5B7D1F64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6338" w:author="家興 余" w:date="2021-01-22T09:55:00Z">
              <w:tcPr>
                <w:tcW w:w="1" w:type="pct"/>
              </w:tcPr>
            </w:tcPrChange>
          </w:tcPr>
          <w:p w14:paraId="1DA172A4" w14:textId="174D0B7C" w:rsidR="00FD0FD5" w:rsidRPr="008F20B5" w:rsidRDefault="00623535">
            <w:pPr>
              <w:widowControl/>
              <w:jc w:val="center"/>
              <w:rPr>
                <w:ins w:id="6339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340" w:author="家興 余" w:date="2021-01-21T09:56:00Z">
                <w:pPr>
                  <w:widowControl/>
                </w:pPr>
              </w:pPrChange>
            </w:pPr>
            <w:ins w:id="6341" w:author="家興 余" w:date="2021-01-21T10:1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342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2482354" w14:textId="07BAA03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FD0FD5" w:rsidRPr="008F20B5" w14:paraId="70BA8890" w14:textId="77777777" w:rsidTr="008A7303">
        <w:trPr>
          <w:trHeight w:val="340"/>
          <w:trPrChange w:id="6343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344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13EE3A2C" w14:textId="752687A3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345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53A6B9F" w14:textId="622E5E7D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SettingSeq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346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D3F9119" w14:textId="27EBDF5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設定順位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(1~4)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47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AAE39DC" w14:textId="1EE4D99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48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8EE7539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349" w:author="家興 余" w:date="2021-01-22T09:55:00Z">
              <w:tcPr>
                <w:tcW w:w="1" w:type="pct"/>
              </w:tcPr>
            </w:tcPrChange>
          </w:tcPr>
          <w:p w14:paraId="05381EEE" w14:textId="71E41D7D" w:rsidR="00FD0FD5" w:rsidRPr="008F20B5" w:rsidRDefault="00623535">
            <w:pPr>
              <w:widowControl/>
              <w:jc w:val="center"/>
              <w:rPr>
                <w:ins w:id="6350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351" w:author="家興 余" w:date="2021-01-21T09:56:00Z">
                <w:pPr>
                  <w:widowControl/>
                </w:pPr>
              </w:pPrChange>
            </w:pPr>
            <w:ins w:id="6352" w:author="家興 余" w:date="2021-01-21T10:1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353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F1416C5" w14:textId="55B7BF7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1;2;3;4</w:t>
            </w:r>
          </w:p>
        </w:tc>
      </w:tr>
      <w:tr w:rsidR="00FD0FD5" w:rsidRPr="008F20B5" w14:paraId="44CF1C1A" w14:textId="77777777" w:rsidTr="008A7303">
        <w:trPr>
          <w:trHeight w:val="340"/>
          <w:trPrChange w:id="6354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355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215EDE36" w14:textId="2772323B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  <w:tcPrChange w:id="6356" w:author="家興 余" w:date="2021-01-22T09:55:00Z">
              <w:tcPr>
                <w:tcW w:w="1154" w:type="pct"/>
                <w:shd w:val="clear" w:color="auto" w:fill="auto"/>
                <w:noWrap/>
                <w:hideMark/>
              </w:tcPr>
            </w:tcPrChange>
          </w:tcPr>
          <w:p w14:paraId="4F7F7ECE" w14:textId="62FDC01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 xml:space="preserve">FirstAmt      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357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9307FB9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前一順位金額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58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4A0C2B6" w14:textId="3BBE6D0C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59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65A862D" w14:textId="6DED7A5C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6360" w:author="家興 余" w:date="2021-01-22T09:55:00Z">
              <w:tcPr>
                <w:tcW w:w="1" w:type="pct"/>
              </w:tcPr>
            </w:tcPrChange>
          </w:tcPr>
          <w:p w14:paraId="14DCC7CF" w14:textId="0B985F3A" w:rsidR="00FD0FD5" w:rsidRPr="008F20B5" w:rsidRDefault="00E51A01">
            <w:pPr>
              <w:widowControl/>
              <w:jc w:val="center"/>
              <w:rPr>
                <w:ins w:id="6361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362" w:author="家興 余" w:date="2021-01-21T09:56:00Z">
                <w:pPr>
                  <w:widowControl/>
                </w:pPr>
              </w:pPrChange>
            </w:pPr>
            <w:ins w:id="6363" w:author="家興 余" w:date="2021-01-21T10:1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vAlign w:val="center"/>
            <w:hideMark/>
            <w:tcPrChange w:id="6364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79DA3FD1" w14:textId="38AB834C" w:rsidR="00FD0FD5" w:rsidRPr="008F20B5" w:rsidRDefault="00E51A01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6365" w:author="家興 余" w:date="2021-01-21T10:19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設定順位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為2</w:t>
              </w:r>
            </w:ins>
            <w:ins w:id="6366" w:author="家興 余" w:date="2021-04-12T09:39:00Z">
              <w:r w:rsidR="0031331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.3.4</w:t>
              </w:r>
            </w:ins>
            <w:ins w:id="6367" w:author="家興 余" w:date="2021-01-21T10:1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  <w:r w:rsidR="00FD0FD5"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00000000000000</w:t>
            </w:r>
          </w:p>
        </w:tc>
      </w:tr>
      <w:tr w:rsidR="00FD0FD5" w:rsidRPr="008F20B5" w14:paraId="1ECD05C8" w14:textId="77777777" w:rsidTr="008A7303">
        <w:trPr>
          <w:trHeight w:val="340"/>
          <w:trPrChange w:id="6368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369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F15E609" w14:textId="39339110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  <w:tcPrChange w:id="6370" w:author="家興 余" w:date="2021-01-22T09:55:00Z">
              <w:tcPr>
                <w:tcW w:w="1154" w:type="pct"/>
                <w:shd w:val="clear" w:color="auto" w:fill="auto"/>
                <w:noWrap/>
                <w:hideMark/>
              </w:tcPr>
            </w:tcPrChange>
          </w:tcPr>
          <w:p w14:paraId="4626CC7F" w14:textId="0A50E2D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 xml:space="preserve">FirstCreditor 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371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9800D2F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前一順位債權人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72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086B73E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73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B307FF7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6374" w:author="家興 余" w:date="2021-01-22T09:55:00Z">
              <w:tcPr>
                <w:tcW w:w="1" w:type="pct"/>
              </w:tcPr>
            </w:tcPrChange>
          </w:tcPr>
          <w:p w14:paraId="50A75500" w14:textId="16BA5E38" w:rsidR="00FD0FD5" w:rsidRPr="008F20B5" w:rsidRDefault="00E51A01">
            <w:pPr>
              <w:widowControl/>
              <w:jc w:val="center"/>
              <w:rPr>
                <w:ins w:id="6375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376" w:author="家興 余" w:date="2021-01-21T09:56:00Z">
                <w:pPr>
                  <w:widowControl/>
                </w:pPr>
              </w:pPrChange>
            </w:pPr>
            <w:ins w:id="6377" w:author="家興 余" w:date="2021-01-21T10:1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378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EAA1AA5" w14:textId="11F0F4C5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6379" w:author="家興 余" w:date="2021-01-21T10:19:00Z">
              <w:r w:rsidRPr="008F20B5" w:rsidDel="00E51A0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 xml:space="preserve">　</w:delText>
              </w:r>
            </w:del>
            <w:ins w:id="6380" w:author="家興 余" w:date="2021-01-21T10:19:00Z">
              <w:r w:rsidR="00E51A01"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設定順位</w:t>
              </w:r>
              <w:r w:rsidR="00E51A0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為2</w:t>
              </w:r>
            </w:ins>
            <w:ins w:id="6381" w:author="家興 余" w:date="2021-04-12T09:39:00Z">
              <w:r w:rsidR="0031331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.3.4</w:t>
              </w:r>
            </w:ins>
            <w:ins w:id="6382" w:author="家興 余" w:date="2021-01-21T10:19:00Z">
              <w:r w:rsidR="00E51A0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</w:tc>
      </w:tr>
      <w:tr w:rsidR="00FD0FD5" w:rsidRPr="008F20B5" w14:paraId="2F8302A7" w14:textId="77777777" w:rsidTr="008A7303">
        <w:trPr>
          <w:trHeight w:val="340"/>
          <w:trPrChange w:id="6383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384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26BC84ED" w14:textId="2B9EBE6C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385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2944358A" w14:textId="03FBF02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 xml:space="preserve">SecondAmt     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386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8C6C6E0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前二順位金額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87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CC84DC0" w14:textId="7337F2FC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88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B5B9870" w14:textId="546BFB3A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6389" w:author="家興 余" w:date="2021-01-22T09:55:00Z">
              <w:tcPr>
                <w:tcW w:w="1" w:type="pct"/>
              </w:tcPr>
            </w:tcPrChange>
          </w:tcPr>
          <w:p w14:paraId="226C7689" w14:textId="5FCE7E32" w:rsidR="00FD0FD5" w:rsidRPr="008F20B5" w:rsidRDefault="00E51A01">
            <w:pPr>
              <w:widowControl/>
              <w:jc w:val="center"/>
              <w:rPr>
                <w:ins w:id="6390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391" w:author="家興 余" w:date="2021-01-21T09:56:00Z">
                <w:pPr>
                  <w:widowControl/>
                </w:pPr>
              </w:pPrChange>
            </w:pPr>
            <w:ins w:id="6392" w:author="家興 余" w:date="2021-01-21T10:1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vAlign w:val="center"/>
            <w:hideMark/>
            <w:tcPrChange w:id="6393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33F3EAC9" w14:textId="787778B7" w:rsidR="00FD0FD5" w:rsidRPr="008F20B5" w:rsidRDefault="00E51A01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6394" w:author="家興 余" w:date="2021-01-21T10:19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設定順位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  <w:ins w:id="6395" w:author="家興 余" w:date="2021-04-12T09:39:00Z">
              <w:r w:rsidR="0031331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.4</w:t>
              </w:r>
            </w:ins>
            <w:ins w:id="6396" w:author="家興 余" w:date="2021-01-21T10:1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  <w:r w:rsidR="00FD0FD5"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00000000000000</w:t>
            </w:r>
          </w:p>
        </w:tc>
      </w:tr>
      <w:tr w:rsidR="00FD0FD5" w:rsidRPr="008F20B5" w14:paraId="344A64F4" w14:textId="77777777" w:rsidTr="008A7303">
        <w:trPr>
          <w:trHeight w:val="340"/>
          <w:trPrChange w:id="6397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398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4642736" w14:textId="727A4DB8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399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1140E756" w14:textId="59048CD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SecondCreditor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400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1F781DF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前二順位債權人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401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F3E0143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402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8C31220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6403" w:author="家興 余" w:date="2021-01-22T09:55:00Z">
              <w:tcPr>
                <w:tcW w:w="1" w:type="pct"/>
              </w:tcPr>
            </w:tcPrChange>
          </w:tcPr>
          <w:p w14:paraId="097C1433" w14:textId="677B00F6" w:rsidR="00FD0FD5" w:rsidRPr="008F20B5" w:rsidRDefault="00E51A01">
            <w:pPr>
              <w:widowControl/>
              <w:jc w:val="center"/>
              <w:rPr>
                <w:ins w:id="6404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405" w:author="家興 余" w:date="2021-01-21T09:56:00Z">
                <w:pPr>
                  <w:widowControl/>
                </w:pPr>
              </w:pPrChange>
            </w:pPr>
            <w:ins w:id="6406" w:author="家興 余" w:date="2021-01-21T10:1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407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E9B3B9A" w14:textId="1B833193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6408" w:author="家興 余" w:date="2021-01-21T10:19:00Z">
              <w:r w:rsidRPr="008F20B5" w:rsidDel="00E51A0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 xml:space="preserve">　</w:delText>
              </w:r>
            </w:del>
            <w:ins w:id="6409" w:author="家興 余" w:date="2021-01-21T10:19:00Z">
              <w:r w:rsidR="00E51A01"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設定順位</w:t>
              </w:r>
              <w:r w:rsidR="00E51A0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 w:rsidR="00E51A01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  <w:ins w:id="6410" w:author="家興 余" w:date="2021-04-12T09:39:00Z">
              <w:r w:rsidR="0031331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.4</w:t>
              </w:r>
            </w:ins>
            <w:ins w:id="6411" w:author="家興 余" w:date="2021-01-21T10:19:00Z">
              <w:r w:rsidR="00E51A0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</w:tc>
      </w:tr>
      <w:tr w:rsidR="00FD0FD5" w:rsidRPr="008F20B5" w14:paraId="202C39D9" w14:textId="77777777" w:rsidTr="008A7303">
        <w:trPr>
          <w:trHeight w:val="340"/>
          <w:trPrChange w:id="6412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413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285B78E" w14:textId="0338FAD4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414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3EDFB2E7" w14:textId="0426607C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ThirdAmt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415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6DF2C79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前三順位金額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416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AB9EEA7" w14:textId="142120D6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417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A056E90" w14:textId="4F093DE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6418" w:author="家興 余" w:date="2021-01-22T09:55:00Z">
              <w:tcPr>
                <w:tcW w:w="1" w:type="pct"/>
              </w:tcPr>
            </w:tcPrChange>
          </w:tcPr>
          <w:p w14:paraId="70D0171A" w14:textId="215AD734" w:rsidR="00FD0FD5" w:rsidRPr="008F20B5" w:rsidRDefault="00E51A01">
            <w:pPr>
              <w:widowControl/>
              <w:jc w:val="center"/>
              <w:rPr>
                <w:ins w:id="6419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420" w:author="家興 余" w:date="2021-01-21T09:56:00Z">
                <w:pPr>
                  <w:widowControl/>
                </w:pPr>
              </w:pPrChange>
            </w:pPr>
            <w:ins w:id="6421" w:author="家興 余" w:date="2021-01-21T10:1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vAlign w:val="center"/>
            <w:hideMark/>
            <w:tcPrChange w:id="6422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2D6F4163" w14:textId="69EDB326" w:rsidR="00FD0FD5" w:rsidRPr="008F20B5" w:rsidRDefault="00E51A01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6423" w:author="家興 余" w:date="2021-01-21T10:19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設定順位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4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  <w:r w:rsidR="00FD0FD5"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00000000000000</w:t>
            </w:r>
          </w:p>
        </w:tc>
      </w:tr>
      <w:tr w:rsidR="00FD0FD5" w:rsidRPr="008F20B5" w14:paraId="6C539879" w14:textId="77777777" w:rsidTr="008A7303">
        <w:trPr>
          <w:trHeight w:val="340"/>
          <w:trPrChange w:id="6424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425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7878EE0" w14:textId="538F53D6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426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7680EA82" w14:textId="3C9018E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ThirdCreditor</w:t>
            </w:r>
            <w:r w:rsidRPr="008F20B5" w:rsidDel="00DE29C1">
              <w:rPr>
                <w:rFonts w:ascii="標楷體" w:eastAsia="標楷體" w:hAnsi="標楷體" w:cs="新細明體"/>
                <w:color w:val="000000"/>
                <w:kern w:val="0"/>
              </w:rPr>
              <w:t xml:space="preserve"> 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427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AB173D6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前三順位債權人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428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4B5C744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429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CAA2C1C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6430" w:author="家興 余" w:date="2021-01-22T09:55:00Z">
              <w:tcPr>
                <w:tcW w:w="1" w:type="pct"/>
              </w:tcPr>
            </w:tcPrChange>
          </w:tcPr>
          <w:p w14:paraId="4B5423B6" w14:textId="692CC7DA" w:rsidR="00FD0FD5" w:rsidRPr="008F20B5" w:rsidRDefault="00E51A01">
            <w:pPr>
              <w:widowControl/>
              <w:jc w:val="center"/>
              <w:rPr>
                <w:ins w:id="6431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432" w:author="家興 余" w:date="2021-01-21T09:56:00Z">
                <w:pPr>
                  <w:widowControl/>
                </w:pPr>
              </w:pPrChange>
            </w:pPr>
            <w:ins w:id="6433" w:author="家興 余" w:date="2021-01-21T10:1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434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76AEEAF" w14:textId="64E080EF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6435" w:author="家興 余" w:date="2021-01-21T10:19:00Z">
              <w:r w:rsidRPr="008F20B5" w:rsidDel="00E51A0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 xml:space="preserve">　</w:delText>
              </w:r>
            </w:del>
            <w:ins w:id="6436" w:author="家興 余" w:date="2021-01-21T10:19:00Z">
              <w:r w:rsidR="00E51A01"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設定順位</w:t>
              </w:r>
              <w:r w:rsidR="00E51A0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 w:rsidR="00E51A01">
                <w:rPr>
                  <w:rFonts w:ascii="標楷體" w:eastAsia="標楷體" w:hAnsi="標楷體" w:cs="新細明體"/>
                  <w:color w:val="000000"/>
                  <w:kern w:val="0"/>
                </w:rPr>
                <w:t>4</w:t>
              </w:r>
              <w:r w:rsidR="00E51A0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</w:tc>
      </w:tr>
      <w:tr w:rsidR="00FD0FD5" w:rsidRPr="008F20B5" w:rsidDel="00ED6024" w14:paraId="011E8CC6" w14:textId="77777777" w:rsidTr="008A7303">
        <w:trPr>
          <w:trHeight w:val="340"/>
          <w:ins w:id="6437" w:author="ST1" w:date="2020-12-06T20:04:00Z"/>
          <w:del w:id="6438" w:author="家興 余" w:date="2020-12-21T11:12:00Z"/>
          <w:trPrChange w:id="6439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440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E31FAEE" w14:textId="7DBAE09B" w:rsidR="00FD0FD5" w:rsidRPr="004A1C2C" w:rsidDel="00ED6024" w:rsidRDefault="00FD0FD5" w:rsidP="00F90B6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441" w:author="ST1" w:date="2020-12-06T20:04:00Z"/>
                <w:del w:id="6442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443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2E743123" w14:textId="257876ED" w:rsidR="00FD0FD5" w:rsidRPr="00F90B6C" w:rsidDel="00ED6024" w:rsidRDefault="00FD0FD5" w:rsidP="00F90B6C">
            <w:pPr>
              <w:widowControl/>
              <w:rPr>
                <w:ins w:id="6444" w:author="ST1" w:date="2020-12-06T20:04:00Z"/>
                <w:del w:id="6445" w:author="家興 余" w:date="2020-12-21T11:12:00Z"/>
                <w:rFonts w:ascii="標楷體" w:eastAsia="標楷體" w:hAnsi="標楷體"/>
                <w:color w:val="FF0000"/>
                <w:highlight w:val="yellow"/>
                <w:rPrChange w:id="6446" w:author="ST1" w:date="2020-12-06T20:07:00Z">
                  <w:rPr>
                    <w:ins w:id="6447" w:author="ST1" w:date="2020-12-06T20:04:00Z"/>
                    <w:del w:id="6448" w:author="家興 余" w:date="2020-12-21T11:12:00Z"/>
                    <w:rFonts w:ascii="標楷體" w:eastAsia="標楷體" w:hAnsi="標楷體"/>
                  </w:rPr>
                </w:rPrChange>
              </w:rPr>
            </w:pPr>
            <w:ins w:id="6449" w:author="ST1" w:date="2020-12-06T20:04:00Z">
              <w:del w:id="6450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451" w:author="ST1" w:date="2020-12-06T20:07:00Z">
                      <w:rPr/>
                    </w:rPrChange>
                  </w:rPr>
                  <w:delText xml:space="preserve">City        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452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3A8DD9CA" w14:textId="16AE0EAB" w:rsidR="00FD0FD5" w:rsidRPr="00F90B6C" w:rsidDel="00ED6024" w:rsidRDefault="00FD0FD5" w:rsidP="00F90B6C">
            <w:pPr>
              <w:widowControl/>
              <w:rPr>
                <w:ins w:id="6453" w:author="ST1" w:date="2020-12-06T20:04:00Z"/>
                <w:del w:id="6454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455" w:author="ST1" w:date="2020-12-06T20:07:00Z">
                  <w:rPr>
                    <w:ins w:id="6456" w:author="ST1" w:date="2020-12-06T20:04:00Z"/>
                    <w:del w:id="6457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458" w:author="ST1" w:date="2020-12-06T20:07:00Z">
              <w:del w:id="6459" w:author="家興 余" w:date="2020-12-21T11:12:00Z">
                <w:r w:rsidRPr="00F90B6C" w:rsidDel="00ED6024">
                  <w:rPr>
                    <w:rFonts w:ascii="標楷體" w:eastAsia="標楷體" w:hAnsi="標楷體" w:hint="eastAsia"/>
                    <w:color w:val="FF0000"/>
                    <w:highlight w:val="yellow"/>
                    <w:rPrChange w:id="6460" w:author="ST1" w:date="2020-12-06T20:07:00Z">
                      <w:rPr>
                        <w:rFonts w:hint="eastAsia"/>
                      </w:rPr>
                    </w:rPrChange>
                  </w:rPr>
                  <w:delText>縣市</w:delText>
                </w:r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461" w:author="ST1" w:date="2020-12-06T20:07:00Z">
                      <w:rPr/>
                    </w:rPrChange>
                  </w:rPr>
                  <w:delText xml:space="preserve">          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462" w:author="家興 余" w:date="2021-01-22T09:55:00Z">
              <w:tcPr>
                <w:tcW w:w="336" w:type="pct"/>
                <w:shd w:val="clear" w:color="auto" w:fill="auto"/>
                <w:noWrap/>
              </w:tcPr>
            </w:tcPrChange>
          </w:tcPr>
          <w:p w14:paraId="6EE8FE8F" w14:textId="6CCABCF0" w:rsidR="00FD0FD5" w:rsidRPr="00F90B6C" w:rsidDel="00ED6024" w:rsidRDefault="00FD0FD5" w:rsidP="00F90B6C">
            <w:pPr>
              <w:widowControl/>
              <w:jc w:val="center"/>
              <w:rPr>
                <w:ins w:id="6463" w:author="ST1" w:date="2020-12-06T20:04:00Z"/>
                <w:del w:id="6464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465" w:author="ST1" w:date="2020-12-06T20:07:00Z">
                  <w:rPr>
                    <w:ins w:id="6466" w:author="ST1" w:date="2020-12-06T20:04:00Z"/>
                    <w:del w:id="6467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468" w:author="ST1" w:date="2020-12-06T20:05:00Z">
              <w:del w:id="6469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470" w:author="ST1" w:date="2020-12-06T20:07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471" w:author="家興 余" w:date="2021-01-22T09:55:00Z">
              <w:tcPr>
                <w:tcW w:w="321" w:type="pct"/>
                <w:shd w:val="clear" w:color="auto" w:fill="auto"/>
                <w:noWrap/>
              </w:tcPr>
            </w:tcPrChange>
          </w:tcPr>
          <w:p w14:paraId="7B7AAE87" w14:textId="18B2114F" w:rsidR="00FD0FD5" w:rsidRPr="00F90B6C" w:rsidDel="00ED6024" w:rsidRDefault="00FD0FD5" w:rsidP="00F90B6C">
            <w:pPr>
              <w:widowControl/>
              <w:jc w:val="center"/>
              <w:rPr>
                <w:ins w:id="6472" w:author="ST1" w:date="2020-12-06T20:04:00Z"/>
                <w:del w:id="6473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474" w:author="ST1" w:date="2020-12-06T20:07:00Z">
                  <w:rPr>
                    <w:ins w:id="6475" w:author="ST1" w:date="2020-12-06T20:04:00Z"/>
                    <w:del w:id="6476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477" w:author="ST1" w:date="2020-12-06T20:05:00Z">
              <w:del w:id="6478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479" w:author="ST1" w:date="2020-12-06T20:07:00Z">
                      <w:rPr/>
                    </w:rPrChange>
                  </w:rPr>
                  <w:delText xml:space="preserve">6 </w:delText>
                </w:r>
              </w:del>
            </w:ins>
          </w:p>
        </w:tc>
        <w:tc>
          <w:tcPr>
            <w:tcW w:w="250" w:type="pct"/>
            <w:tcPrChange w:id="6480" w:author="家興 余" w:date="2021-01-22T09:55:00Z">
              <w:tcPr>
                <w:tcW w:w="1" w:type="pct"/>
              </w:tcPr>
            </w:tcPrChange>
          </w:tcPr>
          <w:p w14:paraId="4FB22ABE" w14:textId="77777777" w:rsidR="00FD0FD5" w:rsidRPr="008F20B5" w:rsidDel="00ED6024" w:rsidRDefault="00FD0FD5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481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482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2C86778A" w14:textId="75EAE723" w:rsidR="00FD0FD5" w:rsidRPr="008F20B5" w:rsidDel="00ED6024" w:rsidRDefault="00FD0FD5" w:rsidP="00F90B6C">
            <w:pPr>
              <w:widowControl/>
              <w:rPr>
                <w:ins w:id="6483" w:author="ST1" w:date="2020-12-06T20:04:00Z"/>
                <w:del w:id="6484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:rsidDel="00ED6024" w14:paraId="6A080184" w14:textId="77777777" w:rsidTr="008A7303">
        <w:trPr>
          <w:trHeight w:val="340"/>
          <w:ins w:id="6485" w:author="ST1" w:date="2020-12-06T20:04:00Z"/>
          <w:del w:id="6486" w:author="家興 余" w:date="2020-12-21T11:12:00Z"/>
          <w:trPrChange w:id="6487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488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C6404FB" w14:textId="0F84275A" w:rsidR="00FD0FD5" w:rsidRPr="004A1C2C" w:rsidDel="00ED6024" w:rsidRDefault="00FD0FD5" w:rsidP="00F90B6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489" w:author="ST1" w:date="2020-12-06T20:04:00Z"/>
                <w:del w:id="6490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491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641FF609" w14:textId="2E55E364" w:rsidR="00FD0FD5" w:rsidRPr="00F90B6C" w:rsidDel="00ED6024" w:rsidRDefault="00FD0FD5" w:rsidP="00F90B6C">
            <w:pPr>
              <w:widowControl/>
              <w:rPr>
                <w:ins w:id="6492" w:author="ST1" w:date="2020-12-06T20:04:00Z"/>
                <w:del w:id="6493" w:author="家興 余" w:date="2020-12-21T11:12:00Z"/>
                <w:rFonts w:ascii="標楷體" w:eastAsia="標楷體" w:hAnsi="標楷體"/>
                <w:color w:val="FF0000"/>
                <w:highlight w:val="yellow"/>
                <w:rPrChange w:id="6494" w:author="ST1" w:date="2020-12-06T20:07:00Z">
                  <w:rPr>
                    <w:ins w:id="6495" w:author="ST1" w:date="2020-12-06T20:04:00Z"/>
                    <w:del w:id="6496" w:author="家興 余" w:date="2020-12-21T11:12:00Z"/>
                    <w:rFonts w:ascii="標楷體" w:eastAsia="標楷體" w:hAnsi="標楷體"/>
                  </w:rPr>
                </w:rPrChange>
              </w:rPr>
            </w:pPr>
            <w:ins w:id="6497" w:author="ST1" w:date="2020-12-06T20:04:00Z">
              <w:del w:id="6498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499" w:author="ST1" w:date="2020-12-06T20:07:00Z">
                      <w:rPr/>
                    </w:rPrChange>
                  </w:rPr>
                  <w:delText xml:space="preserve">LandAdm     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500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392EA3D7" w14:textId="4B6D9DFE" w:rsidR="00FD0FD5" w:rsidRPr="00F90B6C" w:rsidDel="00ED6024" w:rsidRDefault="00FD0FD5" w:rsidP="00F90B6C">
            <w:pPr>
              <w:widowControl/>
              <w:rPr>
                <w:ins w:id="6501" w:author="ST1" w:date="2020-12-06T20:04:00Z"/>
                <w:del w:id="6502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503" w:author="ST1" w:date="2020-12-06T20:07:00Z">
                  <w:rPr>
                    <w:ins w:id="6504" w:author="ST1" w:date="2020-12-06T20:04:00Z"/>
                    <w:del w:id="6505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506" w:author="ST1" w:date="2020-12-06T20:07:00Z">
              <w:del w:id="6507" w:author="家興 余" w:date="2020-12-21T11:12:00Z">
                <w:r w:rsidRPr="00F90B6C" w:rsidDel="00ED6024">
                  <w:rPr>
                    <w:rFonts w:ascii="標楷體" w:eastAsia="標楷體" w:hAnsi="標楷體" w:hint="eastAsia"/>
                    <w:color w:val="FF0000"/>
                    <w:highlight w:val="yellow"/>
                    <w:rPrChange w:id="6508" w:author="ST1" w:date="2020-12-06T20:07:00Z">
                      <w:rPr>
                        <w:rFonts w:hint="eastAsia"/>
                      </w:rPr>
                    </w:rPrChange>
                  </w:rPr>
                  <w:delText>地政</w:delText>
                </w:r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509" w:author="ST1" w:date="2020-12-06T20:07:00Z">
                      <w:rPr/>
                    </w:rPrChange>
                  </w:rPr>
                  <w:delText xml:space="preserve">          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510" w:author="家興 余" w:date="2021-01-22T09:55:00Z">
              <w:tcPr>
                <w:tcW w:w="336" w:type="pct"/>
                <w:shd w:val="clear" w:color="auto" w:fill="auto"/>
                <w:noWrap/>
              </w:tcPr>
            </w:tcPrChange>
          </w:tcPr>
          <w:p w14:paraId="4D505083" w14:textId="558762B9" w:rsidR="00FD0FD5" w:rsidRPr="00F90B6C" w:rsidDel="00ED6024" w:rsidRDefault="00FD0FD5" w:rsidP="00F90B6C">
            <w:pPr>
              <w:widowControl/>
              <w:jc w:val="center"/>
              <w:rPr>
                <w:ins w:id="6511" w:author="ST1" w:date="2020-12-06T20:04:00Z"/>
                <w:del w:id="6512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513" w:author="ST1" w:date="2020-12-06T20:07:00Z">
                  <w:rPr>
                    <w:ins w:id="6514" w:author="ST1" w:date="2020-12-06T20:04:00Z"/>
                    <w:del w:id="6515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516" w:author="ST1" w:date="2020-12-06T20:05:00Z">
              <w:del w:id="6517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518" w:author="ST1" w:date="2020-12-06T20:07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519" w:author="家興 余" w:date="2021-01-22T09:55:00Z">
              <w:tcPr>
                <w:tcW w:w="321" w:type="pct"/>
                <w:shd w:val="clear" w:color="auto" w:fill="auto"/>
                <w:noWrap/>
              </w:tcPr>
            </w:tcPrChange>
          </w:tcPr>
          <w:p w14:paraId="1D2D9087" w14:textId="3704B9E1" w:rsidR="00FD0FD5" w:rsidRPr="00F90B6C" w:rsidDel="00ED6024" w:rsidRDefault="00FD0FD5" w:rsidP="00F90B6C">
            <w:pPr>
              <w:widowControl/>
              <w:jc w:val="center"/>
              <w:rPr>
                <w:ins w:id="6520" w:author="ST1" w:date="2020-12-06T20:04:00Z"/>
                <w:del w:id="6521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522" w:author="ST1" w:date="2020-12-06T20:07:00Z">
                  <w:rPr>
                    <w:ins w:id="6523" w:author="ST1" w:date="2020-12-06T20:04:00Z"/>
                    <w:del w:id="6524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525" w:author="ST1" w:date="2020-12-06T20:05:00Z">
              <w:del w:id="6526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527" w:author="ST1" w:date="2020-12-06T20:07:00Z">
                      <w:rPr/>
                    </w:rPrChange>
                  </w:rPr>
                  <w:delText xml:space="preserve">6 </w:delText>
                </w:r>
              </w:del>
            </w:ins>
          </w:p>
        </w:tc>
        <w:tc>
          <w:tcPr>
            <w:tcW w:w="250" w:type="pct"/>
            <w:tcPrChange w:id="6528" w:author="家興 余" w:date="2021-01-22T09:55:00Z">
              <w:tcPr>
                <w:tcW w:w="1" w:type="pct"/>
              </w:tcPr>
            </w:tcPrChange>
          </w:tcPr>
          <w:p w14:paraId="26ECEB34" w14:textId="77777777" w:rsidR="00FD0FD5" w:rsidRPr="008F20B5" w:rsidDel="00ED6024" w:rsidRDefault="00FD0FD5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529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530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780E43D6" w14:textId="0C0B41ED" w:rsidR="00FD0FD5" w:rsidRPr="008F20B5" w:rsidDel="00ED6024" w:rsidRDefault="00FD0FD5" w:rsidP="00F90B6C">
            <w:pPr>
              <w:widowControl/>
              <w:rPr>
                <w:ins w:id="6531" w:author="ST1" w:date="2020-12-06T20:04:00Z"/>
                <w:del w:id="6532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:rsidDel="00ED6024" w14:paraId="61169834" w14:textId="77777777" w:rsidTr="008A7303">
        <w:trPr>
          <w:trHeight w:val="340"/>
          <w:ins w:id="6533" w:author="ST1" w:date="2020-12-06T20:04:00Z"/>
          <w:del w:id="6534" w:author="家興 余" w:date="2020-12-21T11:12:00Z"/>
          <w:trPrChange w:id="6535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536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FFA1422" w14:textId="4B996760" w:rsidR="00FD0FD5" w:rsidRPr="004A1C2C" w:rsidDel="00ED6024" w:rsidRDefault="00FD0FD5" w:rsidP="00F90B6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537" w:author="ST1" w:date="2020-12-06T20:04:00Z"/>
                <w:del w:id="6538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539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67E3495F" w14:textId="770FAB04" w:rsidR="00FD0FD5" w:rsidRPr="00F90B6C" w:rsidDel="00ED6024" w:rsidRDefault="00FD0FD5" w:rsidP="00F90B6C">
            <w:pPr>
              <w:widowControl/>
              <w:rPr>
                <w:ins w:id="6540" w:author="ST1" w:date="2020-12-06T20:04:00Z"/>
                <w:del w:id="6541" w:author="家興 余" w:date="2020-12-21T11:12:00Z"/>
                <w:rFonts w:ascii="標楷體" w:eastAsia="標楷體" w:hAnsi="標楷體"/>
                <w:color w:val="FF0000"/>
                <w:highlight w:val="yellow"/>
                <w:rPrChange w:id="6542" w:author="ST1" w:date="2020-12-06T20:07:00Z">
                  <w:rPr>
                    <w:ins w:id="6543" w:author="ST1" w:date="2020-12-06T20:04:00Z"/>
                    <w:del w:id="6544" w:author="家興 余" w:date="2020-12-21T11:12:00Z"/>
                    <w:rFonts w:ascii="標楷體" w:eastAsia="標楷體" w:hAnsi="標楷體"/>
                  </w:rPr>
                </w:rPrChange>
              </w:rPr>
            </w:pPr>
            <w:ins w:id="6545" w:author="ST1" w:date="2020-12-06T20:04:00Z">
              <w:del w:id="6546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547" w:author="ST1" w:date="2020-12-06T20:07:00Z">
                      <w:rPr/>
                    </w:rPrChange>
                  </w:rPr>
                  <w:delText xml:space="preserve">RecYear     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548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1582A671" w14:textId="0070A0D2" w:rsidR="00FD0FD5" w:rsidRPr="00F90B6C" w:rsidDel="00ED6024" w:rsidRDefault="00FD0FD5" w:rsidP="00F90B6C">
            <w:pPr>
              <w:widowControl/>
              <w:rPr>
                <w:ins w:id="6549" w:author="ST1" w:date="2020-12-06T20:04:00Z"/>
                <w:del w:id="6550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551" w:author="ST1" w:date="2020-12-06T20:07:00Z">
                  <w:rPr>
                    <w:ins w:id="6552" w:author="ST1" w:date="2020-12-06T20:04:00Z"/>
                    <w:del w:id="6553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554" w:author="ST1" w:date="2020-12-06T20:07:00Z">
              <w:del w:id="6555" w:author="家興 余" w:date="2020-12-21T11:12:00Z">
                <w:r w:rsidRPr="00F90B6C" w:rsidDel="00ED6024">
                  <w:rPr>
                    <w:rFonts w:ascii="標楷體" w:eastAsia="標楷體" w:hAnsi="標楷體" w:hint="eastAsia"/>
                    <w:color w:val="FF0000"/>
                    <w:highlight w:val="yellow"/>
                    <w:rPrChange w:id="6556" w:author="ST1" w:date="2020-12-06T20:07:00Z">
                      <w:rPr>
                        <w:rFonts w:hint="eastAsia"/>
                      </w:rPr>
                    </w:rPrChange>
                  </w:rPr>
                  <w:delText>收件年</w:delText>
                </w:r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557" w:author="ST1" w:date="2020-12-06T20:07:00Z">
                      <w:rPr/>
                    </w:rPrChange>
                  </w:rPr>
                  <w:delText xml:space="preserve">        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558" w:author="家興 余" w:date="2021-01-22T09:55:00Z">
              <w:tcPr>
                <w:tcW w:w="336" w:type="pct"/>
                <w:shd w:val="clear" w:color="auto" w:fill="auto"/>
                <w:noWrap/>
              </w:tcPr>
            </w:tcPrChange>
          </w:tcPr>
          <w:p w14:paraId="50380A3A" w14:textId="68BD9D82" w:rsidR="00FD0FD5" w:rsidRPr="00F90B6C" w:rsidDel="00ED6024" w:rsidRDefault="00FD0FD5" w:rsidP="00F90B6C">
            <w:pPr>
              <w:widowControl/>
              <w:jc w:val="center"/>
              <w:rPr>
                <w:ins w:id="6559" w:author="ST1" w:date="2020-12-06T20:04:00Z"/>
                <w:del w:id="6560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561" w:author="ST1" w:date="2020-12-06T20:07:00Z">
                  <w:rPr>
                    <w:ins w:id="6562" w:author="ST1" w:date="2020-12-06T20:04:00Z"/>
                    <w:del w:id="6563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564" w:author="ST1" w:date="2020-12-06T20:05:00Z">
              <w:del w:id="6565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566" w:author="ST1" w:date="2020-12-06T20:07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567" w:author="家興 余" w:date="2021-01-22T09:55:00Z">
              <w:tcPr>
                <w:tcW w:w="321" w:type="pct"/>
                <w:shd w:val="clear" w:color="auto" w:fill="auto"/>
                <w:noWrap/>
              </w:tcPr>
            </w:tcPrChange>
          </w:tcPr>
          <w:p w14:paraId="10ED305C" w14:textId="2528FF4F" w:rsidR="00FD0FD5" w:rsidRPr="00F90B6C" w:rsidDel="00ED6024" w:rsidRDefault="00FD0FD5" w:rsidP="00F90B6C">
            <w:pPr>
              <w:widowControl/>
              <w:jc w:val="center"/>
              <w:rPr>
                <w:ins w:id="6568" w:author="ST1" w:date="2020-12-06T20:04:00Z"/>
                <w:del w:id="6569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570" w:author="ST1" w:date="2020-12-06T20:07:00Z">
                  <w:rPr>
                    <w:ins w:id="6571" w:author="ST1" w:date="2020-12-06T20:04:00Z"/>
                    <w:del w:id="6572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573" w:author="ST1" w:date="2020-12-06T20:05:00Z">
              <w:del w:id="6574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575" w:author="ST1" w:date="2020-12-06T20:07:00Z">
                      <w:rPr/>
                    </w:rPrChange>
                  </w:rPr>
                  <w:delText xml:space="preserve">3 </w:delText>
                </w:r>
              </w:del>
            </w:ins>
          </w:p>
        </w:tc>
        <w:tc>
          <w:tcPr>
            <w:tcW w:w="250" w:type="pct"/>
            <w:tcPrChange w:id="6576" w:author="家興 余" w:date="2021-01-22T09:55:00Z">
              <w:tcPr>
                <w:tcW w:w="1" w:type="pct"/>
              </w:tcPr>
            </w:tcPrChange>
          </w:tcPr>
          <w:p w14:paraId="3B4855F6" w14:textId="77777777" w:rsidR="00FD0FD5" w:rsidRPr="008F20B5" w:rsidDel="00ED6024" w:rsidRDefault="00FD0FD5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577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578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7664F25D" w14:textId="502F226B" w:rsidR="00FD0FD5" w:rsidRPr="008F20B5" w:rsidDel="00ED6024" w:rsidRDefault="00FD0FD5" w:rsidP="00F90B6C">
            <w:pPr>
              <w:widowControl/>
              <w:rPr>
                <w:ins w:id="6579" w:author="ST1" w:date="2020-12-06T20:04:00Z"/>
                <w:del w:id="6580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:rsidDel="00ED6024" w14:paraId="52369CA2" w14:textId="77777777" w:rsidTr="008A7303">
        <w:trPr>
          <w:trHeight w:val="340"/>
          <w:ins w:id="6581" w:author="ST1" w:date="2020-12-06T20:04:00Z"/>
          <w:del w:id="6582" w:author="家興 余" w:date="2020-12-21T11:12:00Z"/>
          <w:trPrChange w:id="6583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584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3613AAE" w14:textId="3067D325" w:rsidR="00FD0FD5" w:rsidRPr="004A1C2C" w:rsidDel="00ED6024" w:rsidRDefault="00FD0FD5" w:rsidP="00F90B6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585" w:author="ST1" w:date="2020-12-06T20:04:00Z"/>
                <w:del w:id="6586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587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4414D863" w14:textId="40E4D9C5" w:rsidR="00FD0FD5" w:rsidRPr="00F90B6C" w:rsidDel="00ED6024" w:rsidRDefault="00FD0FD5" w:rsidP="00F90B6C">
            <w:pPr>
              <w:widowControl/>
              <w:rPr>
                <w:ins w:id="6588" w:author="ST1" w:date="2020-12-06T20:04:00Z"/>
                <w:del w:id="6589" w:author="家興 余" w:date="2020-12-21T11:12:00Z"/>
                <w:rFonts w:ascii="標楷體" w:eastAsia="標楷體" w:hAnsi="標楷體"/>
                <w:color w:val="FF0000"/>
                <w:highlight w:val="yellow"/>
                <w:rPrChange w:id="6590" w:author="ST1" w:date="2020-12-06T20:07:00Z">
                  <w:rPr>
                    <w:ins w:id="6591" w:author="ST1" w:date="2020-12-06T20:04:00Z"/>
                    <w:del w:id="6592" w:author="家興 余" w:date="2020-12-21T11:12:00Z"/>
                    <w:rFonts w:ascii="標楷體" w:eastAsia="標楷體" w:hAnsi="標楷體"/>
                  </w:rPr>
                </w:rPrChange>
              </w:rPr>
            </w:pPr>
            <w:ins w:id="6593" w:author="ST1" w:date="2020-12-06T20:04:00Z">
              <w:del w:id="6594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595" w:author="ST1" w:date="2020-12-06T20:07:00Z">
                      <w:rPr/>
                    </w:rPrChange>
                  </w:rPr>
                  <w:delText xml:space="preserve">RecWord     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596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6EBE2A20" w14:textId="43BEAEF2" w:rsidR="00FD0FD5" w:rsidRPr="00F90B6C" w:rsidDel="00ED6024" w:rsidRDefault="00FD0FD5" w:rsidP="00F90B6C">
            <w:pPr>
              <w:widowControl/>
              <w:rPr>
                <w:ins w:id="6597" w:author="ST1" w:date="2020-12-06T20:04:00Z"/>
                <w:del w:id="6598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599" w:author="ST1" w:date="2020-12-06T20:07:00Z">
                  <w:rPr>
                    <w:ins w:id="6600" w:author="ST1" w:date="2020-12-06T20:04:00Z"/>
                    <w:del w:id="6601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602" w:author="ST1" w:date="2020-12-06T20:07:00Z">
              <w:del w:id="6603" w:author="家興 余" w:date="2020-12-21T11:12:00Z">
                <w:r w:rsidRPr="00F90B6C" w:rsidDel="00ED6024">
                  <w:rPr>
                    <w:rFonts w:ascii="標楷體" w:eastAsia="標楷體" w:hAnsi="標楷體" w:hint="eastAsia"/>
                    <w:color w:val="FF0000"/>
                    <w:highlight w:val="yellow"/>
                    <w:rPrChange w:id="6604" w:author="ST1" w:date="2020-12-06T20:07:00Z">
                      <w:rPr>
                        <w:rFonts w:hint="eastAsia"/>
                      </w:rPr>
                    </w:rPrChange>
                  </w:rPr>
                  <w:delText>收件字</w:delText>
                </w:r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605" w:author="ST1" w:date="2020-12-06T20:07:00Z">
                      <w:rPr/>
                    </w:rPrChange>
                  </w:rPr>
                  <w:delText xml:space="preserve">        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606" w:author="家興 余" w:date="2021-01-22T09:55:00Z">
              <w:tcPr>
                <w:tcW w:w="336" w:type="pct"/>
                <w:shd w:val="clear" w:color="auto" w:fill="auto"/>
                <w:noWrap/>
              </w:tcPr>
            </w:tcPrChange>
          </w:tcPr>
          <w:p w14:paraId="1062F780" w14:textId="0DBB78F7" w:rsidR="00FD0FD5" w:rsidRPr="00F90B6C" w:rsidDel="00ED6024" w:rsidRDefault="00FD0FD5" w:rsidP="00F90B6C">
            <w:pPr>
              <w:widowControl/>
              <w:jc w:val="center"/>
              <w:rPr>
                <w:ins w:id="6607" w:author="ST1" w:date="2020-12-06T20:04:00Z"/>
                <w:del w:id="6608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609" w:author="ST1" w:date="2020-12-06T20:07:00Z">
                  <w:rPr>
                    <w:ins w:id="6610" w:author="ST1" w:date="2020-12-06T20:04:00Z"/>
                    <w:del w:id="6611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612" w:author="ST1" w:date="2020-12-06T20:05:00Z">
              <w:del w:id="6613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614" w:author="ST1" w:date="2020-12-06T20:07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615" w:author="家興 余" w:date="2021-01-22T09:55:00Z">
              <w:tcPr>
                <w:tcW w:w="321" w:type="pct"/>
                <w:shd w:val="clear" w:color="auto" w:fill="auto"/>
                <w:noWrap/>
              </w:tcPr>
            </w:tcPrChange>
          </w:tcPr>
          <w:p w14:paraId="3FBDB64D" w14:textId="13A1C6BE" w:rsidR="00FD0FD5" w:rsidRPr="00F90B6C" w:rsidDel="00ED6024" w:rsidRDefault="00FD0FD5" w:rsidP="00F90B6C">
            <w:pPr>
              <w:widowControl/>
              <w:jc w:val="center"/>
              <w:rPr>
                <w:ins w:id="6616" w:author="ST1" w:date="2020-12-06T20:04:00Z"/>
                <w:del w:id="6617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618" w:author="ST1" w:date="2020-12-06T20:07:00Z">
                  <w:rPr>
                    <w:ins w:id="6619" w:author="ST1" w:date="2020-12-06T20:04:00Z"/>
                    <w:del w:id="6620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621" w:author="ST1" w:date="2020-12-06T20:05:00Z">
              <w:del w:id="6622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623" w:author="ST1" w:date="2020-12-06T20:07:00Z">
                      <w:rPr/>
                    </w:rPrChange>
                  </w:rPr>
                  <w:delText xml:space="preserve">8 </w:delText>
                </w:r>
              </w:del>
            </w:ins>
          </w:p>
        </w:tc>
        <w:tc>
          <w:tcPr>
            <w:tcW w:w="250" w:type="pct"/>
            <w:tcPrChange w:id="6624" w:author="家興 余" w:date="2021-01-22T09:55:00Z">
              <w:tcPr>
                <w:tcW w:w="1" w:type="pct"/>
              </w:tcPr>
            </w:tcPrChange>
          </w:tcPr>
          <w:p w14:paraId="577C2F7C" w14:textId="77777777" w:rsidR="00FD0FD5" w:rsidRPr="008F20B5" w:rsidDel="00ED6024" w:rsidRDefault="00FD0FD5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625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626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6C0788C7" w14:textId="3AD9FAED" w:rsidR="00FD0FD5" w:rsidRPr="008F20B5" w:rsidDel="00ED6024" w:rsidRDefault="00FD0FD5" w:rsidP="00F90B6C">
            <w:pPr>
              <w:widowControl/>
              <w:rPr>
                <w:ins w:id="6627" w:author="ST1" w:date="2020-12-06T20:04:00Z"/>
                <w:del w:id="6628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:rsidDel="00ED6024" w14:paraId="523BF56C" w14:textId="77777777" w:rsidTr="008A7303">
        <w:trPr>
          <w:trHeight w:val="340"/>
          <w:ins w:id="6629" w:author="ST1" w:date="2020-12-06T20:04:00Z"/>
          <w:del w:id="6630" w:author="家興 余" w:date="2020-12-21T11:12:00Z"/>
          <w:trPrChange w:id="6631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632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A1AA508" w14:textId="62C1EDFF" w:rsidR="00FD0FD5" w:rsidRPr="004A1C2C" w:rsidDel="00ED6024" w:rsidRDefault="00FD0FD5" w:rsidP="00F90B6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633" w:author="ST1" w:date="2020-12-06T20:04:00Z"/>
                <w:del w:id="6634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635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2B3A01F1" w14:textId="1CF14058" w:rsidR="00FD0FD5" w:rsidRPr="00F90B6C" w:rsidDel="00ED6024" w:rsidRDefault="00FD0FD5" w:rsidP="00F90B6C">
            <w:pPr>
              <w:widowControl/>
              <w:rPr>
                <w:ins w:id="6636" w:author="ST1" w:date="2020-12-06T20:04:00Z"/>
                <w:del w:id="6637" w:author="家興 余" w:date="2020-12-21T11:12:00Z"/>
                <w:rFonts w:ascii="標楷體" w:eastAsia="標楷體" w:hAnsi="標楷體"/>
                <w:color w:val="FF0000"/>
                <w:highlight w:val="yellow"/>
                <w:rPrChange w:id="6638" w:author="ST1" w:date="2020-12-06T20:07:00Z">
                  <w:rPr>
                    <w:ins w:id="6639" w:author="ST1" w:date="2020-12-06T20:04:00Z"/>
                    <w:del w:id="6640" w:author="家興 余" w:date="2020-12-21T11:12:00Z"/>
                    <w:rFonts w:ascii="標楷體" w:eastAsia="標楷體" w:hAnsi="標楷體"/>
                  </w:rPr>
                </w:rPrChange>
              </w:rPr>
            </w:pPr>
            <w:ins w:id="6641" w:author="ST1" w:date="2020-12-06T20:04:00Z">
              <w:del w:id="6642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643" w:author="ST1" w:date="2020-12-06T20:07:00Z">
                      <w:rPr/>
                    </w:rPrChange>
                  </w:rPr>
                  <w:delText xml:space="preserve">RecNumber   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644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6B6952D0" w14:textId="2D61A3D4" w:rsidR="00FD0FD5" w:rsidRPr="00F90B6C" w:rsidDel="00ED6024" w:rsidRDefault="00FD0FD5" w:rsidP="00F90B6C">
            <w:pPr>
              <w:widowControl/>
              <w:rPr>
                <w:ins w:id="6645" w:author="ST1" w:date="2020-12-06T20:04:00Z"/>
                <w:del w:id="6646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647" w:author="ST1" w:date="2020-12-06T20:07:00Z">
                  <w:rPr>
                    <w:ins w:id="6648" w:author="ST1" w:date="2020-12-06T20:04:00Z"/>
                    <w:del w:id="6649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650" w:author="ST1" w:date="2020-12-06T20:07:00Z">
              <w:del w:id="6651" w:author="家興 余" w:date="2020-12-21T11:12:00Z">
                <w:r w:rsidRPr="00F90B6C" w:rsidDel="00ED6024">
                  <w:rPr>
                    <w:rFonts w:ascii="標楷體" w:eastAsia="標楷體" w:hAnsi="標楷體" w:hint="eastAsia"/>
                    <w:color w:val="FF0000"/>
                    <w:highlight w:val="yellow"/>
                    <w:rPrChange w:id="6652" w:author="ST1" w:date="2020-12-06T20:07:00Z">
                      <w:rPr>
                        <w:rFonts w:hint="eastAsia"/>
                      </w:rPr>
                    </w:rPrChange>
                  </w:rPr>
                  <w:delText>收件號</w:delText>
                </w:r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653" w:author="ST1" w:date="2020-12-06T20:07:00Z">
                      <w:rPr/>
                    </w:rPrChange>
                  </w:rPr>
                  <w:delText xml:space="preserve">        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654" w:author="家興 余" w:date="2021-01-22T09:55:00Z">
              <w:tcPr>
                <w:tcW w:w="336" w:type="pct"/>
                <w:shd w:val="clear" w:color="auto" w:fill="auto"/>
                <w:noWrap/>
              </w:tcPr>
            </w:tcPrChange>
          </w:tcPr>
          <w:p w14:paraId="429AF4B7" w14:textId="6B1C83A8" w:rsidR="00FD0FD5" w:rsidRPr="00F90B6C" w:rsidDel="00ED6024" w:rsidRDefault="00FD0FD5" w:rsidP="00F90B6C">
            <w:pPr>
              <w:widowControl/>
              <w:jc w:val="center"/>
              <w:rPr>
                <w:ins w:id="6655" w:author="ST1" w:date="2020-12-06T20:04:00Z"/>
                <w:del w:id="6656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657" w:author="ST1" w:date="2020-12-06T20:07:00Z">
                  <w:rPr>
                    <w:ins w:id="6658" w:author="ST1" w:date="2020-12-06T20:04:00Z"/>
                    <w:del w:id="6659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660" w:author="ST1" w:date="2020-12-06T20:05:00Z">
              <w:del w:id="6661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662" w:author="ST1" w:date="2020-12-06T20:07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663" w:author="家興 余" w:date="2021-01-22T09:55:00Z">
              <w:tcPr>
                <w:tcW w:w="321" w:type="pct"/>
                <w:shd w:val="clear" w:color="auto" w:fill="auto"/>
                <w:noWrap/>
              </w:tcPr>
            </w:tcPrChange>
          </w:tcPr>
          <w:p w14:paraId="4DAAF3C3" w14:textId="00835FC2" w:rsidR="00FD0FD5" w:rsidRPr="00F90B6C" w:rsidDel="00ED6024" w:rsidRDefault="00FD0FD5" w:rsidP="00F90B6C">
            <w:pPr>
              <w:widowControl/>
              <w:jc w:val="center"/>
              <w:rPr>
                <w:ins w:id="6664" w:author="ST1" w:date="2020-12-06T20:04:00Z"/>
                <w:del w:id="6665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666" w:author="ST1" w:date="2020-12-06T20:07:00Z">
                  <w:rPr>
                    <w:ins w:id="6667" w:author="ST1" w:date="2020-12-06T20:04:00Z"/>
                    <w:del w:id="6668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669" w:author="ST1" w:date="2020-12-06T20:05:00Z">
              <w:del w:id="6670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671" w:author="ST1" w:date="2020-12-06T20:07:00Z">
                      <w:rPr/>
                    </w:rPrChange>
                  </w:rPr>
                  <w:delText xml:space="preserve">6 </w:delText>
                </w:r>
              </w:del>
            </w:ins>
          </w:p>
        </w:tc>
        <w:tc>
          <w:tcPr>
            <w:tcW w:w="250" w:type="pct"/>
            <w:tcPrChange w:id="6672" w:author="家興 余" w:date="2021-01-22T09:55:00Z">
              <w:tcPr>
                <w:tcW w:w="1" w:type="pct"/>
              </w:tcPr>
            </w:tcPrChange>
          </w:tcPr>
          <w:p w14:paraId="4013CA12" w14:textId="77777777" w:rsidR="00FD0FD5" w:rsidRPr="008F20B5" w:rsidDel="00ED6024" w:rsidRDefault="00FD0FD5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673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674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32564D2B" w14:textId="1423E4F8" w:rsidR="00FD0FD5" w:rsidRPr="008F20B5" w:rsidDel="00ED6024" w:rsidRDefault="00FD0FD5" w:rsidP="00F90B6C">
            <w:pPr>
              <w:widowControl/>
              <w:rPr>
                <w:ins w:id="6675" w:author="ST1" w:date="2020-12-06T20:04:00Z"/>
                <w:del w:id="6676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:rsidDel="00ED6024" w14:paraId="7F8D1E8D" w14:textId="77777777" w:rsidTr="008A7303">
        <w:trPr>
          <w:trHeight w:val="340"/>
          <w:ins w:id="6677" w:author="ST1" w:date="2020-12-06T20:04:00Z"/>
          <w:del w:id="6678" w:author="家興 余" w:date="2020-12-21T11:12:00Z"/>
          <w:trPrChange w:id="6679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680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26D12A03" w14:textId="2C3D20F8" w:rsidR="00FD0FD5" w:rsidRPr="004A1C2C" w:rsidDel="00ED6024" w:rsidRDefault="00FD0FD5" w:rsidP="00F90B6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681" w:author="ST1" w:date="2020-12-06T20:04:00Z"/>
                <w:del w:id="6682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683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41458B42" w14:textId="2571993D" w:rsidR="00FD0FD5" w:rsidRPr="00F90B6C" w:rsidDel="00ED6024" w:rsidRDefault="00FD0FD5" w:rsidP="00F90B6C">
            <w:pPr>
              <w:widowControl/>
              <w:rPr>
                <w:ins w:id="6684" w:author="ST1" w:date="2020-12-06T20:04:00Z"/>
                <w:del w:id="6685" w:author="家興 余" w:date="2020-12-21T11:12:00Z"/>
                <w:rFonts w:ascii="標楷體" w:eastAsia="標楷體" w:hAnsi="標楷體"/>
                <w:color w:val="FF0000"/>
                <w:highlight w:val="yellow"/>
                <w:rPrChange w:id="6686" w:author="ST1" w:date="2020-12-06T20:07:00Z">
                  <w:rPr>
                    <w:ins w:id="6687" w:author="ST1" w:date="2020-12-06T20:04:00Z"/>
                    <w:del w:id="6688" w:author="家興 余" w:date="2020-12-21T11:12:00Z"/>
                    <w:rFonts w:ascii="標楷體" w:eastAsia="標楷體" w:hAnsi="標楷體"/>
                  </w:rPr>
                </w:rPrChange>
              </w:rPr>
            </w:pPr>
            <w:ins w:id="6689" w:author="ST1" w:date="2020-12-06T20:04:00Z">
              <w:del w:id="6690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691" w:author="ST1" w:date="2020-12-06T20:07:00Z">
                      <w:rPr/>
                    </w:rPrChange>
                  </w:rPr>
                  <w:delText xml:space="preserve">RightsNote  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692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23FC3879" w14:textId="7676FC8E" w:rsidR="00FD0FD5" w:rsidRPr="00F90B6C" w:rsidDel="00ED6024" w:rsidRDefault="00FD0FD5" w:rsidP="00F90B6C">
            <w:pPr>
              <w:widowControl/>
              <w:rPr>
                <w:ins w:id="6693" w:author="ST1" w:date="2020-12-06T20:04:00Z"/>
                <w:del w:id="6694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695" w:author="ST1" w:date="2020-12-06T20:07:00Z">
                  <w:rPr>
                    <w:ins w:id="6696" w:author="ST1" w:date="2020-12-06T20:04:00Z"/>
                    <w:del w:id="6697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698" w:author="ST1" w:date="2020-12-06T20:07:00Z">
              <w:del w:id="6699" w:author="家興 余" w:date="2020-12-21T11:12:00Z">
                <w:r w:rsidRPr="00F90B6C" w:rsidDel="00ED6024">
                  <w:rPr>
                    <w:rFonts w:ascii="標楷體" w:eastAsia="標楷體" w:hAnsi="標楷體" w:hint="eastAsia"/>
                    <w:color w:val="FF0000"/>
                    <w:highlight w:val="yellow"/>
                    <w:rPrChange w:id="6700" w:author="ST1" w:date="2020-12-06T20:07:00Z">
                      <w:rPr>
                        <w:rFonts w:hint="eastAsia"/>
                      </w:rPr>
                    </w:rPrChange>
                  </w:rPr>
                  <w:delText>權利價值說明</w:delText>
                </w:r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701" w:author="ST1" w:date="2020-12-06T20:07:00Z">
                      <w:rPr/>
                    </w:rPrChange>
                  </w:rPr>
                  <w:delText xml:space="preserve">  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702" w:author="家興 余" w:date="2021-01-22T09:55:00Z">
              <w:tcPr>
                <w:tcW w:w="336" w:type="pct"/>
                <w:shd w:val="clear" w:color="auto" w:fill="auto"/>
                <w:noWrap/>
              </w:tcPr>
            </w:tcPrChange>
          </w:tcPr>
          <w:p w14:paraId="1E0F371A" w14:textId="6A1FBAE4" w:rsidR="00FD0FD5" w:rsidRPr="00F90B6C" w:rsidDel="00ED6024" w:rsidRDefault="00FD0FD5" w:rsidP="00F90B6C">
            <w:pPr>
              <w:widowControl/>
              <w:jc w:val="center"/>
              <w:rPr>
                <w:ins w:id="6703" w:author="ST1" w:date="2020-12-06T20:04:00Z"/>
                <w:del w:id="6704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705" w:author="ST1" w:date="2020-12-06T20:07:00Z">
                  <w:rPr>
                    <w:ins w:id="6706" w:author="ST1" w:date="2020-12-06T20:04:00Z"/>
                    <w:del w:id="6707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708" w:author="ST1" w:date="2020-12-06T20:05:00Z">
              <w:del w:id="6709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710" w:author="ST1" w:date="2020-12-06T20:07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711" w:author="家興 余" w:date="2021-01-22T09:55:00Z">
              <w:tcPr>
                <w:tcW w:w="321" w:type="pct"/>
                <w:shd w:val="clear" w:color="auto" w:fill="auto"/>
                <w:noWrap/>
              </w:tcPr>
            </w:tcPrChange>
          </w:tcPr>
          <w:p w14:paraId="48C19C50" w14:textId="007A5155" w:rsidR="00FD0FD5" w:rsidRPr="00F90B6C" w:rsidDel="00ED6024" w:rsidRDefault="00FD0FD5" w:rsidP="00F90B6C">
            <w:pPr>
              <w:widowControl/>
              <w:jc w:val="center"/>
              <w:rPr>
                <w:ins w:id="6712" w:author="ST1" w:date="2020-12-06T20:04:00Z"/>
                <w:del w:id="6713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714" w:author="ST1" w:date="2020-12-06T20:07:00Z">
                  <w:rPr>
                    <w:ins w:id="6715" w:author="ST1" w:date="2020-12-06T20:04:00Z"/>
                    <w:del w:id="6716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717" w:author="ST1" w:date="2020-12-06T20:05:00Z">
              <w:del w:id="6718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719" w:author="ST1" w:date="2020-12-06T20:07:00Z">
                      <w:rPr/>
                    </w:rPrChange>
                  </w:rPr>
                  <w:delText>20</w:delText>
                </w:r>
              </w:del>
            </w:ins>
          </w:p>
        </w:tc>
        <w:tc>
          <w:tcPr>
            <w:tcW w:w="250" w:type="pct"/>
            <w:tcPrChange w:id="6720" w:author="家興 余" w:date="2021-01-22T09:55:00Z">
              <w:tcPr>
                <w:tcW w:w="1" w:type="pct"/>
              </w:tcPr>
            </w:tcPrChange>
          </w:tcPr>
          <w:p w14:paraId="631A35C1" w14:textId="77777777" w:rsidR="00FD0FD5" w:rsidRPr="008F20B5" w:rsidDel="00ED6024" w:rsidRDefault="00FD0FD5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721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722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469687EC" w14:textId="614304C0" w:rsidR="00FD0FD5" w:rsidRPr="008F20B5" w:rsidDel="00ED6024" w:rsidRDefault="00FD0FD5" w:rsidP="00F90B6C">
            <w:pPr>
              <w:widowControl/>
              <w:rPr>
                <w:ins w:id="6723" w:author="ST1" w:date="2020-12-06T20:04:00Z"/>
                <w:del w:id="6724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:rsidDel="00ED6024" w14:paraId="3B628E1C" w14:textId="77777777" w:rsidTr="008A7303">
        <w:trPr>
          <w:trHeight w:val="340"/>
          <w:ins w:id="6725" w:author="ST1" w:date="2020-12-06T20:03:00Z"/>
          <w:del w:id="6726" w:author="家興 余" w:date="2020-12-21T11:12:00Z"/>
          <w:trPrChange w:id="6727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728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64F62F4" w14:textId="28E58025" w:rsidR="00FD0FD5" w:rsidRPr="004A1C2C" w:rsidDel="00ED6024" w:rsidRDefault="00FD0FD5" w:rsidP="00F90B6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729" w:author="ST1" w:date="2020-12-06T20:03:00Z"/>
                <w:del w:id="6730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731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0E94169E" w14:textId="33D5569A" w:rsidR="00FD0FD5" w:rsidRPr="00F90B6C" w:rsidDel="00ED6024" w:rsidRDefault="00FD0FD5" w:rsidP="00F90B6C">
            <w:pPr>
              <w:widowControl/>
              <w:rPr>
                <w:ins w:id="6732" w:author="ST1" w:date="2020-12-06T20:03:00Z"/>
                <w:del w:id="6733" w:author="家興 余" w:date="2020-12-21T11:12:00Z"/>
                <w:rFonts w:ascii="標楷體" w:eastAsia="標楷體" w:hAnsi="標楷體"/>
                <w:color w:val="FF0000"/>
                <w:highlight w:val="yellow"/>
                <w:rPrChange w:id="6734" w:author="ST1" w:date="2020-12-06T20:07:00Z">
                  <w:rPr>
                    <w:ins w:id="6735" w:author="ST1" w:date="2020-12-06T20:03:00Z"/>
                    <w:del w:id="6736" w:author="家興 余" w:date="2020-12-21T11:12:00Z"/>
                    <w:rFonts w:ascii="標楷體" w:eastAsia="標楷體" w:hAnsi="標楷體"/>
                  </w:rPr>
                </w:rPrChange>
              </w:rPr>
            </w:pPr>
            <w:ins w:id="6737" w:author="ST1" w:date="2020-12-06T20:04:00Z">
              <w:del w:id="6738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739" w:author="ST1" w:date="2020-12-06T20:07:00Z">
                      <w:rPr/>
                    </w:rPrChange>
                  </w:rPr>
                  <w:delText>SecuredTotal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740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6234550F" w14:textId="2795C484" w:rsidR="00FD0FD5" w:rsidRPr="00F90B6C" w:rsidDel="00ED6024" w:rsidRDefault="00FD0FD5" w:rsidP="00F90B6C">
            <w:pPr>
              <w:widowControl/>
              <w:rPr>
                <w:ins w:id="6741" w:author="ST1" w:date="2020-12-06T20:03:00Z"/>
                <w:del w:id="6742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743" w:author="ST1" w:date="2020-12-06T20:07:00Z">
                  <w:rPr>
                    <w:ins w:id="6744" w:author="ST1" w:date="2020-12-06T20:03:00Z"/>
                    <w:del w:id="6745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746" w:author="ST1" w:date="2020-12-06T20:07:00Z">
              <w:del w:id="6747" w:author="家興 余" w:date="2020-12-21T11:12:00Z">
                <w:r w:rsidRPr="00F90B6C" w:rsidDel="00ED6024">
                  <w:rPr>
                    <w:rFonts w:ascii="標楷體" w:eastAsia="標楷體" w:hAnsi="標楷體" w:hint="eastAsia"/>
                    <w:color w:val="FF0000"/>
                    <w:highlight w:val="yellow"/>
                    <w:rPrChange w:id="6748" w:author="ST1" w:date="2020-12-06T20:07:00Z">
                      <w:rPr>
                        <w:rFonts w:hint="eastAsia"/>
                      </w:rPr>
                    </w:rPrChange>
                  </w:rPr>
                  <w:delText>擔保債權總金額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749" w:author="家興 余" w:date="2021-01-22T09:55:00Z">
              <w:tcPr>
                <w:tcW w:w="336" w:type="pct"/>
                <w:shd w:val="clear" w:color="auto" w:fill="auto"/>
                <w:noWrap/>
              </w:tcPr>
            </w:tcPrChange>
          </w:tcPr>
          <w:p w14:paraId="0CAFF9FE" w14:textId="2C17ADE2" w:rsidR="00FD0FD5" w:rsidRPr="00F90B6C" w:rsidDel="00ED6024" w:rsidRDefault="00FD0FD5" w:rsidP="00F90B6C">
            <w:pPr>
              <w:widowControl/>
              <w:jc w:val="center"/>
              <w:rPr>
                <w:ins w:id="6750" w:author="ST1" w:date="2020-12-06T20:03:00Z"/>
                <w:del w:id="6751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752" w:author="ST1" w:date="2020-12-06T20:07:00Z">
                  <w:rPr>
                    <w:ins w:id="6753" w:author="ST1" w:date="2020-12-06T20:03:00Z"/>
                    <w:del w:id="6754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755" w:author="ST1" w:date="2020-12-06T20:05:00Z">
              <w:del w:id="6756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757" w:author="ST1" w:date="2020-12-06T20:07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758" w:author="家興 余" w:date="2021-01-22T09:55:00Z">
              <w:tcPr>
                <w:tcW w:w="321" w:type="pct"/>
                <w:shd w:val="clear" w:color="auto" w:fill="auto"/>
                <w:noWrap/>
              </w:tcPr>
            </w:tcPrChange>
          </w:tcPr>
          <w:p w14:paraId="56163B12" w14:textId="13420627" w:rsidR="00FD0FD5" w:rsidRPr="00F90B6C" w:rsidDel="00ED6024" w:rsidRDefault="00FD0FD5" w:rsidP="00F90B6C">
            <w:pPr>
              <w:widowControl/>
              <w:jc w:val="center"/>
              <w:rPr>
                <w:ins w:id="6759" w:author="ST1" w:date="2020-12-06T20:03:00Z"/>
                <w:del w:id="6760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761" w:author="ST1" w:date="2020-12-06T20:07:00Z">
                  <w:rPr>
                    <w:ins w:id="6762" w:author="ST1" w:date="2020-12-06T20:03:00Z"/>
                    <w:del w:id="6763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764" w:author="ST1" w:date="2020-12-06T20:05:00Z">
              <w:del w:id="6765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766" w:author="ST1" w:date="2020-12-06T20:07:00Z">
                      <w:rPr/>
                    </w:rPrChange>
                  </w:rPr>
                  <w:delText>14</w:delText>
                </w:r>
              </w:del>
            </w:ins>
          </w:p>
        </w:tc>
        <w:tc>
          <w:tcPr>
            <w:tcW w:w="250" w:type="pct"/>
            <w:tcPrChange w:id="6767" w:author="家興 余" w:date="2021-01-22T09:55:00Z">
              <w:tcPr>
                <w:tcW w:w="1" w:type="pct"/>
              </w:tcPr>
            </w:tcPrChange>
          </w:tcPr>
          <w:p w14:paraId="3E617216" w14:textId="77777777" w:rsidR="00FD0FD5" w:rsidRPr="008F20B5" w:rsidDel="00ED6024" w:rsidRDefault="00FD0FD5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768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769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2DE50B6A" w14:textId="63DA0793" w:rsidR="00FD0FD5" w:rsidRPr="008F20B5" w:rsidDel="00ED6024" w:rsidRDefault="00FD0FD5" w:rsidP="00F90B6C">
            <w:pPr>
              <w:widowControl/>
              <w:rPr>
                <w:ins w:id="6770" w:author="ST1" w:date="2020-12-06T20:03:00Z"/>
                <w:del w:id="6771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0ACE072C" w14:textId="77777777" w:rsidTr="008A7303">
        <w:trPr>
          <w:trHeight w:val="340"/>
          <w:ins w:id="6772" w:author="ST1" w:date="2020-12-02T07:15:00Z"/>
          <w:trPrChange w:id="6773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774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55D3972" w14:textId="77777777" w:rsidR="00FD0FD5" w:rsidRPr="004A1C2C" w:rsidRDefault="00FD0FD5" w:rsidP="000B2337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775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776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54719F75" w14:textId="1C31B713" w:rsidR="00FD0FD5" w:rsidRPr="008F20B5" w:rsidRDefault="00FD0FD5" w:rsidP="000B2337">
            <w:pPr>
              <w:widowControl/>
              <w:rPr>
                <w:ins w:id="6777" w:author="ST1" w:date="2020-12-02T07:15:00Z"/>
                <w:rFonts w:ascii="標楷體" w:eastAsia="標楷體" w:hAnsi="標楷體"/>
              </w:rPr>
            </w:pPr>
            <w:ins w:id="6778" w:author="ST1" w:date="2020-12-02T07:15:00Z">
              <w:r w:rsidRPr="000028F1">
                <w:rPr>
                  <w:rFonts w:ascii="標楷體" w:eastAsia="標楷體" w:hAnsi="標楷體"/>
                  <w:color w:val="FF0000"/>
                </w:rPr>
                <w:t>L2411Occurs</w:t>
              </w:r>
            </w:ins>
          </w:p>
        </w:tc>
        <w:tc>
          <w:tcPr>
            <w:tcW w:w="1750" w:type="pct"/>
            <w:shd w:val="clear" w:color="auto" w:fill="auto"/>
            <w:noWrap/>
            <w:vAlign w:val="center"/>
            <w:tcPrChange w:id="6779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</w:tcPr>
            </w:tcPrChange>
          </w:tcPr>
          <w:p w14:paraId="25FF2B90" w14:textId="77777777" w:rsidR="00FD0FD5" w:rsidRPr="008F20B5" w:rsidRDefault="00FD0FD5" w:rsidP="000B2337">
            <w:pPr>
              <w:widowControl/>
              <w:rPr>
                <w:ins w:id="6780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50" w:type="pct"/>
            <w:shd w:val="clear" w:color="auto" w:fill="auto"/>
            <w:noWrap/>
            <w:vAlign w:val="center"/>
            <w:tcPrChange w:id="6781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493707E8" w14:textId="77777777" w:rsidR="00FD0FD5" w:rsidRPr="008F20B5" w:rsidRDefault="00FD0FD5" w:rsidP="000B2337">
            <w:pPr>
              <w:widowControl/>
              <w:jc w:val="center"/>
              <w:rPr>
                <w:ins w:id="6782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50" w:type="pct"/>
            <w:shd w:val="clear" w:color="auto" w:fill="auto"/>
            <w:noWrap/>
            <w:vAlign w:val="center"/>
            <w:tcPrChange w:id="6783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5F372BE4" w14:textId="77777777" w:rsidR="00FD0FD5" w:rsidRPr="008F20B5" w:rsidRDefault="00FD0FD5" w:rsidP="000B2337">
            <w:pPr>
              <w:widowControl/>
              <w:jc w:val="center"/>
              <w:rPr>
                <w:ins w:id="6784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50" w:type="pct"/>
            <w:tcPrChange w:id="6785" w:author="家興 余" w:date="2021-01-22T09:55:00Z">
              <w:tcPr>
                <w:tcW w:w="1" w:type="pct"/>
              </w:tcPr>
            </w:tcPrChange>
          </w:tcPr>
          <w:p w14:paraId="4AFF38A0" w14:textId="77777777" w:rsidR="00FD0FD5" w:rsidRPr="000028F1" w:rsidRDefault="00FD0FD5">
            <w:pPr>
              <w:widowControl/>
              <w:jc w:val="center"/>
              <w:rPr>
                <w:ins w:id="6786" w:author="家興 余" w:date="2021-01-21T09:56:00Z"/>
                <w:rFonts w:ascii="標楷體" w:eastAsia="標楷體" w:hAnsi="標楷體" w:cs="新細明體"/>
                <w:color w:val="FF0000"/>
                <w:kern w:val="0"/>
              </w:rPr>
              <w:pPrChange w:id="6787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788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629BB726" w14:textId="40EDE705" w:rsidR="00FD0FD5" w:rsidRPr="008F20B5" w:rsidRDefault="00FD0FD5" w:rsidP="000B2337">
            <w:pPr>
              <w:widowControl/>
              <w:rPr>
                <w:ins w:id="6789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790" w:author="ST1" w:date="2020-12-02T07:15:00Z">
              <w:del w:id="6791" w:author="家興 余" w:date="2021-01-21T10:20:00Z">
                <w:r w:rsidRPr="000028F1" w:rsidDel="00E51A01">
                  <w:rPr>
                    <w:rFonts w:ascii="標楷體" w:eastAsia="標楷體" w:hAnsi="標楷體" w:cs="新細明體" w:hint="eastAsia"/>
                    <w:color w:val="FF0000"/>
                    <w:kern w:val="0"/>
                  </w:rPr>
                  <w:delText>可輸入多</w:delText>
                </w:r>
                <w:r w:rsidRPr="000028F1" w:rsidDel="00E51A01">
                  <w:rPr>
                    <w:rFonts w:ascii="標楷體" w:eastAsia="標楷體" w:hAnsi="標楷體" w:hint="eastAsia"/>
                    <w:color w:val="FF0000"/>
                  </w:rPr>
                  <w:delText>組</w:delText>
                </w:r>
              </w:del>
            </w:ins>
            <w:ins w:id="6792" w:author="家興 余" w:date="2021-01-21T10:20:00Z">
              <w:r w:rsidR="00E51A01">
                <w:rPr>
                  <w:rFonts w:ascii="標楷體" w:eastAsia="標楷體" w:hAnsi="標楷體" w:hint="eastAsia"/>
                  <w:color w:val="FF0000"/>
                </w:rPr>
                <w:t>最少輸入一組.</w:t>
              </w:r>
              <w:r w:rsidR="00E51A01" w:rsidRPr="000028F1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 xml:space="preserve"> 可輸入多</w:t>
              </w:r>
              <w:r w:rsidR="00E51A01" w:rsidRPr="000028F1">
                <w:rPr>
                  <w:rFonts w:ascii="標楷體" w:eastAsia="標楷體" w:hAnsi="標楷體" w:hint="eastAsia"/>
                  <w:color w:val="FF0000"/>
                </w:rPr>
                <w:t>組</w:t>
              </w:r>
            </w:ins>
          </w:p>
        </w:tc>
      </w:tr>
      <w:tr w:rsidR="00FD0FD5" w:rsidRPr="008F20B5" w14:paraId="2DB10D3A" w14:textId="77777777" w:rsidTr="008A7303">
        <w:trPr>
          <w:trHeight w:val="340"/>
          <w:ins w:id="6793" w:author="ST1" w:date="2020-12-02T07:15:00Z"/>
          <w:trPrChange w:id="6794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795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7BC538EE" w14:textId="77777777" w:rsidR="00FD0FD5" w:rsidRPr="004A1C2C" w:rsidRDefault="00FD0FD5" w:rsidP="000B2337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796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797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582604FC" w14:textId="1E84A7B9" w:rsidR="00FD0FD5" w:rsidRPr="008F20B5" w:rsidRDefault="00FD0FD5">
            <w:pPr>
              <w:widowControl/>
              <w:ind w:leftChars="100" w:left="240"/>
              <w:rPr>
                <w:ins w:id="6798" w:author="ST1" w:date="2020-12-02T07:15:00Z"/>
                <w:rFonts w:ascii="標楷體" w:eastAsia="標楷體" w:hAnsi="標楷體"/>
              </w:rPr>
              <w:pPrChange w:id="6799" w:author="ST1" w:date="2020-12-02T07:16:00Z">
                <w:pPr>
                  <w:widowControl/>
                </w:pPr>
              </w:pPrChange>
            </w:pPr>
            <w:ins w:id="6800" w:author="ST1" w:date="2020-12-02T07:15:00Z">
              <w:r w:rsidRPr="000028F1">
                <w:rPr>
                  <w:rFonts w:ascii="標楷體" w:eastAsia="標楷體" w:hAnsi="標楷體"/>
                  <w:color w:val="FF0000"/>
                </w:rPr>
                <w:t>OwnerId</w:t>
              </w:r>
              <w:del w:id="6801" w:author="ST1" w:date="2020-12-21T19:32:00Z">
                <w:r w:rsidRPr="000028F1" w:rsidDel="00380501">
                  <w:rPr>
                    <w:rFonts w:ascii="標楷體" w:eastAsia="標楷體" w:hAnsi="標楷體"/>
                    <w:color w:val="FF0000"/>
                  </w:rPr>
                  <w:delText>_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802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459A2192" w14:textId="62232A90" w:rsidR="00FD0FD5" w:rsidRPr="008F20B5" w:rsidRDefault="00FD0FD5" w:rsidP="000B2337">
            <w:pPr>
              <w:widowControl/>
              <w:rPr>
                <w:ins w:id="6803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804" w:author="ST1" w:date="2020-12-02T07:15:00Z">
              <w:r w:rsidRPr="000028F1">
                <w:rPr>
                  <w:rFonts w:ascii="標楷體" w:eastAsia="標楷體" w:hAnsi="標楷體" w:hint="eastAsia"/>
                  <w:color w:val="FF0000"/>
                </w:rPr>
                <w:t>所有權人－統編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6805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4506B8B4" w14:textId="7A24C5A7" w:rsidR="00FD0FD5" w:rsidRPr="008F20B5" w:rsidRDefault="00FD0FD5" w:rsidP="000B2337">
            <w:pPr>
              <w:widowControl/>
              <w:jc w:val="center"/>
              <w:rPr>
                <w:ins w:id="6806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807" w:author="ST1" w:date="2020-12-02T07:15:00Z">
              <w:r w:rsidRPr="000028F1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6808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2DE8A2FD" w14:textId="6FBF94B9" w:rsidR="00FD0FD5" w:rsidRPr="008F20B5" w:rsidRDefault="00FD0FD5" w:rsidP="000B2337">
            <w:pPr>
              <w:widowControl/>
              <w:jc w:val="center"/>
              <w:rPr>
                <w:ins w:id="6809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810" w:author="ST1" w:date="2020-12-02T07:15:00Z">
              <w:r w:rsidRPr="000028F1">
                <w:rPr>
                  <w:rFonts w:ascii="標楷體" w:eastAsia="標楷體" w:hAnsi="標楷體" w:cs="新細明體"/>
                  <w:color w:val="FF0000"/>
                  <w:kern w:val="0"/>
                </w:rPr>
                <w:t>10</w:t>
              </w:r>
            </w:ins>
          </w:p>
        </w:tc>
        <w:tc>
          <w:tcPr>
            <w:tcW w:w="250" w:type="pct"/>
            <w:tcPrChange w:id="6811" w:author="家興 余" w:date="2021-01-22T09:55:00Z">
              <w:tcPr>
                <w:tcW w:w="1" w:type="pct"/>
              </w:tcPr>
            </w:tcPrChange>
          </w:tcPr>
          <w:p w14:paraId="0857151C" w14:textId="77777777" w:rsidR="00FD0FD5" w:rsidRPr="008F20B5" w:rsidRDefault="00FD0FD5">
            <w:pPr>
              <w:widowControl/>
              <w:jc w:val="center"/>
              <w:rPr>
                <w:ins w:id="6812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813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814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50C19655" w14:textId="3C2C3E19" w:rsidR="00FD0FD5" w:rsidRPr="008F20B5" w:rsidRDefault="00FD0FD5" w:rsidP="000B2337">
            <w:pPr>
              <w:widowControl/>
              <w:rPr>
                <w:ins w:id="6815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3CC85E93" w14:textId="77777777" w:rsidTr="008A7303">
        <w:trPr>
          <w:trHeight w:val="340"/>
          <w:ins w:id="6816" w:author="ST1" w:date="2020-12-02T07:15:00Z"/>
          <w:trPrChange w:id="6817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818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419C0694" w14:textId="77777777" w:rsidR="00FD0FD5" w:rsidRPr="004A1C2C" w:rsidRDefault="00FD0FD5" w:rsidP="000B2337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819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820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19B52187" w14:textId="23B95D31" w:rsidR="00FD0FD5" w:rsidRPr="008F20B5" w:rsidRDefault="00FD0FD5">
            <w:pPr>
              <w:widowControl/>
              <w:ind w:leftChars="100" w:left="240"/>
              <w:rPr>
                <w:ins w:id="6821" w:author="ST1" w:date="2020-12-02T07:15:00Z"/>
                <w:rFonts w:ascii="標楷體" w:eastAsia="標楷體" w:hAnsi="標楷體"/>
              </w:rPr>
              <w:pPrChange w:id="6822" w:author="ST1" w:date="2020-12-02T07:16:00Z">
                <w:pPr>
                  <w:widowControl/>
                </w:pPr>
              </w:pPrChange>
            </w:pPr>
            <w:ins w:id="6823" w:author="ST1" w:date="2020-12-02T07:15:00Z">
              <w:r w:rsidRPr="000028F1">
                <w:rPr>
                  <w:rFonts w:ascii="標楷體" w:eastAsia="標楷體" w:hAnsi="標楷體"/>
                  <w:color w:val="FF0000"/>
                </w:rPr>
                <w:t>OwnerName</w:t>
              </w:r>
              <w:del w:id="6824" w:author="ST1" w:date="2020-12-21T19:32:00Z">
                <w:r w:rsidRPr="000028F1" w:rsidDel="00380501">
                  <w:rPr>
                    <w:rFonts w:ascii="標楷體" w:eastAsia="標楷體" w:hAnsi="標楷體"/>
                    <w:color w:val="FF0000"/>
                  </w:rPr>
                  <w:delText>_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825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54D3EFA4" w14:textId="1938EE81" w:rsidR="00FD0FD5" w:rsidRPr="008F20B5" w:rsidRDefault="00FD0FD5" w:rsidP="000B2337">
            <w:pPr>
              <w:widowControl/>
              <w:rPr>
                <w:ins w:id="6826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827" w:author="ST1" w:date="2020-12-02T07:15:00Z">
              <w:r w:rsidRPr="000028F1">
                <w:rPr>
                  <w:rFonts w:ascii="標楷體" w:eastAsia="標楷體" w:hAnsi="標楷體" w:hint="eastAsia"/>
                  <w:color w:val="FF0000"/>
                </w:rPr>
                <w:t>所有權人－姓名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6828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619D37E0" w14:textId="38228C34" w:rsidR="00FD0FD5" w:rsidRPr="008F20B5" w:rsidRDefault="00FD0FD5" w:rsidP="000B2337">
            <w:pPr>
              <w:widowControl/>
              <w:jc w:val="center"/>
              <w:rPr>
                <w:ins w:id="6829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830" w:author="ST1" w:date="2020-12-02T07:15:00Z">
              <w:r w:rsidRPr="000028F1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6831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67756949" w14:textId="2069695B" w:rsidR="00FD0FD5" w:rsidRPr="008F20B5" w:rsidRDefault="00FD0FD5" w:rsidP="000B2337">
            <w:pPr>
              <w:widowControl/>
              <w:jc w:val="center"/>
              <w:rPr>
                <w:ins w:id="6832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833" w:author="ST1" w:date="2020-12-02T07:15:00Z">
              <w:r w:rsidRPr="000028F1">
                <w:rPr>
                  <w:rFonts w:ascii="標楷體" w:eastAsia="標楷體" w:hAnsi="標楷體" w:cs="新細明體"/>
                  <w:color w:val="FF0000"/>
                  <w:kern w:val="0"/>
                </w:rPr>
                <w:t>100</w:t>
              </w:r>
            </w:ins>
          </w:p>
        </w:tc>
        <w:tc>
          <w:tcPr>
            <w:tcW w:w="250" w:type="pct"/>
            <w:tcPrChange w:id="6834" w:author="家興 余" w:date="2021-01-22T09:55:00Z">
              <w:tcPr>
                <w:tcW w:w="1" w:type="pct"/>
              </w:tcPr>
            </w:tcPrChange>
          </w:tcPr>
          <w:p w14:paraId="741BE07E" w14:textId="77777777" w:rsidR="00FD0FD5" w:rsidRPr="008F20B5" w:rsidRDefault="00FD0FD5">
            <w:pPr>
              <w:widowControl/>
              <w:jc w:val="center"/>
              <w:rPr>
                <w:ins w:id="6835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836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837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1E54F85A" w14:textId="0FD1865A" w:rsidR="00FD0FD5" w:rsidRPr="008F20B5" w:rsidRDefault="00FD0FD5" w:rsidP="000B2337">
            <w:pPr>
              <w:widowControl/>
              <w:rPr>
                <w:ins w:id="6838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1C00A47C" w14:textId="77777777" w:rsidTr="008A7303">
        <w:trPr>
          <w:trHeight w:val="340"/>
          <w:ins w:id="6839" w:author="ST1" w:date="2020-12-02T07:15:00Z"/>
          <w:trPrChange w:id="6840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841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1CF12DC" w14:textId="77777777" w:rsidR="00FD0FD5" w:rsidRPr="004A1C2C" w:rsidRDefault="00FD0FD5" w:rsidP="000B2337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842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843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70134E59" w14:textId="06FB7FF5" w:rsidR="00FD0FD5" w:rsidRPr="008F20B5" w:rsidRDefault="00FD0FD5">
            <w:pPr>
              <w:widowControl/>
              <w:ind w:leftChars="100" w:left="240"/>
              <w:rPr>
                <w:ins w:id="6844" w:author="ST1" w:date="2020-12-02T07:15:00Z"/>
                <w:rFonts w:ascii="標楷體" w:eastAsia="標楷體" w:hAnsi="標楷體"/>
              </w:rPr>
              <w:pPrChange w:id="6845" w:author="ST1" w:date="2020-12-02T07:16:00Z">
                <w:pPr>
                  <w:widowControl/>
                </w:pPr>
              </w:pPrChange>
            </w:pPr>
            <w:ins w:id="6846" w:author="ST1" w:date="2020-12-02T07:15:00Z">
              <w:r w:rsidRPr="000028F1">
                <w:rPr>
                  <w:rFonts w:ascii="標楷體" w:eastAsia="標楷體" w:hAnsi="標楷體"/>
                  <w:color w:val="FF0000"/>
                </w:rPr>
                <w:t>OwnerRelCode</w:t>
              </w:r>
              <w:del w:id="6847" w:author="ST1" w:date="2020-12-21T19:32:00Z">
                <w:r w:rsidRPr="000028F1" w:rsidDel="00380501">
                  <w:rPr>
                    <w:rFonts w:ascii="標楷體" w:eastAsia="標楷體" w:hAnsi="標楷體"/>
                    <w:color w:val="FF0000"/>
                  </w:rPr>
                  <w:delText>_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848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2FB190AA" w14:textId="7968A0CF" w:rsidR="00FD0FD5" w:rsidRPr="008F20B5" w:rsidRDefault="00FD0FD5" w:rsidP="000B2337">
            <w:pPr>
              <w:widowControl/>
              <w:rPr>
                <w:ins w:id="6849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850" w:author="ST1" w:date="2020-12-02T07:15:00Z">
              <w:r w:rsidRPr="000028F1">
                <w:rPr>
                  <w:rFonts w:ascii="標楷體" w:eastAsia="標楷體" w:hAnsi="標楷體" w:hint="eastAsia"/>
                  <w:color w:val="FF0000"/>
                </w:rPr>
                <w:t>所有權人－與授信戶關係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6851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4A0785A0" w14:textId="3DEE17FD" w:rsidR="00FD0FD5" w:rsidRPr="008F20B5" w:rsidRDefault="00FD0FD5" w:rsidP="000B2337">
            <w:pPr>
              <w:widowControl/>
              <w:jc w:val="center"/>
              <w:rPr>
                <w:ins w:id="6852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853" w:author="ST1" w:date="2020-12-02T07:15:00Z">
              <w:r w:rsidRPr="000028F1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6854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1D9E29FD" w14:textId="330B0AC3" w:rsidR="00FD0FD5" w:rsidRPr="008F20B5" w:rsidRDefault="00FD0FD5" w:rsidP="000B2337">
            <w:pPr>
              <w:widowControl/>
              <w:jc w:val="center"/>
              <w:rPr>
                <w:ins w:id="6855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856" w:author="ST1" w:date="2020-12-02T07:15:00Z">
              <w:del w:id="6857" w:author="家興 余" w:date="2021-03-19T19:11:00Z">
                <w:r w:rsidRPr="000028F1" w:rsidDel="00E43614">
                  <w:rPr>
                    <w:rFonts w:ascii="標楷體" w:eastAsia="標楷體" w:hAnsi="標楷體" w:cs="新細明體"/>
                    <w:color w:val="FF0000"/>
                    <w:kern w:val="0"/>
                  </w:rPr>
                  <w:delText>1</w:delText>
                </w:r>
              </w:del>
            </w:ins>
            <w:ins w:id="6858" w:author="家興 余" w:date="2021-03-19T19:11:00Z">
              <w:r w:rsidR="00E43614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2</w:t>
              </w:r>
            </w:ins>
          </w:p>
        </w:tc>
        <w:tc>
          <w:tcPr>
            <w:tcW w:w="250" w:type="pct"/>
            <w:tcPrChange w:id="6859" w:author="家興 余" w:date="2021-01-22T09:55:00Z">
              <w:tcPr>
                <w:tcW w:w="1" w:type="pct"/>
              </w:tcPr>
            </w:tcPrChange>
          </w:tcPr>
          <w:p w14:paraId="0C174C1C" w14:textId="77777777" w:rsidR="00FD0FD5" w:rsidRPr="000028F1" w:rsidRDefault="00FD0FD5">
            <w:pPr>
              <w:widowControl/>
              <w:jc w:val="center"/>
              <w:rPr>
                <w:ins w:id="6860" w:author="家興 余" w:date="2021-01-21T09:56:00Z"/>
                <w:rFonts w:ascii="標楷體" w:eastAsia="標楷體" w:hAnsi="標楷體" w:cs="新細明體"/>
                <w:color w:val="FF0000"/>
                <w:kern w:val="0"/>
              </w:rPr>
              <w:pPrChange w:id="6861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862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5E81A87A" w14:textId="043DF7E0" w:rsidR="000C61B8" w:rsidRDefault="000C61B8" w:rsidP="000C61B8">
            <w:pPr>
              <w:widowControl/>
              <w:rPr>
                <w:ins w:id="6863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64" w:author="家興 余" w:date="2021-03-19T19:11:00Z">
              <w:r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需前補0</w:t>
              </w:r>
            </w:ins>
          </w:p>
          <w:p w14:paraId="08DCC875" w14:textId="4619954E" w:rsidR="000C61B8" w:rsidRPr="000C61B8" w:rsidRDefault="000C61B8" w:rsidP="000C61B8">
            <w:pPr>
              <w:widowControl/>
              <w:rPr>
                <w:ins w:id="6865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66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00本人</w:t>
              </w:r>
            </w:ins>
          </w:p>
          <w:p w14:paraId="1902F60A" w14:textId="77777777" w:rsidR="000C61B8" w:rsidRPr="000C61B8" w:rsidRDefault="000C61B8" w:rsidP="000C61B8">
            <w:pPr>
              <w:widowControl/>
              <w:rPr>
                <w:ins w:id="6867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68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01夫</w:t>
              </w:r>
            </w:ins>
          </w:p>
          <w:p w14:paraId="21A5A6B1" w14:textId="77777777" w:rsidR="000C61B8" w:rsidRPr="000C61B8" w:rsidRDefault="000C61B8" w:rsidP="000C61B8">
            <w:pPr>
              <w:widowControl/>
              <w:rPr>
                <w:ins w:id="6869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70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02妻</w:t>
              </w:r>
            </w:ins>
          </w:p>
          <w:p w14:paraId="6AF88B98" w14:textId="77777777" w:rsidR="000C61B8" w:rsidRPr="000C61B8" w:rsidRDefault="000C61B8" w:rsidP="000C61B8">
            <w:pPr>
              <w:widowControl/>
              <w:rPr>
                <w:ins w:id="6871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72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03父</w:t>
              </w:r>
            </w:ins>
          </w:p>
          <w:p w14:paraId="5C10485E" w14:textId="77777777" w:rsidR="000C61B8" w:rsidRPr="000C61B8" w:rsidRDefault="000C61B8" w:rsidP="000C61B8">
            <w:pPr>
              <w:widowControl/>
              <w:rPr>
                <w:ins w:id="6873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74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04母</w:t>
              </w:r>
            </w:ins>
          </w:p>
          <w:p w14:paraId="77B52B9E" w14:textId="77777777" w:rsidR="000C61B8" w:rsidRPr="000C61B8" w:rsidRDefault="000C61B8" w:rsidP="000C61B8">
            <w:pPr>
              <w:widowControl/>
              <w:rPr>
                <w:ins w:id="6875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76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05子</w:t>
              </w:r>
            </w:ins>
          </w:p>
          <w:p w14:paraId="7C5734B2" w14:textId="77777777" w:rsidR="000C61B8" w:rsidRPr="000C61B8" w:rsidRDefault="000C61B8" w:rsidP="000C61B8">
            <w:pPr>
              <w:widowControl/>
              <w:rPr>
                <w:ins w:id="6877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78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06女</w:t>
              </w:r>
            </w:ins>
          </w:p>
          <w:p w14:paraId="388D8ADF" w14:textId="77777777" w:rsidR="000C61B8" w:rsidRPr="000C61B8" w:rsidRDefault="000C61B8" w:rsidP="000C61B8">
            <w:pPr>
              <w:widowControl/>
              <w:rPr>
                <w:ins w:id="6879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80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07兄</w:t>
              </w:r>
            </w:ins>
          </w:p>
          <w:p w14:paraId="291570BE" w14:textId="77777777" w:rsidR="000C61B8" w:rsidRPr="000C61B8" w:rsidRDefault="000C61B8" w:rsidP="000C61B8">
            <w:pPr>
              <w:widowControl/>
              <w:rPr>
                <w:ins w:id="6881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82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08弟</w:t>
              </w:r>
            </w:ins>
          </w:p>
          <w:p w14:paraId="3692F9CC" w14:textId="77777777" w:rsidR="000C61B8" w:rsidRPr="000C61B8" w:rsidRDefault="000C61B8" w:rsidP="000C61B8">
            <w:pPr>
              <w:widowControl/>
              <w:rPr>
                <w:ins w:id="6883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84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09姊</w:t>
              </w:r>
            </w:ins>
          </w:p>
          <w:p w14:paraId="3F85D99B" w14:textId="77777777" w:rsidR="000C61B8" w:rsidRPr="000C61B8" w:rsidRDefault="000C61B8" w:rsidP="000C61B8">
            <w:pPr>
              <w:widowControl/>
              <w:rPr>
                <w:ins w:id="6885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86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10妹</w:t>
              </w:r>
            </w:ins>
          </w:p>
          <w:p w14:paraId="0CF9E8A0" w14:textId="77777777" w:rsidR="000C61B8" w:rsidRPr="000C61B8" w:rsidRDefault="000C61B8" w:rsidP="000C61B8">
            <w:pPr>
              <w:widowControl/>
              <w:rPr>
                <w:ins w:id="6887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88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11姪子</w:t>
              </w:r>
            </w:ins>
          </w:p>
          <w:p w14:paraId="57BD80BD" w14:textId="6A5E0961" w:rsidR="00FD0FD5" w:rsidRPr="008F20B5" w:rsidRDefault="000C61B8" w:rsidP="000C61B8">
            <w:pPr>
              <w:widowControl/>
              <w:rPr>
                <w:ins w:id="6889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890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99其他</w:t>
              </w:r>
            </w:ins>
            <w:ins w:id="6891" w:author="ST1" w:date="2020-12-02T07:15:00Z">
              <w:del w:id="6892" w:author="家興 余" w:date="2021-03-19T19:11:00Z">
                <w:r w:rsidR="00FD0FD5" w:rsidRPr="000028F1" w:rsidDel="000C61B8">
                  <w:rPr>
                    <w:rFonts w:ascii="標楷體" w:eastAsia="標楷體" w:hAnsi="標楷體" w:cs="新細明體"/>
                    <w:color w:val="FF0000"/>
                    <w:kern w:val="0"/>
                  </w:rPr>
                  <w:delText>1:本人;2:配偶;3:子女;4:父母,5:其他</w:delText>
                </w:r>
              </w:del>
            </w:ins>
          </w:p>
        </w:tc>
      </w:tr>
      <w:tr w:rsidR="00FD0FD5" w:rsidRPr="008F20B5" w14:paraId="1031ADE1" w14:textId="77777777" w:rsidTr="008A7303">
        <w:trPr>
          <w:trHeight w:val="340"/>
          <w:ins w:id="6893" w:author="ST1" w:date="2020-12-02T07:15:00Z"/>
          <w:trPrChange w:id="6894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895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5B313E79" w14:textId="77777777" w:rsidR="00FD0FD5" w:rsidRPr="004A1C2C" w:rsidRDefault="00FD0FD5" w:rsidP="000B2337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896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897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0B369DD3" w14:textId="72955A77" w:rsidR="00FD0FD5" w:rsidRPr="008F20B5" w:rsidRDefault="00FD0FD5">
            <w:pPr>
              <w:widowControl/>
              <w:ind w:leftChars="100" w:left="240"/>
              <w:rPr>
                <w:ins w:id="6898" w:author="ST1" w:date="2020-12-02T07:15:00Z"/>
                <w:rFonts w:ascii="標楷體" w:eastAsia="標楷體" w:hAnsi="標楷體"/>
              </w:rPr>
              <w:pPrChange w:id="6899" w:author="ST1" w:date="2020-12-02T07:16:00Z">
                <w:pPr>
                  <w:widowControl/>
                </w:pPr>
              </w:pPrChange>
            </w:pPr>
            <w:ins w:id="6900" w:author="ST1" w:date="2020-12-02T07:15:00Z">
              <w:r w:rsidRPr="000028F1">
                <w:rPr>
                  <w:rFonts w:ascii="標楷體" w:eastAsia="標楷體" w:hAnsi="標楷體"/>
                  <w:color w:val="FF0000"/>
                </w:rPr>
                <w:t>OwnerPart</w:t>
              </w:r>
              <w:del w:id="6901" w:author="ST1" w:date="2020-12-21T19:32:00Z">
                <w:r w:rsidRPr="000028F1" w:rsidDel="00380501">
                  <w:rPr>
                    <w:rFonts w:ascii="標楷體" w:eastAsia="標楷體" w:hAnsi="標楷體"/>
                    <w:color w:val="FF0000"/>
                  </w:rPr>
                  <w:delText>_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902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4951506A" w14:textId="66BC717A" w:rsidR="00FD0FD5" w:rsidRPr="008F20B5" w:rsidRDefault="00FD0FD5" w:rsidP="000B2337">
            <w:pPr>
              <w:widowControl/>
              <w:rPr>
                <w:ins w:id="6903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904" w:author="ST1" w:date="2020-12-02T07:15:00Z">
              <w:r w:rsidRPr="000028F1">
                <w:rPr>
                  <w:rFonts w:ascii="標楷體" w:eastAsia="標楷體" w:hAnsi="標楷體" w:hint="eastAsia"/>
                  <w:color w:val="FF0000"/>
                </w:rPr>
                <w:t>所有權人－持份比率</w:t>
              </w:r>
              <w:r w:rsidRPr="000028F1">
                <w:rPr>
                  <w:rFonts w:ascii="標楷體" w:eastAsia="標楷體" w:hAnsi="標楷體"/>
                  <w:color w:val="FF0000"/>
                </w:rPr>
                <w:t>(</w:t>
              </w:r>
              <w:r w:rsidRPr="000028F1">
                <w:rPr>
                  <w:rFonts w:ascii="標楷體" w:eastAsia="標楷體" w:hAnsi="標楷體" w:hint="eastAsia"/>
                  <w:color w:val="FF0000"/>
                </w:rPr>
                <w:t>分子</w:t>
              </w:r>
              <w:r w:rsidRPr="000028F1">
                <w:rPr>
                  <w:rFonts w:ascii="標楷體" w:eastAsia="標楷體" w:hAnsi="標楷體"/>
                  <w:color w:val="FF0000"/>
                </w:rPr>
                <w:t>)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6905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4F86C527" w14:textId="665A4509" w:rsidR="00FD0FD5" w:rsidRPr="008F20B5" w:rsidRDefault="00FD0FD5" w:rsidP="000B2337">
            <w:pPr>
              <w:widowControl/>
              <w:jc w:val="center"/>
              <w:rPr>
                <w:ins w:id="6906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907" w:author="ST1" w:date="2020-12-02T07:15:00Z">
              <w:r w:rsidRPr="000028F1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6908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0046506C" w14:textId="301763CE" w:rsidR="00FD0FD5" w:rsidRPr="008F20B5" w:rsidRDefault="00FD0FD5" w:rsidP="000B2337">
            <w:pPr>
              <w:widowControl/>
              <w:jc w:val="center"/>
              <w:rPr>
                <w:ins w:id="6909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910" w:author="ST1" w:date="2020-12-02T07:15:00Z">
              <w:r w:rsidRPr="000028F1">
                <w:rPr>
                  <w:rFonts w:ascii="標楷體" w:eastAsia="標楷體" w:hAnsi="標楷體" w:cs="新細明體"/>
                  <w:color w:val="FF0000"/>
                  <w:kern w:val="0"/>
                </w:rPr>
                <w:t>10</w:t>
              </w:r>
            </w:ins>
          </w:p>
        </w:tc>
        <w:tc>
          <w:tcPr>
            <w:tcW w:w="250" w:type="pct"/>
            <w:tcPrChange w:id="6911" w:author="家興 余" w:date="2021-01-22T09:55:00Z">
              <w:tcPr>
                <w:tcW w:w="1" w:type="pct"/>
              </w:tcPr>
            </w:tcPrChange>
          </w:tcPr>
          <w:p w14:paraId="58BBC2D2" w14:textId="77777777" w:rsidR="00FD0FD5" w:rsidRPr="008F20B5" w:rsidRDefault="00FD0FD5">
            <w:pPr>
              <w:widowControl/>
              <w:jc w:val="center"/>
              <w:rPr>
                <w:ins w:id="6912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913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914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2487FE40" w14:textId="74CF88B0" w:rsidR="00FD0FD5" w:rsidRPr="008F20B5" w:rsidRDefault="00FD0FD5" w:rsidP="000B2337">
            <w:pPr>
              <w:widowControl/>
              <w:rPr>
                <w:ins w:id="6915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2AAE7EDA" w14:textId="77777777" w:rsidTr="008A7303">
        <w:trPr>
          <w:trHeight w:val="340"/>
          <w:ins w:id="6916" w:author="ST1" w:date="2020-12-02T07:15:00Z"/>
          <w:trPrChange w:id="6917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918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41EF05D1" w14:textId="77777777" w:rsidR="00FD0FD5" w:rsidRPr="004A1C2C" w:rsidRDefault="00FD0FD5" w:rsidP="000B2337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919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920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09BEFDF8" w14:textId="0C5CA124" w:rsidR="00FD0FD5" w:rsidRPr="008F20B5" w:rsidRDefault="00FD0FD5">
            <w:pPr>
              <w:widowControl/>
              <w:ind w:leftChars="100" w:left="240"/>
              <w:rPr>
                <w:ins w:id="6921" w:author="ST1" w:date="2020-12-02T07:15:00Z"/>
                <w:rFonts w:ascii="標楷體" w:eastAsia="標楷體" w:hAnsi="標楷體"/>
              </w:rPr>
              <w:pPrChange w:id="6922" w:author="ST1" w:date="2020-12-02T07:16:00Z">
                <w:pPr>
                  <w:widowControl/>
                </w:pPr>
              </w:pPrChange>
            </w:pPr>
            <w:ins w:id="6923" w:author="ST1" w:date="2020-12-02T07:15:00Z">
              <w:r w:rsidRPr="000028F1">
                <w:rPr>
                  <w:rFonts w:ascii="標楷體" w:eastAsia="標楷體" w:hAnsi="標楷體"/>
                  <w:color w:val="FF0000"/>
                </w:rPr>
                <w:t>OwnerTotal</w:t>
              </w:r>
              <w:del w:id="6924" w:author="ST1" w:date="2020-12-21T19:32:00Z">
                <w:r w:rsidRPr="000028F1" w:rsidDel="00380501">
                  <w:rPr>
                    <w:rFonts w:ascii="標楷體" w:eastAsia="標楷體" w:hAnsi="標楷體"/>
                    <w:color w:val="FF0000"/>
                  </w:rPr>
                  <w:delText>_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925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7F21BACD" w14:textId="589EAA9C" w:rsidR="00FD0FD5" w:rsidRPr="008F20B5" w:rsidRDefault="00FD0FD5" w:rsidP="000B2337">
            <w:pPr>
              <w:widowControl/>
              <w:rPr>
                <w:ins w:id="6926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927" w:author="ST1" w:date="2020-12-02T07:15:00Z">
              <w:r w:rsidRPr="000028F1">
                <w:rPr>
                  <w:rFonts w:ascii="標楷體" w:eastAsia="標楷體" w:hAnsi="標楷體" w:hint="eastAsia"/>
                  <w:color w:val="FF0000"/>
                </w:rPr>
                <w:t>所有權人－持份比率</w:t>
              </w:r>
              <w:r w:rsidRPr="000028F1">
                <w:rPr>
                  <w:rFonts w:ascii="標楷體" w:eastAsia="標楷體" w:hAnsi="標楷體"/>
                  <w:color w:val="FF0000"/>
                </w:rPr>
                <w:t>(</w:t>
              </w:r>
              <w:r w:rsidRPr="000028F1">
                <w:rPr>
                  <w:rFonts w:ascii="標楷體" w:eastAsia="標楷體" w:hAnsi="標楷體" w:hint="eastAsia"/>
                  <w:color w:val="FF0000"/>
                </w:rPr>
                <w:t>分母</w:t>
              </w:r>
              <w:r w:rsidRPr="000028F1">
                <w:rPr>
                  <w:rFonts w:ascii="標楷體" w:eastAsia="標楷體" w:hAnsi="標楷體"/>
                  <w:color w:val="FF0000"/>
                </w:rPr>
                <w:t>)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6928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4C085504" w14:textId="5A03F5EA" w:rsidR="00FD0FD5" w:rsidRPr="008F20B5" w:rsidRDefault="00FD0FD5" w:rsidP="000B2337">
            <w:pPr>
              <w:widowControl/>
              <w:jc w:val="center"/>
              <w:rPr>
                <w:ins w:id="6929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930" w:author="ST1" w:date="2020-12-02T07:15:00Z">
              <w:r w:rsidRPr="000028F1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6931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76B24EBF" w14:textId="64FE0AA4" w:rsidR="00FD0FD5" w:rsidRPr="008F20B5" w:rsidRDefault="00FD0FD5" w:rsidP="000B2337">
            <w:pPr>
              <w:widowControl/>
              <w:jc w:val="center"/>
              <w:rPr>
                <w:ins w:id="6932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933" w:author="ST1" w:date="2020-12-02T07:15:00Z">
              <w:r w:rsidRPr="000028F1">
                <w:rPr>
                  <w:rFonts w:ascii="標楷體" w:eastAsia="標楷體" w:hAnsi="標楷體" w:cs="新細明體"/>
                  <w:color w:val="FF0000"/>
                  <w:kern w:val="0"/>
                </w:rPr>
                <w:t>10</w:t>
              </w:r>
            </w:ins>
          </w:p>
        </w:tc>
        <w:tc>
          <w:tcPr>
            <w:tcW w:w="250" w:type="pct"/>
            <w:tcPrChange w:id="6934" w:author="家興 余" w:date="2021-01-22T09:55:00Z">
              <w:tcPr>
                <w:tcW w:w="1" w:type="pct"/>
              </w:tcPr>
            </w:tcPrChange>
          </w:tcPr>
          <w:p w14:paraId="155BE6E8" w14:textId="77777777" w:rsidR="00FD0FD5" w:rsidRPr="008F20B5" w:rsidRDefault="00FD0FD5">
            <w:pPr>
              <w:widowControl/>
              <w:jc w:val="center"/>
              <w:rPr>
                <w:ins w:id="6935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936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937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3183DC7D" w14:textId="362DC7EF" w:rsidR="00FD0FD5" w:rsidRPr="008F20B5" w:rsidRDefault="00FD0FD5" w:rsidP="000B2337">
            <w:pPr>
              <w:widowControl/>
              <w:rPr>
                <w:ins w:id="6938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4264CD9B" w14:textId="4B0D0B26" w:rsidR="00E068B7" w:rsidRDefault="00E068B7" w:rsidP="00BB1296">
      <w:pPr>
        <w:ind w:leftChars="500" w:left="1200"/>
        <w:rPr>
          <w:ins w:id="6939" w:author="ST1" w:date="2020-12-02T07:40:00Z"/>
          <w:rFonts w:ascii="標楷體" w:eastAsia="標楷體" w:hAnsi="標楷體"/>
        </w:rPr>
      </w:pPr>
    </w:p>
    <w:p w14:paraId="4E717E21" w14:textId="785453E8" w:rsidR="00D940B1" w:rsidRPr="00D940B1" w:rsidRDefault="00D940B1">
      <w:pPr>
        <w:spacing w:line="140" w:lineRule="atLeast"/>
        <w:ind w:leftChars="200" w:left="480"/>
        <w:rPr>
          <w:ins w:id="6940" w:author="ST1" w:date="2020-12-02T07:40:00Z"/>
          <w:rFonts w:ascii="標楷體" w:eastAsia="標楷體" w:hAnsi="標楷體" w:cs="新細明體"/>
          <w:b/>
          <w:bCs/>
          <w:color w:val="0070C0"/>
          <w:kern w:val="0"/>
          <w:sz w:val="28"/>
          <w:szCs w:val="28"/>
          <w:rPrChange w:id="6941" w:author="ST1" w:date="2020-12-02T07:44:00Z">
            <w:rPr>
              <w:ins w:id="6942" w:author="ST1" w:date="2020-12-02T07:40:00Z"/>
              <w:rFonts w:ascii="標楷體" w:eastAsia="標楷體" w:hAnsi="標楷體"/>
            </w:rPr>
          </w:rPrChange>
        </w:rPr>
        <w:pPrChange w:id="6943" w:author="ST1" w:date="2020-12-02T07:44:00Z">
          <w:pPr>
            <w:ind w:leftChars="500" w:left="1200"/>
          </w:pPr>
        </w:pPrChange>
      </w:pPr>
      <w:ins w:id="6944" w:author="ST1" w:date="2020-12-02T07:44:00Z">
        <w:r w:rsidRPr="00D940B1">
          <w:rPr>
            <w:rFonts w:ascii="標楷體" w:eastAsia="標楷體" w:hAnsi="標楷體" w:cs="新細明體" w:hint="eastAsia"/>
            <w:b/>
            <w:bCs/>
            <w:color w:val="0070C0"/>
            <w:kern w:val="0"/>
            <w:sz w:val="28"/>
            <w:szCs w:val="28"/>
            <w:rPrChange w:id="6945" w:author="ST1" w:date="2020-12-02T07:44:00Z">
              <w:rPr>
                <w:rFonts w:ascii="標楷體" w:hAnsi="標楷體" w:hint="eastAsia"/>
                <w:b/>
                <w:szCs w:val="32"/>
              </w:rPr>
            </w:rPrChange>
          </w:rPr>
          <w:t>下行</w:t>
        </w:r>
        <w:r w:rsidRPr="00D940B1">
          <w:rPr>
            <w:rFonts w:ascii="標楷體" w:eastAsia="標楷體" w:hAnsi="標楷體" w:cs="新細明體"/>
            <w:b/>
            <w:bCs/>
            <w:color w:val="0070C0"/>
            <w:kern w:val="0"/>
            <w:sz w:val="28"/>
            <w:szCs w:val="28"/>
            <w:rPrChange w:id="6946" w:author="ST1" w:date="2020-12-02T07:44:00Z">
              <w:rPr>
                <w:rFonts w:ascii="標楷體" w:hAnsi="標楷體"/>
                <w:b/>
                <w:szCs w:val="32"/>
              </w:rPr>
            </w:rPrChange>
          </w:rPr>
          <w:t>欄位</w:t>
        </w:r>
      </w:ins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D940B1" w:rsidRPr="00D940B1" w14:paraId="0F8E6C0A" w14:textId="77777777" w:rsidTr="00D940B1">
        <w:trPr>
          <w:ins w:id="6947" w:author="ST1" w:date="2020-12-02T07:40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4A46E2" w14:textId="77777777" w:rsidR="00D940B1" w:rsidRPr="00D940B1" w:rsidRDefault="00D940B1" w:rsidP="00167D24">
            <w:pPr>
              <w:widowControl/>
              <w:jc w:val="center"/>
              <w:rPr>
                <w:ins w:id="6948" w:author="ST1" w:date="2020-12-02T07:40:00Z"/>
                <w:rFonts w:ascii="標楷體" w:eastAsia="標楷體" w:hAnsi="標楷體"/>
                <w:bCs/>
                <w:color w:val="0070C0"/>
                <w:rPrChange w:id="6949" w:author="ST1" w:date="2020-12-02T07:44:00Z">
                  <w:rPr>
                    <w:ins w:id="6950" w:author="ST1" w:date="2020-12-02T07:40:00Z"/>
                    <w:rFonts w:ascii="標楷體" w:eastAsia="標楷體" w:hAnsi="標楷體"/>
                    <w:b/>
                  </w:rPr>
                </w:rPrChange>
              </w:rPr>
            </w:pPr>
            <w:ins w:id="6951" w:author="ST1" w:date="2020-12-02T07:40:00Z">
              <w:r w:rsidRPr="00D940B1">
                <w:rPr>
                  <w:rFonts w:ascii="標楷體" w:eastAsia="標楷體" w:hAnsi="標楷體" w:hint="eastAsia"/>
                  <w:bCs/>
                  <w:color w:val="0070C0"/>
                  <w:rPrChange w:id="6952" w:author="ST1" w:date="2020-12-02T07:44:00Z">
                    <w:rPr>
                      <w:rFonts w:ascii="標楷體" w:eastAsia="標楷體" w:hAnsi="標楷體" w:hint="eastAsia"/>
                      <w:b/>
                    </w:rPr>
                  </w:rPrChange>
                </w:rPr>
                <w:t>序</w:t>
              </w:r>
            </w:ins>
          </w:p>
          <w:p w14:paraId="528E160E" w14:textId="77777777" w:rsidR="00D940B1" w:rsidRPr="00D940B1" w:rsidRDefault="00D940B1" w:rsidP="00167D24">
            <w:pPr>
              <w:widowControl/>
              <w:jc w:val="center"/>
              <w:rPr>
                <w:ins w:id="6953" w:author="ST1" w:date="2020-12-02T07:40:00Z"/>
                <w:rFonts w:ascii="標楷體" w:eastAsia="標楷體" w:hAnsi="標楷體"/>
                <w:bCs/>
                <w:color w:val="0070C0"/>
                <w:rPrChange w:id="6954" w:author="ST1" w:date="2020-12-02T07:44:00Z">
                  <w:rPr>
                    <w:ins w:id="6955" w:author="ST1" w:date="2020-12-02T07:40:00Z"/>
                    <w:rFonts w:ascii="標楷體" w:eastAsia="標楷體" w:hAnsi="標楷體"/>
                    <w:b/>
                  </w:rPr>
                </w:rPrChange>
              </w:rPr>
            </w:pPr>
            <w:ins w:id="6956" w:author="ST1" w:date="2020-12-02T07:40:00Z">
              <w:r w:rsidRPr="00D940B1">
                <w:rPr>
                  <w:rFonts w:ascii="標楷體" w:eastAsia="標楷體" w:hAnsi="標楷體" w:hint="eastAsia"/>
                  <w:bCs/>
                  <w:color w:val="0070C0"/>
                  <w:rPrChange w:id="6957" w:author="ST1" w:date="2020-12-02T07:44:00Z">
                    <w:rPr>
                      <w:rFonts w:ascii="標楷體" w:eastAsia="標楷體" w:hAnsi="標楷體" w:hint="eastAsia"/>
                      <w:b/>
                    </w:rPr>
                  </w:rPrChange>
                </w:rPr>
                <w:t>號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FF0FBA4" w14:textId="77777777" w:rsidR="00D940B1" w:rsidRPr="00D940B1" w:rsidRDefault="00D940B1" w:rsidP="00167D24">
            <w:pPr>
              <w:widowControl/>
              <w:jc w:val="center"/>
              <w:rPr>
                <w:ins w:id="6958" w:author="ST1" w:date="2020-12-02T07:40:00Z"/>
                <w:rFonts w:ascii="標楷體" w:eastAsia="標楷體" w:hAnsi="標楷體"/>
                <w:bCs/>
                <w:color w:val="0070C0"/>
                <w:rPrChange w:id="6959" w:author="ST1" w:date="2020-12-02T07:44:00Z">
                  <w:rPr>
                    <w:ins w:id="6960" w:author="ST1" w:date="2020-12-02T07:40:00Z"/>
                    <w:rFonts w:ascii="標楷體" w:eastAsia="標楷體" w:hAnsi="標楷體"/>
                    <w:b/>
                  </w:rPr>
                </w:rPrChange>
              </w:rPr>
            </w:pPr>
            <w:ins w:id="6961" w:author="ST1" w:date="2020-12-02T07:40:00Z">
              <w:r w:rsidRPr="00D940B1">
                <w:rPr>
                  <w:rFonts w:ascii="標楷體" w:eastAsia="標楷體" w:hAnsi="標楷體" w:hint="eastAsia"/>
                  <w:bCs/>
                  <w:color w:val="0070C0"/>
                  <w:rPrChange w:id="6962" w:author="ST1" w:date="2020-12-02T07:44:00Z">
                    <w:rPr>
                      <w:rFonts w:ascii="標楷體" w:eastAsia="標楷體" w:hAnsi="標楷體" w:hint="eastAsia"/>
                      <w:b/>
                    </w:rPr>
                  </w:rPrChange>
                </w:rPr>
                <w:t>英文名稱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F29347" w14:textId="77777777" w:rsidR="00D940B1" w:rsidRPr="00D940B1" w:rsidRDefault="00D940B1" w:rsidP="00167D24">
            <w:pPr>
              <w:widowControl/>
              <w:jc w:val="center"/>
              <w:rPr>
                <w:ins w:id="6963" w:author="ST1" w:date="2020-12-02T07:40:00Z"/>
                <w:rFonts w:ascii="標楷體" w:eastAsia="標楷體" w:hAnsi="標楷體"/>
                <w:bCs/>
                <w:color w:val="0070C0"/>
                <w:rPrChange w:id="6964" w:author="ST1" w:date="2020-12-02T07:44:00Z">
                  <w:rPr>
                    <w:ins w:id="6965" w:author="ST1" w:date="2020-12-02T07:40:00Z"/>
                    <w:rFonts w:ascii="標楷體" w:eastAsia="標楷體" w:hAnsi="標楷體"/>
                    <w:b/>
                  </w:rPr>
                </w:rPrChange>
              </w:rPr>
            </w:pPr>
            <w:ins w:id="6966" w:author="ST1" w:date="2020-12-02T07:40:00Z">
              <w:r w:rsidRPr="00D940B1">
                <w:rPr>
                  <w:rFonts w:ascii="標楷體" w:eastAsia="標楷體" w:hAnsi="標楷體" w:hint="eastAsia"/>
                  <w:bCs/>
                  <w:color w:val="0070C0"/>
                  <w:rPrChange w:id="6967" w:author="ST1" w:date="2020-12-02T07:44:00Z">
                    <w:rPr>
                      <w:rFonts w:ascii="標楷體" w:eastAsia="標楷體" w:hAnsi="標楷體" w:hint="eastAsia"/>
                      <w:b/>
                    </w:rPr>
                  </w:rPrChange>
                </w:rPr>
                <w:t>中文名稱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08D652" w14:textId="77777777" w:rsidR="00D940B1" w:rsidRPr="00D940B1" w:rsidRDefault="00D940B1" w:rsidP="00167D24">
            <w:pPr>
              <w:widowControl/>
              <w:jc w:val="center"/>
              <w:rPr>
                <w:ins w:id="6968" w:author="ST1" w:date="2020-12-02T07:40:00Z"/>
                <w:rFonts w:ascii="標楷體" w:eastAsia="標楷體" w:hAnsi="標楷體"/>
                <w:bCs/>
                <w:color w:val="0070C0"/>
                <w:rPrChange w:id="6969" w:author="ST1" w:date="2020-12-02T07:44:00Z">
                  <w:rPr>
                    <w:ins w:id="6970" w:author="ST1" w:date="2020-12-02T07:40:00Z"/>
                    <w:rFonts w:ascii="標楷體" w:eastAsia="標楷體" w:hAnsi="標楷體"/>
                    <w:b/>
                  </w:rPr>
                </w:rPrChange>
              </w:rPr>
            </w:pPr>
            <w:ins w:id="6971" w:author="ST1" w:date="2020-12-02T07:40:00Z">
              <w:r w:rsidRPr="00D940B1">
                <w:rPr>
                  <w:rFonts w:ascii="標楷體" w:eastAsia="標楷體" w:hAnsi="標楷體" w:hint="eastAsia"/>
                  <w:bCs/>
                  <w:color w:val="0070C0"/>
                  <w:rPrChange w:id="6972" w:author="ST1" w:date="2020-12-02T07:44:00Z">
                    <w:rPr>
                      <w:rFonts w:ascii="標楷體" w:eastAsia="標楷體" w:hAnsi="標楷體" w:hint="eastAsia"/>
                      <w:b/>
                    </w:rPr>
                  </w:rPrChange>
                </w:rPr>
                <w:t>型態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12E53A" w14:textId="77777777" w:rsidR="00D940B1" w:rsidRPr="00D940B1" w:rsidRDefault="00D940B1" w:rsidP="00167D24">
            <w:pPr>
              <w:widowControl/>
              <w:jc w:val="center"/>
              <w:rPr>
                <w:ins w:id="6973" w:author="ST1" w:date="2020-12-02T07:40:00Z"/>
                <w:rFonts w:ascii="標楷體" w:eastAsia="標楷體" w:hAnsi="標楷體"/>
                <w:bCs/>
                <w:color w:val="0070C0"/>
                <w:rPrChange w:id="6974" w:author="ST1" w:date="2020-12-02T07:44:00Z">
                  <w:rPr>
                    <w:ins w:id="6975" w:author="ST1" w:date="2020-12-02T07:40:00Z"/>
                    <w:rFonts w:ascii="標楷體" w:eastAsia="標楷體" w:hAnsi="標楷體"/>
                    <w:b/>
                  </w:rPr>
                </w:rPrChange>
              </w:rPr>
            </w:pPr>
            <w:ins w:id="6976" w:author="ST1" w:date="2020-12-02T07:40:00Z">
              <w:r w:rsidRPr="00D940B1">
                <w:rPr>
                  <w:rFonts w:ascii="標楷體" w:eastAsia="標楷體" w:hAnsi="標楷體" w:hint="eastAsia"/>
                  <w:bCs/>
                  <w:color w:val="0070C0"/>
                  <w:rPrChange w:id="6977" w:author="ST1" w:date="2020-12-02T07:44:00Z">
                    <w:rPr>
                      <w:rFonts w:ascii="標楷體" w:eastAsia="標楷體" w:hAnsi="標楷體" w:hint="eastAsia"/>
                      <w:b/>
                    </w:rPr>
                  </w:rPrChange>
                </w:rPr>
                <w:t>長度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F0A8F4" w14:textId="77777777" w:rsidR="00D940B1" w:rsidRPr="00D940B1" w:rsidRDefault="00D940B1" w:rsidP="00167D24">
            <w:pPr>
              <w:spacing w:line="140" w:lineRule="atLeast"/>
              <w:jc w:val="center"/>
              <w:rPr>
                <w:ins w:id="6978" w:author="ST1" w:date="2020-12-02T07:40:00Z"/>
                <w:rFonts w:ascii="標楷體" w:eastAsia="標楷體" w:hAnsi="標楷體"/>
                <w:bCs/>
                <w:color w:val="0070C0"/>
                <w:rPrChange w:id="6979" w:author="ST1" w:date="2020-12-02T07:44:00Z">
                  <w:rPr>
                    <w:ins w:id="6980" w:author="ST1" w:date="2020-12-02T07:40:00Z"/>
                    <w:rFonts w:ascii="標楷體" w:eastAsia="標楷體" w:hAnsi="標楷體"/>
                  </w:rPr>
                </w:rPrChange>
              </w:rPr>
            </w:pPr>
            <w:ins w:id="6981" w:author="ST1" w:date="2020-12-02T07:40:00Z">
              <w:r w:rsidRPr="00D940B1">
                <w:rPr>
                  <w:rFonts w:ascii="標楷體" w:eastAsia="標楷體" w:hAnsi="標楷體" w:hint="eastAsia"/>
                  <w:bCs/>
                  <w:color w:val="0070C0"/>
                  <w:rPrChange w:id="6982" w:author="ST1" w:date="2020-12-02T07:44:00Z">
                    <w:rPr>
                      <w:rFonts w:ascii="標楷體" w:eastAsia="標楷體" w:hAnsi="標楷體" w:hint="eastAsia"/>
                      <w:b/>
                    </w:rPr>
                  </w:rPrChange>
                </w:rPr>
                <w:t>欄位說明</w:t>
              </w:r>
            </w:ins>
          </w:p>
        </w:tc>
      </w:tr>
      <w:tr w:rsidR="00D940B1" w:rsidRPr="00D940B1" w14:paraId="44115947" w14:textId="77777777" w:rsidTr="00D940B1">
        <w:trPr>
          <w:ins w:id="6983" w:author="ST1" w:date="2020-12-02T07:40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D3757A" w14:textId="77777777" w:rsidR="00D940B1" w:rsidRPr="00D940B1" w:rsidRDefault="00D940B1" w:rsidP="00D940B1">
            <w:pPr>
              <w:spacing w:line="140" w:lineRule="atLeast"/>
              <w:rPr>
                <w:ins w:id="6984" w:author="ST1" w:date="2020-12-02T07:40:00Z"/>
                <w:rFonts w:ascii="標楷體" w:eastAsia="標楷體" w:hAnsi="標楷體"/>
                <w:color w:val="0070C0"/>
                <w:rPrChange w:id="6985" w:author="ST1" w:date="2020-12-02T07:44:00Z">
                  <w:rPr>
                    <w:ins w:id="6986" w:author="ST1" w:date="2020-12-02T07:40:00Z"/>
                    <w:rFonts w:ascii="標楷體" w:eastAsia="標楷體" w:hAnsi="標楷體"/>
                  </w:rPr>
                </w:rPrChange>
              </w:rPr>
            </w:pPr>
            <w:ins w:id="6987" w:author="ST1" w:date="2020-12-02T07:40:00Z">
              <w:r w:rsidRPr="00D940B1">
                <w:rPr>
                  <w:rFonts w:ascii="標楷體" w:eastAsia="標楷體" w:hAnsi="標楷體"/>
                  <w:color w:val="0070C0"/>
                  <w:rPrChange w:id="6988" w:author="ST1" w:date="2020-12-02T07:44:00Z">
                    <w:rPr>
                      <w:rFonts w:ascii="標楷體" w:eastAsia="標楷體" w:hAnsi="標楷體"/>
                    </w:rPr>
                  </w:rPrChange>
                </w:rPr>
                <w:t>1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4EABD9" w14:textId="2FAFE584" w:rsidR="00D940B1" w:rsidRPr="00D940B1" w:rsidRDefault="00D940B1" w:rsidP="00D940B1">
            <w:pPr>
              <w:spacing w:line="140" w:lineRule="atLeast"/>
              <w:rPr>
                <w:ins w:id="6989" w:author="ST1" w:date="2020-12-02T07:40:00Z"/>
                <w:rFonts w:ascii="標楷體" w:eastAsia="標楷體" w:hAnsi="標楷體"/>
                <w:color w:val="0070C0"/>
                <w:rPrChange w:id="6990" w:author="ST1" w:date="2020-12-02T07:44:00Z">
                  <w:rPr>
                    <w:ins w:id="6991" w:author="ST1" w:date="2020-12-02T07:40:00Z"/>
                    <w:rFonts w:ascii="標楷體" w:eastAsia="標楷體" w:hAnsi="標楷體"/>
                  </w:rPr>
                </w:rPrChange>
              </w:rPr>
            </w:pPr>
            <w:ins w:id="6992" w:author="ST1" w:date="2020-12-02T07:41:00Z">
              <w:r w:rsidRPr="00D940B1">
                <w:rPr>
                  <w:rFonts w:ascii="標楷體" w:eastAsia="標楷體" w:hAnsi="標楷體"/>
                  <w:color w:val="0070C0"/>
                  <w:rPrChange w:id="6993" w:author="ST1" w:date="2020-12-02T07:44:00Z">
                    <w:rPr>
                      <w:rFonts w:ascii="標楷體" w:eastAsia="標楷體" w:hAnsi="標楷體"/>
                    </w:rPr>
                  </w:rPrChange>
                </w:rPr>
                <w:t>OClNo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239E90" w14:textId="4F9106B5" w:rsidR="00D940B1" w:rsidRPr="00D940B1" w:rsidRDefault="00D940B1" w:rsidP="00D940B1">
            <w:pPr>
              <w:spacing w:line="140" w:lineRule="atLeast"/>
              <w:rPr>
                <w:ins w:id="6994" w:author="ST1" w:date="2020-12-02T07:40:00Z"/>
                <w:rFonts w:ascii="標楷體" w:eastAsia="標楷體" w:hAnsi="標楷體"/>
                <w:color w:val="0070C0"/>
                <w:rPrChange w:id="6995" w:author="ST1" w:date="2020-12-02T07:44:00Z">
                  <w:rPr>
                    <w:ins w:id="6996" w:author="ST1" w:date="2020-12-02T07:40:00Z"/>
                    <w:rFonts w:ascii="標楷體" w:eastAsia="標楷體" w:hAnsi="標楷體"/>
                  </w:rPr>
                </w:rPrChange>
              </w:rPr>
            </w:pPr>
            <w:ins w:id="6997" w:author="ST1" w:date="2020-12-02T07:41:00Z">
              <w:r w:rsidRPr="00D940B1">
                <w:rPr>
                  <w:rFonts w:ascii="標楷體" w:eastAsia="標楷體" w:hAnsi="標楷體" w:cs="新細明體" w:hint="eastAsia"/>
                  <w:color w:val="0070C0"/>
                  <w:kern w:val="0"/>
                  <w:rPrChange w:id="6998" w:author="ST1" w:date="2020-12-02T07:44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擔保品編號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86E887" w14:textId="6AC870F3" w:rsidR="00D940B1" w:rsidRPr="00D940B1" w:rsidRDefault="00D940B1" w:rsidP="00D940B1">
            <w:pPr>
              <w:spacing w:line="140" w:lineRule="atLeast"/>
              <w:jc w:val="center"/>
              <w:rPr>
                <w:ins w:id="6999" w:author="ST1" w:date="2020-12-02T07:40:00Z"/>
                <w:rFonts w:ascii="標楷體" w:eastAsia="標楷體" w:hAnsi="標楷體"/>
                <w:color w:val="0070C0"/>
                <w:rPrChange w:id="7000" w:author="ST1" w:date="2020-12-02T07:44:00Z">
                  <w:rPr>
                    <w:ins w:id="7001" w:author="ST1" w:date="2020-12-02T07:40:00Z"/>
                    <w:rFonts w:ascii="標楷體" w:eastAsia="標楷體" w:hAnsi="標楷體"/>
                  </w:rPr>
                </w:rPrChange>
              </w:rPr>
            </w:pPr>
            <w:ins w:id="7002" w:author="ST1" w:date="2020-12-02T07:41:00Z">
              <w:r w:rsidRPr="00D940B1">
                <w:rPr>
                  <w:rFonts w:ascii="標楷體" w:eastAsia="標楷體" w:hAnsi="標楷體" w:cs="新細明體"/>
                  <w:color w:val="0070C0"/>
                  <w:kern w:val="0"/>
                  <w:rPrChange w:id="7003" w:author="ST1" w:date="2020-12-02T07:44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938ABE" w14:textId="32F01D17" w:rsidR="00D940B1" w:rsidRPr="00D940B1" w:rsidRDefault="00D940B1" w:rsidP="00D940B1">
            <w:pPr>
              <w:spacing w:line="140" w:lineRule="atLeast"/>
              <w:jc w:val="center"/>
              <w:rPr>
                <w:ins w:id="7004" w:author="ST1" w:date="2020-12-02T07:40:00Z"/>
                <w:rFonts w:ascii="標楷體" w:eastAsia="標楷體" w:hAnsi="標楷體"/>
                <w:color w:val="0070C0"/>
                <w:rPrChange w:id="7005" w:author="ST1" w:date="2020-12-02T07:44:00Z">
                  <w:rPr>
                    <w:ins w:id="7006" w:author="ST1" w:date="2020-12-02T07:40:00Z"/>
                    <w:rFonts w:ascii="標楷體" w:eastAsia="標楷體" w:hAnsi="標楷體"/>
                  </w:rPr>
                </w:rPrChange>
              </w:rPr>
            </w:pPr>
            <w:ins w:id="7007" w:author="ST1" w:date="2020-12-02T07:41:00Z">
              <w:r w:rsidRPr="00D940B1">
                <w:rPr>
                  <w:rFonts w:ascii="標楷體" w:eastAsia="標楷體" w:hAnsi="標楷體" w:cs="新細明體"/>
                  <w:color w:val="0070C0"/>
                  <w:kern w:val="0"/>
                  <w:rPrChange w:id="7008" w:author="ST1" w:date="2020-12-02T07:44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7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3E4CB3" w14:textId="58B97511" w:rsidR="00D940B1" w:rsidRPr="00D940B1" w:rsidRDefault="00D940B1" w:rsidP="00D940B1">
            <w:pPr>
              <w:spacing w:line="140" w:lineRule="atLeast"/>
              <w:rPr>
                <w:ins w:id="7009" w:author="ST1" w:date="2020-12-02T07:40:00Z"/>
                <w:rFonts w:ascii="標楷體" w:eastAsia="標楷體" w:hAnsi="標楷體"/>
                <w:color w:val="0070C0"/>
                <w:rPrChange w:id="7010" w:author="ST1" w:date="2020-12-02T07:44:00Z">
                  <w:rPr>
                    <w:ins w:id="7011" w:author="ST1" w:date="2020-12-02T07:40:00Z"/>
                    <w:rFonts w:ascii="標楷體" w:eastAsia="標楷體" w:hAnsi="標楷體"/>
                  </w:rPr>
                </w:rPrChange>
              </w:rPr>
            </w:pPr>
          </w:p>
        </w:tc>
      </w:tr>
    </w:tbl>
    <w:p w14:paraId="6646A25F" w14:textId="2A64B58B" w:rsidR="00D940B1" w:rsidRDefault="00D940B1" w:rsidP="00BB1296">
      <w:pPr>
        <w:ind w:leftChars="500" w:left="1200"/>
        <w:rPr>
          <w:ins w:id="7012" w:author="ST1" w:date="2020-12-02T07:40:00Z"/>
          <w:rFonts w:ascii="標楷體" w:eastAsia="標楷體" w:hAnsi="標楷體"/>
        </w:rPr>
      </w:pPr>
    </w:p>
    <w:p w14:paraId="7B7B425D" w14:textId="3A046B06" w:rsidR="00D940B1" w:rsidRPr="008F20B5" w:rsidDel="00D940B1" w:rsidRDefault="00D940B1" w:rsidP="00BB1296">
      <w:pPr>
        <w:ind w:leftChars="500" w:left="1200"/>
        <w:rPr>
          <w:del w:id="7013" w:author="ST1" w:date="2020-12-02T07:41:00Z"/>
          <w:rFonts w:ascii="標楷體" w:eastAsia="標楷體" w:hAnsi="標楷體"/>
        </w:rPr>
      </w:pPr>
    </w:p>
    <w:p w14:paraId="303095FE" w14:textId="77777777" w:rsidR="00573DD7" w:rsidRPr="004A1C2C" w:rsidRDefault="00573DD7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52F6ED37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65F73CCE" w14:textId="1047F072" w:rsidR="009C1DD1" w:rsidRPr="008F20B5" w:rsidRDefault="00573DD7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  <w:b/>
          <w:szCs w:val="32"/>
        </w:rPr>
        <w:pPrChange w:id="7014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7015" w:name="_L2411不動產土地擔保品資料登錄"/>
      <w:bookmarkStart w:id="7016" w:name="_L2416不動產土地擔保品資料登錄"/>
      <w:bookmarkEnd w:id="7015"/>
      <w:bookmarkEnd w:id="7016"/>
      <w:r w:rsidRPr="008F20B5">
        <w:rPr>
          <w:rFonts w:ascii="標楷體" w:hAnsi="標楷體"/>
          <w:b/>
          <w:szCs w:val="32"/>
        </w:rPr>
        <w:t>L241</w:t>
      </w:r>
      <w:r w:rsidR="00D42D26" w:rsidRPr="008F20B5">
        <w:rPr>
          <w:rFonts w:ascii="標楷體" w:hAnsi="標楷體"/>
          <w:b/>
          <w:szCs w:val="32"/>
        </w:rPr>
        <w:t>6</w:t>
      </w:r>
      <w:r w:rsidRPr="008F20B5">
        <w:rPr>
          <w:rFonts w:ascii="標楷體" w:hAnsi="標楷體" w:hint="eastAsia"/>
          <w:b/>
          <w:szCs w:val="32"/>
        </w:rPr>
        <w:t>不動產土地擔保品資料登錄</w:t>
      </w:r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7017" w:author="家興 余" w:date="2021-03-19T19:07:00Z">
          <w:tblPr>
            <w:tblW w:w="4987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5"/>
        <w:gridCol w:w="1470"/>
        <w:gridCol w:w="3960"/>
        <w:gridCol w:w="566"/>
        <w:gridCol w:w="566"/>
        <w:gridCol w:w="566"/>
        <w:gridCol w:w="2037"/>
        <w:gridCol w:w="566"/>
        <w:tblGridChange w:id="7018">
          <w:tblGrid>
            <w:gridCol w:w="481"/>
            <w:gridCol w:w="84"/>
            <w:gridCol w:w="1470"/>
            <w:gridCol w:w="1095"/>
            <w:gridCol w:w="2530"/>
            <w:gridCol w:w="335"/>
            <w:gridCol w:w="373"/>
            <w:gridCol w:w="193"/>
            <w:gridCol w:w="566"/>
            <w:gridCol w:w="85"/>
            <w:gridCol w:w="2518"/>
            <w:gridCol w:w="437"/>
            <w:gridCol w:w="2955"/>
          </w:tblGrid>
        </w:tblGridChange>
      </w:tblGrid>
      <w:tr w:rsidR="00330AAC" w:rsidRPr="008F20B5" w14:paraId="74141053" w14:textId="77777777" w:rsidTr="00756BBE">
        <w:trPr>
          <w:trHeight w:val="350"/>
          <w:trPrChange w:id="7019" w:author="家興 余" w:date="2021-03-19T19:07:00Z">
            <w:trPr>
              <w:trHeight w:val="350"/>
            </w:trPr>
          </w:trPrChange>
        </w:trPr>
        <w:tc>
          <w:tcPr>
            <w:tcW w:w="274" w:type="pct"/>
            <w:shd w:val="clear" w:color="auto" w:fill="auto"/>
            <w:hideMark/>
            <w:tcPrChange w:id="7020" w:author="家興 余" w:date="2021-03-19T19:07:00Z">
              <w:tcPr>
                <w:tcW w:w="237" w:type="pct"/>
                <w:shd w:val="clear" w:color="auto" w:fill="auto"/>
                <w:hideMark/>
              </w:tcPr>
            </w:tcPrChange>
          </w:tcPr>
          <w:p w14:paraId="58E4A544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714" w:type="pct"/>
            <w:shd w:val="clear" w:color="auto" w:fill="auto"/>
            <w:hideMark/>
            <w:tcPrChange w:id="7021" w:author="家興 余" w:date="2021-03-19T19:07:00Z">
              <w:tcPr>
                <w:tcW w:w="1303" w:type="pct"/>
                <w:gridSpan w:val="3"/>
                <w:shd w:val="clear" w:color="auto" w:fill="auto"/>
                <w:hideMark/>
              </w:tcPr>
            </w:tcPrChange>
          </w:tcPr>
          <w:p w14:paraId="56A51A43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23" w:type="pct"/>
            <w:shd w:val="clear" w:color="auto" w:fill="auto"/>
            <w:hideMark/>
            <w:tcPrChange w:id="7022" w:author="家興 余" w:date="2021-03-19T19:07:00Z">
              <w:tcPr>
                <w:tcW w:w="1244" w:type="pct"/>
                <w:shd w:val="clear" w:color="auto" w:fill="auto"/>
                <w:hideMark/>
              </w:tcPr>
            </w:tcPrChange>
          </w:tcPr>
          <w:p w14:paraId="16ED6026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5" w:type="pct"/>
            <w:shd w:val="clear" w:color="auto" w:fill="auto"/>
            <w:hideMark/>
            <w:tcPrChange w:id="7023" w:author="家興 余" w:date="2021-03-19T19:07:00Z">
              <w:tcPr>
                <w:tcW w:w="348" w:type="pct"/>
                <w:gridSpan w:val="2"/>
                <w:shd w:val="clear" w:color="auto" w:fill="auto"/>
                <w:hideMark/>
              </w:tcPr>
            </w:tcPrChange>
          </w:tcPr>
          <w:p w14:paraId="2B8E432F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75" w:type="pct"/>
            <w:shd w:val="clear" w:color="auto" w:fill="auto"/>
            <w:hideMark/>
            <w:tcPrChange w:id="7024" w:author="家興 余" w:date="2021-03-19T19:07:00Z">
              <w:tcPr>
                <w:tcW w:w="415" w:type="pct"/>
                <w:gridSpan w:val="3"/>
                <w:shd w:val="clear" w:color="auto" w:fill="auto"/>
                <w:hideMark/>
              </w:tcPr>
            </w:tcPrChange>
          </w:tcPr>
          <w:p w14:paraId="0BB43074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75" w:type="pct"/>
            <w:tcPrChange w:id="7025" w:author="家興 余" w:date="2021-03-19T19:07:00Z">
              <w:tcPr>
                <w:tcW w:w="1" w:type="pct"/>
                <w:gridSpan w:val="2"/>
              </w:tcPr>
            </w:tcPrChange>
          </w:tcPr>
          <w:p w14:paraId="54FD20B8" w14:textId="3B1BB609" w:rsidR="00330AAC" w:rsidRPr="008F20B5" w:rsidRDefault="00330AAC">
            <w:pPr>
              <w:widowControl/>
              <w:jc w:val="center"/>
              <w:rPr>
                <w:ins w:id="7026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027" w:author="家興 余" w:date="2021-01-21T10:21:00Z">
                <w:pPr>
                  <w:widowControl/>
                </w:pPr>
              </w:pPrChange>
            </w:pPr>
            <w:ins w:id="7028" w:author="家興 余" w:date="2021-01-21T10:2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264" w:type="pct"/>
            <w:gridSpan w:val="2"/>
            <w:shd w:val="clear" w:color="auto" w:fill="auto"/>
            <w:hideMark/>
            <w:tcPrChange w:id="7029" w:author="家興 余" w:date="2021-03-19T19:07:00Z">
              <w:tcPr>
                <w:tcW w:w="1453" w:type="pct"/>
                <w:shd w:val="clear" w:color="auto" w:fill="auto"/>
                <w:hideMark/>
              </w:tcPr>
            </w:tcPrChange>
          </w:tcPr>
          <w:p w14:paraId="1AB38578" w14:textId="7F860F1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330AAC" w:rsidRPr="008F20B5" w14:paraId="4D8FFDFE" w14:textId="77777777" w:rsidTr="00756BBE">
        <w:trPr>
          <w:trHeight w:val="340"/>
          <w:trPrChange w:id="7030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031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40C34826" w14:textId="7F1724EF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  <w:tcPrChange w:id="7032" w:author="家興 余" w:date="2021-03-19T19:07:00Z">
              <w:tcPr>
                <w:tcW w:w="1303" w:type="pct"/>
                <w:gridSpan w:val="3"/>
                <w:shd w:val="clear" w:color="auto" w:fill="auto"/>
                <w:hideMark/>
              </w:tcPr>
            </w:tcPrChange>
          </w:tcPr>
          <w:p w14:paraId="1EB3A75C" w14:textId="35F0E3AE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923" w:type="pct"/>
            <w:shd w:val="clear" w:color="auto" w:fill="auto"/>
            <w:hideMark/>
            <w:tcPrChange w:id="7033" w:author="家興 余" w:date="2021-03-19T19:07:00Z">
              <w:tcPr>
                <w:tcW w:w="1244" w:type="pct"/>
                <w:shd w:val="clear" w:color="auto" w:fill="auto"/>
                <w:hideMark/>
              </w:tcPr>
            </w:tcPrChange>
          </w:tcPr>
          <w:p w14:paraId="6D2827D2" w14:textId="77777777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5" w:type="pct"/>
            <w:shd w:val="clear" w:color="auto" w:fill="auto"/>
            <w:hideMark/>
            <w:tcPrChange w:id="7034" w:author="家興 余" w:date="2021-03-19T19:07:00Z">
              <w:tcPr>
                <w:tcW w:w="348" w:type="pct"/>
                <w:gridSpan w:val="2"/>
                <w:shd w:val="clear" w:color="auto" w:fill="auto"/>
                <w:hideMark/>
              </w:tcPr>
            </w:tcPrChange>
          </w:tcPr>
          <w:p w14:paraId="388C945B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hideMark/>
            <w:tcPrChange w:id="7035" w:author="家興 余" w:date="2021-03-19T19:07:00Z">
              <w:tcPr>
                <w:tcW w:w="415" w:type="pct"/>
                <w:gridSpan w:val="3"/>
                <w:shd w:val="clear" w:color="auto" w:fill="auto"/>
                <w:hideMark/>
              </w:tcPr>
            </w:tcPrChange>
          </w:tcPr>
          <w:p w14:paraId="042444A6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5" w:type="pct"/>
            <w:tcPrChange w:id="7036" w:author="家興 余" w:date="2021-03-19T19:07:00Z">
              <w:tcPr>
                <w:tcW w:w="1" w:type="pct"/>
                <w:gridSpan w:val="2"/>
              </w:tcPr>
            </w:tcPrChange>
          </w:tcPr>
          <w:p w14:paraId="77C8BE60" w14:textId="7B93565D" w:rsidR="00330AAC" w:rsidRPr="008F20B5" w:rsidRDefault="00330AAC">
            <w:pPr>
              <w:widowControl/>
              <w:jc w:val="center"/>
              <w:rPr>
                <w:ins w:id="7037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038" w:author="家興 余" w:date="2021-01-21T10:21:00Z">
                <w:pPr>
                  <w:widowControl/>
                </w:pPr>
              </w:pPrChange>
            </w:pPr>
            <w:ins w:id="7039" w:author="家興 余" w:date="2021-01-21T10:2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vAlign w:val="center"/>
            <w:hideMark/>
            <w:tcPrChange w:id="7040" w:author="家興 余" w:date="2021-03-19T19:07:00Z">
              <w:tcPr>
                <w:tcW w:w="1453" w:type="pct"/>
                <w:shd w:val="clear" w:color="auto" w:fill="auto"/>
                <w:vAlign w:val="center"/>
                <w:hideMark/>
              </w:tcPr>
            </w:tcPrChange>
          </w:tcPr>
          <w:p w14:paraId="7E6A42C2" w14:textId="0DDD245D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L2416</w:t>
            </w:r>
          </w:p>
        </w:tc>
      </w:tr>
      <w:tr w:rsidR="00330AAC" w:rsidRPr="008F20B5" w14:paraId="7D2E927D" w14:textId="77777777" w:rsidTr="00756BBE">
        <w:trPr>
          <w:trHeight w:val="340"/>
          <w:trPrChange w:id="7041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042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62DEE6FD" w14:textId="755B519D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tcPrChange w:id="7043" w:author="家興 余" w:date="2021-03-19T19:07:00Z">
              <w:tcPr>
                <w:tcW w:w="1303" w:type="pct"/>
                <w:gridSpan w:val="3"/>
                <w:shd w:val="clear" w:color="auto" w:fill="auto"/>
              </w:tcPr>
            </w:tcPrChange>
          </w:tcPr>
          <w:p w14:paraId="1C505187" w14:textId="50A1EA16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</w:p>
        </w:tc>
        <w:tc>
          <w:tcPr>
            <w:tcW w:w="1923" w:type="pct"/>
            <w:shd w:val="clear" w:color="auto" w:fill="auto"/>
            <w:tcPrChange w:id="7044" w:author="家興 余" w:date="2021-03-19T19:07:00Z">
              <w:tcPr>
                <w:tcW w:w="1244" w:type="pct"/>
                <w:shd w:val="clear" w:color="auto" w:fill="auto"/>
              </w:tcPr>
            </w:tcPrChange>
          </w:tcPr>
          <w:p w14:paraId="50547046" w14:textId="78F6DD5A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5" w:type="pct"/>
            <w:shd w:val="clear" w:color="auto" w:fill="auto"/>
            <w:tcPrChange w:id="7045" w:author="家興 余" w:date="2021-03-19T19:07:00Z">
              <w:tcPr>
                <w:tcW w:w="348" w:type="pct"/>
                <w:gridSpan w:val="2"/>
                <w:shd w:val="clear" w:color="auto" w:fill="auto"/>
              </w:tcPr>
            </w:tcPrChange>
          </w:tcPr>
          <w:p w14:paraId="52640B2A" w14:textId="11050C0B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tcPrChange w:id="7046" w:author="家興 余" w:date="2021-03-19T19:07:00Z">
              <w:tcPr>
                <w:tcW w:w="415" w:type="pct"/>
                <w:gridSpan w:val="3"/>
                <w:shd w:val="clear" w:color="auto" w:fill="auto"/>
              </w:tcPr>
            </w:tcPrChange>
          </w:tcPr>
          <w:p w14:paraId="630D2D03" w14:textId="67BCB76E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7047" w:author="家興 余" w:date="2021-03-19T19:07:00Z">
              <w:tcPr>
                <w:tcW w:w="1" w:type="pct"/>
                <w:gridSpan w:val="2"/>
              </w:tcPr>
            </w:tcPrChange>
          </w:tcPr>
          <w:p w14:paraId="07D7332C" w14:textId="18F9AF76" w:rsidR="00330AAC" w:rsidRPr="008F20B5" w:rsidRDefault="00330AAC">
            <w:pPr>
              <w:widowControl/>
              <w:jc w:val="center"/>
              <w:rPr>
                <w:ins w:id="7048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049" w:author="家興 余" w:date="2021-01-21T10:21:00Z">
                <w:pPr>
                  <w:widowControl/>
                </w:pPr>
              </w:pPrChange>
            </w:pPr>
            <w:ins w:id="7050" w:author="家興 余" w:date="2021-01-21T10:2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vAlign w:val="center"/>
            <w:tcPrChange w:id="7051" w:author="家興 余" w:date="2021-03-19T19:07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0B84B55E" w14:textId="6B3C6AB9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330AAC" w:rsidRPr="008F20B5" w14:paraId="39203E18" w14:textId="77777777" w:rsidTr="00756BBE">
        <w:trPr>
          <w:trHeight w:val="340"/>
          <w:trPrChange w:id="7052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053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04AA8603" w14:textId="4B56F835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  <w:tcPrChange w:id="7054" w:author="家興 余" w:date="2021-03-19T19:07:00Z">
              <w:tcPr>
                <w:tcW w:w="1303" w:type="pct"/>
                <w:gridSpan w:val="3"/>
                <w:shd w:val="clear" w:color="auto" w:fill="auto"/>
                <w:hideMark/>
              </w:tcPr>
            </w:tcPrChange>
          </w:tcPr>
          <w:p w14:paraId="1CE3D64B" w14:textId="5625C19C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923" w:type="pct"/>
            <w:shd w:val="clear" w:color="auto" w:fill="auto"/>
            <w:vAlign w:val="center"/>
            <w:hideMark/>
            <w:tcPrChange w:id="7055" w:author="家興 余" w:date="2021-03-19T19:07:00Z">
              <w:tcPr>
                <w:tcW w:w="1244" w:type="pct"/>
                <w:shd w:val="clear" w:color="auto" w:fill="auto"/>
                <w:vAlign w:val="center"/>
                <w:hideMark/>
              </w:tcPr>
            </w:tcPrChange>
          </w:tcPr>
          <w:p w14:paraId="6BA0AD5F" w14:textId="77777777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7056" w:author="家興 余" w:date="2021-03-19T19:07:00Z">
              <w:tcPr>
                <w:tcW w:w="348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0E280336" w14:textId="30912A43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7057" w:author="家興 余" w:date="2021-03-19T19:07:00Z">
              <w:tcPr>
                <w:tcW w:w="415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300FDF19" w14:textId="77777777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7058" w:author="家興 余" w:date="2021-03-19T19:07:00Z">
              <w:tcPr>
                <w:tcW w:w="1" w:type="pct"/>
                <w:gridSpan w:val="2"/>
              </w:tcPr>
            </w:tcPrChange>
          </w:tcPr>
          <w:p w14:paraId="62C71736" w14:textId="1C2B53B4" w:rsidR="00330AAC" w:rsidRPr="008F20B5" w:rsidRDefault="00330AAC">
            <w:pPr>
              <w:widowControl/>
              <w:jc w:val="center"/>
              <w:rPr>
                <w:ins w:id="7059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060" w:author="家興 余" w:date="2021-01-21T10:21:00Z">
                <w:pPr>
                  <w:widowControl/>
                </w:pPr>
              </w:pPrChange>
            </w:pPr>
            <w:ins w:id="7061" w:author="家興 余" w:date="2021-01-21T10:2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vAlign w:val="center"/>
            <w:tcPrChange w:id="7062" w:author="家興 余" w:date="2021-03-19T19:07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6BEE8990" w14:textId="65D2CB1D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</w:p>
        </w:tc>
      </w:tr>
      <w:tr w:rsidR="00330AAC" w:rsidRPr="008F20B5" w14:paraId="15E2C789" w14:textId="77777777" w:rsidTr="00756BBE">
        <w:trPr>
          <w:trHeight w:val="340"/>
          <w:trPrChange w:id="7063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064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24FADE09" w14:textId="030D07C4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  <w:tcPrChange w:id="7065" w:author="家興 余" w:date="2021-03-19T19:07:00Z">
              <w:tcPr>
                <w:tcW w:w="1303" w:type="pct"/>
                <w:gridSpan w:val="3"/>
                <w:shd w:val="clear" w:color="auto" w:fill="auto"/>
                <w:hideMark/>
              </w:tcPr>
            </w:tcPrChange>
          </w:tcPr>
          <w:p w14:paraId="4724C567" w14:textId="5B827D30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923" w:type="pct"/>
            <w:shd w:val="clear" w:color="auto" w:fill="auto"/>
            <w:vAlign w:val="center"/>
            <w:hideMark/>
            <w:tcPrChange w:id="7066" w:author="家興 余" w:date="2021-03-19T19:07:00Z">
              <w:tcPr>
                <w:tcW w:w="1244" w:type="pct"/>
                <w:shd w:val="clear" w:color="auto" w:fill="auto"/>
                <w:vAlign w:val="center"/>
                <w:hideMark/>
              </w:tcPr>
            </w:tcPrChange>
          </w:tcPr>
          <w:p w14:paraId="68B5DADB" w14:textId="77777777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7067" w:author="家興 余" w:date="2021-03-19T19:07:00Z">
              <w:tcPr>
                <w:tcW w:w="348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2399E69E" w14:textId="578F802F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7068" w:author="家興 余" w:date="2021-03-19T19:07:00Z">
              <w:tcPr>
                <w:tcW w:w="415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6230F3D1" w14:textId="77777777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7069" w:author="家興 余" w:date="2021-03-19T19:07:00Z">
              <w:tcPr>
                <w:tcW w:w="1" w:type="pct"/>
                <w:gridSpan w:val="2"/>
              </w:tcPr>
            </w:tcPrChange>
          </w:tcPr>
          <w:p w14:paraId="43C2D409" w14:textId="77777777" w:rsidR="00330AAC" w:rsidRPr="008F20B5" w:rsidRDefault="00330AAC">
            <w:pPr>
              <w:widowControl/>
              <w:jc w:val="center"/>
              <w:rPr>
                <w:ins w:id="7070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071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vAlign w:val="center"/>
            <w:tcPrChange w:id="7072" w:author="家興 余" w:date="2021-03-19T19:07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4299AF15" w14:textId="0AD2603E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1為1:房地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1CDE80A3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-住宅</w:t>
            </w:r>
          </w:p>
          <w:p w14:paraId="1EF9B60C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-辦公</w:t>
            </w:r>
          </w:p>
          <w:p w14:paraId="6CC9B31D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-商場</w:t>
            </w:r>
          </w:p>
          <w:p w14:paraId="10E947B0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-廠房</w:t>
            </w:r>
          </w:p>
          <w:p w14:paraId="606FF0FE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-停車位</w:t>
            </w:r>
          </w:p>
          <w:p w14:paraId="417D3A1B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</w:t>
            </w:r>
          </w:p>
          <w:p w14:paraId="7C2B04FB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  <w:p w14:paraId="196B15F6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1為2:土地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3C362CC0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-住宅區</w:t>
            </w:r>
          </w:p>
          <w:p w14:paraId="055F85F0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-商業區</w:t>
            </w:r>
          </w:p>
          <w:p w14:paraId="3CA206E7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-工業區</w:t>
            </w:r>
          </w:p>
          <w:p w14:paraId="2EEFA708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-其他分區</w:t>
            </w:r>
          </w:p>
          <w:p w14:paraId="3AE7B2F3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-甲種建地</w:t>
            </w:r>
          </w:p>
          <w:p w14:paraId="65C8F455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-乙種建地</w:t>
            </w:r>
          </w:p>
          <w:p w14:paraId="69525BD6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-丙種建地</w:t>
            </w:r>
          </w:p>
          <w:p w14:paraId="1799FD5B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-丁種建地</w:t>
            </w:r>
          </w:p>
          <w:p w14:paraId="0B069084" w14:textId="09995305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-其他用地</w:t>
            </w:r>
          </w:p>
        </w:tc>
      </w:tr>
      <w:tr w:rsidR="00330AAC" w:rsidRPr="008F20B5" w14:paraId="21304157" w14:textId="77777777" w:rsidTr="00756BBE">
        <w:trPr>
          <w:trHeight w:val="340"/>
          <w:trPrChange w:id="7073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074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280FDA4F" w14:textId="1705A448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  <w:tcPrChange w:id="7075" w:author="家興 余" w:date="2021-03-19T19:07:00Z">
              <w:tcPr>
                <w:tcW w:w="1303" w:type="pct"/>
                <w:gridSpan w:val="3"/>
                <w:shd w:val="clear" w:color="auto" w:fill="auto"/>
                <w:hideMark/>
              </w:tcPr>
            </w:tcPrChange>
          </w:tcPr>
          <w:p w14:paraId="0336C4CC" w14:textId="4E7C269D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 xml:space="preserve">ClNo   </w:t>
            </w:r>
          </w:p>
        </w:tc>
        <w:tc>
          <w:tcPr>
            <w:tcW w:w="1923" w:type="pct"/>
            <w:shd w:val="clear" w:color="auto" w:fill="auto"/>
            <w:vAlign w:val="center"/>
            <w:hideMark/>
            <w:tcPrChange w:id="7076" w:author="家興 余" w:date="2021-03-19T19:07:00Z">
              <w:tcPr>
                <w:tcW w:w="1244" w:type="pct"/>
                <w:shd w:val="clear" w:color="auto" w:fill="auto"/>
                <w:vAlign w:val="center"/>
                <w:hideMark/>
              </w:tcPr>
            </w:tcPrChange>
          </w:tcPr>
          <w:p w14:paraId="67286D25" w14:textId="77777777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75" w:type="pct"/>
            <w:shd w:val="clear" w:color="auto" w:fill="auto"/>
            <w:hideMark/>
            <w:tcPrChange w:id="7077" w:author="家興 余" w:date="2021-03-19T19:07:00Z">
              <w:tcPr>
                <w:tcW w:w="348" w:type="pct"/>
                <w:gridSpan w:val="2"/>
                <w:shd w:val="clear" w:color="auto" w:fill="auto"/>
                <w:hideMark/>
              </w:tcPr>
            </w:tcPrChange>
          </w:tcPr>
          <w:p w14:paraId="14F016A3" w14:textId="0BE22151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hideMark/>
            <w:tcPrChange w:id="7078" w:author="家興 余" w:date="2021-03-19T19:07:00Z">
              <w:tcPr>
                <w:tcW w:w="415" w:type="pct"/>
                <w:gridSpan w:val="3"/>
                <w:shd w:val="clear" w:color="auto" w:fill="auto"/>
                <w:hideMark/>
              </w:tcPr>
            </w:tcPrChange>
          </w:tcPr>
          <w:p w14:paraId="59A12ECD" w14:textId="77777777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PrChange w:id="7079" w:author="家興 余" w:date="2021-03-19T19:07:00Z">
              <w:tcPr>
                <w:tcW w:w="1" w:type="pct"/>
                <w:gridSpan w:val="2"/>
              </w:tcPr>
            </w:tcPrChange>
          </w:tcPr>
          <w:p w14:paraId="3F25D76A" w14:textId="77777777" w:rsidR="00330AAC" w:rsidRPr="008F20B5" w:rsidRDefault="00330AAC">
            <w:pPr>
              <w:widowControl/>
              <w:jc w:val="center"/>
              <w:rPr>
                <w:ins w:id="7080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081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tcPrChange w:id="7082" w:author="家興 余" w:date="2021-03-19T19:07:00Z">
              <w:tcPr>
                <w:tcW w:w="1453" w:type="pct"/>
                <w:shd w:val="clear" w:color="auto" w:fill="auto"/>
              </w:tcPr>
            </w:tcPrChange>
          </w:tcPr>
          <w:p w14:paraId="178D422C" w14:textId="244D28E0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</w:t>
            </w:r>
          </w:p>
        </w:tc>
      </w:tr>
      <w:tr w:rsidR="00330AAC" w:rsidRPr="008F20B5" w14:paraId="0CB50B46" w14:textId="77777777" w:rsidTr="00756BBE">
        <w:trPr>
          <w:trHeight w:val="340"/>
          <w:ins w:id="7083" w:author="ST1" w:date="2020-12-06T22:42:00Z"/>
          <w:trPrChange w:id="7084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085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0C2DE830" w14:textId="77777777" w:rsidR="00330AAC" w:rsidRPr="00273EA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ins w:id="7086" w:author="ST1" w:date="2020-12-06T22:42:00Z"/>
                <w:rFonts w:ascii="標楷體" w:eastAsia="標楷體" w:hAnsi="標楷體" w:cs="新細明體"/>
                <w:color w:val="FF0000"/>
                <w:kern w:val="0"/>
                <w:highlight w:val="yellow"/>
                <w:rPrChange w:id="7087" w:author="ST1" w:date="2020-12-06T22:42:00Z">
                  <w:rPr>
                    <w:ins w:id="7088" w:author="ST1" w:date="2020-12-06T22:4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714" w:type="pct"/>
            <w:shd w:val="clear" w:color="auto" w:fill="auto"/>
            <w:tcPrChange w:id="7089" w:author="家興 余" w:date="2021-03-19T19:07:00Z">
              <w:tcPr>
                <w:tcW w:w="1303" w:type="pct"/>
                <w:gridSpan w:val="3"/>
                <w:shd w:val="clear" w:color="auto" w:fill="auto"/>
              </w:tcPr>
            </w:tcPrChange>
          </w:tcPr>
          <w:p w14:paraId="58313873" w14:textId="6DFB34AF" w:rsidR="00330AAC" w:rsidRPr="00273EAC" w:rsidRDefault="00330AAC" w:rsidP="00A44938">
            <w:pPr>
              <w:widowControl/>
              <w:rPr>
                <w:ins w:id="7090" w:author="ST1" w:date="2020-12-06T22:42:00Z"/>
                <w:rFonts w:ascii="標楷體" w:eastAsia="標楷體" w:hAnsi="標楷體"/>
                <w:color w:val="FF0000"/>
                <w:highlight w:val="yellow"/>
                <w:rPrChange w:id="7091" w:author="ST1" w:date="2020-12-06T22:42:00Z">
                  <w:rPr>
                    <w:ins w:id="7092" w:author="ST1" w:date="2020-12-06T22:42:00Z"/>
                    <w:rFonts w:ascii="標楷體" w:eastAsia="標楷體" w:hAnsi="標楷體"/>
                  </w:rPr>
                </w:rPrChange>
              </w:rPr>
            </w:pPr>
            <w:ins w:id="7093" w:author="ST1" w:date="2020-12-06T22:42:00Z">
              <w:r w:rsidRPr="00273EAC">
                <w:rPr>
                  <w:rFonts w:ascii="標楷體" w:eastAsia="標楷體" w:hAnsi="標楷體"/>
                  <w:color w:val="FF0000"/>
                  <w:highlight w:val="yellow"/>
                  <w:rPrChange w:id="7094" w:author="ST1" w:date="2020-12-06T22:42:00Z">
                    <w:rPr>
                      <w:rFonts w:ascii="標楷體" w:eastAsia="標楷體" w:hAnsi="標楷體"/>
                    </w:rPr>
                  </w:rPrChange>
                </w:rPr>
                <w:t>LandSeq</w:t>
              </w:r>
            </w:ins>
          </w:p>
        </w:tc>
        <w:tc>
          <w:tcPr>
            <w:tcW w:w="1923" w:type="pct"/>
            <w:shd w:val="clear" w:color="auto" w:fill="auto"/>
            <w:vAlign w:val="center"/>
            <w:tcPrChange w:id="7095" w:author="家興 余" w:date="2021-03-19T19:07:00Z">
              <w:tcPr>
                <w:tcW w:w="1244" w:type="pct"/>
                <w:shd w:val="clear" w:color="auto" w:fill="auto"/>
                <w:vAlign w:val="center"/>
              </w:tcPr>
            </w:tcPrChange>
          </w:tcPr>
          <w:p w14:paraId="734F8AC3" w14:textId="28329E5A" w:rsidR="00330AAC" w:rsidRPr="009E3DB2" w:rsidRDefault="00330AAC" w:rsidP="00A44938">
            <w:pPr>
              <w:widowControl/>
              <w:rPr>
                <w:ins w:id="7096" w:author="ST1" w:date="2020-12-06T22:42:00Z"/>
                <w:rFonts w:ascii="標楷體" w:eastAsia="標楷體" w:hAnsi="標楷體" w:cs="新細明體"/>
                <w:color w:val="FF0000"/>
                <w:kern w:val="0"/>
                <w:highlight w:val="yellow"/>
                <w:rPrChange w:id="7097" w:author="ST1" w:date="2020-12-06T22:49:00Z">
                  <w:rPr>
                    <w:ins w:id="7098" w:author="ST1" w:date="2020-12-06T22:4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7099" w:author="ST1" w:date="2020-12-06T22:48:00Z">
              <w:r w:rsidRPr="009E3DB2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  <w:rPrChange w:id="7100" w:author="ST1" w:date="2020-12-06T22:49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土地序號</w:t>
              </w:r>
            </w:ins>
          </w:p>
        </w:tc>
        <w:tc>
          <w:tcPr>
            <w:tcW w:w="275" w:type="pct"/>
            <w:shd w:val="clear" w:color="auto" w:fill="auto"/>
            <w:tcPrChange w:id="7101" w:author="家興 余" w:date="2021-03-19T19:07:00Z">
              <w:tcPr>
                <w:tcW w:w="348" w:type="pct"/>
                <w:gridSpan w:val="2"/>
                <w:shd w:val="clear" w:color="auto" w:fill="auto"/>
              </w:tcPr>
            </w:tcPrChange>
          </w:tcPr>
          <w:p w14:paraId="4D8B45C3" w14:textId="17743E4C" w:rsidR="00330AAC" w:rsidRPr="009E3DB2" w:rsidRDefault="00330AAC" w:rsidP="00A44938">
            <w:pPr>
              <w:widowControl/>
              <w:jc w:val="center"/>
              <w:rPr>
                <w:ins w:id="7102" w:author="ST1" w:date="2020-12-06T22:42:00Z"/>
                <w:rFonts w:ascii="標楷體" w:eastAsia="標楷體" w:hAnsi="標楷體" w:cs="新細明體"/>
                <w:color w:val="FF0000"/>
                <w:kern w:val="0"/>
                <w:highlight w:val="yellow"/>
                <w:rPrChange w:id="7103" w:author="ST1" w:date="2020-12-06T22:49:00Z">
                  <w:rPr>
                    <w:ins w:id="7104" w:author="ST1" w:date="2020-12-06T22:4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7105" w:author="ST1" w:date="2020-12-18T12:09:00Z">
              <w:r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>9</w:t>
              </w:r>
            </w:ins>
            <w:ins w:id="7106" w:author="ST1" w:date="2020-12-06T22:42:00Z">
              <w:del w:id="7107" w:author="ST1" w:date="2020-12-18T12:09:00Z">
                <w:r w:rsidRPr="009E3DB2" w:rsidDel="003153AB">
                  <w:rPr>
                    <w:rFonts w:ascii="標楷體" w:eastAsia="標楷體" w:hAnsi="標楷體" w:cs="新細明體"/>
                    <w:color w:val="FF0000"/>
                    <w:kern w:val="0"/>
                    <w:highlight w:val="yellow"/>
                    <w:rPrChange w:id="7108" w:author="ST1" w:date="2020-12-06T22:49:00Z">
                      <w:rPr>
                        <w:rFonts w:ascii="標楷體" w:eastAsia="標楷體" w:hAnsi="標楷體" w:cs="新細明體"/>
                        <w:color w:val="000000"/>
                        <w:kern w:val="0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275" w:type="pct"/>
            <w:shd w:val="clear" w:color="auto" w:fill="auto"/>
            <w:tcPrChange w:id="7109" w:author="家興 余" w:date="2021-03-19T19:07:00Z">
              <w:tcPr>
                <w:tcW w:w="415" w:type="pct"/>
                <w:gridSpan w:val="3"/>
                <w:shd w:val="clear" w:color="auto" w:fill="auto"/>
              </w:tcPr>
            </w:tcPrChange>
          </w:tcPr>
          <w:p w14:paraId="73002B78" w14:textId="42E10A92" w:rsidR="00330AAC" w:rsidRPr="009E3DB2" w:rsidRDefault="00330AAC" w:rsidP="00A44938">
            <w:pPr>
              <w:widowControl/>
              <w:jc w:val="center"/>
              <w:rPr>
                <w:ins w:id="7110" w:author="ST1" w:date="2020-12-06T22:42:00Z"/>
                <w:rFonts w:ascii="標楷體" w:eastAsia="標楷體" w:hAnsi="標楷體" w:cs="新細明體"/>
                <w:color w:val="FF0000"/>
                <w:kern w:val="0"/>
                <w:highlight w:val="yellow"/>
                <w:rPrChange w:id="7111" w:author="ST1" w:date="2020-12-06T22:49:00Z">
                  <w:rPr>
                    <w:ins w:id="7112" w:author="ST1" w:date="2020-12-06T22:4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7113" w:author="ST1" w:date="2020-12-06T22:42:00Z">
              <w:r w:rsidRPr="009E3DB2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  <w:rPrChange w:id="7114" w:author="ST1" w:date="2020-12-06T22:49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3</w:t>
              </w:r>
            </w:ins>
          </w:p>
        </w:tc>
        <w:tc>
          <w:tcPr>
            <w:tcW w:w="275" w:type="pct"/>
            <w:tcPrChange w:id="7115" w:author="家興 余" w:date="2021-03-19T19:07:00Z">
              <w:tcPr>
                <w:tcW w:w="1" w:type="pct"/>
                <w:gridSpan w:val="2"/>
              </w:tcPr>
            </w:tcPrChange>
          </w:tcPr>
          <w:p w14:paraId="282DA8A0" w14:textId="77777777" w:rsidR="00330AAC" w:rsidRPr="008F20B5" w:rsidRDefault="00330AAC">
            <w:pPr>
              <w:widowControl/>
              <w:jc w:val="center"/>
              <w:rPr>
                <w:ins w:id="7116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117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tcPrChange w:id="7118" w:author="家興 余" w:date="2021-03-19T19:07:00Z">
              <w:tcPr>
                <w:tcW w:w="1453" w:type="pct"/>
                <w:shd w:val="clear" w:color="auto" w:fill="auto"/>
              </w:tcPr>
            </w:tcPrChange>
          </w:tcPr>
          <w:p w14:paraId="378BA32C" w14:textId="29C5E6A2" w:rsidR="00330AAC" w:rsidRPr="008F20B5" w:rsidRDefault="00330AAC" w:rsidP="003153AB">
            <w:pPr>
              <w:widowControl/>
              <w:rPr>
                <w:ins w:id="7119" w:author="ST1" w:date="2020-12-18T12:10:00Z"/>
                <w:rFonts w:ascii="標楷體" w:eastAsia="標楷體" w:hAnsi="標楷體" w:cs="新細明體"/>
                <w:color w:val="000000"/>
                <w:kern w:val="0"/>
              </w:rPr>
            </w:pPr>
            <w:ins w:id="7120" w:author="ST1" w:date="2020-12-18T12:10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1為1:房地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</w:t>
              </w:r>
            </w:ins>
          </w:p>
          <w:p w14:paraId="68908E6E" w14:textId="13989A83" w:rsidR="00330AAC" w:rsidRPr="009E3DB2" w:rsidRDefault="00330AAC">
            <w:pPr>
              <w:widowControl/>
              <w:rPr>
                <w:ins w:id="7121" w:author="ST1" w:date="2020-12-06T22:42:00Z"/>
                <w:rFonts w:ascii="標楷體" w:eastAsia="標楷體" w:hAnsi="標楷體" w:cs="新細明體"/>
                <w:color w:val="FF0000"/>
                <w:kern w:val="0"/>
                <w:highlight w:val="yellow"/>
                <w:rPrChange w:id="7122" w:author="ST1" w:date="2020-12-06T22:49:00Z">
                  <w:rPr>
                    <w:ins w:id="7123" w:author="ST1" w:date="2020-12-06T22:4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7124" w:author="ST1" w:date="2020-12-18T12:10:00Z">
              <w:r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 xml:space="preserve">由 </w:t>
              </w:r>
            </w:ins>
            <w:ins w:id="7125" w:author="ST1" w:date="2020-12-18T12:11:00Z">
              <w:r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00</w:t>
              </w:r>
            </w:ins>
            <w:ins w:id="7126" w:author="ST1" w:date="2020-12-18T12:10:00Z">
              <w:r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>起編，</w:t>
              </w:r>
            </w:ins>
            <w:ins w:id="7127" w:author="ST1" w:date="2020-12-18T12:11:00Z">
              <w:r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>2</w:t>
              </w:r>
              <w:r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:</w:t>
              </w:r>
              <w:r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>土地時固定為0</w:t>
              </w:r>
              <w:r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00</w:t>
              </w:r>
            </w:ins>
          </w:p>
        </w:tc>
      </w:tr>
      <w:tr w:rsidR="00330AAC" w:rsidRPr="008F20B5" w14:paraId="6A6A726F" w14:textId="77777777" w:rsidTr="00756BBE">
        <w:trPr>
          <w:trHeight w:val="340"/>
          <w:trPrChange w:id="7128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129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77D58C3A" w14:textId="085DDC8B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tcPrChange w:id="7130" w:author="家興 余" w:date="2021-03-19T19:07:00Z">
              <w:tcPr>
                <w:tcW w:w="1303" w:type="pct"/>
                <w:gridSpan w:val="3"/>
                <w:shd w:val="clear" w:color="auto" w:fill="auto"/>
              </w:tcPr>
            </w:tcPrChange>
          </w:tcPr>
          <w:p w14:paraId="56719045" w14:textId="17992F67" w:rsidR="00330AAC" w:rsidRPr="004A1C2C" w:rsidRDefault="00330AAC" w:rsidP="00B337D3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ClTypeCode</w:t>
            </w:r>
          </w:p>
        </w:tc>
        <w:tc>
          <w:tcPr>
            <w:tcW w:w="1923" w:type="pct"/>
            <w:shd w:val="clear" w:color="auto" w:fill="auto"/>
            <w:tcPrChange w:id="7131" w:author="家興 余" w:date="2021-03-19T19:07:00Z">
              <w:tcPr>
                <w:tcW w:w="1244" w:type="pct"/>
                <w:shd w:val="clear" w:color="auto" w:fill="auto"/>
              </w:tcPr>
            </w:tcPrChange>
          </w:tcPr>
          <w:p w14:paraId="5DB88300" w14:textId="08A16F61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擔保品類別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275" w:type="pct"/>
            <w:shd w:val="clear" w:color="auto" w:fill="auto"/>
            <w:tcPrChange w:id="7132" w:author="家興 余" w:date="2021-03-19T19:07:00Z">
              <w:tcPr>
                <w:tcW w:w="348" w:type="pct"/>
                <w:gridSpan w:val="2"/>
                <w:shd w:val="clear" w:color="auto" w:fill="auto"/>
              </w:tcPr>
            </w:tcPrChange>
          </w:tcPr>
          <w:p w14:paraId="0A869256" w14:textId="0A4764FD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tcPrChange w:id="7133" w:author="家興 余" w:date="2021-03-19T19:07:00Z">
              <w:tcPr>
                <w:tcW w:w="415" w:type="pct"/>
                <w:gridSpan w:val="3"/>
                <w:shd w:val="clear" w:color="auto" w:fill="auto"/>
              </w:tcPr>
            </w:tcPrChange>
          </w:tcPr>
          <w:p w14:paraId="67A89FF7" w14:textId="2573810A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  <w:tcPrChange w:id="7134" w:author="家興 余" w:date="2021-03-19T19:07:00Z">
              <w:tcPr>
                <w:tcW w:w="1" w:type="pct"/>
                <w:gridSpan w:val="2"/>
              </w:tcPr>
            </w:tcPrChange>
          </w:tcPr>
          <w:p w14:paraId="0272E1B5" w14:textId="77777777" w:rsidR="00330AAC" w:rsidRPr="008F20B5" w:rsidRDefault="00330AAC">
            <w:pPr>
              <w:widowControl/>
              <w:jc w:val="center"/>
              <w:rPr>
                <w:ins w:id="7135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136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vAlign w:val="center"/>
            <w:tcPrChange w:id="7137" w:author="家興 余" w:date="2021-03-19T19:07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63FCA2CB" w14:textId="7AAAB872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1為1:房地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6DFE2C2C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250: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土地及建物－住宅用</w:t>
            </w:r>
          </w:p>
          <w:p w14:paraId="4AF17970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260: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土地及廠房</w:t>
            </w:r>
          </w:p>
          <w:p w14:paraId="2CCC956E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270: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建物（不含土地）－住宅用</w:t>
            </w:r>
          </w:p>
          <w:p w14:paraId="3F8D6B56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lastRenderedPageBreak/>
              <w:t xml:space="preserve">280: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廠房（不含土地）</w:t>
            </w:r>
          </w:p>
          <w:p w14:paraId="2F5B9BEF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土地及建物商業用</w:t>
            </w:r>
          </w:p>
          <w:p w14:paraId="6879E38F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觀光飯店</w:t>
            </w:r>
          </w:p>
          <w:p w14:paraId="271BC695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醫院</w:t>
            </w:r>
          </w:p>
          <w:p w14:paraId="6F9E0F9A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2B0: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建物（不含土地）－商業用</w:t>
            </w:r>
          </w:p>
          <w:p w14:paraId="1DC9801B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2X0: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其他不動產</w:t>
            </w:r>
          </w:p>
          <w:p w14:paraId="56445AB5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  <w:p w14:paraId="1758B5DC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1為2:土地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4145862C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200: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房地建地（不含建物）</w:t>
            </w:r>
          </w:p>
          <w:p w14:paraId="23392A3E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空地</w:t>
            </w:r>
          </w:p>
          <w:p w14:paraId="63164159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220: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農地</w:t>
            </w:r>
          </w:p>
          <w:p w14:paraId="67D5CF58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230: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林地</w:t>
            </w:r>
          </w:p>
          <w:p w14:paraId="10803EE9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240: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養殖地</w:t>
            </w:r>
          </w:p>
          <w:p w14:paraId="4B0DC5CF" w14:textId="22FA1F41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290: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高爾夫球場</w:t>
            </w:r>
          </w:p>
        </w:tc>
      </w:tr>
      <w:tr w:rsidR="00330AAC" w:rsidRPr="008F20B5" w14:paraId="7DE175D6" w14:textId="77777777" w:rsidTr="00756BBE">
        <w:trPr>
          <w:trHeight w:val="340"/>
          <w:trPrChange w:id="7138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139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26EF941B" w14:textId="71206DC8" w:rsidR="00330AAC" w:rsidRPr="004A1C2C" w:rsidRDefault="00330AAC" w:rsidP="004A1C2C">
            <w:pPr>
              <w:pStyle w:val="af9"/>
              <w:numPr>
                <w:ilvl w:val="1"/>
                <w:numId w:val="48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shd w:val="clear" w:color="auto" w:fill="auto"/>
            <w:noWrap/>
            <w:hideMark/>
            <w:tcPrChange w:id="7140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hideMark/>
              </w:tcPr>
            </w:tcPrChange>
          </w:tcPr>
          <w:p w14:paraId="5011871B" w14:textId="04208C51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CityCode</w:t>
            </w:r>
          </w:p>
        </w:tc>
        <w:tc>
          <w:tcPr>
            <w:tcW w:w="1923" w:type="pct"/>
            <w:shd w:val="clear" w:color="auto" w:fill="auto"/>
            <w:noWrap/>
            <w:hideMark/>
            <w:tcPrChange w:id="7141" w:author="家興 余" w:date="2021-03-19T19:07:00Z">
              <w:tcPr>
                <w:tcW w:w="1244" w:type="pct"/>
                <w:shd w:val="clear" w:color="auto" w:fill="auto"/>
                <w:noWrap/>
                <w:hideMark/>
              </w:tcPr>
            </w:tcPrChange>
          </w:tcPr>
          <w:p w14:paraId="4B790999" w14:textId="6FB3C03C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土地座落（縣／市）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142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D7216E8" w14:textId="7777777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143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1CE5CACE" w14:textId="5DE2C291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7144" w:author="家興 余" w:date="2021-03-19T19:07:00Z">
              <w:tcPr>
                <w:tcW w:w="1" w:type="pct"/>
                <w:gridSpan w:val="2"/>
              </w:tcPr>
            </w:tcPrChange>
          </w:tcPr>
          <w:p w14:paraId="7CA4FF50" w14:textId="77777777" w:rsidR="00330AAC" w:rsidRDefault="00330AAC">
            <w:pPr>
              <w:widowControl/>
              <w:jc w:val="center"/>
              <w:rPr>
                <w:ins w:id="7145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146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147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56A18389" w14:textId="0C498CA3" w:rsidR="00330AAC" w:rsidRDefault="00330AAC">
            <w:pPr>
              <w:widowControl/>
              <w:rPr>
                <w:ins w:id="7148" w:author="ST1" w:date="2020-12-23T21:18:00Z"/>
                <w:rFonts w:ascii="標楷體" w:eastAsia="標楷體" w:hAnsi="標楷體" w:cs="新細明體"/>
                <w:color w:val="000000"/>
                <w:kern w:val="0"/>
              </w:rPr>
            </w:pPr>
            <w:ins w:id="7149" w:author="ST1" w:date="2020-12-23T21:1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原A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S400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代碼</w:t>
              </w:r>
            </w:ins>
          </w:p>
          <w:p w14:paraId="36A1F284" w14:textId="2CA4B51A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7150" w:author="ST1" w:date="2020-12-23T21:1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(L</w:t>
              </w:r>
            </w:ins>
            <w:ins w:id="7151" w:author="ST1" w:date="2020-12-23T21:18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2416</w:t>
              </w:r>
            </w:ins>
            <w:ins w:id="7152" w:author="ST1" w:date="2020-12-23T21:1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轉換為新代碼)</w:t>
              </w:r>
            </w:ins>
            <w:del w:id="7153" w:author="ST1" w:date="2020-12-23T21:16:00Z">
              <w:r w:rsidRPr="008F20B5" w:rsidDel="00916BC9">
                <w:rPr>
                  <w:rFonts w:ascii="標楷體" w:eastAsia="標楷體" w:hAnsi="標楷體" w:cs="新細明體"/>
                  <w:color w:val="000000"/>
                  <w:kern w:val="0"/>
                </w:rPr>
                <w:delText>000</w:delText>
              </w:r>
            </w:del>
          </w:p>
        </w:tc>
      </w:tr>
      <w:tr w:rsidR="00330AAC" w:rsidRPr="008F20B5" w14:paraId="1DD7F067" w14:textId="77777777" w:rsidTr="00756BBE">
        <w:trPr>
          <w:trHeight w:val="340"/>
          <w:trPrChange w:id="7154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155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30CF1EA5" w14:textId="7BE8F633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156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14D77596" w14:textId="4FFE197C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AreaCode</w:t>
            </w:r>
          </w:p>
        </w:tc>
        <w:tc>
          <w:tcPr>
            <w:tcW w:w="1923" w:type="pct"/>
            <w:shd w:val="clear" w:color="auto" w:fill="auto"/>
            <w:noWrap/>
            <w:tcPrChange w:id="7157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28C6C692" w14:textId="6306A44C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土地座落（鄉／鎮／市／區）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158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6CBCA907" w14:textId="20187F22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159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1CAD5127" w14:textId="6D1B9806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  <w:tcPrChange w:id="7160" w:author="家興 余" w:date="2021-03-19T19:07:00Z">
              <w:tcPr>
                <w:tcW w:w="1" w:type="pct"/>
                <w:gridSpan w:val="2"/>
              </w:tcPr>
            </w:tcPrChange>
          </w:tcPr>
          <w:p w14:paraId="160F3775" w14:textId="77777777" w:rsidR="00330AAC" w:rsidRPr="008F20B5" w:rsidRDefault="00330AAC">
            <w:pPr>
              <w:widowControl/>
              <w:jc w:val="center"/>
              <w:rPr>
                <w:ins w:id="7161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162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163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400F1651" w14:textId="60E39670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</w:t>
            </w:r>
          </w:p>
        </w:tc>
      </w:tr>
      <w:tr w:rsidR="00330AAC" w:rsidRPr="008F20B5" w14:paraId="2B581354" w14:textId="77777777" w:rsidTr="00756BBE">
        <w:trPr>
          <w:trHeight w:val="340"/>
          <w:trPrChange w:id="7164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165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66D854E3" w14:textId="333A0DF8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166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143D696D" w14:textId="61CF7362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IrCode</w:t>
            </w:r>
          </w:p>
        </w:tc>
        <w:tc>
          <w:tcPr>
            <w:tcW w:w="1923" w:type="pct"/>
            <w:shd w:val="clear" w:color="auto" w:fill="auto"/>
            <w:noWrap/>
            <w:tcPrChange w:id="7167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13022FBA" w14:textId="22DA380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土地座落（地段）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168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55ED9DBA" w14:textId="780589B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169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17C8DA64" w14:textId="5536BE48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275" w:type="pct"/>
            <w:tcPrChange w:id="7170" w:author="家興 余" w:date="2021-03-19T19:07:00Z">
              <w:tcPr>
                <w:tcW w:w="1" w:type="pct"/>
                <w:gridSpan w:val="2"/>
              </w:tcPr>
            </w:tcPrChange>
          </w:tcPr>
          <w:p w14:paraId="0A9C546B" w14:textId="77777777" w:rsidR="00330AAC" w:rsidRPr="008F20B5" w:rsidRDefault="00330AAC">
            <w:pPr>
              <w:widowControl/>
              <w:jc w:val="center"/>
              <w:rPr>
                <w:ins w:id="7171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172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173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0F6EDE6F" w14:textId="60CF4524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</w:t>
            </w:r>
          </w:p>
        </w:tc>
      </w:tr>
      <w:tr w:rsidR="00330AAC" w:rsidRPr="008F20B5" w14:paraId="4FFE7652" w14:textId="77777777" w:rsidTr="00756BBE">
        <w:trPr>
          <w:trHeight w:val="340"/>
          <w:trPrChange w:id="7174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175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67EA3AC0" w14:textId="098FC990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176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1FDCCDEA" w14:textId="656A2A2E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LandNo1</w:t>
            </w:r>
          </w:p>
        </w:tc>
        <w:tc>
          <w:tcPr>
            <w:tcW w:w="1923" w:type="pct"/>
            <w:shd w:val="clear" w:color="auto" w:fill="auto"/>
            <w:noWrap/>
            <w:tcPrChange w:id="7177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74D44EA4" w14:textId="3C386C41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土地座落</w:t>
            </w:r>
            <w:r w:rsidRPr="008F20B5">
              <w:rPr>
                <w:rFonts w:ascii="標楷體" w:eastAsia="標楷體" w:hAnsi="標楷體" w:hint="eastAsia"/>
              </w:rPr>
              <w:t>－</w:t>
            </w:r>
            <w:r w:rsidRPr="004A1C2C">
              <w:rPr>
                <w:rFonts w:ascii="標楷體" w:eastAsia="標楷體" w:hAnsi="標楷體" w:hint="eastAsia"/>
              </w:rPr>
              <w:t>地號</w:t>
            </w: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178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0FD9D21B" w14:textId="1388A9B1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179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325E1845" w14:textId="31BD088D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275" w:type="pct"/>
            <w:tcPrChange w:id="7180" w:author="家興 余" w:date="2021-03-19T19:07:00Z">
              <w:tcPr>
                <w:tcW w:w="1" w:type="pct"/>
                <w:gridSpan w:val="2"/>
              </w:tcPr>
            </w:tcPrChange>
          </w:tcPr>
          <w:p w14:paraId="21659CD4" w14:textId="77777777" w:rsidR="00330AAC" w:rsidRPr="008F20B5" w:rsidRDefault="00330AAC">
            <w:pPr>
              <w:widowControl/>
              <w:jc w:val="center"/>
              <w:rPr>
                <w:ins w:id="7181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182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183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5ED5ED53" w14:textId="2A5F3449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251EF1F2" w14:textId="77777777" w:rsidTr="00756BBE">
        <w:trPr>
          <w:trHeight w:val="340"/>
          <w:trPrChange w:id="7184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185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611815FD" w14:textId="6C3447EA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186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74107288" w14:textId="19436340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LandNo2</w:t>
            </w:r>
          </w:p>
        </w:tc>
        <w:tc>
          <w:tcPr>
            <w:tcW w:w="1923" w:type="pct"/>
            <w:shd w:val="clear" w:color="auto" w:fill="auto"/>
            <w:noWrap/>
            <w:tcPrChange w:id="7187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3606D3A0" w14:textId="542448BC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土地座落</w:t>
            </w:r>
            <w:r w:rsidRPr="008F20B5">
              <w:rPr>
                <w:rFonts w:ascii="標楷體" w:eastAsia="標楷體" w:hAnsi="標楷體" w:hint="eastAsia"/>
              </w:rPr>
              <w:t>－</w:t>
            </w:r>
            <w:r w:rsidRPr="004A1C2C">
              <w:rPr>
                <w:rFonts w:ascii="標楷體" w:eastAsia="標楷體" w:hAnsi="標楷體" w:hint="eastAsia"/>
              </w:rPr>
              <w:t>地號</w:t>
            </w:r>
            <w:r w:rsidRPr="008F20B5">
              <w:rPr>
                <w:rFonts w:ascii="標楷體" w:eastAsia="標楷體" w:hAnsi="標楷體"/>
              </w:rPr>
              <w:t>2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188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3EF183A8" w14:textId="0D67A864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189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2549866" w14:textId="31EF2F95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275" w:type="pct"/>
            <w:tcPrChange w:id="7190" w:author="家興 余" w:date="2021-03-19T19:07:00Z">
              <w:tcPr>
                <w:tcW w:w="1" w:type="pct"/>
                <w:gridSpan w:val="2"/>
              </w:tcPr>
            </w:tcPrChange>
          </w:tcPr>
          <w:p w14:paraId="36AB94B2" w14:textId="77777777" w:rsidR="00330AAC" w:rsidRPr="008F20B5" w:rsidRDefault="00330AAC">
            <w:pPr>
              <w:widowControl/>
              <w:jc w:val="center"/>
              <w:rPr>
                <w:ins w:id="7191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192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193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12676F21" w14:textId="523E2F5B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03A9B376" w14:textId="77777777" w:rsidTr="00756BBE">
        <w:trPr>
          <w:trHeight w:val="340"/>
          <w:trPrChange w:id="7194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195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17132CA6" w14:textId="2CB7DB76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196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55A48B96" w14:textId="072201CB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LandLocation</w:t>
            </w:r>
          </w:p>
        </w:tc>
        <w:tc>
          <w:tcPr>
            <w:tcW w:w="1923" w:type="pct"/>
            <w:shd w:val="clear" w:color="auto" w:fill="auto"/>
            <w:noWrap/>
            <w:tcPrChange w:id="7197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248BD2F1" w14:textId="4F8FF8C6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土地座落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198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23281E40" w14:textId="325B044A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199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51D47A7" w14:textId="24820415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150</w:t>
            </w:r>
          </w:p>
        </w:tc>
        <w:tc>
          <w:tcPr>
            <w:tcW w:w="275" w:type="pct"/>
            <w:tcPrChange w:id="7200" w:author="家興 余" w:date="2021-03-19T19:07:00Z">
              <w:tcPr>
                <w:tcW w:w="1" w:type="pct"/>
                <w:gridSpan w:val="2"/>
              </w:tcPr>
            </w:tcPrChange>
          </w:tcPr>
          <w:p w14:paraId="57F9CF76" w14:textId="77777777" w:rsidR="00330AAC" w:rsidRPr="008F20B5" w:rsidRDefault="00330AAC">
            <w:pPr>
              <w:widowControl/>
              <w:jc w:val="center"/>
              <w:rPr>
                <w:ins w:id="7201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202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203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5F52B9AB" w14:textId="6F7433F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7DD00C62" w14:textId="77777777" w:rsidTr="00756BBE">
        <w:trPr>
          <w:trHeight w:val="340"/>
          <w:trPrChange w:id="7204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205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4D72824F" w14:textId="3B510E3D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206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3CFDFC5F" w14:textId="2F9C0085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207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6C7A306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地目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208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3C60734" w14:textId="0ECCB74D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209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3F0F30A1" w14:textId="7777777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7210" w:author="家興 余" w:date="2021-03-19T19:07:00Z">
              <w:tcPr>
                <w:tcW w:w="1" w:type="pct"/>
                <w:gridSpan w:val="2"/>
              </w:tcPr>
            </w:tcPrChange>
          </w:tcPr>
          <w:p w14:paraId="71430AF4" w14:textId="77777777" w:rsidR="00330AAC" w:rsidRPr="008F20B5" w:rsidRDefault="00330AAC">
            <w:pPr>
              <w:widowControl/>
              <w:spacing w:line="280" w:lineRule="exact"/>
              <w:jc w:val="center"/>
              <w:rPr>
                <w:ins w:id="7211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212" w:author="家興 余" w:date="2021-01-21T10:21:00Z">
                <w:pPr>
                  <w:widowControl/>
                  <w:spacing w:line="280" w:lineRule="exact"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213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7D0E18D1" w14:textId="2598C825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14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</w:t>
            </w:r>
          </w:p>
          <w:p w14:paraId="20DB178B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15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田</w:t>
            </w:r>
          </w:p>
          <w:p w14:paraId="1022EEAA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16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旱</w:t>
            </w:r>
          </w:p>
          <w:p w14:paraId="272AA7F5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17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雜</w:t>
            </w:r>
          </w:p>
          <w:p w14:paraId="2A7A1E53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18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水</w:t>
            </w:r>
          </w:p>
          <w:p w14:paraId="29EA1219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19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道</w:t>
            </w:r>
          </w:p>
          <w:p w14:paraId="13C5088D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20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溜</w:t>
            </w:r>
          </w:p>
          <w:p w14:paraId="08E5B6EF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21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原</w:t>
            </w:r>
          </w:p>
          <w:p w14:paraId="6FA79AA8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22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林</w:t>
            </w:r>
          </w:p>
          <w:p w14:paraId="0BE502D7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23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養</w:t>
            </w:r>
          </w:p>
          <w:p w14:paraId="6BAAA37B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24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墓</w:t>
            </w:r>
          </w:p>
          <w:p w14:paraId="0C4E9A6D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25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祠</w:t>
            </w:r>
          </w:p>
          <w:p w14:paraId="3E86FB13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26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鐵</w:t>
            </w:r>
          </w:p>
          <w:p w14:paraId="5B5AD993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27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暫未編定</w:t>
            </w:r>
          </w:p>
          <w:p w14:paraId="4759B5CB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28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</w:t>
            </w:r>
          </w:p>
          <w:p w14:paraId="579FFAF8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29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堤</w:t>
            </w:r>
          </w:p>
          <w:p w14:paraId="2F6BEE36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30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池</w:t>
            </w:r>
          </w:p>
          <w:p w14:paraId="5A9E5998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31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溝</w:t>
            </w:r>
          </w:p>
          <w:p w14:paraId="44C9690E" w14:textId="5EA0B54D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32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礦</w:t>
            </w:r>
          </w:p>
        </w:tc>
      </w:tr>
      <w:tr w:rsidR="00330AAC" w:rsidRPr="008F20B5" w14:paraId="277640B1" w14:textId="77777777" w:rsidTr="00756BBE">
        <w:trPr>
          <w:trHeight w:val="340"/>
          <w:trPrChange w:id="7233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234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317804B0" w14:textId="0F71E6C3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235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64589BCB" w14:textId="1FAE8555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Area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236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65D9C01" w14:textId="053DD41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面積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(坪)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237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4036A35C" w14:textId="7777777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238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0B25E7D4" w14:textId="7777777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5.2</w:t>
            </w:r>
          </w:p>
        </w:tc>
        <w:tc>
          <w:tcPr>
            <w:tcW w:w="275" w:type="pct"/>
            <w:tcPrChange w:id="7239" w:author="家興 余" w:date="2021-03-19T19:07:00Z">
              <w:tcPr>
                <w:tcW w:w="1" w:type="pct"/>
                <w:gridSpan w:val="2"/>
              </w:tcPr>
            </w:tcPrChange>
          </w:tcPr>
          <w:p w14:paraId="3A794FDF" w14:textId="77777777" w:rsidR="00330AAC" w:rsidRPr="008F20B5" w:rsidRDefault="00330AAC">
            <w:pPr>
              <w:widowControl/>
              <w:jc w:val="center"/>
              <w:rPr>
                <w:ins w:id="7240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241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7242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83B569B" w14:textId="340838D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00000.00</w:t>
            </w:r>
          </w:p>
        </w:tc>
      </w:tr>
      <w:tr w:rsidR="00330AAC" w:rsidRPr="008F20B5" w14:paraId="71BA4170" w14:textId="77777777" w:rsidTr="00756BBE">
        <w:trPr>
          <w:trHeight w:val="340"/>
          <w:trPrChange w:id="7243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244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7E9C8B9B" w14:textId="45B9F4FD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245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56A4BA2F" w14:textId="09F86D13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LandZoningCode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246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887871A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使用區分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247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5256A4BF" w14:textId="1A7D193E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248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60FB04FB" w14:textId="7777777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7249" w:author="家興 余" w:date="2021-03-19T19:07:00Z">
              <w:tcPr>
                <w:tcW w:w="1" w:type="pct"/>
                <w:gridSpan w:val="2"/>
              </w:tcPr>
            </w:tcPrChange>
          </w:tcPr>
          <w:p w14:paraId="403673EE" w14:textId="77777777" w:rsidR="00330AAC" w:rsidRPr="008F20B5" w:rsidRDefault="00330AAC">
            <w:pPr>
              <w:widowControl/>
              <w:spacing w:line="280" w:lineRule="exact"/>
              <w:jc w:val="center"/>
              <w:rPr>
                <w:ins w:id="7250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251" w:author="家興 余" w:date="2021-01-21T10:21:00Z">
                <w:pPr>
                  <w:widowControl/>
                  <w:spacing w:line="280" w:lineRule="exact"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252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1A5B2C75" w14:textId="5AF9E79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53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特定農業區</w:t>
            </w:r>
          </w:p>
          <w:p w14:paraId="36C53B5A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54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一般農業區</w:t>
            </w:r>
          </w:p>
          <w:p w14:paraId="4782C409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55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鄉村區</w:t>
            </w:r>
          </w:p>
          <w:p w14:paraId="7EA76D06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56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工業區</w:t>
            </w:r>
          </w:p>
          <w:p w14:paraId="780E84A0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57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森林區</w:t>
            </w:r>
          </w:p>
          <w:p w14:paraId="6002DB4B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58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山坡地保育區</w:t>
            </w:r>
          </w:p>
          <w:p w14:paraId="68A3BF1C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59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風景區</w:t>
            </w:r>
          </w:p>
          <w:p w14:paraId="6CE78077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60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特定專用區</w:t>
            </w:r>
          </w:p>
          <w:p w14:paraId="083859A2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61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國家公園區</w:t>
            </w:r>
          </w:p>
          <w:p w14:paraId="74D34DD3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62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住宅區</w:t>
            </w:r>
          </w:p>
          <w:p w14:paraId="695D9DC6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63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商業區</w:t>
            </w:r>
          </w:p>
          <w:p w14:paraId="477A942A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64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行政區</w:t>
            </w:r>
          </w:p>
          <w:p w14:paraId="4492E3ED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65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工業區</w:t>
            </w:r>
          </w:p>
          <w:p w14:paraId="523EDEAD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66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文教區</w:t>
            </w:r>
          </w:p>
          <w:p w14:paraId="50F17C0C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67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農業區</w:t>
            </w:r>
          </w:p>
          <w:p w14:paraId="5B30B319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68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風景區</w:t>
            </w:r>
          </w:p>
          <w:p w14:paraId="76539EA5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69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保護區</w:t>
            </w:r>
          </w:p>
          <w:p w14:paraId="00FA149C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70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水岸發展區</w:t>
            </w:r>
          </w:p>
          <w:p w14:paraId="14F5511B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71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漁業區</w:t>
            </w:r>
          </w:p>
          <w:p w14:paraId="223547A3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72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倉儲區</w:t>
            </w:r>
          </w:p>
          <w:p w14:paraId="7109FA7C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73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保存區</w:t>
            </w:r>
          </w:p>
          <w:p w14:paraId="26DB6D6F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74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葬儀業區</w:t>
            </w:r>
          </w:p>
          <w:p w14:paraId="4B01F94A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75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特定專用區</w:t>
            </w:r>
          </w:p>
          <w:p w14:paraId="25C56E0A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76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其他分區</w:t>
            </w:r>
          </w:p>
          <w:p w14:paraId="221B4D87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77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道路</w:t>
            </w:r>
          </w:p>
          <w:p w14:paraId="0C79E9FF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78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公園</w:t>
            </w:r>
          </w:p>
          <w:p w14:paraId="3C1286B9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79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綠地</w:t>
            </w:r>
          </w:p>
          <w:p w14:paraId="2DC72BB1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80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廣場</w:t>
            </w:r>
          </w:p>
          <w:p w14:paraId="4CE3FFE3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81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兒童遊樂場</w:t>
            </w:r>
          </w:p>
          <w:p w14:paraId="61DC9874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82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民用航空站</w:t>
            </w:r>
          </w:p>
          <w:p w14:paraId="66D1970B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83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停車場</w:t>
            </w:r>
          </w:p>
          <w:p w14:paraId="119C7956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84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河道</w:t>
            </w:r>
          </w:p>
          <w:p w14:paraId="3AE780C7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85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港埠</w:t>
            </w:r>
          </w:p>
          <w:p w14:paraId="5E443665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86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學校</w:t>
            </w:r>
          </w:p>
          <w:p w14:paraId="79E7B44D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87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社教機構</w:t>
            </w:r>
          </w:p>
          <w:p w14:paraId="48FCF897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88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體育場</w:t>
            </w:r>
          </w:p>
          <w:p w14:paraId="2BD99432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89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市場</w:t>
            </w:r>
          </w:p>
          <w:p w14:paraId="551705C0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90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醫療衛生機構</w:t>
            </w:r>
          </w:p>
          <w:p w14:paraId="6F446A71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91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機關</w:t>
            </w:r>
          </w:p>
          <w:p w14:paraId="2EB46D22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92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公用事業</w:t>
            </w:r>
          </w:p>
          <w:p w14:paraId="5ACB8366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93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綠帶</w:t>
            </w:r>
          </w:p>
          <w:p w14:paraId="4C7CB5EC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94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加油站</w:t>
            </w:r>
          </w:p>
          <w:p w14:paraId="675BFEB7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95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其他公共設施</w:t>
            </w:r>
          </w:p>
          <w:p w14:paraId="4F47A678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96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道路保留地</w:t>
            </w:r>
          </w:p>
          <w:p w14:paraId="0ACA2A54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97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公園保留地</w:t>
            </w:r>
          </w:p>
          <w:p w14:paraId="08C69F1A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98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綠地保留地</w:t>
            </w:r>
          </w:p>
          <w:p w14:paraId="46D25FF8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99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廣場保留地</w:t>
            </w:r>
          </w:p>
          <w:p w14:paraId="0FB8776D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00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兒童樂園場保留地</w:t>
            </w:r>
          </w:p>
          <w:p w14:paraId="32CA4B45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01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民用航空站保留地</w:t>
            </w:r>
          </w:p>
          <w:p w14:paraId="15B65229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02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>50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停車場保留地</w:t>
            </w:r>
          </w:p>
          <w:p w14:paraId="0E7ABC4C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03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河道保留地</w:t>
            </w:r>
          </w:p>
          <w:p w14:paraId="15967B71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04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港埠保留地</w:t>
            </w:r>
          </w:p>
          <w:p w14:paraId="490A4AA2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05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學校保留地</w:t>
            </w:r>
          </w:p>
          <w:p w14:paraId="2ADE059D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06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社教機構保留地</w:t>
            </w:r>
          </w:p>
          <w:p w14:paraId="228A2CEE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07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體育場保留地</w:t>
            </w:r>
          </w:p>
          <w:p w14:paraId="29EA7896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08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市場保留地</w:t>
            </w:r>
          </w:p>
          <w:p w14:paraId="2320C8F8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09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醫療衛生機構保留地</w:t>
            </w:r>
          </w:p>
          <w:p w14:paraId="3BCA8798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10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機關保留地</w:t>
            </w:r>
          </w:p>
          <w:p w14:paraId="63C0A038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11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公用事業保留地</w:t>
            </w:r>
          </w:p>
          <w:p w14:paraId="6FCF618D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12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加油站保留地</w:t>
            </w:r>
          </w:p>
          <w:p w14:paraId="18FB09F9" w14:textId="4C3E20DC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其他保留地</w:t>
            </w:r>
          </w:p>
        </w:tc>
      </w:tr>
      <w:tr w:rsidR="00330AAC" w:rsidRPr="008F20B5" w14:paraId="1D6ABDDD" w14:textId="77777777" w:rsidTr="00756BBE">
        <w:trPr>
          <w:trHeight w:val="340"/>
          <w:trPrChange w:id="7313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314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2DBB1C33" w14:textId="067F80C0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7315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7E35A03F" w14:textId="304DC45F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LandUsageType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7316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</w:tcPr>
            </w:tcPrChange>
          </w:tcPr>
          <w:p w14:paraId="6A519B47" w14:textId="5CDBC1DA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使用地類別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317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57BEDF83" w14:textId="4155C6A3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318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09193EF" w14:textId="1555EEAA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7319" w:author="家興 余" w:date="2021-03-19T19:07:00Z">
              <w:tcPr>
                <w:tcW w:w="1" w:type="pct"/>
                <w:gridSpan w:val="2"/>
              </w:tcPr>
            </w:tcPrChange>
          </w:tcPr>
          <w:p w14:paraId="1BAF66DC" w14:textId="77777777" w:rsidR="00330AAC" w:rsidRPr="008F20B5" w:rsidRDefault="00330AAC">
            <w:pPr>
              <w:widowControl/>
              <w:spacing w:line="280" w:lineRule="exact"/>
              <w:jc w:val="center"/>
              <w:rPr>
                <w:ins w:id="7320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321" w:author="家興 余" w:date="2021-01-21T10:21:00Z">
                <w:pPr>
                  <w:widowControl/>
                  <w:spacing w:line="280" w:lineRule="exact"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322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3EC634FE" w14:textId="040A56C5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23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甲種建築用地</w:t>
            </w:r>
          </w:p>
          <w:p w14:paraId="54EBBE00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24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乙種建築用地</w:t>
            </w:r>
          </w:p>
          <w:p w14:paraId="72E4FC02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25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丙種建築用地</w:t>
            </w:r>
          </w:p>
          <w:p w14:paraId="55A4DC26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26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丁種建築用地</w:t>
            </w:r>
          </w:p>
          <w:p w14:paraId="309E8EB9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27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農牧用地</w:t>
            </w:r>
          </w:p>
          <w:p w14:paraId="4DD61EC8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28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礦業用地</w:t>
            </w:r>
          </w:p>
          <w:p w14:paraId="2A67B4C0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29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交通用地</w:t>
            </w:r>
          </w:p>
          <w:p w14:paraId="678DF846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30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水利用地</w:t>
            </w:r>
          </w:p>
          <w:p w14:paraId="4C7A7D0E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31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遊憩用地</w:t>
            </w:r>
          </w:p>
          <w:p w14:paraId="121C63F2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32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古蹟保存用地</w:t>
            </w:r>
          </w:p>
          <w:p w14:paraId="6632F6EE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33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生態保護用地</w:t>
            </w:r>
          </w:p>
          <w:p w14:paraId="4C37F542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34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國土保安</w:t>
            </w:r>
          </w:p>
          <w:p w14:paraId="19C8B4ED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35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墳墓用地</w:t>
            </w:r>
          </w:p>
          <w:p w14:paraId="43D1BAAB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36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特定目的事業用地</w:t>
            </w:r>
          </w:p>
          <w:p w14:paraId="5FF31267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37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鹽業用地</w:t>
            </w:r>
          </w:p>
          <w:p w14:paraId="0B15E2EC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38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窯業用地</w:t>
            </w:r>
          </w:p>
          <w:p w14:paraId="61AF219E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39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林業用地</w:t>
            </w:r>
          </w:p>
          <w:p w14:paraId="16A998D8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40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養殖用地</w:t>
            </w:r>
          </w:p>
          <w:p w14:paraId="03596645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41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都市用地</w:t>
            </w:r>
          </w:p>
          <w:p w14:paraId="7BE50E83" w14:textId="17B529B4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42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暫未編定</w:t>
            </w:r>
          </w:p>
        </w:tc>
      </w:tr>
      <w:tr w:rsidR="00330AAC" w:rsidRPr="008F20B5" w14:paraId="27E6E397" w14:textId="77777777" w:rsidTr="00756BBE">
        <w:trPr>
          <w:trHeight w:val="340"/>
          <w:trPrChange w:id="7343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344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116D576F" w14:textId="5D61901C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345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2ABFE69D" w14:textId="02E274F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PostedLandValue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346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EFECBBC" w14:textId="44ADE5B2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公告土地現值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(元)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347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FDAB5B4" w14:textId="514F67A2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7348" w:author="家興 余" w:date="2020-12-30T09:56:00Z">
              <w:r w:rsidRPr="008F20B5" w:rsidDel="004444BD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X</w:delText>
              </w:r>
            </w:del>
            <w:ins w:id="7349" w:author="家興 余" w:date="2020-12-30T09:5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350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74797C06" w14:textId="0138CA30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75" w:type="pct"/>
            <w:tcPrChange w:id="7351" w:author="家興 余" w:date="2021-03-19T19:07:00Z">
              <w:tcPr>
                <w:tcW w:w="1" w:type="pct"/>
                <w:gridSpan w:val="2"/>
              </w:tcPr>
            </w:tcPrChange>
          </w:tcPr>
          <w:p w14:paraId="1A47CB21" w14:textId="77777777" w:rsidR="00330AAC" w:rsidRPr="008F20B5" w:rsidRDefault="00330AAC">
            <w:pPr>
              <w:widowControl/>
              <w:jc w:val="center"/>
              <w:rPr>
                <w:ins w:id="7352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353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vAlign w:val="center"/>
            <w:hideMark/>
            <w:tcPrChange w:id="7354" w:author="家興 余" w:date="2021-03-19T19:07:00Z">
              <w:tcPr>
                <w:tcW w:w="1453" w:type="pct"/>
                <w:shd w:val="clear" w:color="auto" w:fill="auto"/>
                <w:vAlign w:val="center"/>
                <w:hideMark/>
              </w:tcPr>
            </w:tcPrChange>
          </w:tcPr>
          <w:p w14:paraId="7397F6E0" w14:textId="3309CE9A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  <w:del w:id="7355" w:author="家興 余" w:date="2020-12-30T09:56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</w:p>
        </w:tc>
      </w:tr>
      <w:tr w:rsidR="00330AAC" w:rsidRPr="008F20B5" w14:paraId="73192D00" w14:textId="77777777" w:rsidTr="00756BBE">
        <w:trPr>
          <w:trHeight w:val="340"/>
          <w:trPrChange w:id="7356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357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5FB5E734" w14:textId="1EC1A1C3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358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60739D71" w14:textId="0567887D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PostedLandValueYear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359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E6BD2F0" w14:textId="6FEBE44C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公告土地現值年月－年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360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198827B1" w14:textId="47A21CFD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361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1767775D" w14:textId="5521BA33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  <w:tcPrChange w:id="7362" w:author="家興 余" w:date="2021-03-19T19:07:00Z">
              <w:tcPr>
                <w:tcW w:w="1" w:type="pct"/>
                <w:gridSpan w:val="2"/>
              </w:tcPr>
            </w:tcPrChange>
          </w:tcPr>
          <w:p w14:paraId="2AA433FA" w14:textId="77777777" w:rsidR="00330AAC" w:rsidRPr="008F20B5" w:rsidRDefault="00330AAC">
            <w:pPr>
              <w:widowControl/>
              <w:jc w:val="center"/>
              <w:rPr>
                <w:ins w:id="7363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364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365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775AD7E4" w14:textId="4F487B04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</w:t>
            </w:r>
          </w:p>
        </w:tc>
      </w:tr>
      <w:tr w:rsidR="00330AAC" w:rsidRPr="008F20B5" w14:paraId="54DE7AE2" w14:textId="77777777" w:rsidTr="00756BBE">
        <w:trPr>
          <w:trHeight w:val="340"/>
          <w:trPrChange w:id="7366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367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7D7314A3" w14:textId="5685A76E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7368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42EBAC8C" w14:textId="09BCCED9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PostedLandValueMonth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7369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</w:tcPr>
            </w:tcPrChange>
          </w:tcPr>
          <w:p w14:paraId="66475019" w14:textId="3E6E5DC2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公告土地現值年月－月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370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58D8B5BC" w14:textId="47ECACE3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371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0CC0C14C" w14:textId="494DD9BB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7372" w:author="家興 余" w:date="2021-03-19T19:07:00Z">
              <w:tcPr>
                <w:tcW w:w="1" w:type="pct"/>
                <w:gridSpan w:val="2"/>
              </w:tcPr>
            </w:tcPrChange>
          </w:tcPr>
          <w:p w14:paraId="33E376F5" w14:textId="77777777" w:rsidR="00330AAC" w:rsidRPr="008F20B5" w:rsidRDefault="00330AAC">
            <w:pPr>
              <w:widowControl/>
              <w:jc w:val="center"/>
              <w:rPr>
                <w:ins w:id="7373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374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375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59C42579" w14:textId="786ACA65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mm</w:t>
            </w:r>
          </w:p>
        </w:tc>
      </w:tr>
      <w:tr w:rsidR="00330AAC" w:rsidRPr="008F20B5" w14:paraId="07626FE2" w14:textId="77777777" w:rsidTr="00756BBE">
        <w:trPr>
          <w:trHeight w:val="340"/>
          <w:trPrChange w:id="7376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377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405E508D" w14:textId="04A0EA9F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378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7D451759" w14:textId="2C557BC0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TransferedYear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379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E9DA146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移轉年度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380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040E2A7" w14:textId="6679521C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381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344413E9" w14:textId="574FE273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  <w:tcPrChange w:id="7382" w:author="家興 余" w:date="2021-03-19T19:07:00Z">
              <w:tcPr>
                <w:tcW w:w="1" w:type="pct"/>
                <w:gridSpan w:val="2"/>
              </w:tcPr>
            </w:tcPrChange>
          </w:tcPr>
          <w:p w14:paraId="0D49E5E3" w14:textId="77777777" w:rsidR="00330AAC" w:rsidRPr="008F20B5" w:rsidRDefault="00330AAC">
            <w:pPr>
              <w:widowControl/>
              <w:jc w:val="center"/>
              <w:rPr>
                <w:ins w:id="7383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384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385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32BC930F" w14:textId="38576EFE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</w:t>
            </w:r>
          </w:p>
        </w:tc>
      </w:tr>
      <w:tr w:rsidR="00330AAC" w:rsidRPr="008F20B5" w14:paraId="5421A3D7" w14:textId="77777777" w:rsidTr="00756BBE">
        <w:trPr>
          <w:trHeight w:val="340"/>
          <w:trPrChange w:id="7386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387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1F6D11EE" w14:textId="5DC8E366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388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36558804" w14:textId="7EC8AC3F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LastTransferedAmt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389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A4FCFE8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前次移轉金額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390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32E7B194" w14:textId="15D4F429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7391" w:author="家興 余" w:date="2020-12-30T09:5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7392" w:author="家興 余" w:date="2020-12-30T09:56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393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7D943A60" w14:textId="441DC6B2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75" w:type="pct"/>
            <w:tcPrChange w:id="7394" w:author="家興 余" w:date="2021-03-19T19:07:00Z">
              <w:tcPr>
                <w:tcW w:w="1" w:type="pct"/>
                <w:gridSpan w:val="2"/>
              </w:tcPr>
            </w:tcPrChange>
          </w:tcPr>
          <w:p w14:paraId="411BC63A" w14:textId="77777777" w:rsidR="00330AAC" w:rsidRPr="008F20B5" w:rsidRDefault="00330AAC">
            <w:pPr>
              <w:widowControl/>
              <w:jc w:val="center"/>
              <w:rPr>
                <w:ins w:id="7395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396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vAlign w:val="center"/>
            <w:hideMark/>
            <w:tcPrChange w:id="7397" w:author="家興 余" w:date="2021-03-19T19:07:00Z">
              <w:tcPr>
                <w:tcW w:w="1453" w:type="pct"/>
                <w:shd w:val="clear" w:color="auto" w:fill="auto"/>
                <w:vAlign w:val="center"/>
                <w:hideMark/>
              </w:tcPr>
            </w:tcPrChange>
          </w:tcPr>
          <w:p w14:paraId="3A907D3F" w14:textId="6704E03F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  <w:del w:id="7398" w:author="家興 余" w:date="2020-12-30T09:56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</w:p>
        </w:tc>
      </w:tr>
      <w:tr w:rsidR="00330AAC" w:rsidRPr="008F20B5" w14:paraId="5D9E535E" w14:textId="77777777" w:rsidTr="00756BBE">
        <w:trPr>
          <w:trHeight w:val="340"/>
          <w:trPrChange w:id="7399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400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1A37194B" w14:textId="6C6A10A0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401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4ED20F93" w14:textId="3C0CB4F9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EvaUnitPrice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402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BAC5ADF" w14:textId="6452593B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鑑價單價／坪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403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4E2704B6" w14:textId="2418A921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7404" w:author="家興 余" w:date="2020-12-30T09:5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7405" w:author="家興 余" w:date="2020-12-30T09:56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406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49ECA2F1" w14:textId="4478AA71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75" w:type="pct"/>
            <w:tcPrChange w:id="7407" w:author="家興 余" w:date="2021-03-19T19:07:00Z">
              <w:tcPr>
                <w:tcW w:w="1" w:type="pct"/>
                <w:gridSpan w:val="2"/>
              </w:tcPr>
            </w:tcPrChange>
          </w:tcPr>
          <w:p w14:paraId="7B50B8C8" w14:textId="77777777" w:rsidR="00330AAC" w:rsidRPr="008F20B5" w:rsidDel="004444BD" w:rsidRDefault="00330AAC">
            <w:pPr>
              <w:widowControl/>
              <w:jc w:val="center"/>
              <w:rPr>
                <w:ins w:id="7408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409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vAlign w:val="center"/>
            <w:hideMark/>
            <w:tcPrChange w:id="7410" w:author="家興 余" w:date="2021-03-19T19:07:00Z">
              <w:tcPr>
                <w:tcW w:w="1453" w:type="pct"/>
                <w:shd w:val="clear" w:color="auto" w:fill="auto"/>
                <w:vAlign w:val="center"/>
                <w:hideMark/>
              </w:tcPr>
            </w:tcPrChange>
          </w:tcPr>
          <w:p w14:paraId="1633D5D0" w14:textId="619063C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7411" w:author="家興 余" w:date="2020-12-30T09:56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330AAC" w:rsidRPr="008F20B5" w14:paraId="1107D516" w14:textId="77777777" w:rsidTr="00756BBE">
        <w:trPr>
          <w:trHeight w:val="340"/>
          <w:trPrChange w:id="7412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413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0CDAAB97" w14:textId="05CDA43F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414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3BF577D4" w14:textId="3D22AF85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LandUsageCode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415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302CDCA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土地使用別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416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D9DAD0E" w14:textId="76B468B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417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1504B06E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7418" w:author="家興 余" w:date="2021-03-19T19:07:00Z">
              <w:tcPr>
                <w:tcW w:w="1" w:type="pct"/>
                <w:gridSpan w:val="2"/>
              </w:tcPr>
            </w:tcPrChange>
          </w:tcPr>
          <w:p w14:paraId="0E70470D" w14:textId="77777777" w:rsidR="00330AAC" w:rsidRPr="008F20B5" w:rsidRDefault="00330AAC">
            <w:pPr>
              <w:widowControl/>
              <w:jc w:val="center"/>
              <w:rPr>
                <w:ins w:id="7419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420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421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2B85F2C8" w14:textId="62CDDBA5" w:rsidR="00330AAC" w:rsidRPr="008F20B5" w:rsidRDefault="00330AAC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自用</w:t>
            </w:r>
          </w:p>
          <w:p w14:paraId="4CBFB082" w14:textId="77777777" w:rsidR="00330AAC" w:rsidRPr="008F20B5" w:rsidRDefault="00330AAC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閒置</w:t>
            </w:r>
          </w:p>
          <w:p w14:paraId="70E33A7F" w14:textId="77777777" w:rsidR="00330AAC" w:rsidRPr="008F20B5" w:rsidRDefault="00330AAC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投資</w:t>
            </w:r>
          </w:p>
          <w:p w14:paraId="58482115" w14:textId="77777777" w:rsidR="00330AAC" w:rsidRPr="008F20B5" w:rsidRDefault="00330AAC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出租</w:t>
            </w:r>
          </w:p>
          <w:p w14:paraId="622A01B6" w14:textId="77777777" w:rsidR="00330AAC" w:rsidRPr="008F20B5" w:rsidRDefault="00330AAC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無償供他人使用</w:t>
            </w:r>
          </w:p>
          <w:p w14:paraId="6FF1243B" w14:textId="022227CD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330AAC" w:rsidRPr="008F20B5" w14:paraId="35FF0BF2" w14:textId="77777777" w:rsidTr="00756BBE">
        <w:trPr>
          <w:trHeight w:val="340"/>
          <w:trPrChange w:id="7422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423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54FCC053" w14:textId="65D9D7F4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424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7F6B0E7C" w14:textId="713E991C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LandRentStartDate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425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9179F2F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土地租約起日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426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A42BCE5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427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5D556978" w14:textId="0984AF7A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PrChange w:id="7428" w:author="家興 余" w:date="2021-03-19T19:07:00Z">
              <w:tcPr>
                <w:tcW w:w="1" w:type="pct"/>
                <w:gridSpan w:val="2"/>
              </w:tcPr>
            </w:tcPrChange>
          </w:tcPr>
          <w:p w14:paraId="4DE5B6FC" w14:textId="77777777" w:rsidR="00330AAC" w:rsidRPr="008F20B5" w:rsidRDefault="00330AAC">
            <w:pPr>
              <w:widowControl/>
              <w:jc w:val="center"/>
              <w:rPr>
                <w:ins w:id="7429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430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7431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0BBF6FD" w14:textId="046265BD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330AAC" w:rsidRPr="008F20B5" w14:paraId="50798167" w14:textId="77777777" w:rsidTr="00756BBE">
        <w:trPr>
          <w:trHeight w:val="340"/>
          <w:trPrChange w:id="7432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433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147A1A0F" w14:textId="79902FCA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434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2B466E71" w14:textId="2B86555D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LandRentEndDate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435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807B958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土地租約到期日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436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B5E4C11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437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1B9925FC" w14:textId="5B85A9B9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PrChange w:id="7438" w:author="家興 余" w:date="2021-03-19T19:07:00Z">
              <w:tcPr>
                <w:tcW w:w="1" w:type="pct"/>
                <w:gridSpan w:val="2"/>
              </w:tcPr>
            </w:tcPrChange>
          </w:tcPr>
          <w:p w14:paraId="0CF65A94" w14:textId="77777777" w:rsidR="00330AAC" w:rsidRPr="008F20B5" w:rsidRDefault="00330AAC">
            <w:pPr>
              <w:widowControl/>
              <w:jc w:val="center"/>
              <w:rPr>
                <w:ins w:id="7439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440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7441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D52E71F" w14:textId="00A9CBA6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330AAC" w:rsidRPr="008F20B5" w:rsidDel="00756BBE" w14:paraId="2F3EAE47" w14:textId="55993144" w:rsidTr="00756BBE">
        <w:tblPrEx>
          <w:tblPrExChange w:id="7442" w:author="家興 余" w:date="2021-03-19T19:07:00Z">
            <w:tblPrEx>
              <w:tblW w:w="5050" w:type="pct"/>
            </w:tblPrEx>
          </w:tblPrExChange>
        </w:tblPrEx>
        <w:trPr>
          <w:gridAfter w:val="1"/>
          <w:wAfter w:w="566" w:type="dxa"/>
          <w:trHeight w:val="340"/>
          <w:del w:id="7443" w:author="家興 余" w:date="2021-03-19T19:07:00Z"/>
          <w:trPrChange w:id="7444" w:author="家興 余" w:date="2021-03-19T19:07:00Z">
            <w:trPr>
              <w:gridAfter w:val="1"/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445" w:author="家興 余" w:date="2021-03-19T19:07:00Z">
              <w:tcPr>
                <w:tcW w:w="250" w:type="pct"/>
                <w:gridSpan w:val="2"/>
                <w:shd w:val="clear" w:color="auto" w:fill="auto"/>
              </w:tcPr>
            </w:tcPrChange>
          </w:tcPr>
          <w:p w14:paraId="606630E5" w14:textId="3D9A722F" w:rsidR="00330AAC" w:rsidRPr="004A1C2C" w:rsidDel="00756BBE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del w:id="7446" w:author="家興 余" w:date="2021-03-19T19:07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447" w:author="家興 余" w:date="2021-03-19T19:07:00Z">
              <w:tcPr>
                <w:tcW w:w="650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B6EB149" w14:textId="563F493B" w:rsidR="00330AAC" w:rsidRPr="00273EAC" w:rsidDel="00756BBE" w:rsidRDefault="00330AAC" w:rsidP="00DC4BAC">
            <w:pPr>
              <w:widowControl/>
              <w:rPr>
                <w:del w:id="7448" w:author="家興 余" w:date="2021-03-19T19:07:00Z"/>
                <w:rFonts w:ascii="標楷體" w:eastAsia="標楷體" w:hAnsi="標楷體" w:cs="新細明體"/>
                <w:strike/>
                <w:color w:val="FF0000"/>
                <w:kern w:val="0"/>
                <w:highlight w:val="yellow"/>
                <w:rPrChange w:id="7449" w:author="ST1" w:date="2020-12-06T22:45:00Z">
                  <w:rPr>
                    <w:del w:id="7450" w:author="家興 余" w:date="2021-03-19T19:07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451" w:author="家興 余" w:date="2021-03-19T19:07:00Z">
              <w:r w:rsidRPr="00273EAC" w:rsidDel="00756BBE">
                <w:rPr>
                  <w:rFonts w:ascii="標楷體" w:eastAsia="標楷體" w:hAnsi="標楷體" w:cs="新細明體"/>
                  <w:strike/>
                  <w:color w:val="FF0000"/>
                  <w:kern w:val="0"/>
                  <w:highlight w:val="yellow"/>
                  <w:rPrChange w:id="7452" w:author="ST1" w:date="2020-12-06T22:4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LandOwnedArea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453" w:author="家興 余" w:date="2021-03-19T19:07:00Z">
              <w:tcPr>
                <w:tcW w:w="1750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70940D2A" w14:textId="0CCDC954" w:rsidR="00330AAC" w:rsidRPr="00273EAC" w:rsidDel="00756BBE" w:rsidRDefault="00330AAC" w:rsidP="00DC4BAC">
            <w:pPr>
              <w:widowControl/>
              <w:rPr>
                <w:del w:id="7454" w:author="家興 余" w:date="2021-03-19T19:07:00Z"/>
                <w:rFonts w:ascii="標楷體" w:eastAsia="標楷體" w:hAnsi="標楷體" w:cs="新細明體"/>
                <w:b/>
                <w:bCs/>
                <w:strike/>
                <w:color w:val="FF0000"/>
                <w:kern w:val="0"/>
                <w:highlight w:val="yellow"/>
                <w:rPrChange w:id="7455" w:author="ST1" w:date="2020-12-06T22:45:00Z">
                  <w:rPr>
                    <w:del w:id="7456" w:author="家興 余" w:date="2021-03-19T19:07:00Z"/>
                    <w:rFonts w:ascii="標楷體" w:eastAsia="標楷體" w:hAnsi="標楷體" w:cs="新細明體"/>
                    <w:b/>
                    <w:bCs/>
                    <w:color w:val="000000"/>
                    <w:kern w:val="0"/>
                  </w:rPr>
                </w:rPrChange>
              </w:rPr>
            </w:pPr>
            <w:del w:id="7457" w:author="家興 余" w:date="2021-03-19T19:07:00Z">
              <w:r w:rsidRPr="00273EAC" w:rsidDel="00756BBE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highlight w:val="yellow"/>
                  <w:rPrChange w:id="7458" w:author="ST1" w:date="2020-12-06T22:4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土地持份面積</w:delText>
              </w:r>
              <w:r w:rsidRPr="00273EAC" w:rsidDel="00756BBE">
                <w:rPr>
                  <w:rFonts w:ascii="標楷體" w:eastAsia="標楷體" w:hAnsi="標楷體" w:cs="新細明體"/>
                  <w:strike/>
                  <w:color w:val="FF0000"/>
                  <w:kern w:val="0"/>
                  <w:highlight w:val="yellow"/>
                  <w:rPrChange w:id="7459" w:author="ST1" w:date="2020-12-06T22:4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(坪)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460" w:author="家興 余" w:date="2021-03-19T19:07:00Z">
              <w:tcPr>
                <w:tcW w:w="25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ACA07AE" w14:textId="29B3EF78" w:rsidR="00330AAC" w:rsidRPr="00273EAC" w:rsidDel="00756BBE" w:rsidRDefault="00330AAC" w:rsidP="00DC4BAC">
            <w:pPr>
              <w:widowControl/>
              <w:jc w:val="center"/>
              <w:rPr>
                <w:del w:id="7461" w:author="家興 余" w:date="2021-03-19T19:07:00Z"/>
                <w:rFonts w:ascii="標楷體" w:eastAsia="標楷體" w:hAnsi="標楷體" w:cs="新細明體"/>
                <w:strike/>
                <w:color w:val="FF0000"/>
                <w:kern w:val="0"/>
                <w:highlight w:val="yellow"/>
                <w:rPrChange w:id="7462" w:author="ST1" w:date="2020-12-06T22:45:00Z">
                  <w:rPr>
                    <w:del w:id="7463" w:author="家興 余" w:date="2021-03-19T19:07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464" w:author="家興 余" w:date="2021-03-19T19:07:00Z">
              <w:r w:rsidRPr="00273EAC" w:rsidDel="00756BBE">
                <w:rPr>
                  <w:rFonts w:ascii="標楷體" w:eastAsia="標楷體" w:hAnsi="標楷體" w:cs="新細明體"/>
                  <w:strike/>
                  <w:color w:val="FF0000"/>
                  <w:kern w:val="0"/>
                  <w:highlight w:val="yellow"/>
                  <w:rPrChange w:id="7465" w:author="ST1" w:date="2020-12-06T22:4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466" w:author="家興 余" w:date="2021-03-19T19:07:00Z">
              <w:tcPr>
                <w:tcW w:w="250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3958F21" w14:textId="6C024606" w:rsidR="00330AAC" w:rsidRPr="00273EAC" w:rsidDel="00756BBE" w:rsidRDefault="00330AAC" w:rsidP="00DC4BAC">
            <w:pPr>
              <w:widowControl/>
              <w:jc w:val="center"/>
              <w:rPr>
                <w:del w:id="7467" w:author="家興 余" w:date="2021-03-19T19:07:00Z"/>
                <w:rFonts w:ascii="標楷體" w:eastAsia="標楷體" w:hAnsi="標楷體" w:cs="新細明體"/>
                <w:strike/>
                <w:color w:val="FF0000"/>
                <w:kern w:val="0"/>
                <w:highlight w:val="yellow"/>
                <w:rPrChange w:id="7468" w:author="ST1" w:date="2020-12-06T22:45:00Z">
                  <w:rPr>
                    <w:del w:id="7469" w:author="家興 余" w:date="2021-03-19T19:07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470" w:author="家興 余" w:date="2021-03-19T19:07:00Z">
              <w:r w:rsidRPr="00273EAC" w:rsidDel="00756BBE">
                <w:rPr>
                  <w:rFonts w:ascii="標楷體" w:eastAsia="標楷體" w:hAnsi="標楷體" w:cs="新細明體"/>
                  <w:strike/>
                  <w:color w:val="FF0000"/>
                  <w:kern w:val="0"/>
                  <w:highlight w:val="yellow"/>
                  <w:rPrChange w:id="7471" w:author="ST1" w:date="2020-12-06T22:4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5.2</w:delText>
              </w:r>
            </w:del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7472" w:author="家興 余" w:date="2021-03-19T19:07:00Z">
              <w:tcPr>
                <w:tcW w:w="115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BA0B4A4" w14:textId="2EF05928" w:rsidR="00330AAC" w:rsidRPr="00273EAC" w:rsidDel="00756BBE" w:rsidRDefault="00330AAC" w:rsidP="00DC4BAC">
            <w:pPr>
              <w:widowControl/>
              <w:rPr>
                <w:del w:id="7473" w:author="家興 余" w:date="2021-03-19T19:07:00Z"/>
                <w:rFonts w:ascii="標楷體" w:eastAsia="標楷體" w:hAnsi="標楷體" w:cs="新細明體"/>
                <w:strike/>
                <w:color w:val="FF0000"/>
                <w:kern w:val="0"/>
                <w:highlight w:val="yellow"/>
                <w:rPrChange w:id="7474" w:author="ST1" w:date="2020-12-06T22:45:00Z">
                  <w:rPr>
                    <w:del w:id="7475" w:author="家興 余" w:date="2021-03-19T19:07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476" w:author="家興 余" w:date="2021-03-19T19:07:00Z">
              <w:r w:rsidRPr="00273EAC" w:rsidDel="00756BBE">
                <w:rPr>
                  <w:rFonts w:ascii="標楷體" w:eastAsia="標楷體" w:hAnsi="標楷體" w:cs="新細明體"/>
                  <w:strike/>
                  <w:color w:val="FF0000"/>
                  <w:kern w:val="0"/>
                  <w:highlight w:val="yellow"/>
                  <w:rPrChange w:id="7477" w:author="ST1" w:date="2020-12-06T22:4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00000.00</w:delText>
              </w:r>
            </w:del>
          </w:p>
        </w:tc>
      </w:tr>
      <w:tr w:rsidR="00330AAC" w:rsidRPr="008F20B5" w14:paraId="1269F5FC" w14:textId="77777777" w:rsidTr="00756BBE">
        <w:trPr>
          <w:trHeight w:val="340"/>
          <w:trPrChange w:id="7478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479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47471CF8" w14:textId="755D4840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7480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0E2F3A93" w14:textId="6E0AAA42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L2416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OwnerOccurs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7481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</w:tcPr>
            </w:tcPrChange>
          </w:tcPr>
          <w:p w14:paraId="44E6E322" w14:textId="77777777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  <w:tcPrChange w:id="7482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68A45F00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  <w:tcPrChange w:id="7483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04DD6011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5" w:type="pct"/>
            <w:tcPrChange w:id="7484" w:author="家興 余" w:date="2021-03-19T19:07:00Z">
              <w:tcPr>
                <w:tcW w:w="1" w:type="pct"/>
                <w:gridSpan w:val="2"/>
              </w:tcPr>
            </w:tcPrChange>
          </w:tcPr>
          <w:p w14:paraId="1E4DC882" w14:textId="77777777" w:rsidR="00330AAC" w:rsidRPr="008F20B5" w:rsidRDefault="00330AAC">
            <w:pPr>
              <w:widowControl/>
              <w:jc w:val="center"/>
              <w:rPr>
                <w:ins w:id="7485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486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487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3BBB1038" w14:textId="7B3AEAC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可輸入多</w:t>
            </w:r>
            <w:r w:rsidRPr="008F20B5">
              <w:rPr>
                <w:rFonts w:ascii="標楷體" w:eastAsia="標楷體" w:hAnsi="標楷體" w:hint="eastAsia"/>
              </w:rPr>
              <w:t>組</w:t>
            </w:r>
          </w:p>
        </w:tc>
      </w:tr>
      <w:tr w:rsidR="00330AAC" w:rsidRPr="008F20B5" w14:paraId="47253505" w14:textId="77777777" w:rsidTr="00756BBE">
        <w:trPr>
          <w:trHeight w:val="340"/>
          <w:trPrChange w:id="7488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489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0A07D4E9" w14:textId="06D83146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490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697FB048" w14:textId="0A2DDEDF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OwnerId</w:t>
            </w:r>
            <w:del w:id="7491" w:author="ST1" w:date="2020-12-22T09:27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923" w:type="pct"/>
            <w:shd w:val="clear" w:color="auto" w:fill="auto"/>
            <w:noWrap/>
            <w:tcPrChange w:id="7492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629A987D" w14:textId="57E53CF5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土地所有權人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統編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493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5FD8E78C" w14:textId="7F744345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494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1F37D488" w14:textId="27EFCD39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  <w:tcPrChange w:id="7495" w:author="家興 余" w:date="2021-03-19T19:07:00Z">
              <w:tcPr>
                <w:tcW w:w="1" w:type="pct"/>
                <w:gridSpan w:val="2"/>
              </w:tcPr>
            </w:tcPrChange>
          </w:tcPr>
          <w:p w14:paraId="3093D8F4" w14:textId="77777777" w:rsidR="00330AAC" w:rsidRPr="008F20B5" w:rsidRDefault="00330AAC">
            <w:pPr>
              <w:widowControl/>
              <w:jc w:val="center"/>
              <w:rPr>
                <w:ins w:id="7496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497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498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3BE123BF" w14:textId="2911F294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1C3BED0A" w14:textId="77777777" w:rsidTr="00756BBE">
        <w:trPr>
          <w:trHeight w:val="340"/>
          <w:trPrChange w:id="7499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500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614BD2EB" w14:textId="2EE70121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501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34E77669" w14:textId="004FBE94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OwnerName</w:t>
            </w:r>
            <w:del w:id="7502" w:author="ST1" w:date="2020-12-22T09:27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923" w:type="pct"/>
            <w:shd w:val="clear" w:color="auto" w:fill="auto"/>
            <w:noWrap/>
            <w:tcPrChange w:id="7503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2EB66958" w14:textId="1EBEAFC2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土地所有權人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姓名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504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26F42E96" w14:textId="3CF590CD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505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00ABED43" w14:textId="6F231964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75" w:type="pct"/>
            <w:tcPrChange w:id="7506" w:author="家興 余" w:date="2021-03-19T19:07:00Z">
              <w:tcPr>
                <w:tcW w:w="1" w:type="pct"/>
                <w:gridSpan w:val="2"/>
              </w:tcPr>
            </w:tcPrChange>
          </w:tcPr>
          <w:p w14:paraId="4483988B" w14:textId="77777777" w:rsidR="00330AAC" w:rsidRPr="008F20B5" w:rsidRDefault="00330AAC">
            <w:pPr>
              <w:widowControl/>
              <w:jc w:val="center"/>
              <w:rPr>
                <w:ins w:id="7507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508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509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5EB9E2BA" w14:textId="32F6E388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7E3FD78D" w14:textId="77777777" w:rsidTr="00756BBE">
        <w:trPr>
          <w:trHeight w:val="340"/>
          <w:trPrChange w:id="7510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511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514A9FB0" w14:textId="6B16E9D9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512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36DCFAFB" w14:textId="4AAA6CFC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OwnerRelCode</w:t>
            </w:r>
            <w:del w:id="7513" w:author="ST1" w:date="2020-12-22T09:27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923" w:type="pct"/>
            <w:shd w:val="clear" w:color="auto" w:fill="auto"/>
            <w:noWrap/>
            <w:tcPrChange w:id="7514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56953311" w14:textId="2853AAC8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土地所有權人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與授信戶關係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515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34D502BF" w14:textId="630CEAE0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516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6AD71E9E" w14:textId="31E3003C" w:rsidR="00330AAC" w:rsidRPr="008F20B5" w:rsidRDefault="007B38E5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7517" w:author="家興 余" w:date="2021-03-19T19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2</w:t>
              </w:r>
            </w:ins>
            <w:del w:id="7518" w:author="家興 余" w:date="2021-03-19T19:08:00Z">
              <w:r w:rsidR="00330AAC" w:rsidRPr="008F20B5" w:rsidDel="007B38E5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275" w:type="pct"/>
            <w:tcPrChange w:id="7519" w:author="家興 余" w:date="2021-03-19T19:07:00Z">
              <w:tcPr>
                <w:tcW w:w="1" w:type="pct"/>
                <w:gridSpan w:val="2"/>
              </w:tcPr>
            </w:tcPrChange>
          </w:tcPr>
          <w:p w14:paraId="537D22D7" w14:textId="77777777" w:rsidR="00330AAC" w:rsidRPr="008F20B5" w:rsidRDefault="00330AAC">
            <w:pPr>
              <w:widowControl/>
              <w:jc w:val="center"/>
              <w:rPr>
                <w:ins w:id="7520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521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522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2625A737" w14:textId="478C37D1" w:rsidR="005345D9" w:rsidRDefault="005345D9" w:rsidP="005345D9">
            <w:pPr>
              <w:widowControl/>
              <w:rPr>
                <w:ins w:id="7523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24" w:author="家興 余" w:date="2021-03-19T19:1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需前補0</w:t>
              </w:r>
            </w:ins>
          </w:p>
          <w:p w14:paraId="3BD82BA0" w14:textId="0BF08B88" w:rsidR="005345D9" w:rsidRPr="005345D9" w:rsidRDefault="005345D9" w:rsidP="005345D9">
            <w:pPr>
              <w:widowControl/>
              <w:rPr>
                <w:ins w:id="7525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26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00本人</w:t>
              </w:r>
            </w:ins>
          </w:p>
          <w:p w14:paraId="6F0E7236" w14:textId="77777777" w:rsidR="005345D9" w:rsidRPr="005345D9" w:rsidRDefault="005345D9" w:rsidP="005345D9">
            <w:pPr>
              <w:widowControl/>
              <w:rPr>
                <w:ins w:id="7527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28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01夫</w:t>
              </w:r>
            </w:ins>
          </w:p>
          <w:p w14:paraId="184080B3" w14:textId="77777777" w:rsidR="005345D9" w:rsidRPr="005345D9" w:rsidRDefault="005345D9" w:rsidP="005345D9">
            <w:pPr>
              <w:widowControl/>
              <w:rPr>
                <w:ins w:id="7529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30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02妻</w:t>
              </w:r>
            </w:ins>
          </w:p>
          <w:p w14:paraId="7D9608E6" w14:textId="77777777" w:rsidR="005345D9" w:rsidRPr="005345D9" w:rsidRDefault="005345D9" w:rsidP="005345D9">
            <w:pPr>
              <w:widowControl/>
              <w:rPr>
                <w:ins w:id="7531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32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03父</w:t>
              </w:r>
            </w:ins>
          </w:p>
          <w:p w14:paraId="7FE05065" w14:textId="77777777" w:rsidR="005345D9" w:rsidRPr="005345D9" w:rsidRDefault="005345D9" w:rsidP="005345D9">
            <w:pPr>
              <w:widowControl/>
              <w:rPr>
                <w:ins w:id="7533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34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04母</w:t>
              </w:r>
            </w:ins>
          </w:p>
          <w:p w14:paraId="5B7921CF" w14:textId="77777777" w:rsidR="005345D9" w:rsidRPr="005345D9" w:rsidRDefault="005345D9" w:rsidP="005345D9">
            <w:pPr>
              <w:widowControl/>
              <w:rPr>
                <w:ins w:id="7535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36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05子</w:t>
              </w:r>
            </w:ins>
          </w:p>
          <w:p w14:paraId="5112EA6C" w14:textId="77777777" w:rsidR="005345D9" w:rsidRPr="005345D9" w:rsidRDefault="005345D9" w:rsidP="005345D9">
            <w:pPr>
              <w:widowControl/>
              <w:rPr>
                <w:ins w:id="7537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38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06女</w:t>
              </w:r>
            </w:ins>
          </w:p>
          <w:p w14:paraId="5DB82479" w14:textId="77777777" w:rsidR="005345D9" w:rsidRPr="005345D9" w:rsidRDefault="005345D9" w:rsidP="005345D9">
            <w:pPr>
              <w:widowControl/>
              <w:rPr>
                <w:ins w:id="7539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40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07兄</w:t>
              </w:r>
            </w:ins>
          </w:p>
          <w:p w14:paraId="7C5C1DBB" w14:textId="77777777" w:rsidR="005345D9" w:rsidRPr="005345D9" w:rsidRDefault="005345D9" w:rsidP="005345D9">
            <w:pPr>
              <w:widowControl/>
              <w:rPr>
                <w:ins w:id="7541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42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08弟</w:t>
              </w:r>
            </w:ins>
          </w:p>
          <w:p w14:paraId="74ED7EB9" w14:textId="77777777" w:rsidR="005345D9" w:rsidRPr="005345D9" w:rsidRDefault="005345D9" w:rsidP="005345D9">
            <w:pPr>
              <w:widowControl/>
              <w:rPr>
                <w:ins w:id="7543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44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09姊</w:t>
              </w:r>
            </w:ins>
          </w:p>
          <w:p w14:paraId="56237FB5" w14:textId="77777777" w:rsidR="005345D9" w:rsidRPr="005345D9" w:rsidRDefault="005345D9" w:rsidP="005345D9">
            <w:pPr>
              <w:widowControl/>
              <w:rPr>
                <w:ins w:id="7545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46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10妹</w:t>
              </w:r>
            </w:ins>
          </w:p>
          <w:p w14:paraId="2AE73060" w14:textId="77777777" w:rsidR="005345D9" w:rsidRPr="005345D9" w:rsidRDefault="005345D9" w:rsidP="005345D9">
            <w:pPr>
              <w:widowControl/>
              <w:rPr>
                <w:ins w:id="7547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48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11姪子</w:t>
              </w:r>
            </w:ins>
          </w:p>
          <w:p w14:paraId="59BE8D4E" w14:textId="0237A2C1" w:rsidR="00330AAC" w:rsidRPr="008F20B5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7549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99其他</w:t>
              </w:r>
            </w:ins>
            <w:del w:id="7550" w:author="家興 余" w:date="2021-03-19T19:10:00Z">
              <w:r w:rsidR="00330AAC" w:rsidRPr="008F20B5" w:rsidDel="005345D9">
                <w:rPr>
                  <w:rFonts w:ascii="標楷體" w:eastAsia="標楷體" w:hAnsi="標楷體" w:cs="新細明體"/>
                  <w:color w:val="000000"/>
                  <w:kern w:val="0"/>
                </w:rPr>
                <w:delText>1:本人;2:配偶;3:子女;4:父母,5:其他</w:delText>
              </w:r>
            </w:del>
          </w:p>
        </w:tc>
      </w:tr>
      <w:tr w:rsidR="00330AAC" w:rsidRPr="008F20B5" w14:paraId="4B73458C" w14:textId="77777777" w:rsidTr="00756BBE">
        <w:trPr>
          <w:trHeight w:val="340"/>
          <w:trPrChange w:id="7551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552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5078288C" w14:textId="1088A1EA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553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2CB86FF5" w14:textId="4A827991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OwnerPart</w:t>
            </w:r>
            <w:del w:id="7554" w:author="ST1" w:date="2020-12-22T09:27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923" w:type="pct"/>
            <w:shd w:val="clear" w:color="auto" w:fill="auto"/>
            <w:noWrap/>
            <w:tcPrChange w:id="7555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3AABCF77" w14:textId="4827E42E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土地所有權人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持份比例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(分子)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556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6C42CA51" w14:textId="1F576A5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557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9586735" w14:textId="1883FFA4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  <w:tcPrChange w:id="7558" w:author="家興 余" w:date="2021-03-19T19:07:00Z">
              <w:tcPr>
                <w:tcW w:w="1" w:type="pct"/>
                <w:gridSpan w:val="2"/>
              </w:tcPr>
            </w:tcPrChange>
          </w:tcPr>
          <w:p w14:paraId="7A6F9D90" w14:textId="77777777" w:rsidR="00330AAC" w:rsidRPr="008F20B5" w:rsidRDefault="00330AAC">
            <w:pPr>
              <w:widowControl/>
              <w:jc w:val="center"/>
              <w:rPr>
                <w:ins w:id="7559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560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561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2F7C37BE" w14:textId="02AE7949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5A5DA02C" w14:textId="77777777" w:rsidTr="00756BBE">
        <w:trPr>
          <w:trHeight w:val="340"/>
          <w:trPrChange w:id="7562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563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6D94784E" w14:textId="0F6C78EA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564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73D82B8A" w14:textId="19DA3B01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OwnerTotal</w:t>
            </w:r>
            <w:del w:id="7565" w:author="ST1" w:date="2020-12-22T09:27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923" w:type="pct"/>
            <w:shd w:val="clear" w:color="auto" w:fill="auto"/>
            <w:noWrap/>
            <w:tcPrChange w:id="7566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470B39DB" w14:textId="35BC787D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土地所有權人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持份比率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(分母)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567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14B74F9E" w14:textId="6A0855F8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568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77617B2" w14:textId="3D3FBB12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  <w:tcPrChange w:id="7569" w:author="家興 余" w:date="2021-03-19T19:07:00Z">
              <w:tcPr>
                <w:tcW w:w="1" w:type="pct"/>
                <w:gridSpan w:val="2"/>
              </w:tcPr>
            </w:tcPrChange>
          </w:tcPr>
          <w:p w14:paraId="4370426C" w14:textId="77777777" w:rsidR="00330AAC" w:rsidRPr="008F20B5" w:rsidRDefault="00330AAC">
            <w:pPr>
              <w:widowControl/>
              <w:jc w:val="center"/>
              <w:rPr>
                <w:ins w:id="7570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571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572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6877E373" w14:textId="26FC986D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1AD77806" w14:textId="77777777" w:rsidTr="00756BBE">
        <w:trPr>
          <w:trHeight w:val="340"/>
          <w:trPrChange w:id="7573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574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40757FDB" w14:textId="4F676D0B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575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76B6BAC3" w14:textId="3EF1835B" w:rsidR="00330AAC" w:rsidRPr="004A1C2C" w:rsidRDefault="00330AAC" w:rsidP="004A1C2C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L2416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ReasonOccurs</w:t>
            </w:r>
          </w:p>
        </w:tc>
        <w:tc>
          <w:tcPr>
            <w:tcW w:w="1923" w:type="pct"/>
            <w:shd w:val="clear" w:color="auto" w:fill="auto"/>
            <w:noWrap/>
            <w:tcPrChange w:id="7576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5B27D29C" w14:textId="77777777" w:rsidR="00330AAC" w:rsidRPr="004A1C2C" w:rsidRDefault="00330AAC" w:rsidP="00DC4BAC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  <w:tcPrChange w:id="7577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21C7899C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  <w:tcPrChange w:id="7578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7EF6DE77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5" w:type="pct"/>
            <w:tcPrChange w:id="7579" w:author="家興 余" w:date="2021-03-19T19:07:00Z">
              <w:tcPr>
                <w:tcW w:w="1" w:type="pct"/>
                <w:gridSpan w:val="2"/>
              </w:tcPr>
            </w:tcPrChange>
          </w:tcPr>
          <w:p w14:paraId="56231DD3" w14:textId="77777777" w:rsidR="00330AAC" w:rsidRPr="008F20B5" w:rsidRDefault="00330AAC">
            <w:pPr>
              <w:widowControl/>
              <w:jc w:val="center"/>
              <w:rPr>
                <w:ins w:id="7580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581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582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5FC16F4B" w14:textId="44B1053F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可輸入多</w:t>
            </w:r>
            <w:r w:rsidRPr="008F20B5">
              <w:rPr>
                <w:rFonts w:ascii="標楷體" w:eastAsia="標楷體" w:hAnsi="標楷體" w:hint="eastAsia"/>
              </w:rPr>
              <w:t>組</w:t>
            </w:r>
          </w:p>
        </w:tc>
      </w:tr>
      <w:tr w:rsidR="00330AAC" w:rsidRPr="008F20B5" w14:paraId="1D644BED" w14:textId="77777777" w:rsidTr="00756BBE">
        <w:trPr>
          <w:trHeight w:val="340"/>
          <w:trPrChange w:id="7583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584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569BA0A0" w14:textId="4DCF1623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585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2B6DF491" w14:textId="4543FEA7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Reason</w:t>
            </w:r>
            <w:del w:id="7586" w:author="ST1" w:date="2020-12-22T09:27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923" w:type="pct"/>
            <w:shd w:val="clear" w:color="auto" w:fill="auto"/>
            <w:noWrap/>
            <w:tcPrChange w:id="7587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344C1B5E" w14:textId="2917E1CC" w:rsidR="00330AAC" w:rsidRPr="004A1C2C" w:rsidRDefault="00330AAC" w:rsidP="00DC4BAC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土地修改原因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代碼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588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66C2C3EE" w14:textId="69D4CBCB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589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8E3790C" w14:textId="57641E64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7590" w:author="家興 余" w:date="2021-03-19T19:07:00Z">
              <w:tcPr>
                <w:tcW w:w="1" w:type="pct"/>
                <w:gridSpan w:val="2"/>
              </w:tcPr>
            </w:tcPrChange>
          </w:tcPr>
          <w:p w14:paraId="445738DA" w14:textId="77777777" w:rsidR="00330AAC" w:rsidRPr="008F20B5" w:rsidRDefault="00330AAC">
            <w:pPr>
              <w:widowControl/>
              <w:jc w:val="center"/>
              <w:rPr>
                <w:ins w:id="7591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592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593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3F5AD5DF" w14:textId="1C3BFCA0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補齊舊資料</w:t>
            </w:r>
          </w:p>
          <w:p w14:paraId="170FBE39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2:資料錯誤</w:t>
            </w:r>
          </w:p>
          <w:p w14:paraId="3ACCC362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3:部分塗銷（持分）</w:t>
            </w:r>
          </w:p>
          <w:p w14:paraId="5E88F4EF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4:部分塗銷（車位）</w:t>
            </w:r>
          </w:p>
          <w:p w14:paraId="37A9BBB5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5:政府機關通知</w:t>
            </w:r>
          </w:p>
          <w:p w14:paraId="29A7974E" w14:textId="0C33D0F5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6:其他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：</w:t>
            </w:r>
          </w:p>
        </w:tc>
      </w:tr>
      <w:tr w:rsidR="00330AAC" w:rsidRPr="008F20B5" w14:paraId="11181F86" w14:textId="77777777" w:rsidTr="00756BBE">
        <w:trPr>
          <w:trHeight w:val="340"/>
          <w:trPrChange w:id="7594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595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2EAC0682" w14:textId="1C912012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596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188274D5" w14:textId="56F8A5E4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OtherReason</w:t>
            </w:r>
            <w:del w:id="7597" w:author="ST1" w:date="2020-12-22T09:27:00Z">
              <w:r w:rsidRPr="004A1C2C" w:rsidDel="002144E8">
                <w:rPr>
                  <w:rFonts w:ascii="標楷體" w:eastAsia="標楷體" w:hAnsi="標楷體" w:cs="新細明體"/>
                  <w:color w:val="000000" w:themeColor="text1"/>
                  <w:kern w:val="0"/>
                </w:rPr>
                <w:delText>_</w:delText>
              </w:r>
            </w:del>
          </w:p>
        </w:tc>
        <w:tc>
          <w:tcPr>
            <w:tcW w:w="1923" w:type="pct"/>
            <w:shd w:val="clear" w:color="auto" w:fill="auto"/>
            <w:noWrap/>
            <w:tcPrChange w:id="7598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5FC8CD6B" w14:textId="407E3FB0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土地修改原因－原因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599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357D6AFF" w14:textId="388D19BF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600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277E8C69" w14:textId="17D61DF9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60</w:t>
            </w:r>
          </w:p>
        </w:tc>
        <w:tc>
          <w:tcPr>
            <w:tcW w:w="275" w:type="pct"/>
            <w:tcPrChange w:id="7601" w:author="家興 余" w:date="2021-03-19T19:07:00Z">
              <w:tcPr>
                <w:tcW w:w="1" w:type="pct"/>
                <w:gridSpan w:val="2"/>
              </w:tcPr>
            </w:tcPrChange>
          </w:tcPr>
          <w:p w14:paraId="10FD55E2" w14:textId="77777777" w:rsidR="00330AAC" w:rsidRPr="008F20B5" w:rsidRDefault="00330AAC">
            <w:pPr>
              <w:widowControl/>
              <w:jc w:val="center"/>
              <w:rPr>
                <w:ins w:id="7602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603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3CDD4E78" w14:textId="612CDBE9" w:rsidR="00330AAC" w:rsidRPr="008F20B5" w:rsidRDefault="00330AAC" w:rsidP="004A1C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5B540D27" w14:textId="77777777" w:rsidTr="00756BBE">
        <w:trPr>
          <w:trHeight w:val="340"/>
          <w:trPrChange w:id="7604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605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52D63F21" w14:textId="068826D6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606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0040AFBB" w14:textId="05A09854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CreateEmpNo</w:t>
            </w:r>
            <w:del w:id="7607" w:author="ST1" w:date="2020-12-22T09:27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923" w:type="pct"/>
            <w:shd w:val="clear" w:color="auto" w:fill="auto"/>
            <w:noWrap/>
            <w:tcPrChange w:id="7608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4CA24B23" w14:textId="3D6C0A3C" w:rsidR="00330AAC" w:rsidRPr="004A1C2C" w:rsidRDefault="00330AAC" w:rsidP="00DC4BAC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土地修改原因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建立者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609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09294C05" w14:textId="07E54808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610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10561690" w14:textId="7DC57D6B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  <w:tcPrChange w:id="7611" w:author="家興 余" w:date="2021-03-19T19:07:00Z">
              <w:tcPr>
                <w:tcW w:w="1" w:type="pct"/>
                <w:gridSpan w:val="2"/>
              </w:tcPr>
            </w:tcPrChange>
          </w:tcPr>
          <w:p w14:paraId="31AEE1BC" w14:textId="77777777" w:rsidR="00330AAC" w:rsidRPr="008F20B5" w:rsidRDefault="00330AAC">
            <w:pPr>
              <w:widowControl/>
              <w:jc w:val="center"/>
              <w:rPr>
                <w:ins w:id="7612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613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614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51AC555F" w14:textId="61D48994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783A30A2" w14:textId="77777777" w:rsidTr="00756BBE">
        <w:trPr>
          <w:trHeight w:val="340"/>
          <w:trPrChange w:id="7615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616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656CD77A" w14:textId="3046A07B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617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1B934AF3" w14:textId="67F2F251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CreateDate</w:t>
            </w:r>
            <w:del w:id="7618" w:author="ST1" w:date="2020-12-22T09:28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923" w:type="pct"/>
            <w:shd w:val="clear" w:color="auto" w:fill="auto"/>
            <w:noWrap/>
            <w:tcPrChange w:id="7619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7CAF07C4" w14:textId="4B3A55BB" w:rsidR="00330AAC" w:rsidRPr="004A1C2C" w:rsidRDefault="00330AAC" w:rsidP="00DC4BAC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土地修改原因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建立日期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620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61C9F2F2" w14:textId="73CC366B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621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1B7A1ACA" w14:textId="3133304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PrChange w:id="7622" w:author="家興 余" w:date="2021-03-19T19:07:00Z">
              <w:tcPr>
                <w:tcW w:w="1" w:type="pct"/>
                <w:gridSpan w:val="2"/>
              </w:tcPr>
            </w:tcPrChange>
          </w:tcPr>
          <w:p w14:paraId="0D5746BE" w14:textId="77777777" w:rsidR="00330AAC" w:rsidRPr="008F20B5" w:rsidRDefault="00330AAC">
            <w:pPr>
              <w:widowControl/>
              <w:jc w:val="center"/>
              <w:rPr>
                <w:ins w:id="7623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624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625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366267F0" w14:textId="1D16C383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</w:tbl>
    <w:p w14:paraId="529586A4" w14:textId="77777777" w:rsidR="009C1DD1" w:rsidRPr="008F20B5" w:rsidRDefault="009C1DD1" w:rsidP="009C1DD1">
      <w:pPr>
        <w:ind w:leftChars="500" w:left="1200"/>
        <w:rPr>
          <w:rFonts w:ascii="標楷體" w:eastAsia="標楷體" w:hAnsi="標楷體"/>
        </w:rPr>
      </w:pPr>
    </w:p>
    <w:p w14:paraId="4D5B229C" w14:textId="77777777" w:rsidR="00573DD7" w:rsidRPr="004A1C2C" w:rsidRDefault="00573DD7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3C4B9D21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3BD7C864" w14:textId="22E79133" w:rsidR="009C1DD1" w:rsidRPr="008F20B5" w:rsidRDefault="00573DD7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  <w:b/>
          <w:szCs w:val="32"/>
        </w:rPr>
        <w:pPrChange w:id="7626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7627" w:name="_L2412不動產建物擔保品資料登錄"/>
      <w:bookmarkStart w:id="7628" w:name="_L2415不動產建物擔保品資料登錄"/>
      <w:bookmarkEnd w:id="7627"/>
      <w:bookmarkEnd w:id="7628"/>
      <w:r w:rsidRPr="008F20B5">
        <w:rPr>
          <w:rFonts w:ascii="標楷體" w:hAnsi="標楷體"/>
          <w:b/>
          <w:szCs w:val="32"/>
        </w:rPr>
        <w:t>L241</w:t>
      </w:r>
      <w:r w:rsidR="00D42D26" w:rsidRPr="008F20B5">
        <w:rPr>
          <w:rFonts w:ascii="標楷體" w:hAnsi="標楷體"/>
          <w:b/>
          <w:szCs w:val="32"/>
        </w:rPr>
        <w:t>5</w:t>
      </w:r>
      <w:r w:rsidRPr="008F20B5">
        <w:rPr>
          <w:rFonts w:ascii="標楷體" w:hAnsi="標楷體" w:hint="eastAsia"/>
          <w:b/>
          <w:szCs w:val="32"/>
        </w:rPr>
        <w:t>不動產建物擔保品資料登錄</w:t>
      </w:r>
    </w:p>
    <w:tbl>
      <w:tblPr>
        <w:tblStyle w:val="ac"/>
        <w:tblW w:w="5050" w:type="pct"/>
        <w:tblLayout w:type="fixed"/>
        <w:tblLook w:val="04A0" w:firstRow="1" w:lastRow="0" w:firstColumn="1" w:lastColumn="0" w:noHBand="0" w:noVBand="1"/>
        <w:tblPrChange w:id="7629" w:author="家興 余" w:date="2021-03-19T19:13:00Z">
          <w:tblPr>
            <w:tblW w:w="5050" w:type="pct"/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50"/>
        <w:gridCol w:w="1433"/>
        <w:gridCol w:w="3851"/>
        <w:gridCol w:w="552"/>
        <w:gridCol w:w="552"/>
        <w:gridCol w:w="599"/>
        <w:gridCol w:w="2160"/>
        <w:gridCol w:w="599"/>
        <w:tblGridChange w:id="7630">
          <w:tblGrid>
            <w:gridCol w:w="550"/>
            <w:gridCol w:w="48"/>
            <w:gridCol w:w="1385"/>
            <w:gridCol w:w="172"/>
            <w:gridCol w:w="3679"/>
            <w:gridCol w:w="511"/>
            <w:gridCol w:w="41"/>
            <w:gridCol w:w="552"/>
            <w:gridCol w:w="6"/>
            <w:gridCol w:w="599"/>
            <w:gridCol w:w="2154"/>
            <w:gridCol w:w="599"/>
            <w:gridCol w:w="2753"/>
          </w:tblGrid>
        </w:tblGridChange>
      </w:tblGrid>
      <w:tr w:rsidR="008A7303" w:rsidRPr="008F20B5" w14:paraId="0F27ED91" w14:textId="77777777" w:rsidTr="00FC7A11">
        <w:trPr>
          <w:trHeight w:val="340"/>
          <w:trPrChange w:id="7631" w:author="家興 余" w:date="2021-03-19T19:13:00Z">
            <w:trPr>
              <w:trHeight w:val="340"/>
            </w:trPr>
          </w:trPrChange>
        </w:trPr>
        <w:tc>
          <w:tcPr>
            <w:tcW w:w="267" w:type="pct"/>
            <w:hideMark/>
            <w:tcPrChange w:id="7632" w:author="家興 余" w:date="2021-03-19T19:13:00Z">
              <w:tcPr>
                <w:tcW w:w="250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02F7027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96" w:type="pct"/>
            <w:hideMark/>
            <w:tcPrChange w:id="7633" w:author="家興 余" w:date="2021-03-19T19:13:00Z">
              <w:tcPr>
                <w:tcW w:w="650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6EE817B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870" w:type="pct"/>
            <w:hideMark/>
            <w:tcPrChange w:id="7634" w:author="家興 余" w:date="2021-03-19T19:13:00Z">
              <w:tcPr>
                <w:tcW w:w="1750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6EA0215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68" w:type="pct"/>
            <w:hideMark/>
            <w:tcPrChange w:id="7635" w:author="家興 余" w:date="2021-03-19T19:13:00Z">
              <w:tcPr>
                <w:tcW w:w="250" w:type="pct"/>
                <w:gridSpan w:val="3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A5EB485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68" w:type="pct"/>
            <w:hideMark/>
            <w:tcPrChange w:id="7636" w:author="家興 余" w:date="2021-03-19T19:13:00Z">
              <w:tcPr>
                <w:tcW w:w="250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E404ACD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91" w:type="pct"/>
            <w:tcPrChange w:id="7637" w:author="家興 余" w:date="2021-03-19T19:13:00Z">
              <w:tcPr>
                <w:tcW w:w="1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DF5BAE0" w14:textId="1DEBE90E" w:rsidR="008A7303" w:rsidRPr="008F20B5" w:rsidRDefault="00B926B3">
            <w:pPr>
              <w:widowControl/>
              <w:jc w:val="center"/>
              <w:rPr>
                <w:ins w:id="7638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7639" w:author="家興 余" w:date="2021-01-22T10:00:00Z">
                <w:pPr>
                  <w:widowControl/>
                </w:pPr>
              </w:pPrChange>
            </w:pPr>
            <w:ins w:id="7640" w:author="家興 余" w:date="2021-01-22T10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340" w:type="pct"/>
            <w:gridSpan w:val="2"/>
            <w:hideMark/>
            <w:tcPrChange w:id="7641" w:author="家興 余" w:date="2021-03-19T19:13:00Z">
              <w:tcPr>
                <w:tcW w:w="1150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3827750" w14:textId="4DD3B5E4" w:rsidR="008A7303" w:rsidRPr="008F20B5" w:rsidRDefault="008A7303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8A7303" w:rsidRPr="008F20B5" w14:paraId="338D52A7" w14:textId="77777777" w:rsidTr="00FC7A11">
        <w:trPr>
          <w:trHeight w:val="340"/>
          <w:trPrChange w:id="7642" w:author="家興 余" w:date="2021-03-19T19:13:00Z">
            <w:trPr>
              <w:trHeight w:val="340"/>
            </w:trPr>
          </w:trPrChange>
        </w:trPr>
        <w:tc>
          <w:tcPr>
            <w:tcW w:w="267" w:type="pct"/>
            <w:hideMark/>
            <w:tcPrChange w:id="7643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9D17B51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696" w:type="pct"/>
            <w:hideMark/>
            <w:tcPrChange w:id="7644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4748946" w14:textId="25EF94C4" w:rsidR="008A7303" w:rsidRPr="008F20B5" w:rsidRDefault="008A7303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870" w:type="pct"/>
            <w:hideMark/>
            <w:tcPrChange w:id="7645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5C31AC5" w14:textId="77777777" w:rsidR="008A7303" w:rsidRPr="008F20B5" w:rsidRDefault="008A7303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68" w:type="pct"/>
            <w:hideMark/>
            <w:tcPrChange w:id="7646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8E6D753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hideMark/>
            <w:tcPrChange w:id="7647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ADF6A3C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91" w:type="pct"/>
            <w:tcPrChange w:id="7648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8B56EE1" w14:textId="77777777" w:rsidR="008A7303" w:rsidRPr="008F20B5" w:rsidRDefault="008A7303">
            <w:pPr>
              <w:widowControl/>
              <w:jc w:val="center"/>
              <w:rPr>
                <w:ins w:id="7649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7650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hideMark/>
            <w:tcPrChange w:id="7651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67FB6CE4" w14:textId="670F156A" w:rsidR="008A7303" w:rsidRPr="008F20B5" w:rsidRDefault="008A7303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L2415</w:t>
            </w:r>
          </w:p>
        </w:tc>
      </w:tr>
      <w:tr w:rsidR="008A7303" w:rsidRPr="008F20B5" w14:paraId="39EACE9F" w14:textId="77777777" w:rsidTr="00FC7A11">
        <w:trPr>
          <w:trHeight w:val="340"/>
          <w:trPrChange w:id="7652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7653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A04AB68" w14:textId="5698EB32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696" w:type="pct"/>
            <w:tcPrChange w:id="7654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0309969" w14:textId="07AE216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</w:p>
        </w:tc>
        <w:tc>
          <w:tcPr>
            <w:tcW w:w="1870" w:type="pct"/>
            <w:tcPrChange w:id="7655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37A28CF" w14:textId="2C0625F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68" w:type="pct"/>
            <w:tcPrChange w:id="7656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07C7AF8" w14:textId="7972AFA0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tcPrChange w:id="7657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28659FB" w14:textId="0B9504AF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91" w:type="pct"/>
            <w:tcPrChange w:id="7658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0E9572C" w14:textId="77777777" w:rsidR="008A7303" w:rsidRPr="008F20B5" w:rsidRDefault="008A7303">
            <w:pPr>
              <w:widowControl/>
              <w:jc w:val="center"/>
              <w:rPr>
                <w:ins w:id="7659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7660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tcPrChange w:id="7661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6736BC83" w14:textId="736B92BD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8A7303" w:rsidRPr="008F20B5" w14:paraId="37E8F62C" w14:textId="77777777" w:rsidTr="00FC7A11">
        <w:trPr>
          <w:trHeight w:val="340"/>
          <w:trPrChange w:id="7662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7663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FFB2773" w14:textId="3D446ECC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696" w:type="pct"/>
            <w:tcPrChange w:id="7664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1252246" w14:textId="055B5DAE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870" w:type="pct"/>
            <w:hideMark/>
            <w:tcPrChange w:id="7665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78A09372" w14:textId="1D25A053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8" w:type="pct"/>
            <w:hideMark/>
            <w:tcPrChange w:id="7666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43456936" w14:textId="478447E6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hideMark/>
            <w:tcPrChange w:id="7667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58E20C91" w14:textId="38C721CA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91" w:type="pct"/>
            <w:tcPrChange w:id="7668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39C0F93" w14:textId="77777777" w:rsidR="008A7303" w:rsidRPr="008F20B5" w:rsidRDefault="008A7303">
            <w:pPr>
              <w:widowControl/>
              <w:jc w:val="center"/>
              <w:rPr>
                <w:ins w:id="7669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7670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hideMark/>
            <w:tcPrChange w:id="7671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7308E93E" w14:textId="12C1E5DD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</w:p>
        </w:tc>
      </w:tr>
      <w:tr w:rsidR="008A7303" w:rsidRPr="008F20B5" w14:paraId="2B61F514" w14:textId="77777777" w:rsidTr="00FC7A11">
        <w:trPr>
          <w:trHeight w:val="340"/>
          <w:trPrChange w:id="7672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7673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F38B931" w14:textId="1649314E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696" w:type="pct"/>
            <w:noWrap/>
            <w:tcPrChange w:id="7674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E258A62" w14:textId="10F5402D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870" w:type="pct"/>
            <w:noWrap/>
            <w:hideMark/>
            <w:tcPrChange w:id="7675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13A9590" w14:textId="74F43BC5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68" w:type="pct"/>
            <w:noWrap/>
            <w:hideMark/>
            <w:tcPrChange w:id="7676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7F88857B" w14:textId="58A5E93B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7677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3375CD86" w14:textId="6FF14F3A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  <w:tcPrChange w:id="7678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29BA66F" w14:textId="77777777" w:rsidR="008A7303" w:rsidRPr="008F20B5" w:rsidRDefault="008A7303">
            <w:pPr>
              <w:widowControl/>
              <w:jc w:val="center"/>
              <w:rPr>
                <w:ins w:id="7679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7680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7681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60DBAB9" w14:textId="050E59E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-住宅</w:t>
            </w:r>
          </w:p>
          <w:p w14:paraId="17C12367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-辦公</w:t>
            </w:r>
          </w:p>
          <w:p w14:paraId="6777D1E0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-商場</w:t>
            </w:r>
          </w:p>
          <w:p w14:paraId="7ABB65B3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-廠房</w:t>
            </w:r>
          </w:p>
          <w:p w14:paraId="02397061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-停車位</w:t>
            </w:r>
          </w:p>
          <w:p w14:paraId="495A61AD" w14:textId="17795943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</w:t>
            </w:r>
          </w:p>
        </w:tc>
      </w:tr>
      <w:tr w:rsidR="008A7303" w:rsidRPr="008F20B5" w14:paraId="411D22B3" w14:textId="77777777" w:rsidTr="00FC7A11">
        <w:trPr>
          <w:trHeight w:val="340"/>
          <w:trPrChange w:id="7682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7683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2DB1C29" w14:textId="52337553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696" w:type="pct"/>
            <w:tcPrChange w:id="7684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AD420C4" w14:textId="77C7AAB8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ClNo</w:t>
            </w:r>
          </w:p>
        </w:tc>
        <w:tc>
          <w:tcPr>
            <w:tcW w:w="1870" w:type="pct"/>
            <w:hideMark/>
            <w:tcPrChange w:id="7685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6F9F12B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68" w:type="pct"/>
            <w:hideMark/>
            <w:tcPrChange w:id="7686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DA5E31A" w14:textId="48F8AD24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hideMark/>
            <w:tcPrChange w:id="7687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006262E" w14:textId="4031F5A6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91" w:type="pct"/>
            <w:tcPrChange w:id="7688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160F81F" w14:textId="77777777" w:rsidR="008A7303" w:rsidRPr="008F20B5" w:rsidRDefault="008A7303">
            <w:pPr>
              <w:widowControl/>
              <w:jc w:val="center"/>
              <w:rPr>
                <w:ins w:id="7689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7690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tcPrChange w:id="7691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6F35C00" w14:textId="784CB24C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</w:t>
            </w:r>
          </w:p>
        </w:tc>
      </w:tr>
      <w:tr w:rsidR="008A7303" w:rsidRPr="008F20B5" w14:paraId="0679630B" w14:textId="77777777" w:rsidTr="00FC7A11">
        <w:trPr>
          <w:trHeight w:val="340"/>
          <w:trPrChange w:id="7692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7693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803C1D3" w14:textId="193CC691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696" w:type="pct"/>
            <w:noWrap/>
            <w:tcPrChange w:id="7694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32FB961" w14:textId="4B9A5C60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ClTypeCode</w:t>
            </w:r>
          </w:p>
        </w:tc>
        <w:tc>
          <w:tcPr>
            <w:tcW w:w="1870" w:type="pct"/>
            <w:noWrap/>
            <w:hideMark/>
            <w:tcPrChange w:id="7695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8E7B680" w14:textId="7BD6B573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</w:t>
            </w:r>
          </w:p>
        </w:tc>
        <w:tc>
          <w:tcPr>
            <w:tcW w:w="268" w:type="pct"/>
            <w:noWrap/>
            <w:hideMark/>
            <w:tcPrChange w:id="7696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3C511482" w14:textId="76FBF02A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7697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0D8C880F" w14:textId="3A3970F9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91" w:type="pct"/>
            <w:tcPrChange w:id="7698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BCBA5C6" w14:textId="77777777" w:rsidR="008A7303" w:rsidRPr="008F20B5" w:rsidRDefault="008A7303">
            <w:pPr>
              <w:widowControl/>
              <w:jc w:val="center"/>
              <w:rPr>
                <w:ins w:id="7699" w:author="家興 余" w:date="2021-01-22T09:57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7700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7701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2275844" w14:textId="701B8BB6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250: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土地及建物－住宅用</w:t>
            </w:r>
          </w:p>
          <w:p w14:paraId="0A71E4F3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260: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土地及廠房</w:t>
            </w:r>
          </w:p>
          <w:p w14:paraId="4E68F340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270: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建物（不含土地）－住宅用</w:t>
            </w:r>
          </w:p>
          <w:p w14:paraId="2B48C833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280: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廠房（不含土地）</w:t>
            </w:r>
          </w:p>
          <w:p w14:paraId="22352039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土地及建物商業用</w:t>
            </w:r>
          </w:p>
          <w:p w14:paraId="6B22006C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觀光飯店</w:t>
            </w:r>
          </w:p>
          <w:p w14:paraId="127727A6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醫院</w:t>
            </w:r>
          </w:p>
          <w:p w14:paraId="0038BAE3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2B0: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建物（不含土地）－商業用</w:t>
            </w:r>
          </w:p>
          <w:p w14:paraId="634C7034" w14:textId="48AFC1B8" w:rsidR="008A7303" w:rsidRPr="004A1C2C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2X0: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其他不動產</w:t>
            </w:r>
          </w:p>
        </w:tc>
      </w:tr>
      <w:tr w:rsidR="008A7303" w:rsidRPr="008F20B5" w:rsidDel="00FC7A11" w14:paraId="4C20C2D8" w14:textId="3560C2E7" w:rsidTr="00FC7A11">
        <w:tblPrEx>
          <w:tblPrExChange w:id="7702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7703" w:author="家興 余" w:date="2021-03-19T19:13:00Z"/>
          <w:trPrChange w:id="7704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7705" w:author="家興 余" w:date="2021-03-19T19:13:00Z">
              <w:tcPr>
                <w:tcW w:w="229" w:type="pct"/>
              </w:tcPr>
            </w:tcPrChange>
          </w:tcPr>
          <w:p w14:paraId="6E5A7E6E" w14:textId="153C2524" w:rsidR="008A7303" w:rsidRPr="008F20B5" w:rsidDel="00FC7A11" w:rsidRDefault="008A7303" w:rsidP="00576321">
            <w:pPr>
              <w:widowControl/>
              <w:jc w:val="center"/>
              <w:rPr>
                <w:del w:id="7706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7707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8</w:delText>
              </w:r>
            </w:del>
          </w:p>
        </w:tc>
        <w:tc>
          <w:tcPr>
            <w:tcW w:w="696" w:type="pct"/>
            <w:noWrap/>
            <w:tcPrChange w:id="7708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20B13414" w14:textId="522497D9" w:rsidR="008A7303" w:rsidRPr="000522B8" w:rsidDel="00FC7A11" w:rsidRDefault="008A7303" w:rsidP="00576321">
            <w:pPr>
              <w:widowControl/>
              <w:rPr>
                <w:del w:id="7709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10" w:author="ST1" w:date="2020-12-02T08:23:00Z">
                  <w:rPr>
                    <w:del w:id="7711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12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7713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CityCode</w:delText>
              </w:r>
            </w:del>
          </w:p>
        </w:tc>
        <w:tc>
          <w:tcPr>
            <w:tcW w:w="1870" w:type="pct"/>
            <w:noWrap/>
            <w:tcPrChange w:id="7714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4927AF51" w14:textId="6246E798" w:rsidR="008A7303" w:rsidRPr="000522B8" w:rsidDel="00FC7A11" w:rsidRDefault="008A7303" w:rsidP="00576321">
            <w:pPr>
              <w:widowControl/>
              <w:rPr>
                <w:del w:id="7715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16" w:author="ST1" w:date="2020-12-02T08:23:00Z">
                  <w:rPr>
                    <w:del w:id="7717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18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7719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建物門牌（縣／市）</w:delText>
              </w:r>
            </w:del>
          </w:p>
        </w:tc>
        <w:tc>
          <w:tcPr>
            <w:tcW w:w="268" w:type="pct"/>
            <w:noWrap/>
            <w:tcPrChange w:id="7720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127D9E48" w14:textId="1E3C34AE" w:rsidR="008A7303" w:rsidRPr="000522B8" w:rsidDel="00FC7A11" w:rsidRDefault="008A7303" w:rsidP="00576321">
            <w:pPr>
              <w:widowControl/>
              <w:jc w:val="center"/>
              <w:rPr>
                <w:del w:id="7721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22" w:author="ST1" w:date="2020-12-02T08:23:00Z">
                  <w:rPr>
                    <w:del w:id="7723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24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725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7726" w:author="家興 余" w:date="2021-03-19T19:13:00Z">
              <w:tcPr>
                <w:tcW w:w="230" w:type="pct"/>
                <w:noWrap/>
              </w:tcPr>
            </w:tcPrChange>
          </w:tcPr>
          <w:p w14:paraId="782DDA30" w14:textId="393AE637" w:rsidR="008A7303" w:rsidRPr="000522B8" w:rsidDel="00FC7A11" w:rsidRDefault="008A7303" w:rsidP="00576321">
            <w:pPr>
              <w:widowControl/>
              <w:jc w:val="center"/>
              <w:rPr>
                <w:del w:id="7727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28" w:author="ST1" w:date="2020-12-02T08:23:00Z">
                  <w:rPr>
                    <w:del w:id="7729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30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731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2</w:delText>
              </w:r>
            </w:del>
          </w:p>
        </w:tc>
        <w:tc>
          <w:tcPr>
            <w:tcW w:w="1340" w:type="pct"/>
            <w:gridSpan w:val="2"/>
            <w:noWrap/>
            <w:tcPrChange w:id="7732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12185FD2" w14:textId="19ED0836" w:rsidR="008A7303" w:rsidRPr="000522B8" w:rsidDel="00FC7A11" w:rsidRDefault="008A7303" w:rsidP="00576321">
            <w:pPr>
              <w:widowControl/>
              <w:rPr>
                <w:del w:id="7733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34" w:author="ST1" w:date="2020-12-02T08:23:00Z">
                  <w:rPr>
                    <w:del w:id="7735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36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737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000</w:delText>
              </w:r>
            </w:del>
          </w:p>
        </w:tc>
      </w:tr>
      <w:tr w:rsidR="008A7303" w:rsidRPr="008F20B5" w:rsidDel="00FC7A11" w14:paraId="492CEE21" w14:textId="615E9366" w:rsidTr="00FC7A11">
        <w:tblPrEx>
          <w:tblPrExChange w:id="7738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7739" w:author="家興 余" w:date="2021-03-19T19:13:00Z"/>
          <w:trPrChange w:id="7740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7741" w:author="家興 余" w:date="2021-03-19T19:13:00Z">
              <w:tcPr>
                <w:tcW w:w="229" w:type="pct"/>
              </w:tcPr>
            </w:tcPrChange>
          </w:tcPr>
          <w:p w14:paraId="0997A064" w14:textId="1DEB29A6" w:rsidR="008A7303" w:rsidRPr="008F20B5" w:rsidDel="00FC7A11" w:rsidRDefault="008A7303" w:rsidP="00576321">
            <w:pPr>
              <w:widowControl/>
              <w:jc w:val="center"/>
              <w:rPr>
                <w:del w:id="7742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7743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9</w:delText>
              </w:r>
            </w:del>
          </w:p>
        </w:tc>
        <w:tc>
          <w:tcPr>
            <w:tcW w:w="696" w:type="pct"/>
            <w:noWrap/>
            <w:tcPrChange w:id="7744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18F0E490" w14:textId="41E6B026" w:rsidR="008A7303" w:rsidRPr="000522B8" w:rsidDel="00FC7A11" w:rsidRDefault="008A7303" w:rsidP="00576321">
            <w:pPr>
              <w:widowControl/>
              <w:rPr>
                <w:del w:id="7745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46" w:author="ST1" w:date="2020-12-02T08:23:00Z">
                  <w:rPr>
                    <w:del w:id="7747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48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7749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AreaCode</w:delText>
              </w:r>
            </w:del>
          </w:p>
        </w:tc>
        <w:tc>
          <w:tcPr>
            <w:tcW w:w="1870" w:type="pct"/>
            <w:noWrap/>
            <w:tcPrChange w:id="7750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6C7D36AD" w14:textId="115A662F" w:rsidR="008A7303" w:rsidRPr="000522B8" w:rsidDel="00FC7A11" w:rsidRDefault="008A7303" w:rsidP="00576321">
            <w:pPr>
              <w:widowControl/>
              <w:rPr>
                <w:del w:id="7751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52" w:author="ST1" w:date="2020-12-02T08:23:00Z">
                  <w:rPr>
                    <w:del w:id="7753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54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7755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建物門牌（鄉／鎮／市／區）</w:delText>
              </w:r>
            </w:del>
          </w:p>
        </w:tc>
        <w:tc>
          <w:tcPr>
            <w:tcW w:w="268" w:type="pct"/>
            <w:noWrap/>
            <w:tcPrChange w:id="7756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1AA77BA8" w14:textId="56E10DDC" w:rsidR="008A7303" w:rsidRPr="000522B8" w:rsidDel="00FC7A11" w:rsidRDefault="008A7303" w:rsidP="00576321">
            <w:pPr>
              <w:widowControl/>
              <w:jc w:val="center"/>
              <w:rPr>
                <w:del w:id="7757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58" w:author="ST1" w:date="2020-12-02T08:23:00Z">
                  <w:rPr>
                    <w:del w:id="7759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60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761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7762" w:author="家興 余" w:date="2021-03-19T19:13:00Z">
              <w:tcPr>
                <w:tcW w:w="230" w:type="pct"/>
                <w:noWrap/>
              </w:tcPr>
            </w:tcPrChange>
          </w:tcPr>
          <w:p w14:paraId="263F8E03" w14:textId="58DEE3FA" w:rsidR="008A7303" w:rsidRPr="000522B8" w:rsidDel="00FC7A11" w:rsidRDefault="008A7303" w:rsidP="00576321">
            <w:pPr>
              <w:widowControl/>
              <w:jc w:val="center"/>
              <w:rPr>
                <w:del w:id="7763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64" w:author="ST1" w:date="2020-12-02T08:23:00Z">
                  <w:rPr>
                    <w:del w:id="7765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66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767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3</w:delText>
              </w:r>
            </w:del>
          </w:p>
        </w:tc>
        <w:tc>
          <w:tcPr>
            <w:tcW w:w="1340" w:type="pct"/>
            <w:gridSpan w:val="2"/>
            <w:noWrap/>
            <w:tcPrChange w:id="7768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6F37C27B" w14:textId="254EF6CB" w:rsidR="008A7303" w:rsidRPr="000522B8" w:rsidDel="00FC7A11" w:rsidRDefault="008A7303" w:rsidP="00576321">
            <w:pPr>
              <w:widowControl/>
              <w:rPr>
                <w:del w:id="7769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70" w:author="ST1" w:date="2020-12-02T08:23:00Z">
                  <w:rPr>
                    <w:del w:id="7771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72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773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000</w:delText>
              </w:r>
            </w:del>
          </w:p>
        </w:tc>
      </w:tr>
      <w:tr w:rsidR="008A7303" w:rsidRPr="008F20B5" w:rsidDel="00FC7A11" w14:paraId="4A217EEE" w14:textId="234B21F6" w:rsidTr="00FC7A11">
        <w:tblPrEx>
          <w:tblPrExChange w:id="7774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7775" w:author="家興 余" w:date="2021-03-19T19:13:00Z"/>
          <w:trPrChange w:id="7776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7777" w:author="家興 余" w:date="2021-03-19T19:13:00Z">
              <w:tcPr>
                <w:tcW w:w="229" w:type="pct"/>
              </w:tcPr>
            </w:tcPrChange>
          </w:tcPr>
          <w:p w14:paraId="7F97960E" w14:textId="17696344" w:rsidR="008A7303" w:rsidRPr="008F20B5" w:rsidDel="00FC7A11" w:rsidRDefault="008A7303" w:rsidP="00576321">
            <w:pPr>
              <w:widowControl/>
              <w:jc w:val="center"/>
              <w:rPr>
                <w:del w:id="7778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7779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10</w:delText>
              </w:r>
            </w:del>
          </w:p>
        </w:tc>
        <w:tc>
          <w:tcPr>
            <w:tcW w:w="696" w:type="pct"/>
            <w:noWrap/>
            <w:tcPrChange w:id="7780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756486A7" w14:textId="68737E74" w:rsidR="008A7303" w:rsidRPr="000522B8" w:rsidDel="00FC7A11" w:rsidRDefault="008A7303" w:rsidP="00576321">
            <w:pPr>
              <w:widowControl/>
              <w:rPr>
                <w:del w:id="7781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82" w:author="ST1" w:date="2020-12-02T08:23:00Z">
                  <w:rPr>
                    <w:del w:id="7783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84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7785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IrCode</w:delText>
              </w:r>
            </w:del>
          </w:p>
        </w:tc>
        <w:tc>
          <w:tcPr>
            <w:tcW w:w="1870" w:type="pct"/>
            <w:noWrap/>
            <w:tcPrChange w:id="7786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2C8EA057" w14:textId="3E66C088" w:rsidR="008A7303" w:rsidRPr="000522B8" w:rsidDel="00FC7A11" w:rsidRDefault="008A7303" w:rsidP="00576321">
            <w:pPr>
              <w:widowControl/>
              <w:rPr>
                <w:del w:id="7787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88" w:author="ST1" w:date="2020-12-02T08:23:00Z">
                  <w:rPr>
                    <w:del w:id="7789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90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7791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建物門牌（地段）</w:delText>
              </w:r>
            </w:del>
          </w:p>
        </w:tc>
        <w:tc>
          <w:tcPr>
            <w:tcW w:w="268" w:type="pct"/>
            <w:noWrap/>
            <w:tcPrChange w:id="7792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76AA0431" w14:textId="7F5A516D" w:rsidR="008A7303" w:rsidRPr="000522B8" w:rsidDel="00FC7A11" w:rsidRDefault="008A7303" w:rsidP="00576321">
            <w:pPr>
              <w:widowControl/>
              <w:jc w:val="center"/>
              <w:rPr>
                <w:del w:id="7793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94" w:author="ST1" w:date="2020-12-02T08:23:00Z">
                  <w:rPr>
                    <w:del w:id="7795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96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797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7798" w:author="家興 余" w:date="2021-03-19T19:13:00Z">
              <w:tcPr>
                <w:tcW w:w="230" w:type="pct"/>
                <w:noWrap/>
              </w:tcPr>
            </w:tcPrChange>
          </w:tcPr>
          <w:p w14:paraId="736FBCCA" w14:textId="6978AC2E" w:rsidR="008A7303" w:rsidRPr="000522B8" w:rsidDel="00FC7A11" w:rsidRDefault="008A7303" w:rsidP="00576321">
            <w:pPr>
              <w:widowControl/>
              <w:jc w:val="center"/>
              <w:rPr>
                <w:del w:id="7799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00" w:author="ST1" w:date="2020-12-02T08:23:00Z">
                  <w:rPr>
                    <w:del w:id="7801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02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803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</w:delText>
              </w:r>
            </w:del>
          </w:p>
        </w:tc>
        <w:tc>
          <w:tcPr>
            <w:tcW w:w="1340" w:type="pct"/>
            <w:gridSpan w:val="2"/>
            <w:noWrap/>
            <w:tcPrChange w:id="7804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20AA8E4A" w14:textId="1F6FE905" w:rsidR="008A7303" w:rsidRPr="000522B8" w:rsidDel="00FC7A11" w:rsidRDefault="008A7303" w:rsidP="00576321">
            <w:pPr>
              <w:widowControl/>
              <w:rPr>
                <w:del w:id="7805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06" w:author="ST1" w:date="2020-12-02T08:23:00Z">
                  <w:rPr>
                    <w:del w:id="7807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08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809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00000</w:delText>
              </w:r>
            </w:del>
          </w:p>
        </w:tc>
      </w:tr>
      <w:tr w:rsidR="008A7303" w:rsidRPr="008F20B5" w:rsidDel="00FC7A11" w14:paraId="18274040" w14:textId="6A826F1A" w:rsidTr="00FC7A11">
        <w:tblPrEx>
          <w:tblPrExChange w:id="7810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7811" w:author="家興 余" w:date="2021-03-19T19:13:00Z"/>
          <w:trPrChange w:id="7812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7813" w:author="家興 余" w:date="2021-03-19T19:13:00Z">
              <w:tcPr>
                <w:tcW w:w="229" w:type="pct"/>
              </w:tcPr>
            </w:tcPrChange>
          </w:tcPr>
          <w:p w14:paraId="30DE9193" w14:textId="252A5AA8" w:rsidR="008A7303" w:rsidRPr="008F20B5" w:rsidDel="00FC7A11" w:rsidRDefault="008A7303" w:rsidP="00576321">
            <w:pPr>
              <w:widowControl/>
              <w:jc w:val="center"/>
              <w:rPr>
                <w:del w:id="7814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7815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11</w:delText>
              </w:r>
            </w:del>
          </w:p>
        </w:tc>
        <w:tc>
          <w:tcPr>
            <w:tcW w:w="696" w:type="pct"/>
            <w:noWrap/>
            <w:tcPrChange w:id="7816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6583834D" w14:textId="3555D788" w:rsidR="008A7303" w:rsidRPr="000522B8" w:rsidDel="00FC7A11" w:rsidRDefault="008A7303" w:rsidP="00576321">
            <w:pPr>
              <w:widowControl/>
              <w:rPr>
                <w:del w:id="7817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18" w:author="ST1" w:date="2020-12-02T08:23:00Z">
                  <w:rPr>
                    <w:del w:id="7819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20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7821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Road</w:delText>
              </w:r>
            </w:del>
          </w:p>
        </w:tc>
        <w:tc>
          <w:tcPr>
            <w:tcW w:w="1870" w:type="pct"/>
            <w:noWrap/>
            <w:tcPrChange w:id="7822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01510515" w14:textId="0A512B80" w:rsidR="008A7303" w:rsidRPr="000522B8" w:rsidDel="00FC7A11" w:rsidRDefault="008A7303" w:rsidP="00576321">
            <w:pPr>
              <w:widowControl/>
              <w:rPr>
                <w:del w:id="7823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24" w:author="ST1" w:date="2020-12-02T08:23:00Z">
                  <w:rPr>
                    <w:del w:id="7825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26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7827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建物門牌（路／街／村）</w:delText>
              </w:r>
            </w:del>
          </w:p>
        </w:tc>
        <w:tc>
          <w:tcPr>
            <w:tcW w:w="268" w:type="pct"/>
            <w:noWrap/>
            <w:tcPrChange w:id="7828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1C3C9D85" w14:textId="4AA71F83" w:rsidR="008A7303" w:rsidRPr="000522B8" w:rsidDel="00FC7A11" w:rsidRDefault="008A7303" w:rsidP="00576321">
            <w:pPr>
              <w:widowControl/>
              <w:jc w:val="center"/>
              <w:rPr>
                <w:del w:id="7829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30" w:author="ST1" w:date="2020-12-02T08:23:00Z">
                  <w:rPr>
                    <w:del w:id="7831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32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833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7834" w:author="家興 余" w:date="2021-03-19T19:13:00Z">
              <w:tcPr>
                <w:tcW w:w="230" w:type="pct"/>
                <w:noWrap/>
              </w:tcPr>
            </w:tcPrChange>
          </w:tcPr>
          <w:p w14:paraId="5C73B535" w14:textId="68E74C63" w:rsidR="008A7303" w:rsidRPr="000522B8" w:rsidDel="00FC7A11" w:rsidRDefault="008A7303" w:rsidP="00576321">
            <w:pPr>
              <w:widowControl/>
              <w:jc w:val="center"/>
              <w:rPr>
                <w:del w:id="7835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36" w:author="ST1" w:date="2020-12-02T08:23:00Z">
                  <w:rPr>
                    <w:del w:id="7837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38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839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20</w:delText>
              </w:r>
            </w:del>
          </w:p>
        </w:tc>
        <w:tc>
          <w:tcPr>
            <w:tcW w:w="1340" w:type="pct"/>
            <w:gridSpan w:val="2"/>
            <w:noWrap/>
            <w:tcPrChange w:id="7840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5DFB98F1" w14:textId="0C6A711F" w:rsidR="008A7303" w:rsidRPr="000522B8" w:rsidDel="00FC7A11" w:rsidRDefault="008A7303" w:rsidP="00576321">
            <w:pPr>
              <w:widowControl/>
              <w:rPr>
                <w:del w:id="7841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42" w:author="ST1" w:date="2020-12-02T08:23:00Z">
                  <w:rPr>
                    <w:del w:id="7843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8F20B5" w:rsidDel="00FC7A11" w14:paraId="78E1AEAE" w14:textId="67D25EED" w:rsidTr="00FC7A11">
        <w:tblPrEx>
          <w:tblPrExChange w:id="7844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7845" w:author="家興 余" w:date="2021-03-19T19:13:00Z"/>
          <w:trPrChange w:id="7846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7847" w:author="家興 余" w:date="2021-03-19T19:13:00Z">
              <w:tcPr>
                <w:tcW w:w="229" w:type="pct"/>
              </w:tcPr>
            </w:tcPrChange>
          </w:tcPr>
          <w:p w14:paraId="384F2618" w14:textId="2CB7AB9A" w:rsidR="008A7303" w:rsidRPr="008F20B5" w:rsidDel="00FC7A11" w:rsidRDefault="008A7303" w:rsidP="00576321">
            <w:pPr>
              <w:widowControl/>
              <w:jc w:val="center"/>
              <w:rPr>
                <w:del w:id="7848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7849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12</w:delText>
              </w:r>
            </w:del>
          </w:p>
        </w:tc>
        <w:tc>
          <w:tcPr>
            <w:tcW w:w="696" w:type="pct"/>
            <w:noWrap/>
            <w:tcPrChange w:id="7850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4F754521" w14:textId="16619220" w:rsidR="008A7303" w:rsidRPr="000522B8" w:rsidDel="00FC7A11" w:rsidRDefault="008A7303" w:rsidP="00576321">
            <w:pPr>
              <w:widowControl/>
              <w:rPr>
                <w:del w:id="7851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52" w:author="ST1" w:date="2020-12-02T08:23:00Z">
                  <w:rPr>
                    <w:del w:id="7853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54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7855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Section</w:delText>
              </w:r>
            </w:del>
          </w:p>
        </w:tc>
        <w:tc>
          <w:tcPr>
            <w:tcW w:w="1870" w:type="pct"/>
            <w:noWrap/>
            <w:tcPrChange w:id="7856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60E9D7BB" w14:textId="158B5B03" w:rsidR="008A7303" w:rsidRPr="000522B8" w:rsidDel="00FC7A11" w:rsidRDefault="008A7303" w:rsidP="00576321">
            <w:pPr>
              <w:widowControl/>
              <w:rPr>
                <w:del w:id="7857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58" w:author="ST1" w:date="2020-12-02T08:23:00Z">
                  <w:rPr>
                    <w:del w:id="7859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60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7861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建物門牌－段</w:delText>
              </w:r>
            </w:del>
          </w:p>
        </w:tc>
        <w:tc>
          <w:tcPr>
            <w:tcW w:w="268" w:type="pct"/>
            <w:noWrap/>
            <w:tcPrChange w:id="7862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06060B7C" w14:textId="16F56D05" w:rsidR="008A7303" w:rsidRPr="000522B8" w:rsidDel="00FC7A11" w:rsidRDefault="008A7303" w:rsidP="00576321">
            <w:pPr>
              <w:widowControl/>
              <w:jc w:val="center"/>
              <w:rPr>
                <w:del w:id="7863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64" w:author="ST1" w:date="2020-12-02T08:23:00Z">
                  <w:rPr>
                    <w:del w:id="7865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66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867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7868" w:author="家興 余" w:date="2021-03-19T19:13:00Z">
              <w:tcPr>
                <w:tcW w:w="230" w:type="pct"/>
                <w:noWrap/>
              </w:tcPr>
            </w:tcPrChange>
          </w:tcPr>
          <w:p w14:paraId="30F352C3" w14:textId="79FBE21F" w:rsidR="008A7303" w:rsidRPr="000522B8" w:rsidDel="00FC7A11" w:rsidRDefault="008A7303" w:rsidP="00576321">
            <w:pPr>
              <w:widowControl/>
              <w:jc w:val="center"/>
              <w:rPr>
                <w:del w:id="7869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70" w:author="ST1" w:date="2020-12-02T08:23:00Z">
                  <w:rPr>
                    <w:del w:id="7871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72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873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</w:delText>
              </w:r>
            </w:del>
          </w:p>
        </w:tc>
        <w:tc>
          <w:tcPr>
            <w:tcW w:w="1340" w:type="pct"/>
            <w:gridSpan w:val="2"/>
            <w:noWrap/>
            <w:tcPrChange w:id="7874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01BADDF5" w14:textId="4F1EB353" w:rsidR="008A7303" w:rsidRPr="000522B8" w:rsidDel="00FC7A11" w:rsidRDefault="008A7303" w:rsidP="00576321">
            <w:pPr>
              <w:widowControl/>
              <w:rPr>
                <w:del w:id="7875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76" w:author="ST1" w:date="2020-12-02T08:23:00Z">
                  <w:rPr>
                    <w:del w:id="7877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8F20B5" w:rsidDel="00FC7A11" w14:paraId="6B989CDF" w14:textId="2BAD5734" w:rsidTr="00FC7A11">
        <w:tblPrEx>
          <w:tblPrExChange w:id="7878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7879" w:author="家興 余" w:date="2021-03-19T19:13:00Z"/>
          <w:trPrChange w:id="7880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7881" w:author="家興 余" w:date="2021-03-19T19:13:00Z">
              <w:tcPr>
                <w:tcW w:w="229" w:type="pct"/>
              </w:tcPr>
            </w:tcPrChange>
          </w:tcPr>
          <w:p w14:paraId="174A0C4E" w14:textId="226C99F8" w:rsidR="008A7303" w:rsidRPr="008F20B5" w:rsidDel="00FC7A11" w:rsidRDefault="008A7303" w:rsidP="00576321">
            <w:pPr>
              <w:widowControl/>
              <w:jc w:val="center"/>
              <w:rPr>
                <w:del w:id="7882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7883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13</w:delText>
              </w:r>
            </w:del>
          </w:p>
        </w:tc>
        <w:tc>
          <w:tcPr>
            <w:tcW w:w="696" w:type="pct"/>
            <w:noWrap/>
            <w:tcPrChange w:id="7884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0EC6D878" w14:textId="413B1AB3" w:rsidR="008A7303" w:rsidRPr="000522B8" w:rsidDel="00FC7A11" w:rsidRDefault="008A7303" w:rsidP="00576321">
            <w:pPr>
              <w:widowControl/>
              <w:rPr>
                <w:del w:id="7885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86" w:author="ST1" w:date="2020-12-02T08:23:00Z">
                  <w:rPr>
                    <w:del w:id="7887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88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7889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Alley</w:delText>
              </w:r>
            </w:del>
          </w:p>
        </w:tc>
        <w:tc>
          <w:tcPr>
            <w:tcW w:w="1870" w:type="pct"/>
            <w:noWrap/>
            <w:tcPrChange w:id="7890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7D6B212F" w14:textId="1A34EDC8" w:rsidR="008A7303" w:rsidRPr="000522B8" w:rsidDel="00FC7A11" w:rsidRDefault="008A7303" w:rsidP="00576321">
            <w:pPr>
              <w:widowControl/>
              <w:rPr>
                <w:del w:id="7891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92" w:author="ST1" w:date="2020-12-02T08:23:00Z">
                  <w:rPr>
                    <w:del w:id="7893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94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7895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建物門牌－巷</w:delText>
              </w:r>
            </w:del>
          </w:p>
        </w:tc>
        <w:tc>
          <w:tcPr>
            <w:tcW w:w="268" w:type="pct"/>
            <w:noWrap/>
            <w:tcPrChange w:id="7896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11E5095E" w14:textId="4B72FA90" w:rsidR="008A7303" w:rsidRPr="000522B8" w:rsidDel="00FC7A11" w:rsidRDefault="008A7303" w:rsidP="00576321">
            <w:pPr>
              <w:widowControl/>
              <w:jc w:val="center"/>
              <w:rPr>
                <w:del w:id="7897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98" w:author="ST1" w:date="2020-12-02T08:23:00Z">
                  <w:rPr>
                    <w:del w:id="7899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00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901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7902" w:author="家興 余" w:date="2021-03-19T19:13:00Z">
              <w:tcPr>
                <w:tcW w:w="230" w:type="pct"/>
                <w:noWrap/>
              </w:tcPr>
            </w:tcPrChange>
          </w:tcPr>
          <w:p w14:paraId="1AA50BA1" w14:textId="38E92808" w:rsidR="008A7303" w:rsidRPr="000522B8" w:rsidDel="00FC7A11" w:rsidRDefault="008A7303" w:rsidP="00576321">
            <w:pPr>
              <w:widowControl/>
              <w:jc w:val="center"/>
              <w:rPr>
                <w:del w:id="7903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04" w:author="ST1" w:date="2020-12-02T08:23:00Z">
                  <w:rPr>
                    <w:del w:id="7905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06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907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</w:delText>
              </w:r>
            </w:del>
          </w:p>
        </w:tc>
        <w:tc>
          <w:tcPr>
            <w:tcW w:w="1340" w:type="pct"/>
            <w:gridSpan w:val="2"/>
            <w:noWrap/>
            <w:tcPrChange w:id="7908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48BBE6F8" w14:textId="63B180F6" w:rsidR="008A7303" w:rsidRPr="000522B8" w:rsidDel="00FC7A11" w:rsidRDefault="008A7303" w:rsidP="00576321">
            <w:pPr>
              <w:widowControl/>
              <w:rPr>
                <w:del w:id="7909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10" w:author="ST1" w:date="2020-12-02T08:23:00Z">
                  <w:rPr>
                    <w:del w:id="7911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8F20B5" w:rsidDel="00FC7A11" w14:paraId="2A54BDBE" w14:textId="2F6D9F2B" w:rsidTr="00FC7A11">
        <w:tblPrEx>
          <w:tblPrExChange w:id="7912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7913" w:author="家興 余" w:date="2021-03-19T19:13:00Z"/>
          <w:trPrChange w:id="7914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7915" w:author="家興 余" w:date="2021-03-19T19:13:00Z">
              <w:tcPr>
                <w:tcW w:w="229" w:type="pct"/>
              </w:tcPr>
            </w:tcPrChange>
          </w:tcPr>
          <w:p w14:paraId="6AE716EF" w14:textId="2B94A5CD" w:rsidR="008A7303" w:rsidRPr="008F20B5" w:rsidDel="00FC7A11" w:rsidRDefault="008A7303" w:rsidP="00576321">
            <w:pPr>
              <w:widowControl/>
              <w:jc w:val="center"/>
              <w:rPr>
                <w:del w:id="7916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7917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696" w:type="pct"/>
            <w:noWrap/>
            <w:tcPrChange w:id="7918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3E67B27B" w14:textId="015BEE88" w:rsidR="008A7303" w:rsidRPr="000522B8" w:rsidDel="00FC7A11" w:rsidRDefault="008A7303" w:rsidP="00576321">
            <w:pPr>
              <w:widowControl/>
              <w:rPr>
                <w:del w:id="7919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20" w:author="ST1" w:date="2020-12-02T08:23:00Z">
                  <w:rPr>
                    <w:del w:id="7921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22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7923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Lane</w:delText>
              </w:r>
            </w:del>
          </w:p>
        </w:tc>
        <w:tc>
          <w:tcPr>
            <w:tcW w:w="1870" w:type="pct"/>
            <w:noWrap/>
            <w:tcPrChange w:id="7924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2B36E2A4" w14:textId="62BE09DF" w:rsidR="008A7303" w:rsidRPr="000522B8" w:rsidDel="00FC7A11" w:rsidRDefault="008A7303" w:rsidP="00576321">
            <w:pPr>
              <w:widowControl/>
              <w:rPr>
                <w:del w:id="7925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26" w:author="ST1" w:date="2020-12-02T08:23:00Z">
                  <w:rPr>
                    <w:del w:id="7927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28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7929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建物門牌－弄</w:delText>
              </w:r>
            </w:del>
          </w:p>
        </w:tc>
        <w:tc>
          <w:tcPr>
            <w:tcW w:w="268" w:type="pct"/>
            <w:noWrap/>
            <w:tcPrChange w:id="7930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73A16BC4" w14:textId="67B6F648" w:rsidR="008A7303" w:rsidRPr="000522B8" w:rsidDel="00FC7A11" w:rsidRDefault="008A7303" w:rsidP="00576321">
            <w:pPr>
              <w:widowControl/>
              <w:jc w:val="center"/>
              <w:rPr>
                <w:del w:id="7931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32" w:author="ST1" w:date="2020-12-02T08:23:00Z">
                  <w:rPr>
                    <w:del w:id="7933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34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935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7936" w:author="家興 余" w:date="2021-03-19T19:13:00Z">
              <w:tcPr>
                <w:tcW w:w="230" w:type="pct"/>
                <w:noWrap/>
              </w:tcPr>
            </w:tcPrChange>
          </w:tcPr>
          <w:p w14:paraId="12B03544" w14:textId="05C6D132" w:rsidR="008A7303" w:rsidRPr="000522B8" w:rsidDel="00FC7A11" w:rsidRDefault="008A7303" w:rsidP="00576321">
            <w:pPr>
              <w:widowControl/>
              <w:jc w:val="center"/>
              <w:rPr>
                <w:del w:id="7937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38" w:author="ST1" w:date="2020-12-02T08:23:00Z">
                  <w:rPr>
                    <w:del w:id="7939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40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941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</w:delText>
              </w:r>
            </w:del>
          </w:p>
        </w:tc>
        <w:tc>
          <w:tcPr>
            <w:tcW w:w="1340" w:type="pct"/>
            <w:gridSpan w:val="2"/>
            <w:noWrap/>
            <w:tcPrChange w:id="7942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0CF83D4F" w14:textId="3754131A" w:rsidR="008A7303" w:rsidRPr="000522B8" w:rsidDel="00FC7A11" w:rsidRDefault="008A7303" w:rsidP="00576321">
            <w:pPr>
              <w:widowControl/>
              <w:rPr>
                <w:del w:id="7943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44" w:author="ST1" w:date="2020-12-02T08:23:00Z">
                  <w:rPr>
                    <w:del w:id="7945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8F20B5" w:rsidDel="00FC7A11" w14:paraId="6C95A623" w14:textId="0C489614" w:rsidTr="00FC7A11">
        <w:tblPrEx>
          <w:tblPrExChange w:id="7946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7947" w:author="家興 余" w:date="2021-03-19T19:13:00Z"/>
          <w:trPrChange w:id="7948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7949" w:author="家興 余" w:date="2021-03-19T19:13:00Z">
              <w:tcPr>
                <w:tcW w:w="229" w:type="pct"/>
              </w:tcPr>
            </w:tcPrChange>
          </w:tcPr>
          <w:p w14:paraId="2A0C2091" w14:textId="1805B594" w:rsidR="008A7303" w:rsidRPr="008F20B5" w:rsidDel="00FC7A11" w:rsidRDefault="008A7303" w:rsidP="00576321">
            <w:pPr>
              <w:widowControl/>
              <w:jc w:val="center"/>
              <w:rPr>
                <w:del w:id="7950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7951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15</w:delText>
              </w:r>
            </w:del>
          </w:p>
        </w:tc>
        <w:tc>
          <w:tcPr>
            <w:tcW w:w="696" w:type="pct"/>
            <w:noWrap/>
            <w:tcPrChange w:id="7952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2E4A27B4" w14:textId="46B0833E" w:rsidR="008A7303" w:rsidRPr="000522B8" w:rsidDel="00FC7A11" w:rsidRDefault="008A7303" w:rsidP="00576321">
            <w:pPr>
              <w:widowControl/>
              <w:rPr>
                <w:del w:id="7953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54" w:author="ST1" w:date="2020-12-02T08:23:00Z">
                  <w:rPr>
                    <w:del w:id="7955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56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7957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Num</w:delText>
              </w:r>
            </w:del>
          </w:p>
        </w:tc>
        <w:tc>
          <w:tcPr>
            <w:tcW w:w="1870" w:type="pct"/>
            <w:noWrap/>
            <w:tcPrChange w:id="7958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6DE1F3BD" w14:textId="47DD46B3" w:rsidR="008A7303" w:rsidRPr="000522B8" w:rsidDel="00FC7A11" w:rsidRDefault="008A7303" w:rsidP="00576321">
            <w:pPr>
              <w:widowControl/>
              <w:rPr>
                <w:del w:id="7959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60" w:author="ST1" w:date="2020-12-02T08:23:00Z">
                  <w:rPr>
                    <w:del w:id="7961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62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7963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建物門牌－號</w:delText>
              </w:r>
            </w:del>
          </w:p>
        </w:tc>
        <w:tc>
          <w:tcPr>
            <w:tcW w:w="268" w:type="pct"/>
            <w:noWrap/>
            <w:tcPrChange w:id="7964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10508137" w14:textId="623B6948" w:rsidR="008A7303" w:rsidRPr="000522B8" w:rsidDel="00FC7A11" w:rsidRDefault="008A7303" w:rsidP="00576321">
            <w:pPr>
              <w:widowControl/>
              <w:jc w:val="center"/>
              <w:rPr>
                <w:del w:id="7965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66" w:author="ST1" w:date="2020-12-02T08:23:00Z">
                  <w:rPr>
                    <w:del w:id="7967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68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969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7970" w:author="家興 余" w:date="2021-03-19T19:13:00Z">
              <w:tcPr>
                <w:tcW w:w="230" w:type="pct"/>
                <w:noWrap/>
              </w:tcPr>
            </w:tcPrChange>
          </w:tcPr>
          <w:p w14:paraId="7B79CFA7" w14:textId="4A56629A" w:rsidR="008A7303" w:rsidRPr="000522B8" w:rsidDel="00FC7A11" w:rsidRDefault="008A7303" w:rsidP="00576321">
            <w:pPr>
              <w:widowControl/>
              <w:jc w:val="center"/>
              <w:rPr>
                <w:del w:id="7971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72" w:author="ST1" w:date="2020-12-02T08:23:00Z">
                  <w:rPr>
                    <w:del w:id="7973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74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975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</w:delText>
              </w:r>
            </w:del>
          </w:p>
        </w:tc>
        <w:tc>
          <w:tcPr>
            <w:tcW w:w="1340" w:type="pct"/>
            <w:gridSpan w:val="2"/>
            <w:noWrap/>
            <w:tcPrChange w:id="7976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0B202E1C" w14:textId="6F11787F" w:rsidR="008A7303" w:rsidRPr="000522B8" w:rsidDel="00FC7A11" w:rsidRDefault="008A7303" w:rsidP="00576321">
            <w:pPr>
              <w:widowControl/>
              <w:rPr>
                <w:del w:id="7977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78" w:author="ST1" w:date="2020-12-02T08:23:00Z">
                  <w:rPr>
                    <w:del w:id="7979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8F20B5" w:rsidDel="00FC7A11" w14:paraId="5B369041" w14:textId="022B5F66" w:rsidTr="00FC7A11">
        <w:tblPrEx>
          <w:tblPrExChange w:id="7980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7981" w:author="家興 余" w:date="2021-03-19T19:13:00Z"/>
          <w:trPrChange w:id="7982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7983" w:author="家興 余" w:date="2021-03-19T19:13:00Z">
              <w:tcPr>
                <w:tcW w:w="229" w:type="pct"/>
              </w:tcPr>
            </w:tcPrChange>
          </w:tcPr>
          <w:p w14:paraId="490F7ABE" w14:textId="697AC0E7" w:rsidR="008A7303" w:rsidRPr="008F20B5" w:rsidDel="00FC7A11" w:rsidRDefault="008A7303" w:rsidP="00576321">
            <w:pPr>
              <w:widowControl/>
              <w:jc w:val="center"/>
              <w:rPr>
                <w:del w:id="7984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7985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16</w:delText>
              </w:r>
            </w:del>
          </w:p>
        </w:tc>
        <w:tc>
          <w:tcPr>
            <w:tcW w:w="696" w:type="pct"/>
            <w:noWrap/>
            <w:tcPrChange w:id="7986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71E49A85" w14:textId="39079594" w:rsidR="008A7303" w:rsidRPr="000522B8" w:rsidDel="00FC7A11" w:rsidRDefault="008A7303" w:rsidP="00576321">
            <w:pPr>
              <w:widowControl/>
              <w:rPr>
                <w:del w:id="7987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88" w:author="ST1" w:date="2020-12-02T08:23:00Z">
                  <w:rPr>
                    <w:del w:id="7989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90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7991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NumDash</w:delText>
              </w:r>
            </w:del>
          </w:p>
        </w:tc>
        <w:tc>
          <w:tcPr>
            <w:tcW w:w="1870" w:type="pct"/>
            <w:noWrap/>
            <w:tcPrChange w:id="7992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6A08D5CD" w14:textId="35161165" w:rsidR="008A7303" w:rsidRPr="000522B8" w:rsidDel="00FC7A11" w:rsidRDefault="008A7303" w:rsidP="00576321">
            <w:pPr>
              <w:widowControl/>
              <w:rPr>
                <w:del w:id="7993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94" w:author="ST1" w:date="2020-12-02T08:23:00Z">
                  <w:rPr>
                    <w:del w:id="7995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96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7997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建物門牌－號之</w:delText>
              </w:r>
            </w:del>
          </w:p>
        </w:tc>
        <w:tc>
          <w:tcPr>
            <w:tcW w:w="268" w:type="pct"/>
            <w:noWrap/>
            <w:tcPrChange w:id="7998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6FFF127B" w14:textId="42AE226D" w:rsidR="008A7303" w:rsidRPr="000522B8" w:rsidDel="00FC7A11" w:rsidRDefault="008A7303" w:rsidP="00576321">
            <w:pPr>
              <w:widowControl/>
              <w:jc w:val="center"/>
              <w:rPr>
                <w:del w:id="7999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00" w:author="ST1" w:date="2020-12-02T08:23:00Z">
                  <w:rPr>
                    <w:del w:id="8001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02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003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8004" w:author="家興 余" w:date="2021-03-19T19:13:00Z">
              <w:tcPr>
                <w:tcW w:w="230" w:type="pct"/>
                <w:noWrap/>
              </w:tcPr>
            </w:tcPrChange>
          </w:tcPr>
          <w:p w14:paraId="2774DFF0" w14:textId="0F1D3B0A" w:rsidR="008A7303" w:rsidRPr="000522B8" w:rsidDel="00FC7A11" w:rsidRDefault="008A7303" w:rsidP="00576321">
            <w:pPr>
              <w:widowControl/>
              <w:jc w:val="center"/>
              <w:rPr>
                <w:del w:id="8005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06" w:author="ST1" w:date="2020-12-02T08:23:00Z">
                  <w:rPr>
                    <w:del w:id="8007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08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009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</w:delText>
              </w:r>
            </w:del>
          </w:p>
        </w:tc>
        <w:tc>
          <w:tcPr>
            <w:tcW w:w="1340" w:type="pct"/>
            <w:gridSpan w:val="2"/>
            <w:noWrap/>
            <w:tcPrChange w:id="8010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49BFB95A" w14:textId="6F6EA135" w:rsidR="008A7303" w:rsidRPr="000522B8" w:rsidDel="00FC7A11" w:rsidRDefault="008A7303" w:rsidP="00576321">
            <w:pPr>
              <w:widowControl/>
              <w:rPr>
                <w:del w:id="8011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12" w:author="ST1" w:date="2020-12-02T08:23:00Z">
                  <w:rPr>
                    <w:del w:id="8013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8F20B5" w:rsidDel="00FC7A11" w14:paraId="3666ECBA" w14:textId="029E18E4" w:rsidTr="00FC7A11">
        <w:tblPrEx>
          <w:tblPrExChange w:id="8014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8015" w:author="家興 余" w:date="2021-03-19T19:13:00Z"/>
          <w:trPrChange w:id="8016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8017" w:author="家興 余" w:date="2021-03-19T19:13:00Z">
              <w:tcPr>
                <w:tcW w:w="229" w:type="pct"/>
              </w:tcPr>
            </w:tcPrChange>
          </w:tcPr>
          <w:p w14:paraId="4C556849" w14:textId="37824375" w:rsidR="008A7303" w:rsidRPr="008F20B5" w:rsidDel="00FC7A11" w:rsidRDefault="008A7303" w:rsidP="00576321">
            <w:pPr>
              <w:widowControl/>
              <w:jc w:val="center"/>
              <w:rPr>
                <w:del w:id="8018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8019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17</w:delText>
              </w:r>
            </w:del>
          </w:p>
        </w:tc>
        <w:tc>
          <w:tcPr>
            <w:tcW w:w="696" w:type="pct"/>
            <w:noWrap/>
            <w:tcPrChange w:id="8020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038E901D" w14:textId="361C8EC1" w:rsidR="008A7303" w:rsidRPr="000522B8" w:rsidDel="00FC7A11" w:rsidRDefault="008A7303" w:rsidP="00576321">
            <w:pPr>
              <w:widowControl/>
              <w:rPr>
                <w:del w:id="8021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22" w:author="ST1" w:date="2020-12-02T08:23:00Z">
                  <w:rPr>
                    <w:del w:id="8023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24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8025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Floor</w:delText>
              </w:r>
            </w:del>
          </w:p>
        </w:tc>
        <w:tc>
          <w:tcPr>
            <w:tcW w:w="1870" w:type="pct"/>
            <w:noWrap/>
            <w:tcPrChange w:id="8026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0F3B68FA" w14:textId="2C9EB6B0" w:rsidR="008A7303" w:rsidRPr="000522B8" w:rsidDel="00FC7A11" w:rsidRDefault="008A7303" w:rsidP="00576321">
            <w:pPr>
              <w:widowControl/>
              <w:rPr>
                <w:del w:id="8027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28" w:author="ST1" w:date="2020-12-02T08:23:00Z">
                  <w:rPr>
                    <w:del w:id="8029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30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8031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建物門牌－樓</w:delText>
              </w:r>
            </w:del>
          </w:p>
        </w:tc>
        <w:tc>
          <w:tcPr>
            <w:tcW w:w="268" w:type="pct"/>
            <w:noWrap/>
            <w:tcPrChange w:id="8032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7536FA63" w14:textId="4A0C2844" w:rsidR="008A7303" w:rsidRPr="000522B8" w:rsidDel="00FC7A11" w:rsidRDefault="008A7303" w:rsidP="00576321">
            <w:pPr>
              <w:widowControl/>
              <w:jc w:val="center"/>
              <w:rPr>
                <w:del w:id="8033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34" w:author="ST1" w:date="2020-12-02T08:23:00Z">
                  <w:rPr>
                    <w:del w:id="8035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36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037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8038" w:author="家興 余" w:date="2021-03-19T19:13:00Z">
              <w:tcPr>
                <w:tcW w:w="230" w:type="pct"/>
                <w:noWrap/>
              </w:tcPr>
            </w:tcPrChange>
          </w:tcPr>
          <w:p w14:paraId="59309150" w14:textId="5631AC16" w:rsidR="008A7303" w:rsidRPr="000522B8" w:rsidDel="00FC7A11" w:rsidRDefault="008A7303" w:rsidP="00576321">
            <w:pPr>
              <w:widowControl/>
              <w:jc w:val="center"/>
              <w:rPr>
                <w:del w:id="8039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40" w:author="ST1" w:date="2020-12-02T08:23:00Z">
                  <w:rPr>
                    <w:del w:id="8041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42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043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</w:delText>
              </w:r>
            </w:del>
          </w:p>
        </w:tc>
        <w:tc>
          <w:tcPr>
            <w:tcW w:w="1340" w:type="pct"/>
            <w:gridSpan w:val="2"/>
            <w:noWrap/>
            <w:tcPrChange w:id="8044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374392E3" w14:textId="4AA3A281" w:rsidR="008A7303" w:rsidRPr="000522B8" w:rsidDel="00FC7A11" w:rsidRDefault="008A7303" w:rsidP="00576321">
            <w:pPr>
              <w:widowControl/>
              <w:rPr>
                <w:del w:id="8045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46" w:author="ST1" w:date="2020-12-02T08:23:00Z">
                  <w:rPr>
                    <w:del w:id="8047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8F20B5" w:rsidDel="00FC7A11" w14:paraId="55774FB5" w14:textId="189034E6" w:rsidTr="00FC7A11">
        <w:tblPrEx>
          <w:tblPrExChange w:id="8048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8049" w:author="家興 余" w:date="2021-03-19T19:13:00Z"/>
          <w:trPrChange w:id="8050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8051" w:author="家興 余" w:date="2021-03-19T19:13:00Z">
              <w:tcPr>
                <w:tcW w:w="229" w:type="pct"/>
              </w:tcPr>
            </w:tcPrChange>
          </w:tcPr>
          <w:p w14:paraId="55546E99" w14:textId="1E0B9E97" w:rsidR="008A7303" w:rsidRPr="008F20B5" w:rsidDel="00FC7A11" w:rsidRDefault="008A7303" w:rsidP="00576321">
            <w:pPr>
              <w:widowControl/>
              <w:jc w:val="center"/>
              <w:rPr>
                <w:del w:id="8052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8053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18</w:delText>
              </w:r>
            </w:del>
          </w:p>
        </w:tc>
        <w:tc>
          <w:tcPr>
            <w:tcW w:w="696" w:type="pct"/>
            <w:noWrap/>
            <w:tcPrChange w:id="8054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2323CD75" w14:textId="4481A9AD" w:rsidR="008A7303" w:rsidRPr="000522B8" w:rsidDel="00FC7A11" w:rsidRDefault="008A7303" w:rsidP="00576321">
            <w:pPr>
              <w:widowControl/>
              <w:rPr>
                <w:del w:id="8055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56" w:author="ST1" w:date="2020-12-02T08:23:00Z">
                  <w:rPr>
                    <w:del w:id="8057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58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8059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FloorDash</w:delText>
              </w:r>
            </w:del>
          </w:p>
        </w:tc>
        <w:tc>
          <w:tcPr>
            <w:tcW w:w="1870" w:type="pct"/>
            <w:noWrap/>
            <w:tcPrChange w:id="8060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2F8DCE3B" w14:textId="553F2495" w:rsidR="008A7303" w:rsidRPr="000522B8" w:rsidDel="00FC7A11" w:rsidRDefault="008A7303" w:rsidP="00576321">
            <w:pPr>
              <w:widowControl/>
              <w:rPr>
                <w:del w:id="8061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62" w:author="ST1" w:date="2020-12-02T08:23:00Z">
                  <w:rPr>
                    <w:del w:id="8063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64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8065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建物門牌－樓之</w:delText>
              </w:r>
            </w:del>
          </w:p>
        </w:tc>
        <w:tc>
          <w:tcPr>
            <w:tcW w:w="268" w:type="pct"/>
            <w:noWrap/>
            <w:tcPrChange w:id="8066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6E2D8745" w14:textId="17CBB8E6" w:rsidR="008A7303" w:rsidRPr="000522B8" w:rsidDel="00FC7A11" w:rsidRDefault="008A7303" w:rsidP="00576321">
            <w:pPr>
              <w:widowControl/>
              <w:jc w:val="center"/>
              <w:rPr>
                <w:del w:id="8067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68" w:author="ST1" w:date="2020-12-02T08:23:00Z">
                  <w:rPr>
                    <w:del w:id="8069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70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071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8072" w:author="家興 余" w:date="2021-03-19T19:13:00Z">
              <w:tcPr>
                <w:tcW w:w="230" w:type="pct"/>
                <w:noWrap/>
              </w:tcPr>
            </w:tcPrChange>
          </w:tcPr>
          <w:p w14:paraId="63AB5A1A" w14:textId="59EDD51C" w:rsidR="008A7303" w:rsidRPr="000522B8" w:rsidDel="00FC7A11" w:rsidRDefault="008A7303" w:rsidP="00576321">
            <w:pPr>
              <w:widowControl/>
              <w:jc w:val="center"/>
              <w:rPr>
                <w:del w:id="8073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74" w:author="ST1" w:date="2020-12-02T08:23:00Z">
                  <w:rPr>
                    <w:del w:id="8075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76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077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</w:delText>
              </w:r>
            </w:del>
          </w:p>
        </w:tc>
        <w:tc>
          <w:tcPr>
            <w:tcW w:w="1340" w:type="pct"/>
            <w:gridSpan w:val="2"/>
            <w:noWrap/>
            <w:tcPrChange w:id="8078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3FAC70FC" w14:textId="141584B1" w:rsidR="008A7303" w:rsidRPr="000522B8" w:rsidDel="00FC7A11" w:rsidRDefault="008A7303" w:rsidP="00576321">
            <w:pPr>
              <w:widowControl/>
              <w:rPr>
                <w:del w:id="8079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80" w:author="ST1" w:date="2020-12-02T08:23:00Z">
                  <w:rPr>
                    <w:del w:id="8081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8F20B5" w:rsidDel="00FC7A11" w14:paraId="2C25C758" w14:textId="48ECF9C0" w:rsidTr="00FC7A11">
        <w:tblPrEx>
          <w:tblPrExChange w:id="8082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8083" w:author="家興 余" w:date="2021-03-19T19:13:00Z"/>
          <w:trPrChange w:id="8084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8085" w:author="家興 余" w:date="2021-03-19T19:13:00Z">
              <w:tcPr>
                <w:tcW w:w="229" w:type="pct"/>
              </w:tcPr>
            </w:tcPrChange>
          </w:tcPr>
          <w:p w14:paraId="4904E8D4" w14:textId="076EB4BD" w:rsidR="008A7303" w:rsidRPr="008F20B5" w:rsidDel="00FC7A11" w:rsidRDefault="008A7303" w:rsidP="00576321">
            <w:pPr>
              <w:widowControl/>
              <w:jc w:val="center"/>
              <w:rPr>
                <w:del w:id="8086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8087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19</w:delText>
              </w:r>
            </w:del>
          </w:p>
        </w:tc>
        <w:tc>
          <w:tcPr>
            <w:tcW w:w="696" w:type="pct"/>
            <w:noWrap/>
            <w:tcPrChange w:id="8088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5C64E85A" w14:textId="6A84AB37" w:rsidR="008A7303" w:rsidRPr="000522B8" w:rsidDel="00FC7A11" w:rsidRDefault="008A7303" w:rsidP="00576321">
            <w:pPr>
              <w:widowControl/>
              <w:rPr>
                <w:del w:id="8089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90" w:author="ST1" w:date="2020-12-02T08:23:00Z">
                  <w:rPr>
                    <w:del w:id="8091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92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8093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BdNo1</w:delText>
              </w:r>
            </w:del>
          </w:p>
        </w:tc>
        <w:tc>
          <w:tcPr>
            <w:tcW w:w="1870" w:type="pct"/>
            <w:noWrap/>
            <w:tcPrChange w:id="8094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2632AEA5" w14:textId="7935836C" w:rsidR="008A7303" w:rsidRPr="000522B8" w:rsidDel="00FC7A11" w:rsidRDefault="008A7303" w:rsidP="00576321">
            <w:pPr>
              <w:widowControl/>
              <w:rPr>
                <w:del w:id="8095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96" w:author="ST1" w:date="2020-12-02T08:23:00Z">
                  <w:rPr>
                    <w:del w:id="8097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98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8099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建物門牌－建號</w:delText>
              </w:r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8100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1</w:delText>
              </w:r>
            </w:del>
          </w:p>
        </w:tc>
        <w:tc>
          <w:tcPr>
            <w:tcW w:w="268" w:type="pct"/>
            <w:noWrap/>
            <w:tcPrChange w:id="8101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0162C3A4" w14:textId="3210B829" w:rsidR="008A7303" w:rsidRPr="000522B8" w:rsidDel="00FC7A11" w:rsidRDefault="008A7303" w:rsidP="00576321">
            <w:pPr>
              <w:widowControl/>
              <w:jc w:val="center"/>
              <w:rPr>
                <w:del w:id="8102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103" w:author="ST1" w:date="2020-12-02T08:23:00Z">
                  <w:rPr>
                    <w:del w:id="8104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105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106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8107" w:author="家興 余" w:date="2021-03-19T19:13:00Z">
              <w:tcPr>
                <w:tcW w:w="230" w:type="pct"/>
                <w:noWrap/>
              </w:tcPr>
            </w:tcPrChange>
          </w:tcPr>
          <w:p w14:paraId="44F819EF" w14:textId="2DFE8709" w:rsidR="008A7303" w:rsidRPr="000522B8" w:rsidDel="00FC7A11" w:rsidRDefault="008A7303" w:rsidP="00576321">
            <w:pPr>
              <w:widowControl/>
              <w:jc w:val="center"/>
              <w:rPr>
                <w:del w:id="8108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109" w:author="ST1" w:date="2020-12-02T08:23:00Z">
                  <w:rPr>
                    <w:del w:id="8110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111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112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</w:delText>
              </w:r>
            </w:del>
          </w:p>
        </w:tc>
        <w:tc>
          <w:tcPr>
            <w:tcW w:w="1340" w:type="pct"/>
            <w:gridSpan w:val="2"/>
            <w:noWrap/>
            <w:tcPrChange w:id="8113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7D07B7DE" w14:textId="188F34E5" w:rsidR="008A7303" w:rsidRPr="000522B8" w:rsidDel="00FC7A11" w:rsidRDefault="008A7303" w:rsidP="00576321">
            <w:pPr>
              <w:widowControl/>
              <w:rPr>
                <w:del w:id="8114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115" w:author="ST1" w:date="2020-12-02T08:23:00Z">
                  <w:rPr>
                    <w:del w:id="8116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8F20B5" w:rsidDel="00FC7A11" w14:paraId="2F43BD96" w14:textId="4141C7AF" w:rsidTr="00FC7A11">
        <w:tblPrEx>
          <w:tblPrExChange w:id="8117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8118" w:author="家興 余" w:date="2021-03-19T19:13:00Z"/>
          <w:trPrChange w:id="8119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8120" w:author="家興 余" w:date="2021-03-19T19:13:00Z">
              <w:tcPr>
                <w:tcW w:w="229" w:type="pct"/>
              </w:tcPr>
            </w:tcPrChange>
          </w:tcPr>
          <w:p w14:paraId="5418DF19" w14:textId="24E8C935" w:rsidR="008A7303" w:rsidRPr="008F20B5" w:rsidDel="00FC7A11" w:rsidRDefault="008A7303" w:rsidP="00576321">
            <w:pPr>
              <w:widowControl/>
              <w:jc w:val="center"/>
              <w:rPr>
                <w:del w:id="8121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8122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20</w:delText>
              </w:r>
            </w:del>
          </w:p>
        </w:tc>
        <w:tc>
          <w:tcPr>
            <w:tcW w:w="696" w:type="pct"/>
            <w:noWrap/>
            <w:tcPrChange w:id="8123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5933B578" w14:textId="557ADF6F" w:rsidR="008A7303" w:rsidRPr="000522B8" w:rsidDel="00FC7A11" w:rsidRDefault="008A7303" w:rsidP="00576321">
            <w:pPr>
              <w:widowControl/>
              <w:rPr>
                <w:del w:id="8124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125" w:author="ST1" w:date="2020-12-02T08:23:00Z">
                  <w:rPr>
                    <w:del w:id="8126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127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8128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BdNo2</w:delText>
              </w:r>
            </w:del>
          </w:p>
        </w:tc>
        <w:tc>
          <w:tcPr>
            <w:tcW w:w="1870" w:type="pct"/>
            <w:noWrap/>
            <w:tcPrChange w:id="8129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2FC5B24F" w14:textId="03A20AE8" w:rsidR="008A7303" w:rsidRPr="000522B8" w:rsidDel="00FC7A11" w:rsidRDefault="008A7303" w:rsidP="00576321">
            <w:pPr>
              <w:widowControl/>
              <w:rPr>
                <w:del w:id="8130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131" w:author="ST1" w:date="2020-12-02T08:23:00Z">
                  <w:rPr>
                    <w:del w:id="8132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133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8134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建物門牌－建號</w:delText>
              </w:r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8135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2</w:delText>
              </w:r>
            </w:del>
          </w:p>
        </w:tc>
        <w:tc>
          <w:tcPr>
            <w:tcW w:w="268" w:type="pct"/>
            <w:noWrap/>
            <w:tcPrChange w:id="8136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4E5641E3" w14:textId="764C9490" w:rsidR="008A7303" w:rsidRPr="000522B8" w:rsidDel="00FC7A11" w:rsidRDefault="008A7303" w:rsidP="00576321">
            <w:pPr>
              <w:widowControl/>
              <w:jc w:val="center"/>
              <w:rPr>
                <w:del w:id="8137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138" w:author="ST1" w:date="2020-12-02T08:23:00Z">
                  <w:rPr>
                    <w:del w:id="8139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140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141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8142" w:author="家興 余" w:date="2021-03-19T19:13:00Z">
              <w:tcPr>
                <w:tcW w:w="230" w:type="pct"/>
                <w:noWrap/>
              </w:tcPr>
            </w:tcPrChange>
          </w:tcPr>
          <w:p w14:paraId="5E2A7C5A" w14:textId="6EB3A137" w:rsidR="008A7303" w:rsidRPr="000522B8" w:rsidDel="00FC7A11" w:rsidRDefault="008A7303" w:rsidP="00576321">
            <w:pPr>
              <w:widowControl/>
              <w:jc w:val="center"/>
              <w:rPr>
                <w:del w:id="8143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144" w:author="ST1" w:date="2020-12-02T08:23:00Z">
                  <w:rPr>
                    <w:del w:id="8145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146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147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3</w:delText>
              </w:r>
            </w:del>
          </w:p>
        </w:tc>
        <w:tc>
          <w:tcPr>
            <w:tcW w:w="1340" w:type="pct"/>
            <w:gridSpan w:val="2"/>
            <w:noWrap/>
            <w:tcPrChange w:id="8148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1EF16F33" w14:textId="7C3CBD94" w:rsidR="008A7303" w:rsidRPr="000522B8" w:rsidDel="00FC7A11" w:rsidRDefault="008A7303" w:rsidP="00576321">
            <w:pPr>
              <w:widowControl/>
              <w:rPr>
                <w:del w:id="8149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150" w:author="ST1" w:date="2020-12-02T08:23:00Z">
                  <w:rPr>
                    <w:del w:id="8151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8F20B5" w14:paraId="243BDA0F" w14:textId="77777777" w:rsidTr="00FC7A11">
        <w:trPr>
          <w:trHeight w:val="340"/>
          <w:trPrChange w:id="8152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153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9D962E7" w14:textId="19A791B4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21</w:t>
            </w:r>
          </w:p>
        </w:tc>
        <w:tc>
          <w:tcPr>
            <w:tcW w:w="696" w:type="pct"/>
            <w:noWrap/>
            <w:tcPrChange w:id="8154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3B423D1" w14:textId="4C8D6268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BdLocation</w:t>
            </w:r>
          </w:p>
        </w:tc>
        <w:tc>
          <w:tcPr>
            <w:tcW w:w="1870" w:type="pct"/>
            <w:noWrap/>
            <w:hideMark/>
            <w:tcPrChange w:id="8155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0CED1FB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建物門牌</w:t>
            </w:r>
          </w:p>
        </w:tc>
        <w:tc>
          <w:tcPr>
            <w:tcW w:w="268" w:type="pct"/>
            <w:noWrap/>
            <w:hideMark/>
            <w:tcPrChange w:id="8156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95A67D8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157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C4EA542" w14:textId="67051C93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150</w:t>
            </w:r>
          </w:p>
        </w:tc>
        <w:tc>
          <w:tcPr>
            <w:tcW w:w="291" w:type="pct"/>
            <w:tcPrChange w:id="8158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5460867" w14:textId="77777777" w:rsidR="008A7303" w:rsidRPr="008F20B5" w:rsidRDefault="008A7303">
            <w:pPr>
              <w:widowControl/>
              <w:jc w:val="center"/>
              <w:rPr>
                <w:ins w:id="8159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160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161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0269C02" w14:textId="0C85D4EC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0AB92881" w14:textId="77777777" w:rsidTr="00FC7A11">
        <w:trPr>
          <w:trHeight w:val="340"/>
          <w:trPrChange w:id="8162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163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729496B" w14:textId="351B240D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22</w:t>
            </w:r>
          </w:p>
        </w:tc>
        <w:tc>
          <w:tcPr>
            <w:tcW w:w="696" w:type="pct"/>
            <w:noWrap/>
            <w:tcPrChange w:id="8164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5F24AC9" w14:textId="6D42E701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BdMainUseCode</w:t>
            </w:r>
          </w:p>
        </w:tc>
        <w:tc>
          <w:tcPr>
            <w:tcW w:w="1870" w:type="pct"/>
            <w:noWrap/>
            <w:hideMark/>
            <w:tcPrChange w:id="8165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B2BF4B5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建物主要用途</w:t>
            </w:r>
          </w:p>
        </w:tc>
        <w:tc>
          <w:tcPr>
            <w:tcW w:w="268" w:type="pct"/>
            <w:noWrap/>
            <w:hideMark/>
            <w:tcPrChange w:id="8166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057AEFB" w14:textId="3AA4FADD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167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EE083F7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  <w:tcPrChange w:id="8168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FC556F7" w14:textId="77777777" w:rsidR="008A7303" w:rsidRPr="008F20B5" w:rsidRDefault="008A7303">
            <w:pPr>
              <w:widowControl/>
              <w:jc w:val="center"/>
              <w:rPr>
                <w:ins w:id="8169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170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171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76FFA63" w14:textId="6ABD006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住家用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DE5A1DF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商業用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D7FD627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工業用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C4796D2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農業用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171CB7B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農舍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15981BAE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住商用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076AAE91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07: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住工用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2B7A7AD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08: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工商用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AA857C2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共用部分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73BAB5C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列管標準廠房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729A1E5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 xml:space="preserve">11: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國民住宅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3348DE1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市場攤位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233D9B7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停車空間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A340750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見使用執照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63357B9" w14:textId="6638C088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見其它登記事項</w:t>
            </w:r>
          </w:p>
        </w:tc>
      </w:tr>
      <w:tr w:rsidR="008A7303" w:rsidRPr="008F20B5" w14:paraId="266F8374" w14:textId="77777777" w:rsidTr="00FC7A11">
        <w:trPr>
          <w:trHeight w:val="340"/>
          <w:trPrChange w:id="8172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173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C539D99" w14:textId="2A3F0FDA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>23</w:t>
            </w:r>
          </w:p>
        </w:tc>
        <w:tc>
          <w:tcPr>
            <w:tcW w:w="696" w:type="pct"/>
            <w:noWrap/>
            <w:tcPrChange w:id="8174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ED1F463" w14:textId="504FEDFE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BdMtrlCode</w:t>
            </w:r>
          </w:p>
        </w:tc>
        <w:tc>
          <w:tcPr>
            <w:tcW w:w="1870" w:type="pct"/>
            <w:noWrap/>
            <w:hideMark/>
            <w:tcPrChange w:id="8175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79952E8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建物主要建材</w:t>
            </w:r>
          </w:p>
        </w:tc>
        <w:tc>
          <w:tcPr>
            <w:tcW w:w="268" w:type="pct"/>
            <w:noWrap/>
            <w:hideMark/>
            <w:tcPrChange w:id="8176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00E590F" w14:textId="256A1446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177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17B78EE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  <w:tcPrChange w:id="8178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5647DC4" w14:textId="77777777" w:rsidR="008A7303" w:rsidRPr="008F20B5" w:rsidRDefault="008A7303">
            <w:pPr>
              <w:widowControl/>
              <w:jc w:val="center"/>
              <w:rPr>
                <w:ins w:id="8179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180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181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A95A771" w14:textId="00A642FC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木造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A455C5C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鋼造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1F52C1C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混凝土造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5A9FD39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鋼筋混凝土造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5643F63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石造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18DB0C31" w14:textId="71988397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磚造</w:t>
            </w:r>
          </w:p>
        </w:tc>
      </w:tr>
      <w:tr w:rsidR="008A7303" w:rsidRPr="008F20B5" w14:paraId="23788A52" w14:textId="77777777" w:rsidTr="00FC7A11">
        <w:trPr>
          <w:trHeight w:val="340"/>
          <w:trPrChange w:id="8182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183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F12AFD7" w14:textId="02FD209C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24</w:t>
            </w:r>
          </w:p>
        </w:tc>
        <w:tc>
          <w:tcPr>
            <w:tcW w:w="696" w:type="pct"/>
            <w:noWrap/>
            <w:tcPrChange w:id="8184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AF09583" w14:textId="43D8B1C0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BdTypeCode</w:t>
            </w:r>
          </w:p>
        </w:tc>
        <w:tc>
          <w:tcPr>
            <w:tcW w:w="1870" w:type="pct"/>
            <w:noWrap/>
            <w:hideMark/>
            <w:tcPrChange w:id="8185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AA4843A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建物類別</w:t>
            </w:r>
          </w:p>
        </w:tc>
        <w:tc>
          <w:tcPr>
            <w:tcW w:w="268" w:type="pct"/>
            <w:noWrap/>
            <w:hideMark/>
            <w:tcPrChange w:id="8186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4718368" w14:textId="6B27EB9D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187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1CAFA8E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  <w:tcPrChange w:id="8188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55F157E" w14:textId="77777777" w:rsidR="008A7303" w:rsidRPr="008F20B5" w:rsidRDefault="008A7303">
            <w:pPr>
              <w:widowControl/>
              <w:jc w:val="center"/>
              <w:rPr>
                <w:ins w:id="8189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190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191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61FBA85" w14:textId="7B396EDD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A436BC4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電梯大廈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78A03F6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套房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14C6D255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別墅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A7FB1D1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透天厝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FD55578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樓中樓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63CE5CA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07: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辦公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9484056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08: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店面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3D907CC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廠房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80CEDCE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2FB0841" w14:textId="7586E735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其它</w:t>
            </w:r>
          </w:p>
        </w:tc>
      </w:tr>
      <w:tr w:rsidR="008A7303" w:rsidRPr="008F20B5" w14:paraId="4754AFF9" w14:textId="77777777" w:rsidTr="00FC7A11">
        <w:trPr>
          <w:trHeight w:val="340"/>
          <w:trPrChange w:id="8192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193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25F240F" w14:textId="5360E226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25</w:t>
            </w:r>
          </w:p>
        </w:tc>
        <w:tc>
          <w:tcPr>
            <w:tcW w:w="696" w:type="pct"/>
            <w:noWrap/>
            <w:tcPrChange w:id="8194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6F73D18" w14:textId="46D0BC6C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TotalFloor</w:t>
            </w:r>
          </w:p>
        </w:tc>
        <w:tc>
          <w:tcPr>
            <w:tcW w:w="1870" w:type="pct"/>
            <w:noWrap/>
            <w:hideMark/>
            <w:tcPrChange w:id="8195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5EFC645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總樓層</w:t>
            </w:r>
          </w:p>
        </w:tc>
        <w:tc>
          <w:tcPr>
            <w:tcW w:w="268" w:type="pct"/>
            <w:noWrap/>
            <w:hideMark/>
            <w:tcPrChange w:id="8196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A9604FB" w14:textId="50D9554C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197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849E8B3" w14:textId="3CAA2B3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91" w:type="pct"/>
            <w:tcPrChange w:id="8198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3B4E0C2" w14:textId="77777777" w:rsidR="008A7303" w:rsidRPr="008F20B5" w:rsidRDefault="008A7303">
            <w:pPr>
              <w:widowControl/>
              <w:jc w:val="center"/>
              <w:rPr>
                <w:ins w:id="8199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200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201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670FADC" w14:textId="0BC87172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</w:t>
            </w:r>
          </w:p>
        </w:tc>
      </w:tr>
      <w:tr w:rsidR="008A7303" w:rsidRPr="008F20B5" w14:paraId="39E5E3DE" w14:textId="77777777" w:rsidTr="00FC7A11">
        <w:trPr>
          <w:trHeight w:val="340"/>
          <w:trPrChange w:id="8202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203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6EFCC6F" w14:textId="4170AD94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26</w:t>
            </w:r>
          </w:p>
        </w:tc>
        <w:tc>
          <w:tcPr>
            <w:tcW w:w="696" w:type="pct"/>
            <w:noWrap/>
            <w:tcPrChange w:id="8204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8828429" w14:textId="1ABFEE52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FloorNo</w:t>
            </w:r>
          </w:p>
        </w:tc>
        <w:tc>
          <w:tcPr>
            <w:tcW w:w="1870" w:type="pct"/>
            <w:noWrap/>
            <w:hideMark/>
            <w:tcPrChange w:id="8205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214D776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擔保品所在樓層</w:t>
            </w:r>
          </w:p>
        </w:tc>
        <w:tc>
          <w:tcPr>
            <w:tcW w:w="268" w:type="pct"/>
            <w:noWrap/>
            <w:hideMark/>
            <w:tcPrChange w:id="8206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49A970B" w14:textId="5026745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207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9A15E47" w14:textId="6E49079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91" w:type="pct"/>
            <w:tcPrChange w:id="8208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FB7CB09" w14:textId="77777777" w:rsidR="008A7303" w:rsidRPr="008F20B5" w:rsidRDefault="008A7303">
            <w:pPr>
              <w:widowControl/>
              <w:jc w:val="center"/>
              <w:rPr>
                <w:ins w:id="8209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210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211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EAACF77" w14:textId="6D1F2ABF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7F0D3CC6" w14:textId="77777777" w:rsidTr="00FC7A11">
        <w:trPr>
          <w:trHeight w:val="340"/>
          <w:trPrChange w:id="8212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213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3639B1B" w14:textId="5032FED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27</w:t>
            </w:r>
          </w:p>
        </w:tc>
        <w:tc>
          <w:tcPr>
            <w:tcW w:w="696" w:type="pct"/>
            <w:noWrap/>
            <w:tcPrChange w:id="8214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F424462" w14:textId="4F676C40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FloorArea</w:t>
            </w:r>
          </w:p>
        </w:tc>
        <w:tc>
          <w:tcPr>
            <w:tcW w:w="1870" w:type="pct"/>
            <w:noWrap/>
            <w:hideMark/>
            <w:tcPrChange w:id="8215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C463AD2" w14:textId="2128ED4D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擔保品所在樓層面積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(坪)</w:t>
            </w:r>
          </w:p>
        </w:tc>
        <w:tc>
          <w:tcPr>
            <w:tcW w:w="268" w:type="pct"/>
            <w:noWrap/>
            <w:hideMark/>
            <w:tcPrChange w:id="8216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D4B4E3F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217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D05BD6C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5.2</w:t>
            </w:r>
          </w:p>
        </w:tc>
        <w:tc>
          <w:tcPr>
            <w:tcW w:w="291" w:type="pct"/>
            <w:tcPrChange w:id="8218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8A56615" w14:textId="77777777" w:rsidR="008A7303" w:rsidRPr="008F20B5" w:rsidRDefault="008A7303">
            <w:pPr>
              <w:widowControl/>
              <w:jc w:val="center"/>
              <w:rPr>
                <w:ins w:id="8219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220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hideMark/>
            <w:tcPrChange w:id="8221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040BFDC" w14:textId="28F4F69B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00000.00</w:t>
            </w:r>
          </w:p>
        </w:tc>
      </w:tr>
      <w:tr w:rsidR="008A7303" w:rsidRPr="008F20B5" w14:paraId="15A3F494" w14:textId="77777777" w:rsidTr="00FC7A11">
        <w:trPr>
          <w:trHeight w:val="340"/>
          <w:trPrChange w:id="8222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223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9E180D3" w14:textId="4DB0C48B" w:rsidR="008A7303" w:rsidRPr="008F20B5" w:rsidRDefault="008A7303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28</w:t>
            </w:r>
          </w:p>
        </w:tc>
        <w:tc>
          <w:tcPr>
            <w:tcW w:w="696" w:type="pct"/>
            <w:noWrap/>
            <w:tcPrChange w:id="8224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B17F319" w14:textId="1170D48D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EvaUnitPrice</w:t>
            </w:r>
          </w:p>
        </w:tc>
        <w:tc>
          <w:tcPr>
            <w:tcW w:w="1870" w:type="pct"/>
            <w:noWrap/>
            <w:hideMark/>
            <w:tcPrChange w:id="8225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0D5D4C3" w14:textId="1416F552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鑑價單價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/坪(元)</w:t>
            </w:r>
          </w:p>
        </w:tc>
        <w:tc>
          <w:tcPr>
            <w:tcW w:w="268" w:type="pct"/>
            <w:noWrap/>
            <w:hideMark/>
            <w:tcPrChange w:id="8226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64FE5AD" w14:textId="2D1751D4" w:rsidR="008A7303" w:rsidRPr="008F20B5" w:rsidRDefault="008A7303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8227" w:author="家興 余" w:date="2020-12-30T09:5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8228" w:author="家興 余" w:date="2020-12-30T09:57:00Z">
              <w:r w:rsidRPr="008F20B5" w:rsidDel="00E81883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8" w:type="pct"/>
            <w:noWrap/>
            <w:hideMark/>
            <w:tcPrChange w:id="8229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22AF776" w14:textId="26D023C9" w:rsidR="008A7303" w:rsidRPr="008F20B5" w:rsidRDefault="008A7303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8230" w:author="家興 余" w:date="2020-12-30T09:57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  <w:del w:id="8231" w:author="家興 余" w:date="2020-12-30T09:57:00Z">
              <w:r w:rsidRPr="008F20B5" w:rsidDel="00E81883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291" w:type="pct"/>
            <w:tcPrChange w:id="8232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312A251" w14:textId="77777777" w:rsidR="008A7303" w:rsidRPr="008F20B5" w:rsidRDefault="008A7303">
            <w:pPr>
              <w:widowControl/>
              <w:jc w:val="center"/>
              <w:rPr>
                <w:ins w:id="8233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234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hideMark/>
            <w:tcPrChange w:id="8235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25645880" w14:textId="5C4A224C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8236" w:author="家興 余" w:date="2020-12-30T09:57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  <w:del w:id="8237" w:author="家興 余" w:date="2020-12-30T09:57:00Z">
              <w:r w:rsidRPr="008F20B5" w:rsidDel="00E81883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00000000000000</w:delText>
              </w:r>
            </w:del>
          </w:p>
        </w:tc>
      </w:tr>
      <w:tr w:rsidR="008A7303" w:rsidRPr="008F20B5" w14:paraId="4E62009D" w14:textId="77777777" w:rsidTr="00FC7A11">
        <w:trPr>
          <w:trHeight w:val="340"/>
          <w:trPrChange w:id="8238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239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DEA8F95" w14:textId="0AB2E504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29</w:t>
            </w:r>
          </w:p>
        </w:tc>
        <w:tc>
          <w:tcPr>
            <w:tcW w:w="696" w:type="pct"/>
            <w:noWrap/>
            <w:tcPrChange w:id="8240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A931B59" w14:textId="0C088FD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RoofStructureCode</w:t>
            </w:r>
          </w:p>
        </w:tc>
        <w:tc>
          <w:tcPr>
            <w:tcW w:w="1870" w:type="pct"/>
            <w:noWrap/>
            <w:hideMark/>
            <w:tcPrChange w:id="8241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88D0577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屋頂結構</w:t>
            </w:r>
          </w:p>
        </w:tc>
        <w:tc>
          <w:tcPr>
            <w:tcW w:w="268" w:type="pct"/>
            <w:noWrap/>
            <w:hideMark/>
            <w:tcPrChange w:id="8242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51781CC" w14:textId="3F82E639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243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1DB213D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  <w:tcPrChange w:id="8244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CEC5750" w14:textId="77777777" w:rsidR="008A7303" w:rsidRPr="008F20B5" w:rsidRDefault="008A7303">
            <w:pPr>
              <w:widowControl/>
              <w:jc w:val="center"/>
              <w:rPr>
                <w:ins w:id="8245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246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hideMark/>
            <w:tcPrChange w:id="8247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5024988" w14:textId="1CE9B5B3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平屋頂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3CBD706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瓦屋頂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E04DB3E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石棉板屋頂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B5BC01A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鐵皮屋頂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9E57278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木板屋頂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2655B4E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石棉瓦屋頂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0E96E87F" w14:textId="1BC6FE9D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07: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A7303" w:rsidRPr="008F20B5" w14:paraId="402AA71A" w14:textId="77777777" w:rsidTr="00FC7A11">
        <w:trPr>
          <w:trHeight w:val="340"/>
          <w:trPrChange w:id="8248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249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0BE74E2" w14:textId="3C2281B6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30</w:t>
            </w:r>
          </w:p>
        </w:tc>
        <w:tc>
          <w:tcPr>
            <w:tcW w:w="696" w:type="pct"/>
            <w:noWrap/>
            <w:tcPrChange w:id="8250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596C084" w14:textId="12D6F132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BdDate</w:t>
            </w:r>
          </w:p>
        </w:tc>
        <w:tc>
          <w:tcPr>
            <w:tcW w:w="1870" w:type="pct"/>
            <w:noWrap/>
            <w:hideMark/>
            <w:tcPrChange w:id="8251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3646D8E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建築完成日期</w:t>
            </w:r>
          </w:p>
        </w:tc>
        <w:tc>
          <w:tcPr>
            <w:tcW w:w="268" w:type="pct"/>
            <w:noWrap/>
            <w:hideMark/>
            <w:tcPrChange w:id="8252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ECBC61C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8" w:type="pct"/>
            <w:noWrap/>
            <w:hideMark/>
            <w:tcPrChange w:id="8253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A7C2518" w14:textId="5AEFC8F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91" w:type="pct"/>
            <w:tcPrChange w:id="8254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E6B3516" w14:textId="77777777" w:rsidR="008A7303" w:rsidRPr="008F20B5" w:rsidRDefault="008A7303">
            <w:pPr>
              <w:widowControl/>
              <w:jc w:val="center"/>
              <w:rPr>
                <w:ins w:id="8255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256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hideMark/>
            <w:tcPrChange w:id="8257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7A7EC8D" w14:textId="21DE7640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8A7303" w:rsidRPr="008F20B5" w14:paraId="6FE44118" w14:textId="77777777" w:rsidTr="00FC7A11">
        <w:trPr>
          <w:trHeight w:val="340"/>
          <w:trPrChange w:id="8258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259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F596E08" w14:textId="1E21648E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31</w:t>
            </w:r>
          </w:p>
        </w:tc>
        <w:tc>
          <w:tcPr>
            <w:tcW w:w="696" w:type="pct"/>
            <w:noWrap/>
            <w:tcPrChange w:id="8260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4DEFDB9" w14:textId="021B50CA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BdSubUsageCode</w:t>
            </w:r>
          </w:p>
        </w:tc>
        <w:tc>
          <w:tcPr>
            <w:tcW w:w="1870" w:type="pct"/>
            <w:noWrap/>
            <w:hideMark/>
            <w:tcPrChange w:id="8261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9B893B9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附屬建物用途</w:t>
            </w:r>
          </w:p>
        </w:tc>
        <w:tc>
          <w:tcPr>
            <w:tcW w:w="268" w:type="pct"/>
            <w:noWrap/>
            <w:hideMark/>
            <w:tcPrChange w:id="8262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908012B" w14:textId="6CF70782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263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32183BE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  <w:tcPrChange w:id="8264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D3118F3" w14:textId="77777777" w:rsidR="008A7303" w:rsidRPr="008F20B5" w:rsidRDefault="008A7303">
            <w:pPr>
              <w:widowControl/>
              <w:jc w:val="center"/>
              <w:rPr>
                <w:ins w:id="8265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266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hideMark/>
            <w:tcPrChange w:id="8267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F6FD9A6" w14:textId="21E083E8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花台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0FDAAA5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露台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0E8840CE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陽台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17C807E9" w14:textId="5BE7F3EC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A7303" w:rsidRPr="008F20B5" w14:paraId="5B3CCB27" w14:textId="77777777" w:rsidTr="00FC7A11">
        <w:trPr>
          <w:trHeight w:val="340"/>
          <w:trPrChange w:id="8268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269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2A2328D" w14:textId="6C8592A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>32</w:t>
            </w:r>
          </w:p>
        </w:tc>
        <w:tc>
          <w:tcPr>
            <w:tcW w:w="696" w:type="pct"/>
            <w:noWrap/>
            <w:tcPrChange w:id="8270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37A1660" w14:textId="5B57FC6A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BdSubArea</w:t>
            </w:r>
          </w:p>
        </w:tc>
        <w:tc>
          <w:tcPr>
            <w:tcW w:w="1870" w:type="pct"/>
            <w:noWrap/>
            <w:hideMark/>
            <w:tcPrChange w:id="8271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DB941D5" w14:textId="31B815AE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附屬建物面積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(坪)</w:t>
            </w:r>
          </w:p>
        </w:tc>
        <w:tc>
          <w:tcPr>
            <w:tcW w:w="268" w:type="pct"/>
            <w:noWrap/>
            <w:hideMark/>
            <w:tcPrChange w:id="8272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71F63DF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273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A470D2B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5.2</w:t>
            </w:r>
          </w:p>
        </w:tc>
        <w:tc>
          <w:tcPr>
            <w:tcW w:w="291" w:type="pct"/>
            <w:tcPrChange w:id="8274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B649E52" w14:textId="77777777" w:rsidR="008A7303" w:rsidRPr="008F20B5" w:rsidRDefault="008A7303">
            <w:pPr>
              <w:widowControl/>
              <w:jc w:val="center"/>
              <w:rPr>
                <w:ins w:id="8275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276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hideMark/>
            <w:tcPrChange w:id="8277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2D11C6F" w14:textId="1F96E890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00000.00</w:t>
            </w:r>
          </w:p>
        </w:tc>
      </w:tr>
      <w:tr w:rsidR="008A7303" w:rsidRPr="008F20B5" w14:paraId="4090E266" w14:textId="77777777" w:rsidTr="00FC7A11">
        <w:trPr>
          <w:trHeight w:val="340"/>
          <w:trPrChange w:id="8278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279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64A88AF" w14:textId="597B5023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33</w:t>
            </w:r>
          </w:p>
        </w:tc>
        <w:tc>
          <w:tcPr>
            <w:tcW w:w="696" w:type="pct"/>
            <w:noWrap/>
            <w:tcPrChange w:id="8280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46A8288" w14:textId="6ABE428D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SellerId</w:t>
            </w:r>
          </w:p>
        </w:tc>
        <w:tc>
          <w:tcPr>
            <w:tcW w:w="1870" w:type="pct"/>
            <w:noWrap/>
            <w:hideMark/>
            <w:tcPrChange w:id="8281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51E76E4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賣方統編</w:t>
            </w:r>
          </w:p>
        </w:tc>
        <w:tc>
          <w:tcPr>
            <w:tcW w:w="268" w:type="pct"/>
            <w:noWrap/>
            <w:hideMark/>
            <w:tcPrChange w:id="8282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CC400B7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283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65C37EE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91" w:type="pct"/>
            <w:tcPrChange w:id="8284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103D344" w14:textId="77777777" w:rsidR="008A7303" w:rsidRPr="008F20B5" w:rsidRDefault="008A7303">
            <w:pPr>
              <w:widowControl/>
              <w:jc w:val="center"/>
              <w:rPr>
                <w:ins w:id="8285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286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287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ADAA24B" w14:textId="5E1AB0F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79395947" w14:textId="77777777" w:rsidTr="00FC7A11">
        <w:trPr>
          <w:trHeight w:val="340"/>
          <w:trPrChange w:id="8288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289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14A4404" w14:textId="0A76C26E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34</w:t>
            </w:r>
          </w:p>
        </w:tc>
        <w:tc>
          <w:tcPr>
            <w:tcW w:w="696" w:type="pct"/>
            <w:noWrap/>
            <w:tcPrChange w:id="8290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9200293" w14:textId="090DACBD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SellerName</w:t>
            </w:r>
          </w:p>
        </w:tc>
        <w:tc>
          <w:tcPr>
            <w:tcW w:w="1870" w:type="pct"/>
            <w:noWrap/>
            <w:hideMark/>
            <w:tcPrChange w:id="8291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C0FB94B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賣方姓名</w:t>
            </w:r>
          </w:p>
        </w:tc>
        <w:tc>
          <w:tcPr>
            <w:tcW w:w="268" w:type="pct"/>
            <w:noWrap/>
            <w:hideMark/>
            <w:tcPrChange w:id="8292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2441756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293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94014B6" w14:textId="2DC9DCF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91" w:type="pct"/>
            <w:tcPrChange w:id="8294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76B2E33" w14:textId="77777777" w:rsidR="008A7303" w:rsidRPr="008F20B5" w:rsidRDefault="008A7303">
            <w:pPr>
              <w:widowControl/>
              <w:jc w:val="center"/>
              <w:rPr>
                <w:ins w:id="8295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296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297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A67551F" w14:textId="4ACCA1E2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5120E084" w14:textId="77777777" w:rsidTr="00FC7A11">
        <w:trPr>
          <w:trHeight w:val="340"/>
          <w:trPrChange w:id="8298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299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82302E3" w14:textId="16507901" w:rsidR="008A7303" w:rsidRPr="008F20B5" w:rsidRDefault="008A7303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35</w:t>
            </w:r>
          </w:p>
        </w:tc>
        <w:tc>
          <w:tcPr>
            <w:tcW w:w="696" w:type="pct"/>
            <w:noWrap/>
            <w:tcPrChange w:id="8300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2328F50" w14:textId="283ED3C9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ContractPrice</w:t>
            </w:r>
          </w:p>
        </w:tc>
        <w:tc>
          <w:tcPr>
            <w:tcW w:w="1870" w:type="pct"/>
            <w:noWrap/>
            <w:hideMark/>
            <w:tcPrChange w:id="8301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8B0C987" w14:textId="77777777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買賣契約價格</w:t>
            </w:r>
          </w:p>
        </w:tc>
        <w:tc>
          <w:tcPr>
            <w:tcW w:w="268" w:type="pct"/>
            <w:noWrap/>
            <w:hideMark/>
            <w:tcPrChange w:id="8302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130153D" w14:textId="69DFD1F7" w:rsidR="008A7303" w:rsidRPr="008F20B5" w:rsidRDefault="008A7303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8303" w:author="家興 余" w:date="2020-12-30T09:5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8304" w:author="家興 余" w:date="2020-12-30T09:57:00Z">
              <w:r w:rsidRPr="008F20B5" w:rsidDel="001272BC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8" w:type="pct"/>
            <w:noWrap/>
            <w:hideMark/>
            <w:tcPrChange w:id="8305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CAB8CCA" w14:textId="34772246" w:rsidR="008A7303" w:rsidRPr="008F20B5" w:rsidRDefault="008A7303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8306" w:author="家興 余" w:date="2020-12-30T09:57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  <w:del w:id="8307" w:author="家興 余" w:date="2020-12-30T09:57:00Z">
              <w:r w:rsidRPr="008F20B5" w:rsidDel="001272BC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291" w:type="pct"/>
            <w:tcPrChange w:id="8308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F24D0EF" w14:textId="77777777" w:rsidR="008A7303" w:rsidRPr="008F20B5" w:rsidRDefault="008A7303">
            <w:pPr>
              <w:widowControl/>
              <w:jc w:val="center"/>
              <w:rPr>
                <w:ins w:id="8309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310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hideMark/>
            <w:tcPrChange w:id="8311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0C45141A" w14:textId="55D81EDC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8312" w:author="家興 余" w:date="2020-12-30T09:57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  <w:del w:id="8313" w:author="家興 余" w:date="2020-12-30T09:57:00Z">
              <w:r w:rsidRPr="008F20B5" w:rsidDel="001272BC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00000000000000</w:delText>
              </w:r>
            </w:del>
          </w:p>
        </w:tc>
      </w:tr>
      <w:tr w:rsidR="008A7303" w:rsidRPr="008F20B5" w14:paraId="01606473" w14:textId="77777777" w:rsidTr="00FC7A11">
        <w:trPr>
          <w:trHeight w:val="340"/>
          <w:trPrChange w:id="8314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315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5521532" w14:textId="64AB3394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36</w:t>
            </w:r>
          </w:p>
        </w:tc>
        <w:tc>
          <w:tcPr>
            <w:tcW w:w="696" w:type="pct"/>
            <w:noWrap/>
            <w:tcPrChange w:id="8316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90418EC" w14:textId="16E695E0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ContractDate</w:t>
            </w:r>
          </w:p>
        </w:tc>
        <w:tc>
          <w:tcPr>
            <w:tcW w:w="1870" w:type="pct"/>
            <w:noWrap/>
            <w:hideMark/>
            <w:tcPrChange w:id="8317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D3CF604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買賣契約日期</w:t>
            </w:r>
          </w:p>
        </w:tc>
        <w:tc>
          <w:tcPr>
            <w:tcW w:w="268" w:type="pct"/>
            <w:noWrap/>
            <w:hideMark/>
            <w:tcPrChange w:id="8318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6B6E0F5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8" w:type="pct"/>
            <w:noWrap/>
            <w:hideMark/>
            <w:tcPrChange w:id="8319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0E0C0E4" w14:textId="2710757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91" w:type="pct"/>
            <w:tcPrChange w:id="8320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B3BC73E" w14:textId="77777777" w:rsidR="008A7303" w:rsidRPr="008F20B5" w:rsidRDefault="008A7303">
            <w:pPr>
              <w:widowControl/>
              <w:jc w:val="center"/>
              <w:rPr>
                <w:ins w:id="8321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322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hideMark/>
            <w:tcPrChange w:id="8323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954B2E9" w14:textId="22705A0F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8A7303" w:rsidRPr="008F20B5" w14:paraId="7EDDB556" w14:textId="77777777" w:rsidTr="00FC7A11">
        <w:trPr>
          <w:trHeight w:val="340"/>
          <w:trPrChange w:id="8324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325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9FA2E0C" w14:textId="75C2804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37</w:t>
            </w:r>
          </w:p>
        </w:tc>
        <w:tc>
          <w:tcPr>
            <w:tcW w:w="696" w:type="pct"/>
            <w:noWrap/>
            <w:tcPrChange w:id="8326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DC56AE3" w14:textId="41C0B309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BdUsageCode</w:t>
            </w:r>
          </w:p>
        </w:tc>
        <w:tc>
          <w:tcPr>
            <w:tcW w:w="1870" w:type="pct"/>
            <w:noWrap/>
            <w:hideMark/>
            <w:tcPrChange w:id="8327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9A25450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建物使用別</w:t>
            </w:r>
          </w:p>
        </w:tc>
        <w:tc>
          <w:tcPr>
            <w:tcW w:w="268" w:type="pct"/>
            <w:noWrap/>
            <w:hideMark/>
            <w:tcPrChange w:id="8328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38976B3" w14:textId="18A1286E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329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B9B919D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91" w:type="pct"/>
            <w:tcPrChange w:id="8330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83875E1" w14:textId="77777777" w:rsidR="008A7303" w:rsidRPr="008F20B5" w:rsidRDefault="008A7303">
            <w:pPr>
              <w:widowControl/>
              <w:jc w:val="center"/>
              <w:rPr>
                <w:ins w:id="8331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332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333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958A7EB" w14:textId="4F576E8A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自用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92ECB32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閒置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3361B6C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投資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DC6EB67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出租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341C136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無償供他人使用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6A2DECAE" w14:textId="7998B45D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A7303" w:rsidRPr="008F20B5" w14:paraId="6BA15BAC" w14:textId="77777777" w:rsidTr="00FC7A11">
        <w:trPr>
          <w:trHeight w:val="340"/>
          <w:trPrChange w:id="8334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335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A829430" w14:textId="724C3AA9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38</w:t>
            </w:r>
          </w:p>
        </w:tc>
        <w:tc>
          <w:tcPr>
            <w:tcW w:w="696" w:type="pct"/>
            <w:noWrap/>
            <w:tcPrChange w:id="8336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E7BB74D" w14:textId="71734E5E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ParkingTypeCode</w:t>
            </w:r>
          </w:p>
        </w:tc>
        <w:tc>
          <w:tcPr>
            <w:tcW w:w="1870" w:type="pct"/>
            <w:noWrap/>
            <w:hideMark/>
            <w:tcPrChange w:id="8337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B33D1DA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停車位形式</w:t>
            </w:r>
          </w:p>
        </w:tc>
        <w:tc>
          <w:tcPr>
            <w:tcW w:w="268" w:type="pct"/>
            <w:noWrap/>
            <w:hideMark/>
            <w:tcPrChange w:id="8338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E06599B" w14:textId="6F92586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339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4A87F1A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91" w:type="pct"/>
            <w:tcPrChange w:id="8340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3429E30" w14:textId="77777777" w:rsidR="008A7303" w:rsidRPr="008F20B5" w:rsidRDefault="008A7303">
            <w:pPr>
              <w:widowControl/>
              <w:jc w:val="center"/>
              <w:rPr>
                <w:ins w:id="8341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342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343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D06D262" w14:textId="590F1918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9C1E221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坡道平面車位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E0CCE73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機械平面車位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C58F00A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坡道機械車位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6AFD7670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機械機械車位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F20E296" w14:textId="5C56ECD7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庭院車位</w:t>
            </w:r>
          </w:p>
        </w:tc>
      </w:tr>
      <w:tr w:rsidR="008A7303" w:rsidRPr="008F20B5" w14:paraId="0CE18670" w14:textId="77777777" w:rsidTr="00FC7A11">
        <w:trPr>
          <w:trHeight w:val="325"/>
          <w:trPrChange w:id="8344" w:author="家興 余" w:date="2021-03-19T19:13:00Z">
            <w:trPr>
              <w:trHeight w:val="325"/>
            </w:trPr>
          </w:trPrChange>
        </w:trPr>
        <w:tc>
          <w:tcPr>
            <w:tcW w:w="267" w:type="pct"/>
            <w:tcPrChange w:id="8345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846C4C1" w14:textId="0DC8EA92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39</w:t>
            </w:r>
          </w:p>
        </w:tc>
        <w:tc>
          <w:tcPr>
            <w:tcW w:w="696" w:type="pct"/>
            <w:noWrap/>
            <w:tcPrChange w:id="8346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DF6EFEA" w14:textId="6FDB9D2E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ParkingProperty</w:t>
            </w:r>
          </w:p>
        </w:tc>
        <w:tc>
          <w:tcPr>
            <w:tcW w:w="1870" w:type="pct"/>
            <w:noWrap/>
            <w:hideMark/>
            <w:tcPrChange w:id="8347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55EA8A4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獨立產權車位註記</w:t>
            </w:r>
          </w:p>
        </w:tc>
        <w:tc>
          <w:tcPr>
            <w:tcW w:w="268" w:type="pct"/>
            <w:noWrap/>
            <w:hideMark/>
            <w:tcPrChange w:id="8348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B78841A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349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970C232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91" w:type="pct"/>
            <w:tcPrChange w:id="8350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8E77A22" w14:textId="77777777" w:rsidR="008A7303" w:rsidRPr="008F20B5" w:rsidRDefault="008A7303">
            <w:pPr>
              <w:widowControl/>
              <w:jc w:val="center"/>
              <w:rPr>
                <w:ins w:id="8351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352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353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5D6CF75" w14:textId="1DBB6391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是;N: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8A7303" w:rsidRPr="008F20B5" w14:paraId="705829ED" w14:textId="77777777" w:rsidTr="00FC7A11">
        <w:trPr>
          <w:trHeight w:val="340"/>
          <w:trPrChange w:id="8354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355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2EF1C60" w14:textId="7E53FED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40</w:t>
            </w:r>
          </w:p>
        </w:tc>
        <w:tc>
          <w:tcPr>
            <w:tcW w:w="696" w:type="pct"/>
            <w:noWrap/>
            <w:tcPrChange w:id="8356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A2076B9" w14:textId="77650E18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HouseTaxNo</w:t>
            </w:r>
          </w:p>
        </w:tc>
        <w:tc>
          <w:tcPr>
            <w:tcW w:w="1870" w:type="pct"/>
            <w:noWrap/>
            <w:hideMark/>
            <w:tcPrChange w:id="8357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A778DF7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房屋稅籍號碼</w:t>
            </w:r>
          </w:p>
        </w:tc>
        <w:tc>
          <w:tcPr>
            <w:tcW w:w="268" w:type="pct"/>
            <w:noWrap/>
            <w:hideMark/>
            <w:tcPrChange w:id="8358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78E391C" w14:textId="7ADA965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359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631D518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12</w:t>
            </w:r>
          </w:p>
        </w:tc>
        <w:tc>
          <w:tcPr>
            <w:tcW w:w="291" w:type="pct"/>
            <w:tcPrChange w:id="8360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14D94E2" w14:textId="77777777" w:rsidR="008A7303" w:rsidRPr="008F20B5" w:rsidRDefault="008A7303">
            <w:pPr>
              <w:widowControl/>
              <w:jc w:val="center"/>
              <w:rPr>
                <w:ins w:id="8361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362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363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0C8BF1A" w14:textId="234536A1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72E3B69E" w14:textId="77777777" w:rsidTr="00FC7A11">
        <w:trPr>
          <w:trHeight w:val="340"/>
          <w:trPrChange w:id="8364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365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14D4F01" w14:textId="128B53F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41</w:t>
            </w:r>
          </w:p>
        </w:tc>
        <w:tc>
          <w:tcPr>
            <w:tcW w:w="696" w:type="pct"/>
            <w:noWrap/>
            <w:tcPrChange w:id="8366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DDC8E0B" w14:textId="06218D78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HouseBuyDate</w:t>
            </w:r>
          </w:p>
        </w:tc>
        <w:tc>
          <w:tcPr>
            <w:tcW w:w="1870" w:type="pct"/>
            <w:noWrap/>
            <w:hideMark/>
            <w:tcPrChange w:id="8367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141E3B5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房屋取得日期</w:t>
            </w:r>
          </w:p>
        </w:tc>
        <w:tc>
          <w:tcPr>
            <w:tcW w:w="268" w:type="pct"/>
            <w:noWrap/>
            <w:hideMark/>
            <w:tcPrChange w:id="8368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7C9866F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8" w:type="pct"/>
            <w:noWrap/>
            <w:hideMark/>
            <w:tcPrChange w:id="8369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937333B" w14:textId="503CDA6F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91" w:type="pct"/>
            <w:tcPrChange w:id="8370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F3C23DB" w14:textId="77777777" w:rsidR="008A7303" w:rsidRPr="008F20B5" w:rsidRDefault="008A7303">
            <w:pPr>
              <w:widowControl/>
              <w:jc w:val="center"/>
              <w:rPr>
                <w:ins w:id="8371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372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hideMark/>
            <w:tcPrChange w:id="8373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5B52F47" w14:textId="08556624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8A7303" w:rsidRPr="008F20B5" w14:paraId="3EC575BE" w14:textId="77777777" w:rsidTr="00FC7A11">
        <w:trPr>
          <w:trHeight w:val="340"/>
          <w:trPrChange w:id="8374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375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0F0FC39" w14:textId="52D2E214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42</w:t>
            </w:r>
          </w:p>
        </w:tc>
        <w:tc>
          <w:tcPr>
            <w:tcW w:w="696" w:type="pct"/>
            <w:noWrap/>
            <w:tcPrChange w:id="8376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808C46A" w14:textId="3358F8A6" w:rsidR="008A7303" w:rsidRPr="004A1C2C" w:rsidRDefault="008A7303" w:rsidP="00576321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13259F">
              <w:rPr>
                <w:rFonts w:ascii="標楷體" w:eastAsia="標楷體" w:hAnsi="標楷體"/>
                <w:color w:val="FF0000"/>
                <w:rPrChange w:id="8377" w:author="ST1" w:date="2020-12-02T07:21:00Z">
                  <w:rPr>
                    <w:rFonts w:ascii="標楷體" w:eastAsia="標楷體" w:hAnsi="標楷體"/>
                    <w:color w:val="000000" w:themeColor="text1"/>
                  </w:rPr>
                </w:rPrChange>
              </w:rPr>
              <w:t>L2415</w:t>
            </w:r>
            <w:ins w:id="8378" w:author="ST1" w:date="2020-12-02T07:21:00Z">
              <w:r w:rsidRPr="0013259F">
                <w:rPr>
                  <w:rFonts w:ascii="標楷體" w:eastAsia="標楷體" w:hAnsi="標楷體"/>
                  <w:color w:val="FF0000"/>
                  <w:rPrChange w:id="8379" w:author="ST1" w:date="2020-12-02T07:21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t>Public</w:t>
              </w:r>
            </w:ins>
            <w:r w:rsidRPr="0013259F">
              <w:rPr>
                <w:rFonts w:ascii="標楷體" w:eastAsia="標楷體" w:hAnsi="標楷體"/>
                <w:color w:val="FF0000"/>
                <w:rPrChange w:id="8380" w:author="ST1" w:date="2020-12-02T07:21:00Z">
                  <w:rPr>
                    <w:rFonts w:ascii="標楷體" w:eastAsia="標楷體" w:hAnsi="標楷體"/>
                    <w:color w:val="000000" w:themeColor="text1"/>
                  </w:rPr>
                </w:rPrChange>
              </w:rPr>
              <w:t>Occurs</w:t>
            </w:r>
          </w:p>
        </w:tc>
        <w:tc>
          <w:tcPr>
            <w:tcW w:w="1870" w:type="pct"/>
            <w:noWrap/>
            <w:tcPrChange w:id="8381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363E8B5" w14:textId="77777777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268" w:type="pct"/>
            <w:noWrap/>
            <w:tcPrChange w:id="8382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AE330A8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68" w:type="pct"/>
            <w:noWrap/>
            <w:tcPrChange w:id="8383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8CE931F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1" w:type="pct"/>
            <w:tcPrChange w:id="8384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C90C44C" w14:textId="77777777" w:rsidR="008A7303" w:rsidRPr="008F20B5" w:rsidRDefault="008A7303">
            <w:pPr>
              <w:widowControl/>
              <w:jc w:val="center"/>
              <w:rPr>
                <w:ins w:id="8385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386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387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7EEC9EE" w14:textId="51386BEA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可輸入多</w:t>
            </w:r>
            <w:r w:rsidRPr="008F20B5">
              <w:rPr>
                <w:rFonts w:ascii="標楷體" w:eastAsia="標楷體" w:hAnsi="標楷體" w:hint="eastAsia"/>
              </w:rPr>
              <w:t>組</w:t>
            </w:r>
          </w:p>
        </w:tc>
      </w:tr>
      <w:tr w:rsidR="008A7303" w:rsidRPr="008F20B5" w14:paraId="7790ACE5" w14:textId="77777777" w:rsidTr="00FC7A11">
        <w:trPr>
          <w:trHeight w:val="340"/>
          <w:trPrChange w:id="8388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389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87A5035" w14:textId="7523D0A1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43</w:t>
            </w:r>
          </w:p>
        </w:tc>
        <w:tc>
          <w:tcPr>
            <w:tcW w:w="696" w:type="pct"/>
            <w:noWrap/>
            <w:tcPrChange w:id="8390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763E1C3" w14:textId="0BB1132A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PublicBdNoA</w:t>
            </w:r>
            <w:del w:id="8391" w:author="ST1" w:date="2020-12-22T09:26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392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DD8CDE1" w14:textId="23C9C8F6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公設建號－建號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A</w:t>
            </w:r>
          </w:p>
        </w:tc>
        <w:tc>
          <w:tcPr>
            <w:tcW w:w="268" w:type="pct"/>
            <w:noWrap/>
            <w:tcPrChange w:id="8393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15F1AFC" w14:textId="23B5D866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tcPrChange w:id="8394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89B251E" w14:textId="32AF20AA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91" w:type="pct"/>
            <w:tcPrChange w:id="8395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E14A157" w14:textId="77777777" w:rsidR="008A7303" w:rsidRPr="008F20B5" w:rsidRDefault="008A7303">
            <w:pPr>
              <w:widowControl/>
              <w:jc w:val="center"/>
              <w:rPr>
                <w:ins w:id="8396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397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398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2EBB523" w14:textId="58C7A513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6F39A63B" w14:textId="77777777" w:rsidTr="00FC7A11">
        <w:trPr>
          <w:trHeight w:val="340"/>
          <w:trPrChange w:id="8399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400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5164407" w14:textId="66CD6C6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44</w:t>
            </w:r>
          </w:p>
        </w:tc>
        <w:tc>
          <w:tcPr>
            <w:tcW w:w="696" w:type="pct"/>
            <w:noWrap/>
            <w:tcPrChange w:id="8401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23C81F4" w14:textId="00715C3C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PublicBdNoB</w:t>
            </w:r>
            <w:del w:id="8402" w:author="ST1" w:date="2020-12-22T09:26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403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6525D6F" w14:textId="0F2F4EA6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公設建號－建號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B</w:t>
            </w:r>
          </w:p>
        </w:tc>
        <w:tc>
          <w:tcPr>
            <w:tcW w:w="268" w:type="pct"/>
            <w:noWrap/>
            <w:tcPrChange w:id="8404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0D74576" w14:textId="2EB49B7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tcPrChange w:id="8405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D90AD6A" w14:textId="5B1FF49D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91" w:type="pct"/>
            <w:tcPrChange w:id="8406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8E126B4" w14:textId="77777777" w:rsidR="008A7303" w:rsidRPr="008F20B5" w:rsidRDefault="008A7303">
            <w:pPr>
              <w:widowControl/>
              <w:jc w:val="center"/>
              <w:rPr>
                <w:ins w:id="8407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408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409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2598469" w14:textId="787E85D5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2CECB5D5" w14:textId="77777777" w:rsidTr="00FC7A11">
        <w:trPr>
          <w:trHeight w:val="340"/>
          <w:trPrChange w:id="8410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411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CA016D8" w14:textId="24B7D4B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45</w:t>
            </w:r>
          </w:p>
        </w:tc>
        <w:tc>
          <w:tcPr>
            <w:tcW w:w="696" w:type="pct"/>
            <w:noWrap/>
            <w:tcPrChange w:id="8412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499097F" w14:textId="6C2E01CD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Area</w:t>
            </w:r>
            <w:del w:id="8413" w:author="ST1" w:date="2020-12-22T09:26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414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E0E53B6" w14:textId="24E90282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公設建號－登記面積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(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坪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)</w:t>
            </w:r>
          </w:p>
        </w:tc>
        <w:tc>
          <w:tcPr>
            <w:tcW w:w="268" w:type="pct"/>
            <w:noWrap/>
            <w:tcPrChange w:id="8415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6AE2948" w14:textId="78726D83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8416" w:author="家興 余" w:date="2020-12-30T09:5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8417" w:author="家興 余" w:date="2020-12-30T09:57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8" w:type="pct"/>
            <w:noWrap/>
            <w:tcPrChange w:id="8418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272A9E4" w14:textId="35B474B3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91" w:type="pct"/>
            <w:tcPrChange w:id="8419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C4436AA" w14:textId="77777777" w:rsidR="008A7303" w:rsidRPr="008F20B5" w:rsidDel="004444BD" w:rsidRDefault="008A7303">
            <w:pPr>
              <w:widowControl/>
              <w:jc w:val="center"/>
              <w:rPr>
                <w:ins w:id="8420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421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422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3EC57AF" w14:textId="609697A3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8423" w:author="家興 余" w:date="2020-12-30T09:57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8A7303" w:rsidRPr="008F20B5" w14:paraId="500EF48E" w14:textId="77777777" w:rsidTr="00FC7A11">
        <w:trPr>
          <w:trHeight w:val="340"/>
          <w:trPrChange w:id="8424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425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1FD28A8" w14:textId="5F6B3BE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46</w:t>
            </w:r>
          </w:p>
        </w:tc>
        <w:tc>
          <w:tcPr>
            <w:tcW w:w="696" w:type="pct"/>
            <w:noWrap/>
            <w:tcPrChange w:id="8426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80D81C2" w14:textId="3B556173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PublicBdOwnerId</w:t>
            </w:r>
            <w:del w:id="8427" w:author="ST1" w:date="2020-12-22T09:26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428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937C950" w14:textId="1A1204A7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公設建號－所有權人統編</w:t>
            </w:r>
          </w:p>
        </w:tc>
        <w:tc>
          <w:tcPr>
            <w:tcW w:w="268" w:type="pct"/>
            <w:noWrap/>
            <w:tcPrChange w:id="8429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C32FA18" w14:textId="6B4C44D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tcPrChange w:id="8430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AB16A9E" w14:textId="7B6023A9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91" w:type="pct"/>
            <w:tcPrChange w:id="8431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88D5FCC" w14:textId="77777777" w:rsidR="008A7303" w:rsidRPr="008F20B5" w:rsidRDefault="008A7303">
            <w:pPr>
              <w:widowControl/>
              <w:jc w:val="center"/>
              <w:rPr>
                <w:ins w:id="8432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433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434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3543201" w14:textId="2FF1C132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56E146DA" w14:textId="77777777" w:rsidTr="00FC7A11">
        <w:trPr>
          <w:trHeight w:val="340"/>
          <w:trPrChange w:id="8435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436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66AA0CF" w14:textId="265D0BD4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>47</w:t>
            </w:r>
          </w:p>
        </w:tc>
        <w:tc>
          <w:tcPr>
            <w:tcW w:w="696" w:type="pct"/>
            <w:noWrap/>
            <w:tcPrChange w:id="8437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3A7F0F5" w14:textId="4C64F96F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PublicBdOwnerName</w:t>
            </w:r>
            <w:del w:id="8438" w:author="ST1" w:date="2020-12-22T09:26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439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CD38C9E" w14:textId="404942D3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公設建號－所有權人姓名</w:t>
            </w:r>
          </w:p>
        </w:tc>
        <w:tc>
          <w:tcPr>
            <w:tcW w:w="268" w:type="pct"/>
            <w:noWrap/>
            <w:tcPrChange w:id="8440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AC66A48" w14:textId="342C6BFE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tcPrChange w:id="8441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8E820AC" w14:textId="56F5C9D8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91" w:type="pct"/>
            <w:tcPrChange w:id="8442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52F189A" w14:textId="77777777" w:rsidR="008A7303" w:rsidRPr="008F20B5" w:rsidRDefault="008A7303">
            <w:pPr>
              <w:widowControl/>
              <w:jc w:val="center"/>
              <w:rPr>
                <w:ins w:id="8443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444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445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C3A627E" w14:textId="12A0FDA3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12A7B87A" w14:textId="77777777" w:rsidTr="00FC7A11">
        <w:trPr>
          <w:trHeight w:val="340"/>
          <w:ins w:id="8446" w:author="ST1" w:date="2020-12-01T10:36:00Z"/>
          <w:trPrChange w:id="8447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448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294F8D6" w14:textId="77777777" w:rsidR="008A7303" w:rsidRPr="008F20B5" w:rsidRDefault="008A7303" w:rsidP="00576321">
            <w:pPr>
              <w:widowControl/>
              <w:jc w:val="center"/>
              <w:rPr>
                <w:ins w:id="8449" w:author="ST1" w:date="2020-12-01T10:3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6" w:type="pct"/>
            <w:noWrap/>
            <w:tcPrChange w:id="8450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81AEBD4" w14:textId="5F8B3C7E" w:rsidR="008A7303" w:rsidRPr="0037264B" w:rsidRDefault="008A7303">
            <w:pPr>
              <w:widowControl/>
              <w:rPr>
                <w:ins w:id="8451" w:author="ST1" w:date="2020-12-01T10:36:00Z"/>
                <w:rFonts w:ascii="標楷體" w:eastAsia="標楷體" w:hAnsi="標楷體"/>
                <w:color w:val="FF0000"/>
                <w:rPrChange w:id="8452" w:author="ST1" w:date="2020-12-01T10:39:00Z">
                  <w:rPr>
                    <w:ins w:id="8453" w:author="ST1" w:date="2020-12-01T10:36:00Z"/>
                    <w:rFonts w:ascii="標楷體" w:eastAsia="標楷體" w:hAnsi="標楷體"/>
                    <w:color w:val="000000" w:themeColor="text1"/>
                  </w:rPr>
                </w:rPrChange>
              </w:rPr>
              <w:pPrChange w:id="8454" w:author="ST1" w:date="2020-12-01T10:36:00Z">
                <w:pPr>
                  <w:widowControl/>
                  <w:ind w:leftChars="100" w:left="240"/>
                </w:pPr>
              </w:pPrChange>
            </w:pPr>
            <w:ins w:id="8455" w:author="ST1" w:date="2020-12-01T10:36:00Z">
              <w:r w:rsidRPr="0013259F">
                <w:rPr>
                  <w:rFonts w:ascii="標楷體" w:eastAsia="標楷體" w:hAnsi="標楷體"/>
                  <w:color w:val="FF0000"/>
                  <w:rPrChange w:id="8456" w:author="ST1" w:date="2020-12-02T07:21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t>L2415</w:t>
              </w:r>
            </w:ins>
            <w:ins w:id="8457" w:author="ST1" w:date="2020-12-02T07:21:00Z">
              <w:r w:rsidRPr="0013259F">
                <w:rPr>
                  <w:rFonts w:ascii="標楷體" w:eastAsia="標楷體" w:hAnsi="標楷體"/>
                  <w:color w:val="FF0000"/>
                  <w:rPrChange w:id="8458" w:author="ST1" w:date="2020-12-02T07:21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t>Parking</w:t>
              </w:r>
            </w:ins>
            <w:ins w:id="8459" w:author="ST1" w:date="2020-12-01T10:36:00Z">
              <w:r w:rsidRPr="0013259F">
                <w:rPr>
                  <w:rFonts w:ascii="標楷體" w:eastAsia="標楷體" w:hAnsi="標楷體"/>
                  <w:color w:val="FF0000"/>
                  <w:rPrChange w:id="8460" w:author="ST1" w:date="2020-12-02T07:21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t>Occurs</w:t>
              </w:r>
            </w:ins>
          </w:p>
        </w:tc>
        <w:tc>
          <w:tcPr>
            <w:tcW w:w="1870" w:type="pct"/>
            <w:noWrap/>
            <w:tcPrChange w:id="8461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BD605CC" w14:textId="77777777" w:rsidR="008A7303" w:rsidRPr="004A1C2C" w:rsidRDefault="008A7303" w:rsidP="00576321">
            <w:pPr>
              <w:widowControl/>
              <w:rPr>
                <w:ins w:id="8462" w:author="ST1" w:date="2020-12-01T10:3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268" w:type="pct"/>
            <w:noWrap/>
            <w:tcPrChange w:id="8463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CA93E85" w14:textId="77777777" w:rsidR="008A7303" w:rsidRPr="008F20B5" w:rsidRDefault="008A7303" w:rsidP="00576321">
            <w:pPr>
              <w:widowControl/>
              <w:jc w:val="center"/>
              <w:rPr>
                <w:ins w:id="8464" w:author="ST1" w:date="2020-12-01T10:3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68" w:type="pct"/>
            <w:noWrap/>
            <w:tcPrChange w:id="8465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3D0653C" w14:textId="77777777" w:rsidR="008A7303" w:rsidRPr="008F20B5" w:rsidRDefault="008A7303" w:rsidP="00576321">
            <w:pPr>
              <w:widowControl/>
              <w:jc w:val="center"/>
              <w:rPr>
                <w:ins w:id="8466" w:author="ST1" w:date="2020-12-01T10:3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1" w:type="pct"/>
            <w:tcPrChange w:id="8467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AB62617" w14:textId="77777777" w:rsidR="008A7303" w:rsidRPr="008F20B5" w:rsidRDefault="008A7303">
            <w:pPr>
              <w:widowControl/>
              <w:jc w:val="center"/>
              <w:rPr>
                <w:ins w:id="8468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469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470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CC87E72" w14:textId="3ACFA33D" w:rsidR="008A7303" w:rsidRPr="008F20B5" w:rsidRDefault="008A7303" w:rsidP="00576321">
            <w:pPr>
              <w:widowControl/>
              <w:rPr>
                <w:ins w:id="8471" w:author="ST1" w:date="2020-12-01T10:3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0B2CB15E" w14:textId="77777777" w:rsidTr="00FC7A11">
        <w:trPr>
          <w:trHeight w:val="340"/>
          <w:trPrChange w:id="8472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473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26AB1C1" w14:textId="6C4AF083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48</w:t>
            </w:r>
          </w:p>
        </w:tc>
        <w:tc>
          <w:tcPr>
            <w:tcW w:w="696" w:type="pct"/>
            <w:noWrap/>
            <w:tcPrChange w:id="8474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23205C5" w14:textId="248CF326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ParkingBdNoA</w:t>
            </w:r>
            <w:del w:id="8475" w:author="ST1" w:date="2020-12-22T09:26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476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4140313" w14:textId="55956F6B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獨立產權車位－建號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A</w:t>
            </w:r>
          </w:p>
        </w:tc>
        <w:tc>
          <w:tcPr>
            <w:tcW w:w="268" w:type="pct"/>
            <w:noWrap/>
            <w:tcPrChange w:id="8477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EC6C5B2" w14:textId="025211B9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tcPrChange w:id="8478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A9B16AE" w14:textId="7033E068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91" w:type="pct"/>
            <w:tcPrChange w:id="8479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648D9A1" w14:textId="77777777" w:rsidR="008A7303" w:rsidRPr="008F20B5" w:rsidRDefault="008A7303">
            <w:pPr>
              <w:widowControl/>
              <w:jc w:val="center"/>
              <w:rPr>
                <w:ins w:id="8480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481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482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AC1E2F5" w14:textId="48E00C68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4A41A503" w14:textId="77777777" w:rsidTr="00FC7A11">
        <w:trPr>
          <w:trHeight w:val="340"/>
          <w:trPrChange w:id="8483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484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507F901" w14:textId="63F56EF8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49</w:t>
            </w:r>
          </w:p>
        </w:tc>
        <w:tc>
          <w:tcPr>
            <w:tcW w:w="696" w:type="pct"/>
            <w:noWrap/>
            <w:tcPrChange w:id="8485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DE852A6" w14:textId="7D1B03A4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ParkingBdNoB</w:t>
            </w:r>
            <w:del w:id="8486" w:author="ST1" w:date="2020-12-22T09:26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487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4B79D36" w14:textId="60E042BF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獨立產權車位－建號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B</w:t>
            </w:r>
          </w:p>
        </w:tc>
        <w:tc>
          <w:tcPr>
            <w:tcW w:w="268" w:type="pct"/>
            <w:noWrap/>
            <w:tcPrChange w:id="8488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316D5E5" w14:textId="1E4D61AA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tcPrChange w:id="8489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E186B49" w14:textId="48704878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91" w:type="pct"/>
            <w:tcPrChange w:id="8490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7612944" w14:textId="77777777" w:rsidR="008A7303" w:rsidRPr="008F20B5" w:rsidRDefault="008A7303">
            <w:pPr>
              <w:widowControl/>
              <w:jc w:val="center"/>
              <w:rPr>
                <w:ins w:id="8491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492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493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9D8B918" w14:textId="43D1EC40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4C2B6C78" w14:textId="77777777" w:rsidTr="00FC7A11">
        <w:trPr>
          <w:trHeight w:val="340"/>
          <w:trPrChange w:id="8494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495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7A23C16" w14:textId="3340E442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50</w:t>
            </w:r>
          </w:p>
        </w:tc>
        <w:tc>
          <w:tcPr>
            <w:tcW w:w="696" w:type="pct"/>
            <w:noWrap/>
            <w:tcPrChange w:id="8496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5E7E266" w14:textId="0B586D25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ParkingArea</w:t>
            </w:r>
            <w:del w:id="8497" w:author="ST1" w:date="2020-12-22T09:26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498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BE524B2" w14:textId="166D824A" w:rsidR="008A7303" w:rsidRPr="004A1C2C" w:rsidRDefault="008A7303" w:rsidP="009B76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獨立產權車位－登記面積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(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坪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)</w:t>
            </w:r>
          </w:p>
        </w:tc>
        <w:tc>
          <w:tcPr>
            <w:tcW w:w="268" w:type="pct"/>
            <w:noWrap/>
            <w:tcPrChange w:id="8499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0BD78A3" w14:textId="43E7294F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8500" w:author="家興 余" w:date="2020-12-30T09:5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8501" w:author="家興 余" w:date="2020-12-30T09:57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8" w:type="pct"/>
            <w:noWrap/>
            <w:tcPrChange w:id="8502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FC9D2FE" w14:textId="66EDB5E4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91" w:type="pct"/>
            <w:tcPrChange w:id="8503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E8CD682" w14:textId="77777777" w:rsidR="008A7303" w:rsidRPr="008F20B5" w:rsidDel="004444BD" w:rsidRDefault="008A7303">
            <w:pPr>
              <w:widowControl/>
              <w:jc w:val="center"/>
              <w:rPr>
                <w:ins w:id="8504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505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506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CB02294" w14:textId="157903A0" w:rsidR="008A7303" w:rsidRPr="008F20B5" w:rsidRDefault="008A7303" w:rsidP="009B76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8507" w:author="家興 余" w:date="2020-12-30T09:57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8A7303" w:rsidRPr="008F20B5" w14:paraId="5721B2BF" w14:textId="77777777" w:rsidTr="00FC7A11">
        <w:trPr>
          <w:trHeight w:val="340"/>
          <w:trPrChange w:id="8508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509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531AABF" w14:textId="797C8AF6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51</w:t>
            </w:r>
          </w:p>
        </w:tc>
        <w:tc>
          <w:tcPr>
            <w:tcW w:w="696" w:type="pct"/>
            <w:noWrap/>
            <w:tcPrChange w:id="8510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D704318" w14:textId="1D7B6C1B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ParkingAmt</w:t>
            </w:r>
            <w:del w:id="8511" w:author="ST1" w:date="2020-12-22T09:26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512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6CAC42A" w14:textId="022C0FC0" w:rsidR="008A7303" w:rsidRPr="004A1C2C" w:rsidRDefault="008A7303" w:rsidP="009B76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獨立產權車位－價格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(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元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)</w:t>
            </w:r>
          </w:p>
        </w:tc>
        <w:tc>
          <w:tcPr>
            <w:tcW w:w="268" w:type="pct"/>
            <w:noWrap/>
            <w:tcPrChange w:id="8513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BD44DEE" w14:textId="0D64D783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8514" w:author="家興 余" w:date="2020-12-30T09:5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8515" w:author="家興 余" w:date="2020-12-30T09:57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8" w:type="pct"/>
            <w:noWrap/>
            <w:tcPrChange w:id="8516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ABE9907" w14:textId="6016491A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91" w:type="pct"/>
            <w:tcPrChange w:id="8517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42377A9" w14:textId="77777777" w:rsidR="008A7303" w:rsidRPr="008F20B5" w:rsidDel="004444BD" w:rsidRDefault="008A7303">
            <w:pPr>
              <w:widowControl/>
              <w:jc w:val="center"/>
              <w:rPr>
                <w:ins w:id="8518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519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520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D0154DF" w14:textId="5C0E1AB5" w:rsidR="008A7303" w:rsidRPr="008F20B5" w:rsidRDefault="008A7303" w:rsidP="009B76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8521" w:author="家興 余" w:date="2020-12-30T09:57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8A7303" w:rsidRPr="006D309E" w:rsidDel="00FC7A11" w14:paraId="71F2A299" w14:textId="592C0E9C" w:rsidTr="00FC7A11">
        <w:trPr>
          <w:gridAfter w:val="1"/>
          <w:wAfter w:w="599" w:type="dxa"/>
          <w:trHeight w:val="340"/>
          <w:del w:id="8522" w:author="家興 余" w:date="2021-03-19T19:16:00Z"/>
        </w:trPr>
        <w:tc>
          <w:tcPr>
            <w:tcW w:w="267" w:type="pct"/>
          </w:tcPr>
          <w:p w14:paraId="3CC97645" w14:textId="24C9E72E" w:rsidR="008A7303" w:rsidRPr="006D309E" w:rsidDel="00FC7A11" w:rsidRDefault="008A7303" w:rsidP="009B76AC">
            <w:pPr>
              <w:widowControl/>
              <w:jc w:val="center"/>
              <w:rPr>
                <w:del w:id="8523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24" w:author="ST1" w:date="2020-12-02T08:27:00Z">
                  <w:rPr>
                    <w:del w:id="8525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526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527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52</w:delText>
              </w:r>
            </w:del>
          </w:p>
        </w:tc>
        <w:tc>
          <w:tcPr>
            <w:tcW w:w="696" w:type="pct"/>
            <w:noWrap/>
          </w:tcPr>
          <w:p w14:paraId="17CAF7D5" w14:textId="27885AF2" w:rsidR="008A7303" w:rsidRPr="006D309E" w:rsidDel="00FC7A11" w:rsidRDefault="008A7303" w:rsidP="004A1C2C">
            <w:pPr>
              <w:widowControl/>
              <w:ind w:leftChars="100" w:left="240"/>
              <w:rPr>
                <w:del w:id="8528" w:author="家興 余" w:date="2021-03-19T19:16:00Z"/>
                <w:rFonts w:ascii="標楷體" w:eastAsia="標楷體" w:hAnsi="標楷體"/>
                <w:strike/>
                <w:color w:val="0070C0"/>
                <w:rPrChange w:id="8529" w:author="ST1" w:date="2020-12-02T08:27:00Z">
                  <w:rPr>
                    <w:del w:id="8530" w:author="家興 余" w:date="2021-03-19T19:16:00Z"/>
                    <w:rFonts w:ascii="標楷體" w:eastAsia="標楷體" w:hAnsi="標楷體"/>
                    <w:color w:val="000000" w:themeColor="text1"/>
                  </w:rPr>
                </w:rPrChange>
              </w:rPr>
            </w:pPr>
            <w:del w:id="8531" w:author="家興 余" w:date="2021-03-19T19:16:00Z">
              <w:r w:rsidRPr="006D309E" w:rsidDel="00FC7A11">
                <w:rPr>
                  <w:rFonts w:ascii="標楷體" w:eastAsia="標楷體" w:hAnsi="標楷體"/>
                  <w:strike/>
                  <w:color w:val="0070C0"/>
                  <w:rPrChange w:id="8532" w:author="ST1" w:date="2020-12-02T08:27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delText>OwnerId_</w:delText>
              </w:r>
            </w:del>
          </w:p>
        </w:tc>
        <w:tc>
          <w:tcPr>
            <w:tcW w:w="1870" w:type="pct"/>
            <w:noWrap/>
          </w:tcPr>
          <w:p w14:paraId="609253C9" w14:textId="1BA5AC47" w:rsidR="008A7303" w:rsidRPr="006D309E" w:rsidDel="00FC7A11" w:rsidRDefault="008A7303" w:rsidP="009B76AC">
            <w:pPr>
              <w:widowControl/>
              <w:rPr>
                <w:del w:id="8533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34" w:author="ST1" w:date="2020-12-02T08:27:00Z">
                  <w:rPr>
                    <w:del w:id="8535" w:author="家興 余" w:date="2021-03-19T19:16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8536" w:author="家興 余" w:date="2021-03-19T19:16:00Z">
              <w:r w:rsidRPr="006D309E" w:rsidDel="00FC7A11">
                <w:rPr>
                  <w:rFonts w:ascii="標楷體" w:eastAsia="標楷體" w:hAnsi="標楷體" w:hint="eastAsia"/>
                  <w:strike/>
                  <w:color w:val="0070C0"/>
                  <w:rPrChange w:id="8537" w:author="ST1" w:date="2020-12-02T08:27:00Z">
                    <w:rPr>
                      <w:rFonts w:ascii="標楷體" w:eastAsia="標楷體" w:hAnsi="標楷體" w:hint="eastAsia"/>
                      <w:color w:val="000000" w:themeColor="text1"/>
                    </w:rPr>
                  </w:rPrChange>
                </w:rPr>
                <w:delText>建物所有權人－統編</w:delText>
              </w:r>
            </w:del>
          </w:p>
        </w:tc>
        <w:tc>
          <w:tcPr>
            <w:tcW w:w="268" w:type="pct"/>
            <w:noWrap/>
          </w:tcPr>
          <w:p w14:paraId="68A522B4" w14:textId="44DBF519" w:rsidR="008A7303" w:rsidRPr="006D309E" w:rsidDel="00FC7A11" w:rsidRDefault="008A7303" w:rsidP="009B76AC">
            <w:pPr>
              <w:widowControl/>
              <w:jc w:val="center"/>
              <w:rPr>
                <w:del w:id="8538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39" w:author="ST1" w:date="2020-12-02T08:27:00Z">
                  <w:rPr>
                    <w:del w:id="8540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541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542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</w:tcPr>
          <w:p w14:paraId="223147AE" w14:textId="258CCDB8" w:rsidR="008A7303" w:rsidRPr="006D309E" w:rsidDel="00FC7A11" w:rsidRDefault="008A7303" w:rsidP="009B76AC">
            <w:pPr>
              <w:widowControl/>
              <w:jc w:val="center"/>
              <w:rPr>
                <w:del w:id="8543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44" w:author="ST1" w:date="2020-12-02T08:27:00Z">
                  <w:rPr>
                    <w:del w:id="8545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546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547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10</w:delText>
              </w:r>
            </w:del>
          </w:p>
        </w:tc>
        <w:tc>
          <w:tcPr>
            <w:tcW w:w="1340" w:type="pct"/>
            <w:gridSpan w:val="2"/>
            <w:noWrap/>
          </w:tcPr>
          <w:p w14:paraId="5797B474" w14:textId="25BCDB0B" w:rsidR="008A7303" w:rsidRPr="006D309E" w:rsidDel="00FC7A11" w:rsidRDefault="008A7303" w:rsidP="009B76AC">
            <w:pPr>
              <w:widowControl/>
              <w:rPr>
                <w:del w:id="8548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49" w:author="ST1" w:date="2020-12-02T08:27:00Z">
                  <w:rPr>
                    <w:del w:id="8550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6D309E" w:rsidDel="00FC7A11" w14:paraId="26847DDC" w14:textId="54BE39FE" w:rsidTr="00FC7A11">
        <w:trPr>
          <w:gridAfter w:val="1"/>
          <w:wAfter w:w="599" w:type="dxa"/>
          <w:trHeight w:val="340"/>
          <w:del w:id="8551" w:author="家興 余" w:date="2021-03-19T19:16:00Z"/>
        </w:trPr>
        <w:tc>
          <w:tcPr>
            <w:tcW w:w="267" w:type="pct"/>
          </w:tcPr>
          <w:p w14:paraId="30E1B066" w14:textId="5536F339" w:rsidR="008A7303" w:rsidRPr="006D309E" w:rsidDel="00FC7A11" w:rsidRDefault="008A7303" w:rsidP="009B76AC">
            <w:pPr>
              <w:widowControl/>
              <w:jc w:val="center"/>
              <w:rPr>
                <w:del w:id="8552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53" w:author="ST1" w:date="2020-12-02T08:27:00Z">
                  <w:rPr>
                    <w:del w:id="8554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555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556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53</w:delText>
              </w:r>
            </w:del>
          </w:p>
        </w:tc>
        <w:tc>
          <w:tcPr>
            <w:tcW w:w="696" w:type="pct"/>
            <w:noWrap/>
          </w:tcPr>
          <w:p w14:paraId="5D39021C" w14:textId="6921FF4D" w:rsidR="008A7303" w:rsidRPr="006D309E" w:rsidDel="00FC7A11" w:rsidRDefault="008A7303" w:rsidP="004A1C2C">
            <w:pPr>
              <w:widowControl/>
              <w:ind w:leftChars="100" w:left="240"/>
              <w:rPr>
                <w:del w:id="8557" w:author="家興 余" w:date="2021-03-19T19:16:00Z"/>
                <w:rFonts w:ascii="標楷體" w:eastAsia="標楷體" w:hAnsi="標楷體"/>
                <w:strike/>
                <w:color w:val="0070C0"/>
                <w:rPrChange w:id="8558" w:author="ST1" w:date="2020-12-02T08:27:00Z">
                  <w:rPr>
                    <w:del w:id="8559" w:author="家興 余" w:date="2021-03-19T19:16:00Z"/>
                    <w:rFonts w:ascii="標楷體" w:eastAsia="標楷體" w:hAnsi="標楷體"/>
                    <w:color w:val="000000" w:themeColor="text1"/>
                  </w:rPr>
                </w:rPrChange>
              </w:rPr>
            </w:pPr>
            <w:del w:id="8560" w:author="家興 余" w:date="2021-03-19T19:16:00Z">
              <w:r w:rsidRPr="006D309E" w:rsidDel="00FC7A11">
                <w:rPr>
                  <w:rFonts w:ascii="標楷體" w:eastAsia="標楷體" w:hAnsi="標楷體"/>
                  <w:strike/>
                  <w:color w:val="0070C0"/>
                  <w:rPrChange w:id="8561" w:author="ST1" w:date="2020-12-02T08:27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delText>OwnerName_</w:delText>
              </w:r>
            </w:del>
          </w:p>
        </w:tc>
        <w:tc>
          <w:tcPr>
            <w:tcW w:w="1870" w:type="pct"/>
            <w:noWrap/>
          </w:tcPr>
          <w:p w14:paraId="6F12C9D4" w14:textId="791E1AAD" w:rsidR="008A7303" w:rsidRPr="006D309E" w:rsidDel="00FC7A11" w:rsidRDefault="008A7303" w:rsidP="009B76AC">
            <w:pPr>
              <w:widowControl/>
              <w:rPr>
                <w:del w:id="8562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63" w:author="ST1" w:date="2020-12-02T08:27:00Z">
                  <w:rPr>
                    <w:del w:id="8564" w:author="家興 余" w:date="2021-03-19T19:16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8565" w:author="家興 余" w:date="2021-03-19T19:16:00Z">
              <w:r w:rsidRPr="006D309E" w:rsidDel="00FC7A11">
                <w:rPr>
                  <w:rFonts w:ascii="標楷體" w:eastAsia="標楷體" w:hAnsi="標楷體" w:hint="eastAsia"/>
                  <w:strike/>
                  <w:color w:val="0070C0"/>
                  <w:rPrChange w:id="8566" w:author="ST1" w:date="2020-12-02T08:27:00Z">
                    <w:rPr>
                      <w:rFonts w:ascii="標楷體" w:eastAsia="標楷體" w:hAnsi="標楷體" w:hint="eastAsia"/>
                      <w:color w:val="000000" w:themeColor="text1"/>
                    </w:rPr>
                  </w:rPrChange>
                </w:rPr>
                <w:delText>建物所有權人－姓名</w:delText>
              </w:r>
            </w:del>
          </w:p>
        </w:tc>
        <w:tc>
          <w:tcPr>
            <w:tcW w:w="268" w:type="pct"/>
            <w:noWrap/>
          </w:tcPr>
          <w:p w14:paraId="3ED5CC2B" w14:textId="7893F7B0" w:rsidR="008A7303" w:rsidRPr="006D309E" w:rsidDel="00FC7A11" w:rsidRDefault="008A7303" w:rsidP="009B76AC">
            <w:pPr>
              <w:widowControl/>
              <w:jc w:val="center"/>
              <w:rPr>
                <w:del w:id="8567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68" w:author="ST1" w:date="2020-12-02T08:27:00Z">
                  <w:rPr>
                    <w:del w:id="8569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570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571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</w:tcPr>
          <w:p w14:paraId="2B0654BB" w14:textId="0386E17C" w:rsidR="008A7303" w:rsidRPr="006D309E" w:rsidDel="00FC7A11" w:rsidRDefault="008A7303" w:rsidP="009B76AC">
            <w:pPr>
              <w:widowControl/>
              <w:jc w:val="center"/>
              <w:rPr>
                <w:del w:id="8572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73" w:author="ST1" w:date="2020-12-02T08:27:00Z">
                  <w:rPr>
                    <w:del w:id="8574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575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576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100</w:delText>
              </w:r>
            </w:del>
          </w:p>
        </w:tc>
        <w:tc>
          <w:tcPr>
            <w:tcW w:w="1340" w:type="pct"/>
            <w:gridSpan w:val="2"/>
            <w:noWrap/>
          </w:tcPr>
          <w:p w14:paraId="2CED4BDF" w14:textId="68851687" w:rsidR="008A7303" w:rsidRPr="006D309E" w:rsidDel="00FC7A11" w:rsidRDefault="008A7303" w:rsidP="009B76AC">
            <w:pPr>
              <w:widowControl/>
              <w:rPr>
                <w:del w:id="8577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78" w:author="ST1" w:date="2020-12-02T08:27:00Z">
                  <w:rPr>
                    <w:del w:id="8579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6D309E" w:rsidDel="00FC7A11" w14:paraId="4C1A0CBF" w14:textId="45CFED60" w:rsidTr="00FC7A11">
        <w:trPr>
          <w:gridAfter w:val="1"/>
          <w:wAfter w:w="599" w:type="dxa"/>
          <w:trHeight w:val="340"/>
          <w:del w:id="8580" w:author="家興 余" w:date="2021-03-19T19:16:00Z"/>
        </w:trPr>
        <w:tc>
          <w:tcPr>
            <w:tcW w:w="267" w:type="pct"/>
          </w:tcPr>
          <w:p w14:paraId="78D4529C" w14:textId="0F342540" w:rsidR="008A7303" w:rsidRPr="006D309E" w:rsidDel="00FC7A11" w:rsidRDefault="008A7303" w:rsidP="009B76AC">
            <w:pPr>
              <w:widowControl/>
              <w:jc w:val="center"/>
              <w:rPr>
                <w:del w:id="8581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82" w:author="ST1" w:date="2020-12-02T08:27:00Z">
                  <w:rPr>
                    <w:del w:id="8583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584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585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54</w:delText>
              </w:r>
            </w:del>
          </w:p>
        </w:tc>
        <w:tc>
          <w:tcPr>
            <w:tcW w:w="696" w:type="pct"/>
            <w:noWrap/>
          </w:tcPr>
          <w:p w14:paraId="04721B5E" w14:textId="4A51CDD2" w:rsidR="008A7303" w:rsidRPr="006D309E" w:rsidDel="00FC7A11" w:rsidRDefault="008A7303" w:rsidP="004A1C2C">
            <w:pPr>
              <w:widowControl/>
              <w:ind w:leftChars="100" w:left="240"/>
              <w:rPr>
                <w:del w:id="8586" w:author="家興 余" w:date="2021-03-19T19:16:00Z"/>
                <w:rFonts w:ascii="標楷體" w:eastAsia="標楷體" w:hAnsi="標楷體"/>
                <w:strike/>
                <w:color w:val="0070C0"/>
                <w:rPrChange w:id="8587" w:author="ST1" w:date="2020-12-02T08:27:00Z">
                  <w:rPr>
                    <w:del w:id="8588" w:author="家興 余" w:date="2021-03-19T19:16:00Z"/>
                    <w:rFonts w:ascii="標楷體" w:eastAsia="標楷體" w:hAnsi="標楷體"/>
                    <w:color w:val="000000" w:themeColor="text1"/>
                  </w:rPr>
                </w:rPrChange>
              </w:rPr>
            </w:pPr>
            <w:del w:id="8589" w:author="家興 余" w:date="2021-03-19T19:16:00Z">
              <w:r w:rsidRPr="006D309E" w:rsidDel="00FC7A11">
                <w:rPr>
                  <w:rFonts w:ascii="標楷體" w:eastAsia="標楷體" w:hAnsi="標楷體"/>
                  <w:strike/>
                  <w:color w:val="0070C0"/>
                  <w:rPrChange w:id="8590" w:author="ST1" w:date="2020-12-02T08:27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delText>OwnerRelCode_</w:delText>
              </w:r>
            </w:del>
          </w:p>
        </w:tc>
        <w:tc>
          <w:tcPr>
            <w:tcW w:w="1870" w:type="pct"/>
            <w:noWrap/>
          </w:tcPr>
          <w:p w14:paraId="28909FD2" w14:textId="417450F1" w:rsidR="008A7303" w:rsidRPr="006D309E" w:rsidDel="00FC7A11" w:rsidRDefault="008A7303" w:rsidP="009B76AC">
            <w:pPr>
              <w:widowControl/>
              <w:rPr>
                <w:del w:id="8591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92" w:author="ST1" w:date="2020-12-02T08:27:00Z">
                  <w:rPr>
                    <w:del w:id="8593" w:author="家興 余" w:date="2021-03-19T19:16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8594" w:author="家興 余" w:date="2021-03-19T19:16:00Z">
              <w:r w:rsidRPr="006D309E" w:rsidDel="00FC7A11">
                <w:rPr>
                  <w:rFonts w:ascii="標楷體" w:eastAsia="標楷體" w:hAnsi="標楷體" w:hint="eastAsia"/>
                  <w:strike/>
                  <w:color w:val="0070C0"/>
                  <w:rPrChange w:id="8595" w:author="ST1" w:date="2020-12-02T08:27:00Z">
                    <w:rPr>
                      <w:rFonts w:ascii="標楷體" w:eastAsia="標楷體" w:hAnsi="標楷體" w:hint="eastAsia"/>
                      <w:color w:val="000000" w:themeColor="text1"/>
                    </w:rPr>
                  </w:rPrChange>
                </w:rPr>
                <w:delText>建物所有權人－與授信戶關係</w:delText>
              </w:r>
            </w:del>
          </w:p>
        </w:tc>
        <w:tc>
          <w:tcPr>
            <w:tcW w:w="268" w:type="pct"/>
            <w:noWrap/>
          </w:tcPr>
          <w:p w14:paraId="4F4FF762" w14:textId="3581E706" w:rsidR="008A7303" w:rsidRPr="006D309E" w:rsidDel="00FC7A11" w:rsidRDefault="008A7303" w:rsidP="009B76AC">
            <w:pPr>
              <w:widowControl/>
              <w:jc w:val="center"/>
              <w:rPr>
                <w:del w:id="8596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97" w:author="ST1" w:date="2020-12-02T08:27:00Z">
                  <w:rPr>
                    <w:del w:id="8598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599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600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</w:tcPr>
          <w:p w14:paraId="49D23801" w14:textId="3D690CBD" w:rsidR="008A7303" w:rsidRPr="006D309E" w:rsidDel="00FC7A11" w:rsidRDefault="008A7303" w:rsidP="009B76AC">
            <w:pPr>
              <w:widowControl/>
              <w:jc w:val="center"/>
              <w:rPr>
                <w:del w:id="8601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02" w:author="ST1" w:date="2020-12-02T08:27:00Z">
                  <w:rPr>
                    <w:del w:id="8603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604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605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</w:delText>
              </w:r>
            </w:del>
          </w:p>
        </w:tc>
        <w:tc>
          <w:tcPr>
            <w:tcW w:w="1340" w:type="pct"/>
            <w:gridSpan w:val="2"/>
            <w:noWrap/>
          </w:tcPr>
          <w:p w14:paraId="20BB4A31" w14:textId="7E4F5DD7" w:rsidR="008A7303" w:rsidRPr="006D309E" w:rsidDel="00FC7A11" w:rsidRDefault="008A7303" w:rsidP="009B76AC">
            <w:pPr>
              <w:widowControl/>
              <w:rPr>
                <w:del w:id="8606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07" w:author="ST1" w:date="2020-12-02T08:27:00Z">
                  <w:rPr>
                    <w:del w:id="8608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609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610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1:本人;2:配偶;3:子女;4:父母,5:其他</w:delText>
              </w:r>
            </w:del>
          </w:p>
        </w:tc>
      </w:tr>
      <w:tr w:rsidR="008A7303" w:rsidRPr="006D309E" w:rsidDel="00FC7A11" w14:paraId="0E49674B" w14:textId="4F96DC1E" w:rsidTr="00FC7A11">
        <w:trPr>
          <w:gridAfter w:val="1"/>
          <w:wAfter w:w="599" w:type="dxa"/>
          <w:trHeight w:val="340"/>
          <w:del w:id="8611" w:author="家興 余" w:date="2021-03-19T19:16:00Z"/>
        </w:trPr>
        <w:tc>
          <w:tcPr>
            <w:tcW w:w="267" w:type="pct"/>
          </w:tcPr>
          <w:p w14:paraId="6E61BF8C" w14:textId="26E6BFDB" w:rsidR="008A7303" w:rsidRPr="006D309E" w:rsidDel="00FC7A11" w:rsidRDefault="008A7303" w:rsidP="009B76AC">
            <w:pPr>
              <w:widowControl/>
              <w:jc w:val="center"/>
              <w:rPr>
                <w:del w:id="8612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13" w:author="ST1" w:date="2020-12-02T08:27:00Z">
                  <w:rPr>
                    <w:del w:id="8614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615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616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55</w:delText>
              </w:r>
            </w:del>
          </w:p>
        </w:tc>
        <w:tc>
          <w:tcPr>
            <w:tcW w:w="696" w:type="pct"/>
            <w:noWrap/>
          </w:tcPr>
          <w:p w14:paraId="36FE55F8" w14:textId="2938B13F" w:rsidR="008A7303" w:rsidRPr="006D309E" w:rsidDel="00FC7A11" w:rsidRDefault="008A7303" w:rsidP="004A1C2C">
            <w:pPr>
              <w:widowControl/>
              <w:ind w:leftChars="100" w:left="240"/>
              <w:rPr>
                <w:del w:id="8617" w:author="家興 余" w:date="2021-03-19T19:16:00Z"/>
                <w:rFonts w:ascii="標楷體" w:eastAsia="標楷體" w:hAnsi="標楷體"/>
                <w:strike/>
                <w:color w:val="0070C0"/>
                <w:rPrChange w:id="8618" w:author="ST1" w:date="2020-12-02T08:27:00Z">
                  <w:rPr>
                    <w:del w:id="8619" w:author="家興 余" w:date="2021-03-19T19:16:00Z"/>
                    <w:rFonts w:ascii="標楷體" w:eastAsia="標楷體" w:hAnsi="標楷體"/>
                    <w:color w:val="000000" w:themeColor="text1"/>
                  </w:rPr>
                </w:rPrChange>
              </w:rPr>
            </w:pPr>
            <w:del w:id="8620" w:author="家興 余" w:date="2021-03-19T19:16:00Z">
              <w:r w:rsidRPr="006D309E" w:rsidDel="00FC7A11">
                <w:rPr>
                  <w:rFonts w:ascii="標楷體" w:eastAsia="標楷體" w:hAnsi="標楷體"/>
                  <w:strike/>
                  <w:color w:val="0070C0"/>
                  <w:rPrChange w:id="8621" w:author="ST1" w:date="2020-12-02T08:27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delText>OwnerPart_</w:delText>
              </w:r>
            </w:del>
          </w:p>
        </w:tc>
        <w:tc>
          <w:tcPr>
            <w:tcW w:w="1870" w:type="pct"/>
            <w:noWrap/>
          </w:tcPr>
          <w:p w14:paraId="5634EB87" w14:textId="25E3D242" w:rsidR="008A7303" w:rsidRPr="006D309E" w:rsidDel="00FC7A11" w:rsidRDefault="008A7303" w:rsidP="009B76AC">
            <w:pPr>
              <w:widowControl/>
              <w:rPr>
                <w:del w:id="8622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23" w:author="ST1" w:date="2020-12-02T08:27:00Z">
                  <w:rPr>
                    <w:del w:id="8624" w:author="家興 余" w:date="2021-03-19T19:16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8625" w:author="家興 余" w:date="2021-03-19T19:16:00Z">
              <w:r w:rsidRPr="006D309E" w:rsidDel="00FC7A11">
                <w:rPr>
                  <w:rFonts w:ascii="標楷體" w:eastAsia="標楷體" w:hAnsi="標楷體" w:hint="eastAsia"/>
                  <w:strike/>
                  <w:color w:val="0070C0"/>
                  <w:rPrChange w:id="8626" w:author="ST1" w:date="2020-12-02T08:27:00Z">
                    <w:rPr>
                      <w:rFonts w:ascii="標楷體" w:eastAsia="標楷體" w:hAnsi="標楷體" w:hint="eastAsia"/>
                      <w:color w:val="000000" w:themeColor="text1"/>
                    </w:rPr>
                  </w:rPrChange>
                </w:rPr>
                <w:delText>建物所有權人－持份比率</w:delText>
              </w:r>
              <w:r w:rsidRPr="006D309E" w:rsidDel="00FC7A11">
                <w:rPr>
                  <w:rFonts w:ascii="標楷體" w:eastAsia="標楷體" w:hAnsi="標楷體"/>
                  <w:strike/>
                  <w:color w:val="0070C0"/>
                  <w:rPrChange w:id="8627" w:author="ST1" w:date="2020-12-02T08:27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delText>(</w:delText>
              </w:r>
              <w:r w:rsidRPr="006D309E" w:rsidDel="00FC7A11">
                <w:rPr>
                  <w:rFonts w:ascii="標楷體" w:eastAsia="標楷體" w:hAnsi="標楷體" w:hint="eastAsia"/>
                  <w:strike/>
                  <w:color w:val="0070C0"/>
                  <w:rPrChange w:id="8628" w:author="ST1" w:date="2020-12-02T08:27:00Z">
                    <w:rPr>
                      <w:rFonts w:ascii="標楷體" w:eastAsia="標楷體" w:hAnsi="標楷體" w:hint="eastAsia"/>
                      <w:color w:val="000000" w:themeColor="text1"/>
                    </w:rPr>
                  </w:rPrChange>
                </w:rPr>
                <w:delText>分子</w:delText>
              </w:r>
              <w:r w:rsidRPr="006D309E" w:rsidDel="00FC7A11">
                <w:rPr>
                  <w:rFonts w:ascii="標楷體" w:eastAsia="標楷體" w:hAnsi="標楷體"/>
                  <w:strike/>
                  <w:color w:val="0070C0"/>
                  <w:rPrChange w:id="8629" w:author="ST1" w:date="2020-12-02T08:27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delText>)</w:delText>
              </w:r>
            </w:del>
          </w:p>
        </w:tc>
        <w:tc>
          <w:tcPr>
            <w:tcW w:w="268" w:type="pct"/>
            <w:noWrap/>
          </w:tcPr>
          <w:p w14:paraId="473C6B1E" w14:textId="726F4E35" w:rsidR="008A7303" w:rsidRPr="006D309E" w:rsidDel="00FC7A11" w:rsidRDefault="008A7303" w:rsidP="009B76AC">
            <w:pPr>
              <w:widowControl/>
              <w:jc w:val="center"/>
              <w:rPr>
                <w:del w:id="8630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31" w:author="ST1" w:date="2020-12-02T08:27:00Z">
                  <w:rPr>
                    <w:del w:id="8632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633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634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</w:tcPr>
          <w:p w14:paraId="73E625E7" w14:textId="438E9B4A" w:rsidR="008A7303" w:rsidRPr="006D309E" w:rsidDel="00FC7A11" w:rsidRDefault="008A7303" w:rsidP="009B76AC">
            <w:pPr>
              <w:widowControl/>
              <w:jc w:val="center"/>
              <w:rPr>
                <w:del w:id="8635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36" w:author="ST1" w:date="2020-12-02T08:27:00Z">
                  <w:rPr>
                    <w:del w:id="8637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638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639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10</w:delText>
              </w:r>
            </w:del>
          </w:p>
        </w:tc>
        <w:tc>
          <w:tcPr>
            <w:tcW w:w="1340" w:type="pct"/>
            <w:gridSpan w:val="2"/>
            <w:noWrap/>
          </w:tcPr>
          <w:p w14:paraId="5F48FE1C" w14:textId="7AEF7635" w:rsidR="008A7303" w:rsidRPr="006D309E" w:rsidDel="00FC7A11" w:rsidRDefault="008A7303" w:rsidP="009B76AC">
            <w:pPr>
              <w:widowControl/>
              <w:rPr>
                <w:del w:id="8640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41" w:author="ST1" w:date="2020-12-02T08:27:00Z">
                  <w:rPr>
                    <w:del w:id="8642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643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644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0000000000</w:delText>
              </w:r>
            </w:del>
          </w:p>
        </w:tc>
      </w:tr>
      <w:tr w:rsidR="008A7303" w:rsidRPr="006D309E" w:rsidDel="00FC7A11" w14:paraId="3818A7FC" w14:textId="2A18C141" w:rsidTr="00FC7A11">
        <w:trPr>
          <w:gridAfter w:val="1"/>
          <w:wAfter w:w="599" w:type="dxa"/>
          <w:trHeight w:val="340"/>
          <w:del w:id="8645" w:author="家興 余" w:date="2021-03-19T19:16:00Z"/>
        </w:trPr>
        <w:tc>
          <w:tcPr>
            <w:tcW w:w="267" w:type="pct"/>
          </w:tcPr>
          <w:p w14:paraId="429ECF92" w14:textId="082DB843" w:rsidR="008A7303" w:rsidRPr="006D309E" w:rsidDel="00FC7A11" w:rsidRDefault="008A7303" w:rsidP="009B76AC">
            <w:pPr>
              <w:widowControl/>
              <w:jc w:val="center"/>
              <w:rPr>
                <w:del w:id="8646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47" w:author="ST1" w:date="2020-12-02T08:27:00Z">
                  <w:rPr>
                    <w:del w:id="8648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649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650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56</w:delText>
              </w:r>
            </w:del>
          </w:p>
        </w:tc>
        <w:tc>
          <w:tcPr>
            <w:tcW w:w="696" w:type="pct"/>
            <w:noWrap/>
          </w:tcPr>
          <w:p w14:paraId="618DDD51" w14:textId="4939ED94" w:rsidR="008A7303" w:rsidRPr="006D309E" w:rsidDel="00FC7A11" w:rsidRDefault="008A7303" w:rsidP="004A1C2C">
            <w:pPr>
              <w:widowControl/>
              <w:ind w:leftChars="100" w:left="240"/>
              <w:rPr>
                <w:del w:id="8651" w:author="家興 余" w:date="2021-03-19T19:16:00Z"/>
                <w:rFonts w:ascii="標楷體" w:eastAsia="標楷體" w:hAnsi="標楷體"/>
                <w:strike/>
                <w:color w:val="0070C0"/>
                <w:rPrChange w:id="8652" w:author="ST1" w:date="2020-12-02T08:27:00Z">
                  <w:rPr>
                    <w:del w:id="8653" w:author="家興 余" w:date="2021-03-19T19:16:00Z"/>
                    <w:rFonts w:ascii="標楷體" w:eastAsia="標楷體" w:hAnsi="標楷體"/>
                    <w:color w:val="000000" w:themeColor="text1"/>
                  </w:rPr>
                </w:rPrChange>
              </w:rPr>
            </w:pPr>
            <w:del w:id="8654" w:author="家興 余" w:date="2021-03-19T19:16:00Z">
              <w:r w:rsidRPr="006D309E" w:rsidDel="00FC7A11">
                <w:rPr>
                  <w:rFonts w:ascii="標楷體" w:eastAsia="標楷體" w:hAnsi="標楷體"/>
                  <w:strike/>
                  <w:color w:val="0070C0"/>
                  <w:rPrChange w:id="8655" w:author="ST1" w:date="2020-12-02T08:27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delText>OwnerTotal_</w:delText>
              </w:r>
            </w:del>
          </w:p>
        </w:tc>
        <w:tc>
          <w:tcPr>
            <w:tcW w:w="1870" w:type="pct"/>
            <w:noWrap/>
          </w:tcPr>
          <w:p w14:paraId="1A705EFE" w14:textId="50D01526" w:rsidR="008A7303" w:rsidRPr="006D309E" w:rsidDel="00FC7A11" w:rsidRDefault="008A7303" w:rsidP="009B76AC">
            <w:pPr>
              <w:widowControl/>
              <w:rPr>
                <w:del w:id="8656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57" w:author="ST1" w:date="2020-12-02T08:27:00Z">
                  <w:rPr>
                    <w:del w:id="8658" w:author="家興 余" w:date="2021-03-19T19:16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8659" w:author="家興 余" w:date="2021-03-19T19:16:00Z">
              <w:r w:rsidRPr="006D309E" w:rsidDel="00FC7A11">
                <w:rPr>
                  <w:rFonts w:ascii="標楷體" w:eastAsia="標楷體" w:hAnsi="標楷體" w:hint="eastAsia"/>
                  <w:strike/>
                  <w:color w:val="0070C0"/>
                  <w:rPrChange w:id="8660" w:author="ST1" w:date="2020-12-02T08:27:00Z">
                    <w:rPr>
                      <w:rFonts w:ascii="標楷體" w:eastAsia="標楷體" w:hAnsi="標楷體" w:hint="eastAsia"/>
                      <w:color w:val="000000" w:themeColor="text1"/>
                    </w:rPr>
                  </w:rPrChange>
                </w:rPr>
                <w:delText>建物所有權人－持份比率</w:delText>
              </w:r>
              <w:r w:rsidRPr="006D309E" w:rsidDel="00FC7A11">
                <w:rPr>
                  <w:rFonts w:ascii="標楷體" w:eastAsia="標楷體" w:hAnsi="標楷體"/>
                  <w:strike/>
                  <w:color w:val="0070C0"/>
                  <w:rPrChange w:id="8661" w:author="ST1" w:date="2020-12-02T08:27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delText>(</w:delText>
              </w:r>
              <w:r w:rsidRPr="006D309E" w:rsidDel="00FC7A11">
                <w:rPr>
                  <w:rFonts w:ascii="標楷體" w:eastAsia="標楷體" w:hAnsi="標楷體" w:hint="eastAsia"/>
                  <w:strike/>
                  <w:color w:val="0070C0"/>
                  <w:rPrChange w:id="8662" w:author="ST1" w:date="2020-12-02T08:27:00Z">
                    <w:rPr>
                      <w:rFonts w:ascii="標楷體" w:eastAsia="標楷體" w:hAnsi="標楷體" w:hint="eastAsia"/>
                      <w:color w:val="000000" w:themeColor="text1"/>
                    </w:rPr>
                  </w:rPrChange>
                </w:rPr>
                <w:delText>分母</w:delText>
              </w:r>
              <w:r w:rsidRPr="006D309E" w:rsidDel="00FC7A11">
                <w:rPr>
                  <w:rFonts w:ascii="標楷體" w:eastAsia="標楷體" w:hAnsi="標楷體"/>
                  <w:strike/>
                  <w:color w:val="0070C0"/>
                  <w:rPrChange w:id="8663" w:author="ST1" w:date="2020-12-02T08:27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delText>)</w:delText>
              </w:r>
            </w:del>
          </w:p>
        </w:tc>
        <w:tc>
          <w:tcPr>
            <w:tcW w:w="268" w:type="pct"/>
            <w:noWrap/>
          </w:tcPr>
          <w:p w14:paraId="63F905B2" w14:textId="70541CE0" w:rsidR="008A7303" w:rsidRPr="006D309E" w:rsidDel="00FC7A11" w:rsidRDefault="008A7303" w:rsidP="009B76AC">
            <w:pPr>
              <w:widowControl/>
              <w:jc w:val="center"/>
              <w:rPr>
                <w:del w:id="8664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65" w:author="ST1" w:date="2020-12-02T08:27:00Z">
                  <w:rPr>
                    <w:del w:id="8666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667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668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</w:tcPr>
          <w:p w14:paraId="635C6C2E" w14:textId="13B403A8" w:rsidR="008A7303" w:rsidRPr="006D309E" w:rsidDel="00FC7A11" w:rsidRDefault="008A7303" w:rsidP="009B76AC">
            <w:pPr>
              <w:widowControl/>
              <w:jc w:val="center"/>
              <w:rPr>
                <w:del w:id="8669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70" w:author="ST1" w:date="2020-12-02T08:27:00Z">
                  <w:rPr>
                    <w:del w:id="8671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672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673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10</w:delText>
              </w:r>
            </w:del>
          </w:p>
        </w:tc>
        <w:tc>
          <w:tcPr>
            <w:tcW w:w="1340" w:type="pct"/>
            <w:gridSpan w:val="2"/>
            <w:noWrap/>
          </w:tcPr>
          <w:p w14:paraId="6BAF1DD7" w14:textId="32C426FF" w:rsidR="008A7303" w:rsidRPr="006D309E" w:rsidDel="00FC7A11" w:rsidRDefault="008A7303" w:rsidP="009B76AC">
            <w:pPr>
              <w:widowControl/>
              <w:rPr>
                <w:del w:id="8674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75" w:author="ST1" w:date="2020-12-02T08:27:00Z">
                  <w:rPr>
                    <w:del w:id="8676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677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678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0000000000</w:delText>
              </w:r>
            </w:del>
          </w:p>
        </w:tc>
      </w:tr>
      <w:tr w:rsidR="008A7303" w:rsidRPr="006D309E" w14:paraId="08E90661" w14:textId="77777777" w:rsidTr="00FC7A11">
        <w:trPr>
          <w:trHeight w:val="340"/>
          <w:ins w:id="8679" w:author="ST1" w:date="2020-12-02T08:32:00Z"/>
          <w:trPrChange w:id="8680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681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7877D83" w14:textId="77777777" w:rsidR="008A7303" w:rsidRPr="006D309E" w:rsidRDefault="008A7303" w:rsidP="009B76AC">
            <w:pPr>
              <w:widowControl/>
              <w:jc w:val="center"/>
              <w:rPr>
                <w:ins w:id="8682" w:author="ST1" w:date="2020-12-02T08:32:00Z"/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696" w:type="pct"/>
            <w:noWrap/>
            <w:tcPrChange w:id="8683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3E70A45" w14:textId="72777938" w:rsidR="008A7303" w:rsidRPr="006D309E" w:rsidRDefault="008A7303">
            <w:pPr>
              <w:widowControl/>
              <w:rPr>
                <w:ins w:id="8684" w:author="ST1" w:date="2020-12-02T08:32:00Z"/>
                <w:rFonts w:ascii="標楷體" w:eastAsia="標楷體" w:hAnsi="標楷體"/>
                <w:strike/>
                <w:color w:val="0070C0"/>
              </w:rPr>
              <w:pPrChange w:id="8685" w:author="ST1" w:date="2020-12-02T08:32:00Z">
                <w:pPr>
                  <w:widowControl/>
                  <w:ind w:leftChars="100" w:left="240"/>
                </w:pPr>
              </w:pPrChange>
            </w:pPr>
            <w:ins w:id="8686" w:author="ST1" w:date="2020-12-02T08:32:00Z">
              <w:r w:rsidRPr="000028F1">
                <w:rPr>
                  <w:rFonts w:ascii="標楷體" w:eastAsia="標楷體" w:hAnsi="標楷體"/>
                  <w:color w:val="FF0000"/>
                </w:rPr>
                <w:t>L2415</w:t>
              </w:r>
              <w:r w:rsidRPr="00751AB6">
                <w:rPr>
                  <w:rFonts w:ascii="標楷體" w:eastAsia="標楷體" w:hAnsi="標楷體"/>
                  <w:color w:val="FF0000"/>
                  <w:rPrChange w:id="8687" w:author="ST1" w:date="2020-12-02T08:32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t>Reason</w:t>
              </w:r>
              <w:r w:rsidRPr="000028F1">
                <w:rPr>
                  <w:rFonts w:ascii="標楷體" w:eastAsia="標楷體" w:hAnsi="標楷體"/>
                  <w:color w:val="FF0000"/>
                </w:rPr>
                <w:t>Occurs</w:t>
              </w:r>
            </w:ins>
          </w:p>
        </w:tc>
        <w:tc>
          <w:tcPr>
            <w:tcW w:w="1870" w:type="pct"/>
            <w:noWrap/>
            <w:tcPrChange w:id="8688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181C052" w14:textId="77777777" w:rsidR="008A7303" w:rsidRPr="006D309E" w:rsidRDefault="008A7303" w:rsidP="009B76AC">
            <w:pPr>
              <w:widowControl/>
              <w:rPr>
                <w:ins w:id="8689" w:author="ST1" w:date="2020-12-02T08:32:00Z"/>
                <w:rFonts w:ascii="標楷體" w:eastAsia="標楷體" w:hAnsi="標楷體"/>
                <w:strike/>
                <w:color w:val="0070C0"/>
              </w:rPr>
            </w:pPr>
          </w:p>
        </w:tc>
        <w:tc>
          <w:tcPr>
            <w:tcW w:w="268" w:type="pct"/>
            <w:noWrap/>
            <w:tcPrChange w:id="8690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9BC0007" w14:textId="77777777" w:rsidR="008A7303" w:rsidRPr="006D309E" w:rsidRDefault="008A7303" w:rsidP="009B76AC">
            <w:pPr>
              <w:widowControl/>
              <w:jc w:val="center"/>
              <w:rPr>
                <w:ins w:id="8691" w:author="ST1" w:date="2020-12-02T08:32:00Z"/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268" w:type="pct"/>
            <w:noWrap/>
            <w:tcPrChange w:id="8692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C59D84B" w14:textId="77777777" w:rsidR="008A7303" w:rsidRPr="006D309E" w:rsidRDefault="008A7303" w:rsidP="009B76AC">
            <w:pPr>
              <w:widowControl/>
              <w:jc w:val="center"/>
              <w:rPr>
                <w:ins w:id="8693" w:author="ST1" w:date="2020-12-02T08:32:00Z"/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291" w:type="pct"/>
            <w:tcPrChange w:id="8694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865CC50" w14:textId="77777777" w:rsidR="008A7303" w:rsidRPr="006D309E" w:rsidRDefault="008A7303">
            <w:pPr>
              <w:widowControl/>
              <w:jc w:val="center"/>
              <w:rPr>
                <w:ins w:id="8695" w:author="家興 余" w:date="2021-01-22T09:57:00Z"/>
                <w:rFonts w:ascii="標楷體" w:eastAsia="標楷體" w:hAnsi="標楷體" w:cs="新細明體"/>
                <w:strike/>
                <w:color w:val="0070C0"/>
                <w:kern w:val="0"/>
              </w:rPr>
              <w:pPrChange w:id="8696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697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DCBA795" w14:textId="6C4EDC49" w:rsidR="008A7303" w:rsidRPr="006D309E" w:rsidRDefault="008A7303" w:rsidP="009B76AC">
            <w:pPr>
              <w:widowControl/>
              <w:rPr>
                <w:ins w:id="8698" w:author="ST1" w:date="2020-12-02T08:32:00Z"/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</w:tr>
      <w:tr w:rsidR="008A7303" w:rsidRPr="008F20B5" w14:paraId="543EF7C5" w14:textId="77777777" w:rsidTr="00FC7A11">
        <w:trPr>
          <w:trHeight w:val="340"/>
          <w:trPrChange w:id="8699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700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231E642" w14:textId="347BE6A9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57</w:t>
            </w:r>
          </w:p>
        </w:tc>
        <w:tc>
          <w:tcPr>
            <w:tcW w:w="696" w:type="pct"/>
            <w:noWrap/>
            <w:tcPrChange w:id="8701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F5B6452" w14:textId="6600D2E5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Reason</w:t>
            </w:r>
            <w:del w:id="8702" w:author="ST1" w:date="2020-12-22T09:27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703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024584E" w14:textId="424C7AF5" w:rsidR="008A7303" w:rsidRPr="004A1C2C" w:rsidRDefault="008A7303" w:rsidP="009B76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建物修改原因－原因代碼</w:t>
            </w:r>
          </w:p>
        </w:tc>
        <w:tc>
          <w:tcPr>
            <w:tcW w:w="268" w:type="pct"/>
            <w:noWrap/>
            <w:tcPrChange w:id="8704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D5CA337" w14:textId="6B47E6CD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tcPrChange w:id="8705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5EE70FD" w14:textId="18D14807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91" w:type="pct"/>
            <w:tcPrChange w:id="8706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68DD913" w14:textId="77777777" w:rsidR="008A7303" w:rsidRPr="008F20B5" w:rsidRDefault="008A7303">
            <w:pPr>
              <w:widowControl/>
              <w:jc w:val="center"/>
              <w:rPr>
                <w:ins w:id="8707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708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709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238BF32" w14:textId="645BF333" w:rsidR="008A7303" w:rsidRPr="008F20B5" w:rsidRDefault="008A7303" w:rsidP="009B76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補齊舊資料</w:t>
            </w:r>
          </w:p>
          <w:p w14:paraId="7034E26B" w14:textId="77777777" w:rsidR="008A7303" w:rsidRPr="008F20B5" w:rsidRDefault="008A7303" w:rsidP="009B76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2:資料錯誤</w:t>
            </w:r>
          </w:p>
          <w:p w14:paraId="288DFACC" w14:textId="77777777" w:rsidR="008A7303" w:rsidRPr="008F20B5" w:rsidRDefault="008A7303" w:rsidP="009B76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3:部分塗銷（持分）</w:t>
            </w:r>
          </w:p>
          <w:p w14:paraId="5C43D2EA" w14:textId="77777777" w:rsidR="008A7303" w:rsidRPr="008F20B5" w:rsidRDefault="008A7303" w:rsidP="009B76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4:部分塗銷（車位）</w:t>
            </w:r>
          </w:p>
          <w:p w14:paraId="300AA437" w14:textId="77777777" w:rsidR="008A7303" w:rsidRPr="008F20B5" w:rsidRDefault="008A7303" w:rsidP="009B76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5:政府機關通知</w:t>
            </w:r>
          </w:p>
          <w:p w14:paraId="7771650F" w14:textId="509DEB6C" w:rsidR="008A7303" w:rsidRPr="008F20B5" w:rsidRDefault="008A7303" w:rsidP="009B76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6:其他：</w:t>
            </w:r>
          </w:p>
        </w:tc>
      </w:tr>
      <w:tr w:rsidR="008A7303" w:rsidRPr="008F20B5" w14:paraId="13D591F1" w14:textId="77777777" w:rsidTr="00FC7A11">
        <w:trPr>
          <w:trHeight w:val="340"/>
          <w:trPrChange w:id="8710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711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6319E6C" w14:textId="3CAF8CA2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58</w:t>
            </w:r>
          </w:p>
        </w:tc>
        <w:tc>
          <w:tcPr>
            <w:tcW w:w="696" w:type="pct"/>
            <w:noWrap/>
            <w:tcPrChange w:id="8712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8976F99" w14:textId="7090B803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OtherReason</w:t>
            </w:r>
            <w:del w:id="8713" w:author="ST1" w:date="2020-12-22T09:27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714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4A11CAA" w14:textId="0B15DF8D" w:rsidR="008A7303" w:rsidRPr="004A1C2C" w:rsidRDefault="008A7303" w:rsidP="009B76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建物修改原因－原因</w:t>
            </w:r>
          </w:p>
        </w:tc>
        <w:tc>
          <w:tcPr>
            <w:tcW w:w="268" w:type="pct"/>
            <w:noWrap/>
            <w:tcPrChange w:id="8715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3D5AF06" w14:textId="5973D57F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tcPrChange w:id="8716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7A87065" w14:textId="60871CC3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60</w:t>
            </w:r>
          </w:p>
        </w:tc>
        <w:tc>
          <w:tcPr>
            <w:tcW w:w="291" w:type="pct"/>
            <w:tcPrChange w:id="8717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753B2EC" w14:textId="77777777" w:rsidR="008A7303" w:rsidRPr="008F20B5" w:rsidRDefault="008A7303">
            <w:pPr>
              <w:widowControl/>
              <w:jc w:val="center"/>
              <w:rPr>
                <w:ins w:id="8718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719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720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3EC85CB" w14:textId="7ACD76CE" w:rsidR="008A7303" w:rsidRPr="008F20B5" w:rsidRDefault="008A7303" w:rsidP="009B76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131882BD" w14:textId="77777777" w:rsidTr="00FC7A11">
        <w:trPr>
          <w:trHeight w:val="340"/>
          <w:trPrChange w:id="8721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722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65EE870" w14:textId="2C8B12B8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59</w:t>
            </w:r>
          </w:p>
        </w:tc>
        <w:tc>
          <w:tcPr>
            <w:tcW w:w="696" w:type="pct"/>
            <w:noWrap/>
            <w:tcPrChange w:id="8723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208038D" w14:textId="3E278D15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CreateEmpNo</w:t>
            </w:r>
            <w:del w:id="8724" w:author="ST1" w:date="2020-12-22T09:27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725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87D2385" w14:textId="612DCFD4" w:rsidR="008A7303" w:rsidRPr="004A1C2C" w:rsidRDefault="008A7303" w:rsidP="009B76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建物修改原因－建立者</w:t>
            </w:r>
          </w:p>
        </w:tc>
        <w:tc>
          <w:tcPr>
            <w:tcW w:w="268" w:type="pct"/>
            <w:noWrap/>
            <w:tcPrChange w:id="8726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3C8835A" w14:textId="1E857517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tcPrChange w:id="8727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E63EBF6" w14:textId="102B96CF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91" w:type="pct"/>
            <w:tcPrChange w:id="8728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E78847D" w14:textId="77777777" w:rsidR="008A7303" w:rsidRPr="008F20B5" w:rsidRDefault="008A7303">
            <w:pPr>
              <w:widowControl/>
              <w:jc w:val="center"/>
              <w:rPr>
                <w:ins w:id="8729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730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731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A601528" w14:textId="2103EBC4" w:rsidR="008A7303" w:rsidRPr="008F20B5" w:rsidRDefault="008A7303" w:rsidP="009B76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1B38CB35" w14:textId="77777777" w:rsidTr="00FC7A11">
        <w:trPr>
          <w:trHeight w:val="340"/>
          <w:trPrChange w:id="8732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733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817FC3E" w14:textId="1588F30A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60</w:t>
            </w:r>
          </w:p>
        </w:tc>
        <w:tc>
          <w:tcPr>
            <w:tcW w:w="696" w:type="pct"/>
            <w:noWrap/>
            <w:tcPrChange w:id="8734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B349A2E" w14:textId="48FC1E7B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CreateDate</w:t>
            </w:r>
            <w:del w:id="8735" w:author="ST1" w:date="2020-12-22T09:27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736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C0BD7BC" w14:textId="358AED48" w:rsidR="008A7303" w:rsidRPr="004A1C2C" w:rsidRDefault="008A7303" w:rsidP="009B76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建物修改原因－建立日期</w:t>
            </w:r>
          </w:p>
        </w:tc>
        <w:tc>
          <w:tcPr>
            <w:tcW w:w="268" w:type="pct"/>
            <w:noWrap/>
            <w:tcPrChange w:id="8737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D603F68" w14:textId="1111756A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8" w:type="pct"/>
            <w:noWrap/>
            <w:tcPrChange w:id="8738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06D5925" w14:textId="0FE4A210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91" w:type="pct"/>
            <w:tcPrChange w:id="8739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42F170D" w14:textId="77777777" w:rsidR="008A7303" w:rsidRPr="008F20B5" w:rsidRDefault="008A7303">
            <w:pPr>
              <w:widowControl/>
              <w:jc w:val="center"/>
              <w:rPr>
                <w:ins w:id="8740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741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742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E01842E" w14:textId="607F716C" w:rsidR="008A7303" w:rsidRPr="008F20B5" w:rsidRDefault="008A7303" w:rsidP="009B76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</w:tbl>
    <w:p w14:paraId="529345F6" w14:textId="77777777" w:rsidR="009C1DD1" w:rsidRPr="008F20B5" w:rsidRDefault="009C1DD1" w:rsidP="009C1DD1">
      <w:pPr>
        <w:ind w:leftChars="500" w:left="1200"/>
        <w:rPr>
          <w:rFonts w:ascii="標楷體" w:eastAsia="標楷體" w:hAnsi="標楷體"/>
        </w:rPr>
      </w:pPr>
    </w:p>
    <w:p w14:paraId="76EFC5BB" w14:textId="77777777" w:rsidR="00573DD7" w:rsidRPr="004A1C2C" w:rsidRDefault="00573DD7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67818F31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705F392B" w14:textId="15E098F7" w:rsidR="009C1DD1" w:rsidRPr="008F20B5" w:rsidRDefault="00573DD7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  <w:b/>
          <w:szCs w:val="32"/>
        </w:rPr>
        <w:pPrChange w:id="8743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8744" w:name="_L2440動產擔保品資料登錄"/>
      <w:bookmarkStart w:id="8745" w:name="_L2412動產擔保品資料登錄"/>
      <w:bookmarkEnd w:id="8744"/>
      <w:bookmarkEnd w:id="8745"/>
      <w:r w:rsidRPr="008F20B5">
        <w:rPr>
          <w:rFonts w:ascii="標楷體" w:hAnsi="標楷體"/>
          <w:b/>
          <w:szCs w:val="32"/>
        </w:rPr>
        <w:t>L24</w:t>
      </w:r>
      <w:r w:rsidR="00D42D26" w:rsidRPr="008F20B5">
        <w:rPr>
          <w:rFonts w:ascii="標楷體" w:hAnsi="標楷體"/>
          <w:b/>
          <w:szCs w:val="32"/>
        </w:rPr>
        <w:t>12</w:t>
      </w:r>
      <w:r w:rsidRPr="008F20B5">
        <w:rPr>
          <w:rFonts w:ascii="標楷體" w:hAnsi="標楷體" w:hint="eastAsia"/>
          <w:b/>
          <w:szCs w:val="32"/>
        </w:rPr>
        <w:t>動產擔保品資料登錄</w:t>
      </w:r>
    </w:p>
    <w:tbl>
      <w:tblPr>
        <w:tblStyle w:val="ac"/>
        <w:tblW w:w="5050" w:type="pct"/>
        <w:tblLayout w:type="fixed"/>
        <w:tblLook w:val="04A0" w:firstRow="1" w:lastRow="0" w:firstColumn="1" w:lastColumn="0" w:noHBand="0" w:noVBand="1"/>
        <w:tblPrChange w:id="8746" w:author="家興 余" w:date="2021-01-22T10:59:00Z">
          <w:tblPr>
            <w:tblW w:w="4779" w:type="pct"/>
            <w:tblInd w:w="454" w:type="dxa"/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5"/>
        <w:gridCol w:w="1470"/>
        <w:gridCol w:w="3960"/>
        <w:gridCol w:w="566"/>
        <w:gridCol w:w="566"/>
        <w:gridCol w:w="566"/>
        <w:gridCol w:w="2603"/>
        <w:tblGridChange w:id="8747">
          <w:tblGrid>
            <w:gridCol w:w="712"/>
            <w:gridCol w:w="2431"/>
            <w:gridCol w:w="2288"/>
            <w:gridCol w:w="711"/>
            <w:gridCol w:w="711"/>
            <w:gridCol w:w="2890"/>
            <w:gridCol w:w="2890"/>
          </w:tblGrid>
        </w:tblGridChange>
      </w:tblGrid>
      <w:tr w:rsidR="00330AAC" w:rsidRPr="008F20B5" w14:paraId="5AD3DFCA" w14:textId="77777777" w:rsidTr="0066205D">
        <w:trPr>
          <w:trHeight w:val="340"/>
          <w:trPrChange w:id="8748" w:author="家興 余" w:date="2021-01-22T10:59:00Z">
            <w:trPr>
              <w:trHeight w:val="340"/>
              <w:tblHeader/>
            </w:trPr>
          </w:trPrChange>
        </w:trPr>
        <w:tc>
          <w:tcPr>
            <w:tcW w:w="250" w:type="pct"/>
            <w:hideMark/>
            <w:tcPrChange w:id="8749" w:author="家興 余" w:date="2021-01-22T10:59:00Z">
              <w:tcPr>
                <w:tcW w:w="365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02115D1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50" w:type="pct"/>
            <w:hideMark/>
            <w:tcPrChange w:id="8750" w:author="家興 余" w:date="2021-01-22T10:59:00Z">
              <w:tcPr>
                <w:tcW w:w="1247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04EBBAE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750" w:type="pct"/>
            <w:hideMark/>
            <w:tcPrChange w:id="8751" w:author="家興 余" w:date="2021-01-22T10:59:00Z">
              <w:tcPr>
                <w:tcW w:w="1174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782EA5C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50" w:type="pct"/>
            <w:hideMark/>
            <w:tcPrChange w:id="8752" w:author="家興 余" w:date="2021-01-22T10:59:00Z">
              <w:tcPr>
                <w:tcW w:w="365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465B7B2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50" w:type="pct"/>
            <w:hideMark/>
            <w:tcPrChange w:id="8753" w:author="家興 余" w:date="2021-01-22T10:59:00Z">
              <w:tcPr>
                <w:tcW w:w="365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D44ED32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0" w:type="pct"/>
            <w:tcPrChange w:id="8754" w:author="家興 余" w:date="2021-01-22T10:59:00Z">
              <w:tcPr>
                <w:tcW w:w="1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6F9FD60" w14:textId="53A72037" w:rsidR="00330AAC" w:rsidRPr="008F20B5" w:rsidRDefault="00330AAC">
            <w:pPr>
              <w:widowControl/>
              <w:jc w:val="center"/>
              <w:rPr>
                <w:ins w:id="8755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8756" w:author="家興 余" w:date="2021-01-21T10:22:00Z">
                <w:pPr>
                  <w:widowControl/>
                </w:pPr>
              </w:pPrChange>
            </w:pPr>
            <w:ins w:id="8757" w:author="家興 余" w:date="2021-01-21T10:2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150" w:type="pct"/>
            <w:hideMark/>
            <w:tcPrChange w:id="8758" w:author="家興 余" w:date="2021-01-22T10:59:00Z">
              <w:tcPr>
                <w:tcW w:w="1483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84C8695" w14:textId="4A35A4A4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330AAC" w:rsidRPr="008F20B5" w14:paraId="599E841B" w14:textId="77777777" w:rsidTr="0066205D">
        <w:trPr>
          <w:trHeight w:val="340"/>
          <w:trPrChange w:id="8759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8760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D3D242C" w14:textId="0E6148D4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hideMark/>
            <w:tcPrChange w:id="8761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DA17303" w14:textId="453395ED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750" w:type="pct"/>
            <w:hideMark/>
            <w:tcPrChange w:id="8762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5C641C9" w14:textId="77777777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50" w:type="pct"/>
            <w:hideMark/>
            <w:tcPrChange w:id="876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1D69410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hideMark/>
            <w:tcPrChange w:id="8764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FFAEDB2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  <w:tcPrChange w:id="8765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62652CA" w14:textId="3616F1C7" w:rsidR="00330AAC" w:rsidRPr="008F20B5" w:rsidRDefault="00330AAC">
            <w:pPr>
              <w:widowControl/>
              <w:jc w:val="center"/>
              <w:rPr>
                <w:ins w:id="8766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8767" w:author="家興 余" w:date="2021-01-21T10:22:00Z">
                <w:pPr>
                  <w:widowControl/>
                </w:pPr>
              </w:pPrChange>
            </w:pPr>
            <w:ins w:id="8768" w:author="家興 余" w:date="2021-01-21T10:2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hideMark/>
            <w:tcPrChange w:id="8769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087DB53C" w14:textId="3F79FE8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L2412</w:t>
            </w:r>
          </w:p>
        </w:tc>
      </w:tr>
      <w:tr w:rsidR="00330AAC" w:rsidRPr="008F20B5" w14:paraId="1CE13695" w14:textId="77777777" w:rsidTr="0066205D">
        <w:trPr>
          <w:trHeight w:val="340"/>
          <w:trPrChange w:id="8770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8771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6C23000" w14:textId="670B85AE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tcPrChange w:id="8772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2B81ADC" w14:textId="79FDD754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FunCd</w:t>
            </w:r>
          </w:p>
        </w:tc>
        <w:tc>
          <w:tcPr>
            <w:tcW w:w="1750" w:type="pct"/>
            <w:tcPrChange w:id="8773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BEB3FDD" w14:textId="711BAD30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50" w:type="pct"/>
            <w:tcPrChange w:id="8774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AFDE83C" w14:textId="63012E1F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tcPrChange w:id="8775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9C335AB" w14:textId="6ADA542F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8776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DF41620" w14:textId="1CE09719" w:rsidR="00330AAC" w:rsidRPr="008F20B5" w:rsidRDefault="00330AAC">
            <w:pPr>
              <w:widowControl/>
              <w:jc w:val="center"/>
              <w:rPr>
                <w:ins w:id="8777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8778" w:author="家興 余" w:date="2021-01-21T10:22:00Z">
                <w:pPr>
                  <w:widowControl/>
                </w:pPr>
              </w:pPrChange>
            </w:pPr>
            <w:ins w:id="8779" w:author="家興 余" w:date="2021-01-21T10:2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8780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54BF4A08" w14:textId="4742EFBE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</w:p>
          <w:p w14:paraId="39046D6B" w14:textId="7777777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</w:p>
          <w:p w14:paraId="40EE9BF1" w14:textId="6B3A5CBB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330AAC" w:rsidRPr="008F20B5" w14:paraId="2BDC8826" w14:textId="77777777" w:rsidTr="0066205D">
        <w:trPr>
          <w:trHeight w:val="340"/>
          <w:trPrChange w:id="8781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8782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7D650B3" w14:textId="77777777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tcPrChange w:id="8783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3E2BC7D" w14:textId="70BDCE4C" w:rsidR="00330AAC" w:rsidRPr="008F20B5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CustId</w:t>
            </w:r>
          </w:p>
        </w:tc>
        <w:tc>
          <w:tcPr>
            <w:tcW w:w="1750" w:type="pct"/>
            <w:tcPrChange w:id="8784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C6602F8" w14:textId="0824C9F6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統一編號</w:t>
            </w:r>
          </w:p>
        </w:tc>
        <w:tc>
          <w:tcPr>
            <w:tcW w:w="250" w:type="pct"/>
            <w:tcPrChange w:id="8785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08CABBA" w14:textId="32D3BA05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tcPrChange w:id="8786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FA4CAEB" w14:textId="3BC9411D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8787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59A935C" w14:textId="4E3BF988" w:rsidR="00330AAC" w:rsidRPr="008F20B5" w:rsidRDefault="00330AAC">
            <w:pPr>
              <w:widowControl/>
              <w:jc w:val="center"/>
              <w:rPr>
                <w:ins w:id="8788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8789" w:author="家興 余" w:date="2021-01-21T10:22:00Z">
                <w:pPr>
                  <w:widowControl/>
                </w:pPr>
              </w:pPrChange>
            </w:pPr>
            <w:ins w:id="8790" w:author="家興 余" w:date="2021-01-21T10:2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8791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20099D19" w14:textId="4801BC1E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6DF0EC37" w14:textId="77777777" w:rsidTr="0066205D">
        <w:trPr>
          <w:trHeight w:val="340"/>
          <w:trPrChange w:id="8792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8793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65FD8E5" w14:textId="77777777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tcPrChange w:id="8794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610A0C8" w14:textId="3CA02B20" w:rsidR="00330AAC" w:rsidRPr="008F20B5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CustNo</w:t>
            </w:r>
          </w:p>
        </w:tc>
        <w:tc>
          <w:tcPr>
            <w:tcW w:w="1750" w:type="pct"/>
            <w:tcPrChange w:id="8795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6F4FF76" w14:textId="02CF2539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戶號</w:t>
            </w:r>
          </w:p>
        </w:tc>
        <w:tc>
          <w:tcPr>
            <w:tcW w:w="250" w:type="pct"/>
            <w:tcPrChange w:id="8796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FF90D70" w14:textId="40144338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tcPrChange w:id="8797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08544AD" w14:textId="7CCDB2A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8798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21277A3" w14:textId="7A8F8A62" w:rsidR="00330AAC" w:rsidRPr="008F20B5" w:rsidRDefault="00330AAC">
            <w:pPr>
              <w:widowControl/>
              <w:jc w:val="center"/>
              <w:rPr>
                <w:ins w:id="8799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8800" w:author="家興 余" w:date="2021-01-21T10:22:00Z">
                <w:pPr>
                  <w:widowControl/>
                </w:pPr>
              </w:pPrChange>
            </w:pPr>
            <w:ins w:id="8801" w:author="家興 余" w:date="2021-01-21T10:2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8802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03A8632A" w14:textId="1613D65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79B2DC16" w14:textId="77777777" w:rsidTr="0066205D">
        <w:trPr>
          <w:trHeight w:val="340"/>
          <w:trPrChange w:id="8803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8804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EAE1A7C" w14:textId="6463A178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tcPrChange w:id="8805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83AC684" w14:textId="3303B8B2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750" w:type="pct"/>
            <w:tcPrChange w:id="8806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1DE63A9" w14:textId="6BDAA378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8807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BA21C97" w14:textId="04C55D59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tcPrChange w:id="880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52FB0A9" w14:textId="44B9E501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8809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839AA65" w14:textId="26EBC446" w:rsidR="00330AAC" w:rsidRPr="008F20B5" w:rsidRDefault="00330AAC">
            <w:pPr>
              <w:widowControl/>
              <w:jc w:val="center"/>
              <w:rPr>
                <w:ins w:id="8810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8811" w:author="家興 余" w:date="2021-01-21T10:22:00Z">
                <w:pPr>
                  <w:widowControl/>
                </w:pPr>
              </w:pPrChange>
            </w:pPr>
            <w:ins w:id="8812" w:author="家興 余" w:date="2021-01-21T10:2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8813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51991B23" w14:textId="69846C3F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</w:t>
            </w:r>
          </w:p>
        </w:tc>
      </w:tr>
      <w:tr w:rsidR="00330AAC" w:rsidRPr="008F20B5" w14:paraId="00E56D8C" w14:textId="77777777" w:rsidTr="0066205D">
        <w:trPr>
          <w:trHeight w:val="340"/>
          <w:trPrChange w:id="8814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8815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A14E05F" w14:textId="5D366889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tcPrChange w:id="8816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DF070F4" w14:textId="61D80C8B" w:rsidR="00330AAC" w:rsidRPr="004A1C2C" w:rsidRDefault="00330AAC" w:rsidP="00E315A1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750" w:type="pct"/>
            <w:tcPrChange w:id="8817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C2A35AF" w14:textId="63140C56" w:rsidR="00330AAC" w:rsidRPr="008F20B5" w:rsidRDefault="00330AAC" w:rsidP="00E315A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881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A5A238F" w14:textId="77777777" w:rsidR="00330AAC" w:rsidRPr="008F20B5" w:rsidRDefault="00330AAC" w:rsidP="00E315A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tcPrChange w:id="881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F130C7F" w14:textId="717688CE" w:rsidR="00330AAC" w:rsidRPr="008F20B5" w:rsidRDefault="00330AAC" w:rsidP="00E315A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8820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5298ADF" w14:textId="227AA025" w:rsidR="00330AAC" w:rsidRPr="008F20B5" w:rsidRDefault="00330AAC">
            <w:pPr>
              <w:widowControl/>
              <w:jc w:val="center"/>
              <w:rPr>
                <w:ins w:id="8821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8822" w:author="家興 余" w:date="2021-01-21T10:22:00Z">
                <w:pPr>
                  <w:widowControl/>
                </w:pPr>
              </w:pPrChange>
            </w:pPr>
            <w:ins w:id="8823" w:author="家興 余" w:date="2021-01-21T10:2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8824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4CFC4A80" w14:textId="774AA1AE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車輛</w:t>
            </w:r>
          </w:p>
          <w:p w14:paraId="18D36564" w14:textId="53A3C65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機器設備</w:t>
            </w:r>
          </w:p>
        </w:tc>
      </w:tr>
      <w:tr w:rsidR="00330AAC" w:rsidRPr="008F20B5" w14:paraId="6EE4FEDA" w14:textId="77777777" w:rsidTr="0066205D">
        <w:trPr>
          <w:trHeight w:val="340"/>
          <w:trPrChange w:id="8825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8826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FEDD149" w14:textId="0B5537D9" w:rsidR="00330AAC" w:rsidRPr="004A1C2C" w:rsidRDefault="00330AA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/>
              </w:rPr>
              <w:pPrChange w:id="8827" w:author="ST1" w:date="2020-12-07T00:10:00Z">
                <w:pPr>
                  <w:pStyle w:val="af9"/>
                  <w:numPr>
                    <w:numId w:val="38"/>
                  </w:numPr>
                  <w:ind w:leftChars="0" w:hanging="480"/>
                </w:pPr>
              </w:pPrChange>
            </w:pPr>
          </w:p>
        </w:tc>
        <w:tc>
          <w:tcPr>
            <w:tcW w:w="650" w:type="pct"/>
            <w:hideMark/>
            <w:tcPrChange w:id="8828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182C1ED" w14:textId="0388A98C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ClNo</w:t>
            </w:r>
          </w:p>
        </w:tc>
        <w:tc>
          <w:tcPr>
            <w:tcW w:w="1750" w:type="pct"/>
            <w:hideMark/>
            <w:tcPrChange w:id="8829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05663DB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50" w:type="pct"/>
            <w:hideMark/>
            <w:tcPrChange w:id="8830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D41C2B0" w14:textId="21F5CA62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hideMark/>
            <w:tcPrChange w:id="8831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0ED6DCFE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8832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3D37611" w14:textId="5773622E" w:rsidR="00330AAC" w:rsidRPr="008F20B5" w:rsidRDefault="00330AAC">
            <w:pPr>
              <w:widowControl/>
              <w:jc w:val="center"/>
              <w:rPr>
                <w:ins w:id="8833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8834" w:author="家興 余" w:date="2021-01-21T10:22:00Z">
                <w:pPr>
                  <w:widowControl/>
                </w:pPr>
              </w:pPrChange>
            </w:pPr>
            <w:ins w:id="8835" w:author="家興 余" w:date="2021-01-21T10:2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8836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3E8A3E9" w14:textId="3447D2E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8837" w:author="家興 余" w:date="2021-01-21T10:2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固定為</w:t>
              </w:r>
            </w:ins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</w:t>
            </w:r>
          </w:p>
        </w:tc>
      </w:tr>
      <w:tr w:rsidR="00330AAC" w:rsidRPr="008F20B5" w14:paraId="7307FE12" w14:textId="77777777" w:rsidTr="0066205D">
        <w:trPr>
          <w:trHeight w:val="325"/>
          <w:trPrChange w:id="8838" w:author="家興 余" w:date="2021-01-22T10:59:00Z">
            <w:trPr>
              <w:trHeight w:val="325"/>
            </w:trPr>
          </w:trPrChange>
        </w:trPr>
        <w:tc>
          <w:tcPr>
            <w:tcW w:w="250" w:type="pct"/>
            <w:tcPrChange w:id="8839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F81BF71" w14:textId="29CC7EFD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  <w:tcPrChange w:id="8840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3F9A33E8" w14:textId="2530852E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ClTypeCode</w:t>
            </w:r>
          </w:p>
        </w:tc>
        <w:tc>
          <w:tcPr>
            <w:tcW w:w="1750" w:type="pct"/>
            <w:noWrap/>
            <w:hideMark/>
            <w:tcPrChange w:id="8841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9C62DAA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</w:t>
            </w:r>
          </w:p>
        </w:tc>
        <w:tc>
          <w:tcPr>
            <w:tcW w:w="250" w:type="pct"/>
            <w:noWrap/>
            <w:hideMark/>
            <w:tcPrChange w:id="8842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2D29930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884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44BBCC0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  <w:tcPrChange w:id="8844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B6BEA22" w14:textId="59F5C232" w:rsidR="00330AAC" w:rsidRPr="00664348" w:rsidRDefault="00330AAC">
            <w:pPr>
              <w:widowControl/>
              <w:spacing w:line="240" w:lineRule="exact"/>
              <w:jc w:val="center"/>
              <w:rPr>
                <w:ins w:id="8845" w:author="家興 余" w:date="2021-01-21T10:22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8846" w:author="家興 余" w:date="2021-01-21T10:22:00Z">
                <w:pPr>
                  <w:widowControl/>
                  <w:spacing w:line="240" w:lineRule="exact"/>
                </w:pPr>
              </w:pPrChange>
            </w:pPr>
            <w:ins w:id="8847" w:author="家興 余" w:date="2021-01-21T10:2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V</w:t>
              </w:r>
            </w:ins>
          </w:p>
        </w:tc>
        <w:tc>
          <w:tcPr>
            <w:tcW w:w="1150" w:type="pct"/>
            <w:noWrap/>
            <w:tcPrChange w:id="8848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751E2E8" w14:textId="6265188E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4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5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5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300: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52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機器設備</w:t>
            </w:r>
          </w:p>
          <w:p w14:paraId="7B7ABA37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5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5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55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310: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56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車輛</w:t>
            </w:r>
          </w:p>
          <w:p w14:paraId="2E46CB50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5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58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5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320: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60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船舶</w:t>
            </w:r>
          </w:p>
          <w:p w14:paraId="6CF2954D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6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6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6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330: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64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漁船</w:t>
            </w:r>
          </w:p>
          <w:p w14:paraId="315691A0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65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66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6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340: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68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航空器</w:t>
            </w:r>
          </w:p>
          <w:p w14:paraId="611D7B45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6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7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7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350: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72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工具</w:t>
            </w:r>
          </w:p>
          <w:p w14:paraId="430EDF3B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7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7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75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360: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76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原料</w:t>
            </w:r>
          </w:p>
          <w:p w14:paraId="2C96BA1E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7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78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7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370: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80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半製品</w:t>
            </w:r>
          </w:p>
          <w:p w14:paraId="2D6EE904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8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8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8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380: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84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商品</w:t>
            </w:r>
          </w:p>
          <w:p w14:paraId="12EE094F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85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86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8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390: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88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農林漁牧產品</w:t>
            </w:r>
          </w:p>
          <w:p w14:paraId="50E7E0C8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8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9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9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3A0: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92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畜牧</w:t>
            </w:r>
          </w:p>
          <w:p w14:paraId="2894E453" w14:textId="5172044F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9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9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95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3X0: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96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其他動產</w:t>
            </w:r>
          </w:p>
        </w:tc>
      </w:tr>
      <w:tr w:rsidR="00330AAC" w:rsidRPr="008F20B5" w14:paraId="2D21FAD8" w14:textId="77777777" w:rsidTr="0066205D">
        <w:trPr>
          <w:trHeight w:val="340"/>
          <w:trPrChange w:id="8897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8898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9D7EB2D" w14:textId="3BCECFFB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  <w:tcPrChange w:id="8899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B662843" w14:textId="080DB2F1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CityCode</w:t>
            </w:r>
          </w:p>
        </w:tc>
        <w:tc>
          <w:tcPr>
            <w:tcW w:w="1750" w:type="pct"/>
            <w:noWrap/>
            <w:hideMark/>
            <w:tcPrChange w:id="8900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923898D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地區別</w:t>
            </w:r>
          </w:p>
        </w:tc>
        <w:tc>
          <w:tcPr>
            <w:tcW w:w="250" w:type="pct"/>
            <w:noWrap/>
            <w:hideMark/>
            <w:tcPrChange w:id="8901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360BFC2" w14:textId="10968A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8902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1A97800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8903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5B0FA13" w14:textId="36539B2A" w:rsidR="00330AAC" w:rsidRPr="00664348" w:rsidRDefault="00330AAC">
            <w:pPr>
              <w:widowControl/>
              <w:spacing w:line="240" w:lineRule="exact"/>
              <w:jc w:val="center"/>
              <w:rPr>
                <w:ins w:id="8904" w:author="家興 余" w:date="2021-01-21T10:22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8905" w:author="家興 余" w:date="2021-01-21T10:22:00Z">
                <w:pPr>
                  <w:widowControl/>
                  <w:spacing w:line="240" w:lineRule="exact"/>
                </w:pPr>
              </w:pPrChange>
            </w:pPr>
            <w:ins w:id="8906" w:author="家興 余" w:date="2021-01-21T10:2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V</w:t>
              </w:r>
            </w:ins>
          </w:p>
        </w:tc>
        <w:tc>
          <w:tcPr>
            <w:tcW w:w="1150" w:type="pct"/>
            <w:noWrap/>
            <w:tcPrChange w:id="8907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F845825" w14:textId="5601FF6E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0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0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10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03: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11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基隆市</w:t>
            </w:r>
          </w:p>
          <w:p w14:paraId="43367A5A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1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13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1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15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台北市</w:t>
            </w:r>
          </w:p>
          <w:p w14:paraId="1C00B2BA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1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1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1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19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新北市</w:t>
            </w:r>
          </w:p>
          <w:p w14:paraId="61D54FDA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20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2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2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23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桃園市</w:t>
            </w:r>
          </w:p>
          <w:p w14:paraId="4F654692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2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2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2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17: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27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新竹市</w:t>
            </w:r>
          </w:p>
          <w:p w14:paraId="7B5129D9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2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2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30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20: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31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新竹縣</w:t>
            </w:r>
          </w:p>
          <w:p w14:paraId="73BF6FBA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3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33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3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25: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35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苗栗市</w:t>
            </w:r>
          </w:p>
          <w:p w14:paraId="122E2331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3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3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3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39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台中市</w:t>
            </w:r>
          </w:p>
          <w:p w14:paraId="0F08C294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40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4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4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40: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43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彰化縣</w:t>
            </w:r>
          </w:p>
          <w:p w14:paraId="5E1D6EF2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4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4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4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45: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47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南投縣</w:t>
            </w:r>
          </w:p>
          <w:p w14:paraId="2A36292F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4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4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50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50: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51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雲林縣</w:t>
            </w:r>
          </w:p>
          <w:p w14:paraId="7AD6BFCB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5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53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5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54: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55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嘉義市</w:t>
            </w:r>
          </w:p>
          <w:p w14:paraId="1B88D924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5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5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5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55: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59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嘉義縣</w:t>
            </w:r>
          </w:p>
          <w:p w14:paraId="6BFF006F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60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6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6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65: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63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台南市</w:t>
            </w:r>
          </w:p>
          <w:p w14:paraId="30C091AB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6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6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6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70: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67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高雄市</w:t>
            </w:r>
          </w:p>
          <w:p w14:paraId="66A123F6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6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6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70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80: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71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屏東市</w:t>
            </w:r>
          </w:p>
          <w:p w14:paraId="4EED8236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7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73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7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85: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75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台東縣</w:t>
            </w:r>
          </w:p>
          <w:p w14:paraId="08A93666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7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7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7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90: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79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花蓮縣</w:t>
            </w:r>
          </w:p>
          <w:p w14:paraId="5E98A64B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80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8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8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95: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83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宜蘭縣</w:t>
            </w:r>
          </w:p>
          <w:p w14:paraId="0962BFD2" w14:textId="77777777" w:rsidR="00330AAC" w:rsidRDefault="00330AAC">
            <w:pPr>
              <w:widowControl/>
              <w:spacing w:line="240" w:lineRule="exact"/>
              <w:rPr>
                <w:ins w:id="8984" w:author="ST1" w:date="2020-12-23T21:16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85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97: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86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澎湖縣</w:t>
            </w:r>
          </w:p>
          <w:p w14:paraId="3D6D8206" w14:textId="7702729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8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88" w:author="ST1" w:date="2020-12-07T00:11:00Z">
                <w:pPr>
                  <w:widowControl/>
                </w:pPr>
              </w:pPrChange>
            </w:pPr>
            <w:ins w:id="8989" w:author="ST1" w:date="2020-12-23T21:1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原A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S400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代碼(L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241</w:t>
              </w:r>
            </w:ins>
            <w:ins w:id="8990" w:author="ST1" w:date="2020-12-23T21:19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  <w:ins w:id="8991" w:author="ST1" w:date="2020-12-23T21:1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轉換為新代碼)</w:t>
              </w:r>
            </w:ins>
          </w:p>
        </w:tc>
      </w:tr>
      <w:tr w:rsidR="00330AAC" w:rsidRPr="008F20B5" w14:paraId="42D51D96" w14:textId="77777777" w:rsidTr="0066205D">
        <w:trPr>
          <w:trHeight w:val="340"/>
          <w:trPrChange w:id="8992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8993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FE21A58" w14:textId="1EB185D9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8994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019748B" w14:textId="5DBF6F46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OwnerId</w:t>
            </w:r>
          </w:p>
        </w:tc>
        <w:tc>
          <w:tcPr>
            <w:tcW w:w="1750" w:type="pct"/>
            <w:noWrap/>
            <w:tcPrChange w:id="8995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B98B26B" w14:textId="44269D54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所有權人統編</w:t>
            </w:r>
          </w:p>
        </w:tc>
        <w:tc>
          <w:tcPr>
            <w:tcW w:w="250" w:type="pct"/>
            <w:noWrap/>
            <w:tcPrChange w:id="8996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C017601" w14:textId="124A5949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tcPrChange w:id="8997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F18FAFA" w14:textId="4CE9FE7E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8998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A1746FA" w14:textId="2591D892" w:rsidR="00330AAC" w:rsidRPr="008F20B5" w:rsidRDefault="00330AAC">
            <w:pPr>
              <w:widowControl/>
              <w:jc w:val="center"/>
              <w:rPr>
                <w:ins w:id="8999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000" w:author="家興 余" w:date="2021-01-21T10:22:00Z">
                <w:pPr>
                  <w:widowControl/>
                </w:pPr>
              </w:pPrChange>
            </w:pPr>
            <w:ins w:id="9001" w:author="家興 余" w:date="2021-01-21T10:2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tcPrChange w:id="9002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C6110FA" w14:textId="11767FF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20734161" w14:textId="77777777" w:rsidTr="0066205D">
        <w:trPr>
          <w:trHeight w:val="340"/>
          <w:trPrChange w:id="9003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004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35115D3" w14:textId="1B68A496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005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8BF3358" w14:textId="5DF0E124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OwnerName</w:t>
            </w:r>
          </w:p>
        </w:tc>
        <w:tc>
          <w:tcPr>
            <w:tcW w:w="1750" w:type="pct"/>
            <w:noWrap/>
            <w:tcPrChange w:id="9006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A217BD5" w14:textId="27EC5488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所有權人姓名</w:t>
            </w:r>
          </w:p>
        </w:tc>
        <w:tc>
          <w:tcPr>
            <w:tcW w:w="250" w:type="pct"/>
            <w:noWrap/>
            <w:tcPrChange w:id="9007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1984B16" w14:textId="14E17F6D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tcPrChange w:id="900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A854105" w14:textId="187EBE4D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50" w:type="pct"/>
            <w:tcPrChange w:id="9009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2B83656" w14:textId="301FB0F4" w:rsidR="00330AAC" w:rsidRPr="008F20B5" w:rsidRDefault="00330AAC">
            <w:pPr>
              <w:widowControl/>
              <w:jc w:val="center"/>
              <w:rPr>
                <w:ins w:id="9010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011" w:author="家興 余" w:date="2021-01-21T10:22:00Z">
                <w:pPr>
                  <w:widowControl/>
                </w:pPr>
              </w:pPrChange>
            </w:pPr>
            <w:ins w:id="9012" w:author="家興 余" w:date="2021-01-21T10:2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tcPrChange w:id="9013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51C0EDF" w14:textId="3A0A930D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25B7F99B" w14:textId="77777777" w:rsidTr="0066205D">
        <w:trPr>
          <w:trHeight w:val="340"/>
          <w:trPrChange w:id="9014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015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A7D37E7" w14:textId="51573F1A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016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0D665F2" w14:textId="2F5AAC8A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EvaDate</w:t>
            </w:r>
          </w:p>
        </w:tc>
        <w:tc>
          <w:tcPr>
            <w:tcW w:w="1750" w:type="pct"/>
            <w:noWrap/>
            <w:tcPrChange w:id="9017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C11C443" w14:textId="3E39AF81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鑑估日期</w:t>
            </w:r>
          </w:p>
        </w:tc>
        <w:tc>
          <w:tcPr>
            <w:tcW w:w="250" w:type="pct"/>
            <w:noWrap/>
            <w:tcPrChange w:id="901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0A325E4" w14:textId="4FD5AC3E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tcPrChange w:id="901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DF176B6" w14:textId="75E8C7AC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9020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F23A6E3" w14:textId="29794D6F" w:rsidR="00330AAC" w:rsidRPr="008F20B5" w:rsidRDefault="00330AAC">
            <w:pPr>
              <w:widowControl/>
              <w:jc w:val="center"/>
              <w:rPr>
                <w:ins w:id="9021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022" w:author="家興 余" w:date="2021-01-21T10:22:00Z">
                <w:pPr>
                  <w:widowControl/>
                </w:pPr>
              </w:pPrChange>
            </w:pPr>
            <w:ins w:id="9023" w:author="家興 余" w:date="2021-01-21T10:2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tcPrChange w:id="9024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36430FC" w14:textId="3009483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330AAC" w:rsidRPr="008F20B5" w14:paraId="2B724721" w14:textId="77777777" w:rsidTr="0066205D">
        <w:trPr>
          <w:trHeight w:val="340"/>
          <w:trPrChange w:id="9025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026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334515A" w14:textId="1B1CABF4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027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921C10F" w14:textId="2481CBE7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EvaAmt</w:t>
            </w:r>
          </w:p>
        </w:tc>
        <w:tc>
          <w:tcPr>
            <w:tcW w:w="1750" w:type="pct"/>
            <w:noWrap/>
            <w:tcPrChange w:id="9028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EF854B6" w14:textId="1DB1831A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鑑價總值</w:t>
            </w:r>
          </w:p>
        </w:tc>
        <w:tc>
          <w:tcPr>
            <w:tcW w:w="250" w:type="pct"/>
            <w:noWrap/>
            <w:tcPrChange w:id="902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7D69220" w14:textId="61995D70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9030" w:author="家興 余" w:date="2020-12-30T09:5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9031" w:author="家興 余" w:date="2020-12-30T09:57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noWrap/>
            <w:tcPrChange w:id="9032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DB09E75" w14:textId="4CAC5839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9033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4B477FC" w14:textId="1F390C6F" w:rsidR="00330AAC" w:rsidRPr="008F20B5" w:rsidDel="004444BD" w:rsidRDefault="00330AAC">
            <w:pPr>
              <w:widowControl/>
              <w:jc w:val="center"/>
              <w:rPr>
                <w:ins w:id="9034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035" w:author="家興 余" w:date="2021-01-21T10:22:00Z">
                <w:pPr>
                  <w:widowControl/>
                </w:pPr>
              </w:pPrChange>
            </w:pPr>
            <w:ins w:id="9036" w:author="家興 余" w:date="2021-01-21T10:2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tcPrChange w:id="9037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BBBB743" w14:textId="45C654EA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9038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330AAC" w:rsidRPr="008F20B5" w14:paraId="681EB199" w14:textId="77777777" w:rsidTr="0066205D">
        <w:trPr>
          <w:trHeight w:val="340"/>
          <w:trPrChange w:id="9039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040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5529528" w14:textId="16DC054D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  <w:tcPrChange w:id="9041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4C30CD3D" w14:textId="11C4277A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ServiceLife</w:t>
            </w:r>
          </w:p>
        </w:tc>
        <w:tc>
          <w:tcPr>
            <w:tcW w:w="1750" w:type="pct"/>
            <w:noWrap/>
            <w:hideMark/>
            <w:tcPrChange w:id="9042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73E6F5C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耐用年限</w:t>
            </w:r>
          </w:p>
        </w:tc>
        <w:tc>
          <w:tcPr>
            <w:tcW w:w="250" w:type="pct"/>
            <w:noWrap/>
            <w:hideMark/>
            <w:tcPrChange w:id="904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142D9DE" w14:textId="2D2B3841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044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CACCB06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9045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BCB40EB" w14:textId="350247C0" w:rsidR="00330AAC" w:rsidRPr="008F20B5" w:rsidRDefault="00330AAC">
            <w:pPr>
              <w:widowControl/>
              <w:jc w:val="center"/>
              <w:rPr>
                <w:ins w:id="9046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047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048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BF599EC" w14:textId="7A6BFCB9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2E04B7A1" w14:textId="77777777" w:rsidTr="0066205D">
        <w:trPr>
          <w:trHeight w:val="340"/>
          <w:trPrChange w:id="9049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050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C442965" w14:textId="74A4FF91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051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DF4D4F1" w14:textId="7FC4AA8C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ProductSpec</w:t>
            </w:r>
          </w:p>
        </w:tc>
        <w:tc>
          <w:tcPr>
            <w:tcW w:w="1750" w:type="pct"/>
            <w:noWrap/>
            <w:tcPrChange w:id="9052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49A05CE" w14:textId="2D360078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形式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/規格</w:t>
            </w:r>
          </w:p>
        </w:tc>
        <w:tc>
          <w:tcPr>
            <w:tcW w:w="250" w:type="pct"/>
            <w:noWrap/>
            <w:tcPrChange w:id="905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3DD8B06" w14:textId="7C5E89F4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tcPrChange w:id="9054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52B4131" w14:textId="317ACC56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  <w:tcPrChange w:id="9055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8859FBF" w14:textId="77777777" w:rsidR="00330AAC" w:rsidRPr="008F20B5" w:rsidDel="00A01B26" w:rsidRDefault="00330AAC">
            <w:pPr>
              <w:widowControl/>
              <w:jc w:val="center"/>
              <w:rPr>
                <w:ins w:id="9056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057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058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770D0BD" w14:textId="5F8626A6" w:rsidR="00330AAC" w:rsidRPr="008F20B5" w:rsidDel="00A01B26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49A7F0D7" w14:textId="77777777" w:rsidTr="0066205D">
        <w:trPr>
          <w:trHeight w:val="340"/>
          <w:trPrChange w:id="9059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060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8C0DA89" w14:textId="78ED5CFA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061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98CBE05" w14:textId="10E669FE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ProductType</w:t>
            </w:r>
          </w:p>
        </w:tc>
        <w:tc>
          <w:tcPr>
            <w:tcW w:w="1750" w:type="pct"/>
            <w:noWrap/>
            <w:tcPrChange w:id="9062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7629038" w14:textId="19D0552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產品代碼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/型號</w:t>
            </w:r>
          </w:p>
        </w:tc>
        <w:tc>
          <w:tcPr>
            <w:tcW w:w="250" w:type="pct"/>
            <w:noWrap/>
            <w:tcPrChange w:id="906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B439C59" w14:textId="292A0C1A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tcPrChange w:id="9064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BD1BA4D" w14:textId="0247BE9E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9065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96F0E7C" w14:textId="77777777" w:rsidR="00330AAC" w:rsidRPr="008F20B5" w:rsidDel="00A01B26" w:rsidRDefault="00330AAC">
            <w:pPr>
              <w:widowControl/>
              <w:jc w:val="center"/>
              <w:rPr>
                <w:ins w:id="9066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067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068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7E5101D" w14:textId="794E3C5F" w:rsidR="00330AAC" w:rsidRPr="008F20B5" w:rsidDel="00A01B26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670F69C3" w14:textId="77777777" w:rsidTr="0066205D">
        <w:trPr>
          <w:trHeight w:val="340"/>
          <w:trPrChange w:id="9069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070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87A8EE2" w14:textId="4514D409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071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0C8325F" w14:textId="107741A9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ProductBrand</w:t>
            </w:r>
          </w:p>
        </w:tc>
        <w:tc>
          <w:tcPr>
            <w:tcW w:w="1750" w:type="pct"/>
            <w:noWrap/>
            <w:tcPrChange w:id="9072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B4117D1" w14:textId="369F38ED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品牌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/廠牌/船名</w:t>
            </w:r>
          </w:p>
        </w:tc>
        <w:tc>
          <w:tcPr>
            <w:tcW w:w="250" w:type="pct"/>
            <w:noWrap/>
            <w:tcPrChange w:id="907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B3B7456" w14:textId="24D3BA9E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tcPrChange w:id="9074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2EACA31" w14:textId="2ABACB3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  <w:tcPrChange w:id="9075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6285924" w14:textId="77777777" w:rsidR="00330AAC" w:rsidRPr="008F20B5" w:rsidDel="00A01B26" w:rsidRDefault="00330AAC">
            <w:pPr>
              <w:widowControl/>
              <w:jc w:val="center"/>
              <w:rPr>
                <w:ins w:id="9076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077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078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45B8BD0" w14:textId="448B7C32" w:rsidR="00330AAC" w:rsidRPr="008F20B5" w:rsidDel="00A01B26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53165E96" w14:textId="77777777" w:rsidTr="0066205D">
        <w:trPr>
          <w:trHeight w:val="340"/>
          <w:trPrChange w:id="9079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080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EDE314F" w14:textId="4B1748CB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081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D1651A0" w14:textId="29544A30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ProductCC</w:t>
            </w:r>
          </w:p>
        </w:tc>
        <w:tc>
          <w:tcPr>
            <w:tcW w:w="1750" w:type="pct"/>
            <w:noWrap/>
            <w:tcPrChange w:id="9082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C467497" w14:textId="2CE76D89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排氣量</w:t>
            </w:r>
          </w:p>
        </w:tc>
        <w:tc>
          <w:tcPr>
            <w:tcW w:w="250" w:type="pct"/>
            <w:noWrap/>
            <w:tcPrChange w:id="908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5F39C4D" w14:textId="64F7CD45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tcPrChange w:id="9084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DBFE87A" w14:textId="6F41CDC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9085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93CD483" w14:textId="77777777" w:rsidR="00330AAC" w:rsidRPr="008F20B5" w:rsidDel="00A01B26" w:rsidRDefault="00330AAC">
            <w:pPr>
              <w:widowControl/>
              <w:jc w:val="center"/>
              <w:rPr>
                <w:ins w:id="9086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087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088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6465422" w14:textId="44F07ECA" w:rsidR="00330AAC" w:rsidRPr="008F20B5" w:rsidDel="00A01B26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1C9A42C4" w14:textId="77777777" w:rsidTr="0066205D">
        <w:trPr>
          <w:trHeight w:val="340"/>
          <w:trPrChange w:id="9089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090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5DE8131" w14:textId="57506052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091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40EE774" w14:textId="149944B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ProductColor</w:t>
            </w:r>
          </w:p>
        </w:tc>
        <w:tc>
          <w:tcPr>
            <w:tcW w:w="1750" w:type="pct"/>
            <w:noWrap/>
            <w:tcPrChange w:id="9092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AD21EE4" w14:textId="40F7D842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顏色</w:t>
            </w:r>
          </w:p>
        </w:tc>
        <w:tc>
          <w:tcPr>
            <w:tcW w:w="250" w:type="pct"/>
            <w:noWrap/>
            <w:tcPrChange w:id="909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9F7CAD3" w14:textId="2AF556BA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tcPrChange w:id="9094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22CCAC1" w14:textId="465D98FA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9095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F105E02" w14:textId="77777777" w:rsidR="00330AAC" w:rsidRPr="008F20B5" w:rsidDel="00A01B26" w:rsidRDefault="00330AAC">
            <w:pPr>
              <w:widowControl/>
              <w:jc w:val="center"/>
              <w:rPr>
                <w:ins w:id="9096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097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098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B6B409B" w14:textId="0DB18A39" w:rsidR="00330AAC" w:rsidRPr="008F20B5" w:rsidDel="00A01B26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4625B3EC" w14:textId="77777777" w:rsidTr="0066205D">
        <w:trPr>
          <w:trHeight w:val="340"/>
          <w:trPrChange w:id="9099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100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A9B7BA1" w14:textId="1D10B91B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101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9E29ACA" w14:textId="46019B16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EngineSN</w:t>
            </w:r>
          </w:p>
        </w:tc>
        <w:tc>
          <w:tcPr>
            <w:tcW w:w="1750" w:type="pct"/>
            <w:noWrap/>
            <w:hideMark/>
            <w:tcPrChange w:id="9102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5592648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引擎號碼</w:t>
            </w:r>
          </w:p>
        </w:tc>
        <w:tc>
          <w:tcPr>
            <w:tcW w:w="250" w:type="pct"/>
            <w:noWrap/>
            <w:hideMark/>
            <w:tcPrChange w:id="910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81E450B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104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C4B62E7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50</w:t>
            </w:r>
          </w:p>
        </w:tc>
        <w:tc>
          <w:tcPr>
            <w:tcW w:w="250" w:type="pct"/>
            <w:tcPrChange w:id="9105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0C9C605" w14:textId="77777777" w:rsidR="00330AAC" w:rsidRPr="008F20B5" w:rsidRDefault="00330AAC">
            <w:pPr>
              <w:widowControl/>
              <w:jc w:val="center"/>
              <w:rPr>
                <w:ins w:id="9106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107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108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31E22B1" w14:textId="61F3607F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3F647DBE" w14:textId="77777777" w:rsidTr="0066205D">
        <w:trPr>
          <w:trHeight w:val="340"/>
          <w:trPrChange w:id="9109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110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F74337C" w14:textId="4A6E6F84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111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7E7F238" w14:textId="09B9074E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LicenseNo</w:t>
            </w:r>
          </w:p>
        </w:tc>
        <w:tc>
          <w:tcPr>
            <w:tcW w:w="1750" w:type="pct"/>
            <w:noWrap/>
            <w:hideMark/>
            <w:tcPrChange w:id="9112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843FD79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牌照號碼</w:t>
            </w:r>
          </w:p>
        </w:tc>
        <w:tc>
          <w:tcPr>
            <w:tcW w:w="250" w:type="pct"/>
            <w:noWrap/>
            <w:hideMark/>
            <w:tcPrChange w:id="911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35FEE77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114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24C0719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9115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6D3C243" w14:textId="77777777" w:rsidR="00330AAC" w:rsidRPr="008F20B5" w:rsidRDefault="00330AAC">
            <w:pPr>
              <w:widowControl/>
              <w:jc w:val="center"/>
              <w:rPr>
                <w:ins w:id="9116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117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118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9B928F1" w14:textId="67BE9E8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416C0A31" w14:textId="77777777" w:rsidTr="0066205D">
        <w:trPr>
          <w:trHeight w:val="340"/>
          <w:trPrChange w:id="9119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120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D38B3D9" w14:textId="7BFAFDA5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121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3584CCB" w14:textId="66E1A191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LicenseTypeCode</w:t>
            </w:r>
          </w:p>
        </w:tc>
        <w:tc>
          <w:tcPr>
            <w:tcW w:w="1750" w:type="pct"/>
            <w:noWrap/>
            <w:hideMark/>
            <w:tcPrChange w:id="9122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D86F417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牌照類別</w:t>
            </w:r>
          </w:p>
        </w:tc>
        <w:tc>
          <w:tcPr>
            <w:tcW w:w="250" w:type="pct"/>
            <w:noWrap/>
            <w:hideMark/>
            <w:tcPrChange w:id="912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D4F0939" w14:textId="790036FA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124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C2194B8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125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444AFB9" w14:textId="77777777" w:rsidR="00330AAC" w:rsidRPr="008F20B5" w:rsidRDefault="00330AAC">
            <w:pPr>
              <w:widowControl/>
              <w:jc w:val="center"/>
              <w:rPr>
                <w:ins w:id="9126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127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128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F53157C" w14:textId="54D0406E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自用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營業</w:t>
            </w:r>
          </w:p>
        </w:tc>
      </w:tr>
      <w:tr w:rsidR="00330AAC" w:rsidRPr="008F20B5" w14:paraId="148D31E0" w14:textId="77777777" w:rsidTr="0066205D">
        <w:trPr>
          <w:trHeight w:val="340"/>
          <w:trPrChange w:id="9129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130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8CFD2F7" w14:textId="51BB184D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131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7DD2D6B" w14:textId="11A02FE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LicenseUsageCode</w:t>
            </w:r>
          </w:p>
        </w:tc>
        <w:tc>
          <w:tcPr>
            <w:tcW w:w="1750" w:type="pct"/>
            <w:noWrap/>
            <w:hideMark/>
            <w:tcPrChange w:id="9132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B2413A0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牌照用途</w:t>
            </w:r>
          </w:p>
        </w:tc>
        <w:tc>
          <w:tcPr>
            <w:tcW w:w="250" w:type="pct"/>
            <w:noWrap/>
            <w:hideMark/>
            <w:tcPrChange w:id="913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211ABFB" w14:textId="495A2993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134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AFF8145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135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264A1FF" w14:textId="77777777" w:rsidR="00330AAC" w:rsidRPr="008F20B5" w:rsidRDefault="00330AAC">
            <w:pPr>
              <w:widowControl/>
              <w:jc w:val="center"/>
              <w:rPr>
                <w:ins w:id="9136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137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138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70EF9AC" w14:textId="6A163E65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一般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專用</w:t>
            </w:r>
          </w:p>
        </w:tc>
      </w:tr>
      <w:tr w:rsidR="00330AAC" w:rsidRPr="008F20B5" w14:paraId="3DEBE5EB" w14:textId="77777777" w:rsidTr="0066205D">
        <w:trPr>
          <w:trHeight w:val="340"/>
          <w:trPrChange w:id="9139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140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7BF118E" w14:textId="419D2A67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141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8112A62" w14:textId="45707F7E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LiceneIssueDate</w:t>
            </w:r>
          </w:p>
        </w:tc>
        <w:tc>
          <w:tcPr>
            <w:tcW w:w="1750" w:type="pct"/>
            <w:noWrap/>
            <w:hideMark/>
            <w:tcPrChange w:id="9142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593DB79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發照日期</w:t>
            </w:r>
          </w:p>
        </w:tc>
        <w:tc>
          <w:tcPr>
            <w:tcW w:w="250" w:type="pct"/>
            <w:noWrap/>
            <w:hideMark/>
            <w:tcPrChange w:id="914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457A40D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  <w:tcPrChange w:id="9144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13D3A33" w14:textId="07D7E8F5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9145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21B2BE2" w14:textId="77777777" w:rsidR="00330AAC" w:rsidRPr="008F20B5" w:rsidRDefault="00330AAC">
            <w:pPr>
              <w:widowControl/>
              <w:jc w:val="center"/>
              <w:rPr>
                <w:ins w:id="9146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147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hideMark/>
            <w:tcPrChange w:id="9148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4EE8833" w14:textId="19A7B6C4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330AAC" w:rsidRPr="008F20B5" w14:paraId="35030794" w14:textId="77777777" w:rsidTr="0066205D">
        <w:trPr>
          <w:trHeight w:val="340"/>
          <w:trPrChange w:id="9149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150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DE03699" w14:textId="41D978A6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151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D9B5756" w14:textId="4EF65C5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MfgYearMonth</w:t>
            </w:r>
          </w:p>
        </w:tc>
        <w:tc>
          <w:tcPr>
            <w:tcW w:w="1750" w:type="pct"/>
            <w:noWrap/>
            <w:hideMark/>
            <w:tcPrChange w:id="9152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B724A39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製造年月</w:t>
            </w:r>
          </w:p>
        </w:tc>
        <w:tc>
          <w:tcPr>
            <w:tcW w:w="250" w:type="pct"/>
            <w:noWrap/>
            <w:hideMark/>
            <w:tcPrChange w:id="915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A96273A" w14:textId="5C411586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154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D6BB097" w14:textId="47E39E0E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  <w:tcPrChange w:id="9155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655C27E" w14:textId="77777777" w:rsidR="00330AAC" w:rsidRPr="008F20B5" w:rsidRDefault="00330AAC">
            <w:pPr>
              <w:widowControl/>
              <w:jc w:val="center"/>
              <w:rPr>
                <w:ins w:id="9156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157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hideMark/>
            <w:tcPrChange w:id="9158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7626680" w14:textId="776F5D28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年月</w:t>
            </w:r>
          </w:p>
        </w:tc>
      </w:tr>
      <w:tr w:rsidR="00330AAC" w:rsidRPr="008F20B5" w14:paraId="7E85C9B0" w14:textId="77777777" w:rsidTr="0066205D">
        <w:trPr>
          <w:trHeight w:val="340"/>
          <w:trPrChange w:id="9159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160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04692C1" w14:textId="3AC44F4C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161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E78D5B9" w14:textId="1822E968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VehicleTypeCode</w:t>
            </w:r>
          </w:p>
        </w:tc>
        <w:tc>
          <w:tcPr>
            <w:tcW w:w="1750" w:type="pct"/>
            <w:noWrap/>
            <w:hideMark/>
            <w:tcPrChange w:id="9162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CABEB5B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車別</w:t>
            </w:r>
          </w:p>
        </w:tc>
        <w:tc>
          <w:tcPr>
            <w:tcW w:w="250" w:type="pct"/>
            <w:noWrap/>
            <w:hideMark/>
            <w:tcPrChange w:id="916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A70D109" w14:textId="0E61099C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164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5100AFB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9165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DAA1702" w14:textId="77777777" w:rsidR="00330AAC" w:rsidRPr="00664348" w:rsidRDefault="00330AAC">
            <w:pPr>
              <w:widowControl/>
              <w:spacing w:line="240" w:lineRule="exact"/>
              <w:jc w:val="center"/>
              <w:rPr>
                <w:ins w:id="9166" w:author="家興 余" w:date="2021-01-21T10:22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67" w:author="家興 余" w:date="2021-01-21T10:22:00Z">
                <w:pPr>
                  <w:widowControl/>
                  <w:spacing w:line="240" w:lineRule="exact"/>
                </w:pPr>
              </w:pPrChange>
            </w:pPr>
          </w:p>
        </w:tc>
        <w:tc>
          <w:tcPr>
            <w:tcW w:w="1150" w:type="pct"/>
            <w:noWrap/>
            <w:hideMark/>
            <w:tcPrChange w:id="9168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3D11C87" w14:textId="23131219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6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小客車</w:t>
            </w:r>
          </w:p>
          <w:p w14:paraId="284033D9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7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大客車</w:t>
            </w:r>
          </w:p>
          <w:p w14:paraId="4211C647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7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小貨車</w:t>
            </w:r>
          </w:p>
          <w:p w14:paraId="3EF05F58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7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大貨車</w:t>
            </w:r>
          </w:p>
          <w:p w14:paraId="26868CBC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73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大貨車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(砂石車)</w:t>
            </w:r>
          </w:p>
          <w:p w14:paraId="12D1D301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7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大貨車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(混凝土攪拌車)</w:t>
            </w:r>
          </w:p>
          <w:p w14:paraId="16988483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7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代用大客車</w:t>
            </w:r>
          </w:p>
          <w:p w14:paraId="74206370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76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(工程車)</w:t>
            </w:r>
          </w:p>
          <w:p w14:paraId="1993B554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7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09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(水肥車)</w:t>
            </w:r>
          </w:p>
          <w:p w14:paraId="52A011E2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78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(垃圾車)</w:t>
            </w:r>
          </w:p>
          <w:p w14:paraId="61DAF80C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7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(拖吊車)</w:t>
            </w:r>
          </w:p>
          <w:p w14:paraId="286AC23F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8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(捐血車)</w:t>
            </w:r>
          </w:p>
          <w:p w14:paraId="22AAB538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8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(掃街車)</w:t>
            </w:r>
          </w:p>
          <w:p w14:paraId="09F6E004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8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(救濟車)</w:t>
            </w:r>
          </w:p>
          <w:p w14:paraId="5EFCB58B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83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(清溝車)</w:t>
            </w:r>
          </w:p>
          <w:p w14:paraId="1FCD8943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8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(照明車)</w:t>
            </w:r>
          </w:p>
          <w:p w14:paraId="2B179B2B" w14:textId="1561BB74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8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(醫療車)</w:t>
            </w:r>
          </w:p>
          <w:p w14:paraId="43A89391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86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(灑水車)</w:t>
            </w:r>
          </w:p>
          <w:p w14:paraId="3531FE70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8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19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(工程救險車)</w:t>
            </w:r>
          </w:p>
          <w:p w14:paraId="59FAE394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88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lastRenderedPageBreak/>
              <w:t>20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(高空作業車)</w:t>
            </w:r>
          </w:p>
          <w:p w14:paraId="08F99D41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8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(救助器材車)</w:t>
            </w:r>
          </w:p>
          <w:p w14:paraId="6B127D15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9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(電信傳送車)</w:t>
            </w:r>
          </w:p>
          <w:p w14:paraId="3F5590DB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9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(廚餘收集車)</w:t>
            </w:r>
          </w:p>
          <w:p w14:paraId="50A2EFB5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9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半拖車</w:t>
            </w:r>
          </w:p>
          <w:p w14:paraId="15D2DDE7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93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半拖車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(砂石車)</w:t>
            </w:r>
          </w:p>
          <w:p w14:paraId="5597B704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9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半拖車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(混凝土攪拌車)</w:t>
            </w:r>
          </w:p>
          <w:p w14:paraId="3854F4F6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9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全拖車</w:t>
            </w:r>
          </w:p>
          <w:p w14:paraId="2E465969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96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曳引車</w:t>
            </w:r>
          </w:p>
          <w:p w14:paraId="5BE0D507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9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29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重型機器腳踏車</w:t>
            </w:r>
          </w:p>
          <w:p w14:paraId="5B595D1C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98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(子母式垃圾車)</w:t>
            </w:r>
          </w:p>
          <w:p w14:paraId="0E55E6C6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9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(水肥車)</w:t>
            </w:r>
          </w:p>
          <w:p w14:paraId="1082E71D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0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(水箱消防車)</w:t>
            </w:r>
          </w:p>
          <w:p w14:paraId="08E90B52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0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(垃圾車)</w:t>
            </w:r>
          </w:p>
          <w:p w14:paraId="6F63FCB6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0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(拖吊車)</w:t>
            </w:r>
          </w:p>
          <w:p w14:paraId="69E2CD99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03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(捐血車)</w:t>
            </w:r>
          </w:p>
          <w:p w14:paraId="3CF64D9C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0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(高空作業車)</w:t>
            </w:r>
          </w:p>
          <w:p w14:paraId="500C2A25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0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(掃街車)</w:t>
            </w:r>
          </w:p>
          <w:p w14:paraId="7DB9AA6D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06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(救助器材車)</w:t>
            </w:r>
          </w:p>
          <w:p w14:paraId="56CC0165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0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39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(救濟車)</w:t>
            </w:r>
          </w:p>
          <w:p w14:paraId="6B5E6BD0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08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(廚餘收集車)</w:t>
            </w:r>
          </w:p>
          <w:p w14:paraId="205AE886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0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(醫療車)</w:t>
            </w:r>
          </w:p>
          <w:p w14:paraId="5A972E20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1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(警備車)</w:t>
            </w:r>
          </w:p>
          <w:p w14:paraId="74D16C78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1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(灑水車)</w:t>
            </w:r>
          </w:p>
          <w:p w14:paraId="213B388C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1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輕型拖車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(水上摩托車)</w:t>
            </w:r>
          </w:p>
          <w:p w14:paraId="13820851" w14:textId="3BBA5C72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1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1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輕型機器腳踏車</w:t>
            </w:r>
          </w:p>
        </w:tc>
      </w:tr>
      <w:tr w:rsidR="00330AAC" w:rsidRPr="008F20B5" w14:paraId="4390C177" w14:textId="77777777" w:rsidTr="0066205D">
        <w:trPr>
          <w:trHeight w:val="340"/>
          <w:trPrChange w:id="9215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216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D9762F7" w14:textId="0469CCE7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217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3BC8BA6" w14:textId="69E67256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VehicleStyleCode</w:t>
            </w:r>
          </w:p>
        </w:tc>
        <w:tc>
          <w:tcPr>
            <w:tcW w:w="1750" w:type="pct"/>
            <w:noWrap/>
            <w:hideMark/>
            <w:tcPrChange w:id="9218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3464B20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車身樣式</w:t>
            </w:r>
          </w:p>
        </w:tc>
        <w:tc>
          <w:tcPr>
            <w:tcW w:w="250" w:type="pct"/>
            <w:noWrap/>
            <w:hideMark/>
            <w:tcPrChange w:id="921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ABCF313" w14:textId="48BD44D4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220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DC601AF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9221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88A6F8D" w14:textId="77777777" w:rsidR="00330AAC" w:rsidRPr="00664348" w:rsidRDefault="00330AAC">
            <w:pPr>
              <w:widowControl/>
              <w:spacing w:line="240" w:lineRule="exact"/>
              <w:jc w:val="center"/>
              <w:rPr>
                <w:ins w:id="9222" w:author="家興 余" w:date="2021-01-21T10:22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23" w:author="家興 余" w:date="2021-01-21T10:22:00Z">
                <w:pPr>
                  <w:widowControl/>
                  <w:spacing w:line="240" w:lineRule="exact"/>
                </w:pPr>
              </w:pPrChange>
            </w:pPr>
          </w:p>
        </w:tc>
        <w:tc>
          <w:tcPr>
            <w:tcW w:w="1150" w:type="pct"/>
            <w:noWrap/>
            <w:hideMark/>
            <w:tcPrChange w:id="9224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56B6C49" w14:textId="71417DF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25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26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2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2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  <w:t>---</w:t>
            </w:r>
          </w:p>
          <w:p w14:paraId="2525E731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2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3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3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3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33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平板式</w:t>
            </w:r>
          </w:p>
          <w:p w14:paraId="3A22FEE5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3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3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3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3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38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伸縮平板式</w:t>
            </w:r>
          </w:p>
          <w:p w14:paraId="6B996497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3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4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4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4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43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伸縮鋼架式</w:t>
            </w:r>
          </w:p>
          <w:p w14:paraId="76B4E70B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4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4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4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4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48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低床平板式</w:t>
            </w:r>
          </w:p>
          <w:p w14:paraId="15108A4F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4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5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5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5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53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柵式</w:t>
            </w:r>
          </w:p>
          <w:p w14:paraId="3696AF2C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5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5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5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5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58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框式</w:t>
            </w:r>
          </w:p>
          <w:p w14:paraId="4DCB06D9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5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6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6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6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63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高壓罐槽體式</w:t>
            </w:r>
          </w:p>
          <w:p w14:paraId="00D280D6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6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6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6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09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6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68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密封式</w:t>
            </w:r>
          </w:p>
          <w:p w14:paraId="26A54897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6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7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7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7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73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常壓罐槽式</w:t>
            </w:r>
          </w:p>
          <w:p w14:paraId="2DDEA133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7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7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7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7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78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廂式</w:t>
            </w:r>
          </w:p>
          <w:p w14:paraId="50DAE66C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7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8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8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8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83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傾卸平板式</w:t>
            </w:r>
          </w:p>
          <w:p w14:paraId="78C6AAF7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8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8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8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8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88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傾卸框式</w:t>
            </w:r>
          </w:p>
          <w:p w14:paraId="7899B346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8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9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9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9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93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傾卸密封式</w:t>
            </w:r>
          </w:p>
          <w:p w14:paraId="3B7F73D9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9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9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9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9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98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槽體式</w:t>
            </w:r>
          </w:p>
          <w:p w14:paraId="238C2992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9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30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0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0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303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廂式</w:t>
            </w:r>
          </w:p>
          <w:p w14:paraId="5323826E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0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30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0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0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308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篷式</w:t>
            </w:r>
          </w:p>
          <w:p w14:paraId="144F9F3D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0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31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1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1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313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鋼架式</w:t>
            </w:r>
          </w:p>
          <w:p w14:paraId="4D9CA281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1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31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1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19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1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318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篷式</w:t>
            </w:r>
          </w:p>
          <w:p w14:paraId="0D130350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1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32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2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20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2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323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雙廂式</w:t>
            </w:r>
          </w:p>
          <w:p w14:paraId="2D72BC60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2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32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2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21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2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328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雙層式</w:t>
            </w:r>
          </w:p>
          <w:p w14:paraId="25B17E13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2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33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3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22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3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333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雙層框式</w:t>
            </w:r>
          </w:p>
          <w:p w14:paraId="253E7885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3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33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3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23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3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338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攪拌式</w:t>
            </w:r>
          </w:p>
          <w:p w14:paraId="68A24315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3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34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4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24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4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343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罐式</w:t>
            </w:r>
          </w:p>
          <w:p w14:paraId="403B71FD" w14:textId="20064EF6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4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34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4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25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4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348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罐槽體式</w:t>
            </w:r>
          </w:p>
        </w:tc>
      </w:tr>
      <w:tr w:rsidR="00330AAC" w:rsidRPr="008F20B5" w14:paraId="64BEC0D7" w14:textId="77777777" w:rsidTr="0066205D">
        <w:trPr>
          <w:trHeight w:val="340"/>
          <w:trPrChange w:id="9349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350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35AC1CE" w14:textId="580EC782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351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BC9D1ED" w14:textId="4A08A75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VehicleOfficeCode</w:t>
            </w:r>
          </w:p>
        </w:tc>
        <w:tc>
          <w:tcPr>
            <w:tcW w:w="1750" w:type="pct"/>
            <w:noWrap/>
            <w:hideMark/>
            <w:tcPrChange w:id="9352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88765FD" w14:textId="4908514E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監理處所</w:t>
            </w:r>
          </w:p>
        </w:tc>
        <w:tc>
          <w:tcPr>
            <w:tcW w:w="250" w:type="pct"/>
            <w:noWrap/>
            <w:hideMark/>
            <w:tcPrChange w:id="935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D605C2C" w14:textId="5F23E69D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354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4BCE5D7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  <w:tcPrChange w:id="9355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1E7C184" w14:textId="77777777" w:rsidR="00330AAC" w:rsidRPr="00664348" w:rsidRDefault="00330AAC">
            <w:pPr>
              <w:widowControl/>
              <w:spacing w:line="240" w:lineRule="exact"/>
              <w:jc w:val="center"/>
              <w:rPr>
                <w:ins w:id="9356" w:author="家興 余" w:date="2021-01-21T10:22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57" w:author="家興 余" w:date="2021-01-21T10:22:00Z">
                <w:pPr>
                  <w:widowControl/>
                  <w:spacing w:line="240" w:lineRule="exact"/>
                </w:pPr>
              </w:pPrChange>
            </w:pPr>
          </w:p>
        </w:tc>
        <w:tc>
          <w:tcPr>
            <w:tcW w:w="1150" w:type="pct"/>
            <w:noWrap/>
            <w:hideMark/>
            <w:tcPrChange w:id="9358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B10F445" w14:textId="71E67A1E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5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206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臺北區監理所基隆監理站</w:t>
            </w:r>
          </w:p>
          <w:p w14:paraId="7477AADE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6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235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臺北區監理所板橋監理站</w:t>
            </w:r>
          </w:p>
          <w:p w14:paraId="2DE30282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6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238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臺北區監理所</w:t>
            </w:r>
          </w:p>
          <w:p w14:paraId="78E3F271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6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247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臺北區監理所蘆洲監理站</w:t>
            </w:r>
          </w:p>
          <w:p w14:paraId="5BD8C240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63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268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臺北區監理所宜蘭監理站</w:t>
            </w:r>
          </w:p>
          <w:p w14:paraId="25A0EBFD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6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300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新竹區監理所新竹市監理站</w:t>
            </w:r>
          </w:p>
          <w:p w14:paraId="298A217A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6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305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新竹區監理所</w:t>
            </w:r>
          </w:p>
          <w:p w14:paraId="3333139F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66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320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新竹區監理所中壢監理站</w:t>
            </w:r>
          </w:p>
          <w:p w14:paraId="49848D7B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6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330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新竹區監理所桃園監理站</w:t>
            </w:r>
          </w:p>
          <w:p w14:paraId="7D3495E6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68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360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新竹區監理所苗栗監理站</w:t>
            </w:r>
          </w:p>
          <w:p w14:paraId="6567A02C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6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406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臺中區監理所臺中市監理站</w:t>
            </w:r>
          </w:p>
          <w:p w14:paraId="5378AF7E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7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420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臺中區監理所豐原監理站</w:t>
            </w:r>
          </w:p>
          <w:p w14:paraId="57F16A1C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7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432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臺中區監理所</w:t>
            </w:r>
          </w:p>
          <w:p w14:paraId="63809F3E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7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503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臺中區監理所彰化監理站</w:t>
            </w:r>
          </w:p>
          <w:p w14:paraId="5869FD04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73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540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臺中區監理所南投監理站</w:t>
            </w:r>
          </w:p>
          <w:p w14:paraId="751C6714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7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545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臺中區監理所埔里監理分站</w:t>
            </w:r>
          </w:p>
          <w:p w14:paraId="5DAB684B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7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600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</w:t>
            </w:r>
          </w:p>
          <w:p w14:paraId="13CCF32B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76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635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嘉義區監理所東勢監理分站</w:t>
            </w:r>
          </w:p>
          <w:p w14:paraId="38997E01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7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640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嘉義區監理所雲林監理站</w:t>
            </w:r>
          </w:p>
          <w:p w14:paraId="7383CDD8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78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700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嘉義區監理所臺南監理站</w:t>
            </w:r>
          </w:p>
          <w:p w14:paraId="227CBD60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7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721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嘉義區監理所麻豆監理站</w:t>
            </w:r>
          </w:p>
          <w:p w14:paraId="2679C08D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8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730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嘉義區監理所新營監理站</w:t>
            </w:r>
          </w:p>
          <w:p w14:paraId="27DCAF4D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8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830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</w:t>
            </w:r>
          </w:p>
          <w:p w14:paraId="583DDACA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8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842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高雄區監理所旗山監理站</w:t>
            </w:r>
          </w:p>
          <w:p w14:paraId="57FF4B9A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83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880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高雄區監理所澎湖監理站</w:t>
            </w:r>
          </w:p>
          <w:p w14:paraId="78043313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8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891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金門監理所</w:t>
            </w:r>
          </w:p>
          <w:p w14:paraId="542861D4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8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900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高雄區監理所屏東監理站</w:t>
            </w:r>
          </w:p>
          <w:p w14:paraId="2C3DDAA8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86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946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高雄區監理所恆春監理分站</w:t>
            </w:r>
          </w:p>
          <w:p w14:paraId="5BFA344C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8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950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高雄區監理所臺東監理站</w:t>
            </w:r>
          </w:p>
          <w:p w14:paraId="28B53C93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88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973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臺北區監理所花蓮監理站</w:t>
            </w:r>
          </w:p>
          <w:p w14:paraId="4DCA4B7C" w14:textId="7F530799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8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39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981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臺北區監理所玉里監理分站</w:t>
            </w:r>
          </w:p>
        </w:tc>
      </w:tr>
      <w:tr w:rsidR="00330AAC" w:rsidRPr="008F20B5" w14:paraId="703B6392" w14:textId="77777777" w:rsidTr="0066205D">
        <w:trPr>
          <w:trHeight w:val="340"/>
          <w:trPrChange w:id="9391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392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4F8EE6C" w14:textId="4831FAAB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393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CDF5171" w14:textId="406A48E3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Currency</w:t>
            </w:r>
          </w:p>
        </w:tc>
        <w:tc>
          <w:tcPr>
            <w:tcW w:w="1750" w:type="pct"/>
            <w:noWrap/>
            <w:hideMark/>
            <w:tcPrChange w:id="9394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E443C55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幣別</w:t>
            </w:r>
          </w:p>
        </w:tc>
        <w:tc>
          <w:tcPr>
            <w:tcW w:w="250" w:type="pct"/>
            <w:noWrap/>
            <w:hideMark/>
            <w:tcPrChange w:id="9395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ACB7261" w14:textId="487B135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396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9EFC37D" w14:textId="34A1D982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  <w:tcPrChange w:id="9397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56AC2E7" w14:textId="4B5FAF48" w:rsidR="00330AAC" w:rsidRPr="008F20B5" w:rsidRDefault="00BB6111">
            <w:pPr>
              <w:widowControl/>
              <w:jc w:val="center"/>
              <w:rPr>
                <w:ins w:id="9398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399" w:author="家興 余" w:date="2021-01-21T10:22:00Z">
                <w:pPr>
                  <w:widowControl/>
                </w:pPr>
              </w:pPrChange>
            </w:pPr>
            <w:ins w:id="9400" w:author="家興 余" w:date="2021-01-21T10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hideMark/>
            <w:tcPrChange w:id="9401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E2B5A7E" w14:textId="22F7BF18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TWD</w:t>
            </w:r>
          </w:p>
        </w:tc>
      </w:tr>
      <w:tr w:rsidR="00330AAC" w:rsidRPr="008F20B5" w14:paraId="03D104C2" w14:textId="77777777" w:rsidTr="0066205D">
        <w:trPr>
          <w:trHeight w:val="340"/>
          <w:trPrChange w:id="9402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403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167C30A" w14:textId="4735C888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404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4B218CB" w14:textId="755AF34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ExchangeRate</w:t>
            </w:r>
          </w:p>
        </w:tc>
        <w:tc>
          <w:tcPr>
            <w:tcW w:w="1750" w:type="pct"/>
            <w:noWrap/>
            <w:hideMark/>
            <w:tcPrChange w:id="9405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F6E0C7E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匯率</w:t>
            </w:r>
          </w:p>
        </w:tc>
        <w:tc>
          <w:tcPr>
            <w:tcW w:w="250" w:type="pct"/>
            <w:noWrap/>
            <w:hideMark/>
            <w:tcPrChange w:id="9406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BE23B93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407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11475B4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3.5</w:t>
            </w:r>
          </w:p>
        </w:tc>
        <w:tc>
          <w:tcPr>
            <w:tcW w:w="250" w:type="pct"/>
            <w:tcPrChange w:id="9408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494CE60" w14:textId="714EBFDB" w:rsidR="00330AAC" w:rsidRPr="008F20B5" w:rsidRDefault="00BB6111">
            <w:pPr>
              <w:widowControl/>
              <w:jc w:val="center"/>
              <w:rPr>
                <w:ins w:id="9409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410" w:author="家興 余" w:date="2021-01-21T10:22:00Z">
                <w:pPr>
                  <w:widowControl/>
                </w:pPr>
              </w:pPrChange>
            </w:pPr>
            <w:ins w:id="9411" w:author="家興 余" w:date="2021-01-21T10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hideMark/>
            <w:tcPrChange w:id="9412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8F46B9B" w14:textId="3BC3E0D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1.00000</w:t>
            </w:r>
          </w:p>
        </w:tc>
      </w:tr>
      <w:tr w:rsidR="00330AAC" w:rsidRPr="008F20B5" w14:paraId="38D2A666" w14:textId="77777777" w:rsidTr="0066205D">
        <w:trPr>
          <w:trHeight w:val="325"/>
          <w:trPrChange w:id="9413" w:author="家興 余" w:date="2021-01-22T10:59:00Z">
            <w:trPr>
              <w:trHeight w:val="325"/>
            </w:trPr>
          </w:trPrChange>
        </w:trPr>
        <w:tc>
          <w:tcPr>
            <w:tcW w:w="250" w:type="pct"/>
            <w:tcPrChange w:id="9414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4B04C17" w14:textId="2534EF39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415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A63B803" w14:textId="7ACA3718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Insurance</w:t>
            </w:r>
          </w:p>
        </w:tc>
        <w:tc>
          <w:tcPr>
            <w:tcW w:w="1750" w:type="pct"/>
            <w:noWrap/>
            <w:hideMark/>
            <w:tcPrChange w:id="9416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E974AFE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投保註記</w:t>
            </w:r>
          </w:p>
        </w:tc>
        <w:tc>
          <w:tcPr>
            <w:tcW w:w="250" w:type="pct"/>
            <w:noWrap/>
            <w:hideMark/>
            <w:tcPrChange w:id="9417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D24CE82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41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8134212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419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767B691" w14:textId="332AFBDB" w:rsidR="00330AAC" w:rsidRPr="008F20B5" w:rsidRDefault="00BB6111">
            <w:pPr>
              <w:widowControl/>
              <w:jc w:val="center"/>
              <w:rPr>
                <w:ins w:id="9420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421" w:author="家興 余" w:date="2021-01-21T10:22:00Z">
                <w:pPr>
                  <w:widowControl/>
                </w:pPr>
              </w:pPrChange>
            </w:pPr>
            <w:ins w:id="9422" w:author="家興 余" w:date="2021-01-21T10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hideMark/>
            <w:tcPrChange w:id="9423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5DA754B" w14:textId="3BBE1CE8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330AAC" w:rsidRPr="008F20B5" w14:paraId="11D77587" w14:textId="77777777" w:rsidTr="0066205D">
        <w:trPr>
          <w:trHeight w:val="340"/>
          <w:trPrChange w:id="9424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425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4465CF7" w14:textId="7C1FD01D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426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A693544" w14:textId="6B7FEFC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LoanToValue</w:t>
            </w:r>
          </w:p>
        </w:tc>
        <w:tc>
          <w:tcPr>
            <w:tcW w:w="1750" w:type="pct"/>
            <w:noWrap/>
            <w:hideMark/>
            <w:tcPrChange w:id="9427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12D3AC2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貸放成數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(%)</w:t>
            </w:r>
          </w:p>
        </w:tc>
        <w:tc>
          <w:tcPr>
            <w:tcW w:w="250" w:type="pct"/>
            <w:noWrap/>
            <w:hideMark/>
            <w:tcPrChange w:id="942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F340223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42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942D481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  <w:tcPrChange w:id="9430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0E22CC0" w14:textId="635D6B1A" w:rsidR="00330AAC" w:rsidRPr="008F20B5" w:rsidRDefault="00BB6111">
            <w:pPr>
              <w:widowControl/>
              <w:jc w:val="center"/>
              <w:rPr>
                <w:ins w:id="9431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432" w:author="家興 余" w:date="2021-01-21T10:22:00Z">
                <w:pPr>
                  <w:widowControl/>
                </w:pPr>
              </w:pPrChange>
            </w:pPr>
            <w:ins w:id="9433" w:author="家興 余" w:date="2021-01-21T10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hideMark/>
            <w:tcPrChange w:id="9434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3DF1FE5" w14:textId="30D39AB0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330AAC" w:rsidRPr="008F20B5" w14:paraId="3C595FC1" w14:textId="77777777" w:rsidTr="0066205D">
        <w:trPr>
          <w:trHeight w:val="340"/>
          <w:trPrChange w:id="9435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436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03F8D79" w14:textId="77777777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437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123394C" w14:textId="44042F43" w:rsidR="00330AAC" w:rsidRPr="008F20B5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ScrapValue</w:t>
            </w:r>
          </w:p>
        </w:tc>
        <w:tc>
          <w:tcPr>
            <w:tcW w:w="1750" w:type="pct"/>
            <w:noWrap/>
            <w:tcPrChange w:id="9438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F59C006" w14:textId="75FF253B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殘值</w:t>
            </w:r>
          </w:p>
        </w:tc>
        <w:tc>
          <w:tcPr>
            <w:tcW w:w="250" w:type="pct"/>
            <w:noWrap/>
            <w:tcPrChange w:id="943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1286E7D" w14:textId="2880A5B3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tcPrChange w:id="9440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7236FC1" w14:textId="6A618716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9441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7C737B2" w14:textId="77777777" w:rsidR="00330AAC" w:rsidRPr="008F20B5" w:rsidDel="004444BD" w:rsidRDefault="00330AAC">
            <w:pPr>
              <w:widowControl/>
              <w:jc w:val="center"/>
              <w:rPr>
                <w:ins w:id="9442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443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444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582F762" w14:textId="3FDBA149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9445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330AAC" w:rsidRPr="008F20B5" w14:paraId="69B5F81D" w14:textId="77777777" w:rsidTr="0066205D">
        <w:trPr>
          <w:trHeight w:val="340"/>
          <w:trPrChange w:id="9446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447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1C46DA6" w14:textId="7FF693EF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448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7AF3639" w14:textId="31962C1D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MtgCode</w:t>
            </w:r>
          </w:p>
        </w:tc>
        <w:tc>
          <w:tcPr>
            <w:tcW w:w="1750" w:type="pct"/>
            <w:noWrap/>
            <w:hideMark/>
            <w:tcPrChange w:id="9449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7BFF608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抵押權註記</w:t>
            </w:r>
          </w:p>
        </w:tc>
        <w:tc>
          <w:tcPr>
            <w:tcW w:w="250" w:type="pct"/>
            <w:noWrap/>
            <w:hideMark/>
            <w:tcPrChange w:id="9450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A4E7C20" w14:textId="69272AC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451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FFCD50E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452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3220CF5" w14:textId="77121D99" w:rsidR="00330AAC" w:rsidRPr="008F20B5" w:rsidRDefault="00BB6111">
            <w:pPr>
              <w:widowControl/>
              <w:jc w:val="center"/>
              <w:rPr>
                <w:ins w:id="9453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454" w:author="家興 余" w:date="2021-01-21T10:22:00Z">
                <w:pPr>
                  <w:widowControl/>
                </w:pPr>
              </w:pPrChange>
            </w:pPr>
            <w:ins w:id="9455" w:author="家興 余" w:date="2021-01-21T10:3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hideMark/>
            <w:tcPrChange w:id="9456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B0B164B" w14:textId="60B0A11F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0:最高限額抵押權</w:t>
            </w:r>
          </w:p>
          <w:p w14:paraId="118656A0" w14:textId="1EA0F0C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1:普通抵押權</w:t>
            </w:r>
          </w:p>
        </w:tc>
      </w:tr>
      <w:tr w:rsidR="00330AAC" w:rsidRPr="008F20B5" w14:paraId="59092D0D" w14:textId="77777777" w:rsidTr="0066205D">
        <w:trPr>
          <w:trHeight w:val="340"/>
          <w:trPrChange w:id="9457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458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B024734" w14:textId="1F40FB80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459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1726B9B" w14:textId="217DFFFA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MtgCheck</w:t>
            </w:r>
          </w:p>
        </w:tc>
        <w:tc>
          <w:tcPr>
            <w:tcW w:w="1750" w:type="pct"/>
            <w:noWrap/>
            <w:tcPrChange w:id="9460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D9711B7" w14:textId="057E6121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最高限額抵押權之擔保債權種類－票據</w:t>
            </w:r>
          </w:p>
        </w:tc>
        <w:tc>
          <w:tcPr>
            <w:tcW w:w="250" w:type="pct"/>
            <w:noWrap/>
            <w:tcPrChange w:id="9461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78F95B7" w14:textId="51CF6090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tcPrChange w:id="9462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A6F4740" w14:textId="26CC256B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463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7EBC0C3" w14:textId="6A307578" w:rsidR="00330AAC" w:rsidRPr="004A1C2C" w:rsidRDefault="007773AF">
            <w:pPr>
              <w:widowControl/>
              <w:jc w:val="center"/>
              <w:rPr>
                <w:ins w:id="9464" w:author="家興 余" w:date="2021-01-21T10:22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465" w:author="家興 余" w:date="2021-01-21T10:22:00Z">
                <w:pPr>
                  <w:widowControl/>
                </w:pPr>
              </w:pPrChange>
            </w:pPr>
            <w:ins w:id="9466" w:author="家興 余" w:date="2021-01-21T10:4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O</w:t>
              </w:r>
            </w:ins>
          </w:p>
        </w:tc>
        <w:tc>
          <w:tcPr>
            <w:tcW w:w="1150" w:type="pct"/>
            <w:noWrap/>
            <w:tcPrChange w:id="9467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C8395E8" w14:textId="33D8BED6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抵押權註記為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0:最高限額抵押權時可輸入；</w:t>
            </w:r>
            <w:ins w:id="9468" w:author="家興 余" w:date="2021-01-21T10:41:00Z">
              <w:r w:rsidR="007773AF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最少輸入一項</w:t>
              </w:r>
            </w:ins>
          </w:p>
          <w:p w14:paraId="2F1A8F9E" w14:textId="77777777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 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無</w:t>
            </w:r>
          </w:p>
          <w:p w14:paraId="2A0D3DD0" w14:textId="29046BEE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Y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是</w:t>
            </w:r>
          </w:p>
        </w:tc>
      </w:tr>
      <w:tr w:rsidR="00330AAC" w:rsidRPr="008F20B5" w14:paraId="04D1E9E9" w14:textId="77777777" w:rsidTr="0066205D">
        <w:trPr>
          <w:trHeight w:val="340"/>
          <w:trPrChange w:id="9469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470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9ED4B1E" w14:textId="1AFD19BF" w:rsidR="00330AAC" w:rsidRPr="004A1C2C" w:rsidRDefault="00330AAC" w:rsidP="004A1C2C">
            <w:pPr>
              <w:pStyle w:val="af9"/>
              <w:numPr>
                <w:ilvl w:val="0"/>
                <w:numId w:val="38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noWrap/>
            <w:tcPrChange w:id="9471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F678F0D" w14:textId="4CAA7D4A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MtgLoan</w:t>
            </w:r>
          </w:p>
        </w:tc>
        <w:tc>
          <w:tcPr>
            <w:tcW w:w="1750" w:type="pct"/>
            <w:noWrap/>
            <w:hideMark/>
            <w:tcPrChange w:id="9472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2E78E56" w14:textId="20F6768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最高限額抵押權之擔保債權種類－借款</w:t>
            </w:r>
          </w:p>
        </w:tc>
        <w:tc>
          <w:tcPr>
            <w:tcW w:w="250" w:type="pct"/>
            <w:noWrap/>
            <w:hideMark/>
            <w:tcPrChange w:id="947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84C3DF3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474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FF182C4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475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D6829B7" w14:textId="51D6397F" w:rsidR="00330AAC" w:rsidRPr="004A1C2C" w:rsidRDefault="007773AF">
            <w:pPr>
              <w:widowControl/>
              <w:jc w:val="center"/>
              <w:rPr>
                <w:ins w:id="9476" w:author="家興 余" w:date="2021-01-21T10:22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477" w:author="家興 余" w:date="2021-01-21T10:22:00Z">
                <w:pPr>
                  <w:widowControl/>
                </w:pPr>
              </w:pPrChange>
            </w:pPr>
            <w:ins w:id="9478" w:author="家興 余" w:date="2021-01-21T10:4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O</w:t>
              </w:r>
            </w:ins>
          </w:p>
        </w:tc>
        <w:tc>
          <w:tcPr>
            <w:tcW w:w="1150" w:type="pct"/>
            <w:noWrap/>
            <w:hideMark/>
            <w:tcPrChange w:id="9479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FD0B93E" w14:textId="4E50F601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抵押權註記為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0:最高限額抵押權時可輸入；</w:t>
            </w:r>
            <w:ins w:id="9480" w:author="家興 余" w:date="2021-01-21T10:41:00Z">
              <w:r w:rsidR="007773AF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最少輸入一項</w:t>
              </w:r>
            </w:ins>
          </w:p>
          <w:p w14:paraId="055F6DF9" w14:textId="77777777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 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無</w:t>
            </w:r>
          </w:p>
          <w:p w14:paraId="6F32A431" w14:textId="390A930B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Y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是</w:t>
            </w:r>
          </w:p>
        </w:tc>
      </w:tr>
      <w:tr w:rsidR="00330AAC" w:rsidRPr="008F20B5" w14:paraId="3294E6FD" w14:textId="77777777" w:rsidTr="0066205D">
        <w:trPr>
          <w:trHeight w:val="340"/>
          <w:trPrChange w:id="9481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482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2D796C6" w14:textId="7AD1695C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483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3C00CAF" w14:textId="43955F0B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MtgPledge</w:t>
            </w:r>
          </w:p>
        </w:tc>
        <w:tc>
          <w:tcPr>
            <w:tcW w:w="1750" w:type="pct"/>
            <w:noWrap/>
            <w:hideMark/>
            <w:tcPrChange w:id="9484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9B37F01" w14:textId="10182B92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最高限額抵押權之擔保債權種類－保證債務</w:t>
            </w:r>
          </w:p>
        </w:tc>
        <w:tc>
          <w:tcPr>
            <w:tcW w:w="250" w:type="pct"/>
            <w:noWrap/>
            <w:hideMark/>
            <w:tcPrChange w:id="9485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61BEC48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486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844525C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487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FA5D11B" w14:textId="7010FA55" w:rsidR="00330AAC" w:rsidRPr="004A1C2C" w:rsidRDefault="007773AF">
            <w:pPr>
              <w:widowControl/>
              <w:jc w:val="center"/>
              <w:rPr>
                <w:ins w:id="9488" w:author="家興 余" w:date="2021-01-21T10:22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489" w:author="家興 余" w:date="2021-01-21T10:22:00Z">
                <w:pPr>
                  <w:widowControl/>
                </w:pPr>
              </w:pPrChange>
            </w:pPr>
            <w:ins w:id="9490" w:author="家興 余" w:date="2021-01-21T10:4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O</w:t>
              </w:r>
            </w:ins>
          </w:p>
        </w:tc>
        <w:tc>
          <w:tcPr>
            <w:tcW w:w="1150" w:type="pct"/>
            <w:noWrap/>
            <w:hideMark/>
            <w:tcPrChange w:id="9491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FA84C94" w14:textId="011F47BD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抵押權註記為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0:最高限額抵押權時可輸入；</w:t>
            </w:r>
            <w:ins w:id="9492" w:author="家興 余" w:date="2021-01-21T10:41:00Z">
              <w:r w:rsidR="007773AF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最少輸入一項</w:t>
              </w:r>
            </w:ins>
          </w:p>
          <w:p w14:paraId="568EB42A" w14:textId="77777777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 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無</w:t>
            </w:r>
          </w:p>
          <w:p w14:paraId="301862D9" w14:textId="3BA28666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Y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是</w:t>
            </w:r>
          </w:p>
        </w:tc>
      </w:tr>
      <w:tr w:rsidR="00330AAC" w:rsidRPr="008F20B5" w14:paraId="5C41B335" w14:textId="77777777" w:rsidTr="0066205D">
        <w:trPr>
          <w:trHeight w:val="325"/>
          <w:trPrChange w:id="9493" w:author="家興 余" w:date="2021-01-22T10:59:00Z">
            <w:trPr>
              <w:trHeight w:val="325"/>
            </w:trPr>
          </w:trPrChange>
        </w:trPr>
        <w:tc>
          <w:tcPr>
            <w:tcW w:w="250" w:type="pct"/>
            <w:tcPrChange w:id="9494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B61C883" w14:textId="4A50885B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495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1563244" w14:textId="0E8BEEB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Synd</w:t>
            </w:r>
          </w:p>
        </w:tc>
        <w:tc>
          <w:tcPr>
            <w:tcW w:w="1750" w:type="pct"/>
            <w:noWrap/>
            <w:hideMark/>
            <w:tcPrChange w:id="9496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2D32B06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</w:t>
            </w:r>
          </w:p>
        </w:tc>
        <w:tc>
          <w:tcPr>
            <w:tcW w:w="250" w:type="pct"/>
            <w:noWrap/>
            <w:hideMark/>
            <w:tcPrChange w:id="9497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A267A98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49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139E4F9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499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B4B3C6B" w14:textId="3F8D97CF" w:rsidR="00330AAC" w:rsidRPr="008F20B5" w:rsidRDefault="00330AAC">
            <w:pPr>
              <w:widowControl/>
              <w:jc w:val="center"/>
              <w:rPr>
                <w:ins w:id="9500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501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hideMark/>
            <w:tcPrChange w:id="9502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511F06F" w14:textId="4753F78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330AAC" w:rsidRPr="008F20B5" w14:paraId="0E35C1A0" w14:textId="77777777" w:rsidTr="0066205D">
        <w:trPr>
          <w:trHeight w:val="325"/>
          <w:trPrChange w:id="9503" w:author="家興 余" w:date="2021-01-22T10:59:00Z">
            <w:trPr>
              <w:trHeight w:val="325"/>
            </w:trPr>
          </w:trPrChange>
        </w:trPr>
        <w:tc>
          <w:tcPr>
            <w:tcW w:w="250" w:type="pct"/>
            <w:tcPrChange w:id="9504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F84CCC5" w14:textId="0B5B6EA9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505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4B09D94" w14:textId="4DB0EDCF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SyndCode</w:t>
            </w:r>
          </w:p>
        </w:tc>
        <w:tc>
          <w:tcPr>
            <w:tcW w:w="1750" w:type="pct"/>
            <w:noWrap/>
            <w:hideMark/>
            <w:tcPrChange w:id="9506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699DB7C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聯貸案類型</w:t>
            </w:r>
          </w:p>
        </w:tc>
        <w:tc>
          <w:tcPr>
            <w:tcW w:w="250" w:type="pct"/>
            <w:noWrap/>
            <w:hideMark/>
            <w:tcPrChange w:id="9507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785D7AC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50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4AFC118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509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32496A4" w14:textId="110EA7AE" w:rsidR="00330AAC" w:rsidRPr="008F20B5" w:rsidRDefault="007773AF">
            <w:pPr>
              <w:widowControl/>
              <w:jc w:val="center"/>
              <w:rPr>
                <w:ins w:id="9510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511" w:author="家興 余" w:date="2021-01-21T10:22:00Z">
                <w:pPr>
                  <w:widowControl/>
                </w:pPr>
              </w:pPrChange>
            </w:pPr>
            <w:ins w:id="9512" w:author="家興 余" w:date="2021-01-21T10:4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noWrap/>
            <w:hideMark/>
            <w:tcPrChange w:id="9513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95BFCC5" w14:textId="58F256C1" w:rsidR="007773AF" w:rsidRDefault="007773AF">
            <w:pPr>
              <w:widowControl/>
              <w:rPr>
                <w:ins w:id="9514" w:author="家興 余" w:date="2021-01-21T10:41:00Z"/>
                <w:rFonts w:ascii="標楷體" w:eastAsia="標楷體" w:hAnsi="標楷體" w:cs="新細明體"/>
                <w:color w:val="000000"/>
                <w:kern w:val="0"/>
              </w:rPr>
            </w:pPr>
            <w:ins w:id="9515" w:author="家興 余" w:date="2021-01-21T10:41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聯貸案</w:t>
              </w:r>
            </w:ins>
            <w:ins w:id="9516" w:author="家興 余" w:date="2021-01-21T10:4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為Y時必須輸入</w:t>
              </w:r>
            </w:ins>
          </w:p>
          <w:p w14:paraId="258F86DE" w14:textId="20CB7BE0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主辦行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參貸行</w:t>
            </w:r>
          </w:p>
        </w:tc>
      </w:tr>
      <w:tr w:rsidR="00330AAC" w:rsidRPr="008F20B5" w14:paraId="5E1394CF" w14:textId="77777777" w:rsidTr="0066205D">
        <w:trPr>
          <w:trHeight w:val="340"/>
          <w:trPrChange w:id="9517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518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F51DBD6" w14:textId="69126B33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519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26B69DF" w14:textId="02A760AB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DispPrice</w:t>
            </w:r>
          </w:p>
        </w:tc>
        <w:tc>
          <w:tcPr>
            <w:tcW w:w="1750" w:type="pct"/>
            <w:noWrap/>
            <w:hideMark/>
            <w:tcPrChange w:id="9520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DC974A4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處分價格</w:t>
            </w:r>
          </w:p>
        </w:tc>
        <w:tc>
          <w:tcPr>
            <w:tcW w:w="250" w:type="pct"/>
            <w:noWrap/>
            <w:hideMark/>
            <w:tcPrChange w:id="9521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48C8F3F" w14:textId="41BFD7A9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9522" w:author="家興 余" w:date="2020-12-30T09:5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9523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noWrap/>
            <w:hideMark/>
            <w:tcPrChange w:id="9524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F602B4B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9525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F3221CE" w14:textId="77777777" w:rsidR="00330AAC" w:rsidRPr="008F20B5" w:rsidDel="004444BD" w:rsidRDefault="00330AAC">
            <w:pPr>
              <w:widowControl/>
              <w:jc w:val="center"/>
              <w:rPr>
                <w:ins w:id="9526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527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hideMark/>
            <w:tcPrChange w:id="9528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6769BA0E" w14:textId="0DB40BB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9529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330AAC" w:rsidRPr="008F20B5" w14:paraId="2C0A6B8C" w14:textId="77777777" w:rsidTr="0066205D">
        <w:trPr>
          <w:trHeight w:val="340"/>
          <w:trPrChange w:id="9530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531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040AE5B" w14:textId="11FB5E5D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532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C6D94C7" w14:textId="735FD70B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DispDate</w:t>
            </w:r>
          </w:p>
        </w:tc>
        <w:tc>
          <w:tcPr>
            <w:tcW w:w="1750" w:type="pct"/>
            <w:noWrap/>
            <w:hideMark/>
            <w:tcPrChange w:id="9533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2F16737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處分日期</w:t>
            </w:r>
          </w:p>
        </w:tc>
        <w:tc>
          <w:tcPr>
            <w:tcW w:w="250" w:type="pct"/>
            <w:noWrap/>
            <w:hideMark/>
            <w:tcPrChange w:id="9534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211896B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  <w:tcPrChange w:id="9535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5D17895" w14:textId="3EC9C93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9536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5487415" w14:textId="77777777" w:rsidR="00330AAC" w:rsidRPr="008F20B5" w:rsidRDefault="00330AAC">
            <w:pPr>
              <w:widowControl/>
              <w:jc w:val="center"/>
              <w:rPr>
                <w:ins w:id="9537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538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hideMark/>
            <w:tcPrChange w:id="9539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00BB423" w14:textId="5147A9C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330AAC" w:rsidRPr="008F20B5" w14:paraId="07656DFB" w14:textId="77777777" w:rsidTr="0066205D">
        <w:trPr>
          <w:trHeight w:val="340"/>
          <w:trPrChange w:id="9540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541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1DFAC8C" w14:textId="77777777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542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CEB4801" w14:textId="165F856A" w:rsidR="00330AAC" w:rsidRPr="008F20B5" w:rsidRDefault="00330AAC" w:rsidP="004304FC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ClStat</w:t>
            </w:r>
          </w:p>
        </w:tc>
        <w:tc>
          <w:tcPr>
            <w:tcW w:w="1750" w:type="pct"/>
            <w:noWrap/>
            <w:tcPrChange w:id="9543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93643B4" w14:textId="5EC2665F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擔保品狀態</w:t>
            </w:r>
          </w:p>
        </w:tc>
        <w:tc>
          <w:tcPr>
            <w:tcW w:w="250" w:type="pct"/>
            <w:noWrap/>
            <w:tcPrChange w:id="9544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1D01540" w14:textId="62DE3356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tcPrChange w:id="9545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6CC0F51" w14:textId="01644882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546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FB41FBD" w14:textId="7243D251" w:rsidR="00330AAC" w:rsidRPr="008F20B5" w:rsidRDefault="007773AF">
            <w:pPr>
              <w:widowControl/>
              <w:jc w:val="center"/>
              <w:rPr>
                <w:ins w:id="9547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548" w:author="家興 余" w:date="2021-01-21T10:22:00Z">
                <w:pPr>
                  <w:widowControl/>
                </w:pPr>
              </w:pPrChange>
            </w:pPr>
            <w:ins w:id="9549" w:author="家興 余" w:date="2021-01-21T10:4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9550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5D1E89B8" w14:textId="079A2618" w:rsidR="00330AAC" w:rsidRPr="008F20B5" w:rsidRDefault="00330AAC" w:rsidP="0093727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正常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7964E61" w14:textId="77777777" w:rsidR="00330AAC" w:rsidRPr="008F20B5" w:rsidRDefault="00330AAC" w:rsidP="0093727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塗銷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C49C6B6" w14:textId="77777777" w:rsidR="00330AAC" w:rsidRPr="008F20B5" w:rsidRDefault="00330AAC" w:rsidP="0093727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D7472D0" w14:textId="15592E7A" w:rsidR="00330AAC" w:rsidRPr="008F20B5" w:rsidRDefault="00330AAC" w:rsidP="0093727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抵押權確定</w:t>
            </w:r>
          </w:p>
        </w:tc>
      </w:tr>
      <w:tr w:rsidR="00330AAC" w:rsidRPr="008F20B5" w14:paraId="5BBA2E04" w14:textId="77777777" w:rsidTr="0066205D">
        <w:trPr>
          <w:trHeight w:val="340"/>
          <w:trPrChange w:id="9551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552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FFD593F" w14:textId="77777777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553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555917D" w14:textId="13C74D91" w:rsidR="00330AAC" w:rsidRPr="008F20B5" w:rsidRDefault="00330AAC" w:rsidP="004304FC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SettingStat</w:t>
            </w:r>
          </w:p>
        </w:tc>
        <w:tc>
          <w:tcPr>
            <w:tcW w:w="1750" w:type="pct"/>
            <w:noWrap/>
            <w:tcPrChange w:id="9554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EBB4CD0" w14:textId="028FFD21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設定狀態</w:t>
            </w:r>
          </w:p>
        </w:tc>
        <w:tc>
          <w:tcPr>
            <w:tcW w:w="250" w:type="pct"/>
            <w:noWrap/>
            <w:tcPrChange w:id="9555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27EB0B0" w14:textId="5160E6F5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tcPrChange w:id="9556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14D23C8" w14:textId="23C7F24D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557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73CA40B" w14:textId="42E0F6B6" w:rsidR="00330AAC" w:rsidRPr="008F20B5" w:rsidRDefault="007773AF">
            <w:pPr>
              <w:widowControl/>
              <w:jc w:val="center"/>
              <w:rPr>
                <w:ins w:id="9558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559" w:author="家興 余" w:date="2021-01-21T10:22:00Z">
                <w:pPr>
                  <w:widowControl/>
                </w:pPr>
              </w:pPrChange>
            </w:pPr>
            <w:ins w:id="9560" w:author="家興 余" w:date="2021-01-21T10:4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9561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3139E1B9" w14:textId="7C327843" w:rsidR="00330AAC" w:rsidRPr="008F20B5" w:rsidRDefault="00330AAC" w:rsidP="004D15A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1:設定</w:t>
            </w:r>
          </w:p>
          <w:p w14:paraId="37629350" w14:textId="149532D4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2:解除</w:t>
            </w:r>
          </w:p>
        </w:tc>
      </w:tr>
      <w:tr w:rsidR="00330AAC" w:rsidRPr="008F20B5" w14:paraId="2955E183" w14:textId="77777777" w:rsidTr="0066205D">
        <w:trPr>
          <w:trHeight w:val="340"/>
          <w:trPrChange w:id="9562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563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6CCA29E" w14:textId="63793339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564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3874930" w14:textId="3BAEEAF2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SettingAmt</w:t>
            </w:r>
          </w:p>
        </w:tc>
        <w:tc>
          <w:tcPr>
            <w:tcW w:w="1750" w:type="pct"/>
            <w:noWrap/>
            <w:hideMark/>
            <w:tcPrChange w:id="9565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80F7C58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抵押設定金額</w:t>
            </w:r>
          </w:p>
        </w:tc>
        <w:tc>
          <w:tcPr>
            <w:tcW w:w="250" w:type="pct"/>
            <w:noWrap/>
            <w:hideMark/>
            <w:tcPrChange w:id="9566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52227DE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  <w:tcPrChange w:id="9567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A6038B4" w14:textId="40782C91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9568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2A8F0B3" w14:textId="0C95C651" w:rsidR="00330AAC" w:rsidRPr="008F20B5" w:rsidDel="004444BD" w:rsidRDefault="007773AF">
            <w:pPr>
              <w:widowControl/>
              <w:jc w:val="center"/>
              <w:rPr>
                <w:ins w:id="9569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570" w:author="家興 余" w:date="2021-01-21T10:22:00Z">
                <w:pPr>
                  <w:widowControl/>
                </w:pPr>
              </w:pPrChange>
            </w:pPr>
            <w:ins w:id="9571" w:author="家興 余" w:date="2021-01-21T10:4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hideMark/>
            <w:tcPrChange w:id="9572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386C2F0D" w14:textId="2C6DFDA8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9573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330AAC" w:rsidRPr="008F20B5" w14:paraId="3C2924A0" w14:textId="77777777" w:rsidTr="0066205D">
        <w:trPr>
          <w:trHeight w:val="340"/>
          <w:trPrChange w:id="9574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575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EB9259F" w14:textId="5D61350B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576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FE52617" w14:textId="753CBE5C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ReceiptNo</w:t>
            </w:r>
          </w:p>
        </w:tc>
        <w:tc>
          <w:tcPr>
            <w:tcW w:w="1750" w:type="pct"/>
            <w:noWrap/>
            <w:hideMark/>
            <w:tcPrChange w:id="9577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4F33EB0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收件字號</w:t>
            </w:r>
          </w:p>
        </w:tc>
        <w:tc>
          <w:tcPr>
            <w:tcW w:w="250" w:type="pct"/>
            <w:noWrap/>
            <w:hideMark/>
            <w:tcPrChange w:id="957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2B8A301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57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05238A1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  <w:tcPrChange w:id="9580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4F812C3" w14:textId="77777777" w:rsidR="00330AAC" w:rsidRPr="008F20B5" w:rsidRDefault="00330AAC">
            <w:pPr>
              <w:widowControl/>
              <w:jc w:val="center"/>
              <w:rPr>
                <w:ins w:id="9581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582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583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D53351B" w14:textId="7626AE4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7A965619" w14:textId="77777777" w:rsidTr="0066205D">
        <w:trPr>
          <w:trHeight w:val="340"/>
          <w:trPrChange w:id="9584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585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16EE379" w14:textId="2292B8F6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  <w:tcPrChange w:id="9586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6194829" w14:textId="71CE7E1F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MtgNo</w:t>
            </w:r>
          </w:p>
        </w:tc>
        <w:tc>
          <w:tcPr>
            <w:tcW w:w="1750" w:type="pct"/>
            <w:noWrap/>
            <w:hideMark/>
            <w:tcPrChange w:id="9587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2F2375D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抵押登記字號</w:t>
            </w:r>
          </w:p>
        </w:tc>
        <w:tc>
          <w:tcPr>
            <w:tcW w:w="250" w:type="pct"/>
            <w:noWrap/>
            <w:hideMark/>
            <w:tcPrChange w:id="958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142EF42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58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FE19637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  <w:tcPrChange w:id="9590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10C1DD0" w14:textId="77777777" w:rsidR="00330AAC" w:rsidRPr="008F20B5" w:rsidRDefault="00330AAC">
            <w:pPr>
              <w:widowControl/>
              <w:jc w:val="center"/>
              <w:rPr>
                <w:ins w:id="9591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592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593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C4C6A49" w14:textId="7BF4952F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586B7C53" w14:textId="77777777" w:rsidTr="0066205D">
        <w:trPr>
          <w:trHeight w:val="340"/>
          <w:trPrChange w:id="9594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595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471E647" w14:textId="03D4C126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  <w:tcPrChange w:id="9596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509C32E5" w14:textId="14028F9F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ReceivedDate</w:t>
            </w:r>
          </w:p>
        </w:tc>
        <w:tc>
          <w:tcPr>
            <w:tcW w:w="1750" w:type="pct"/>
            <w:noWrap/>
            <w:hideMark/>
            <w:tcPrChange w:id="9597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35953D6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抵押收件日</w:t>
            </w:r>
          </w:p>
        </w:tc>
        <w:tc>
          <w:tcPr>
            <w:tcW w:w="250" w:type="pct"/>
            <w:noWrap/>
            <w:hideMark/>
            <w:tcPrChange w:id="959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4F1E7A5" w14:textId="414C7ECF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  <w:tcPrChange w:id="959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F5099E8" w14:textId="2EA99FF2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9600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DFCA689" w14:textId="77777777" w:rsidR="00330AAC" w:rsidRPr="008F20B5" w:rsidRDefault="00330AAC">
            <w:pPr>
              <w:widowControl/>
              <w:jc w:val="center"/>
              <w:rPr>
                <w:ins w:id="9601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602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hideMark/>
            <w:tcPrChange w:id="9603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22D2183" w14:textId="78E0AA9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330AAC" w:rsidRPr="008F20B5" w14:paraId="78540E94" w14:textId="77777777" w:rsidTr="0066205D">
        <w:trPr>
          <w:trHeight w:val="340"/>
          <w:trPrChange w:id="9604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605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E8D5EE9" w14:textId="6765F701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  <w:tcPrChange w:id="9606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007ED38F" w14:textId="4DC1DCC5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MortgageIssueStartDate</w:t>
            </w:r>
          </w:p>
        </w:tc>
        <w:tc>
          <w:tcPr>
            <w:tcW w:w="1750" w:type="pct"/>
            <w:noWrap/>
            <w:hideMark/>
            <w:tcPrChange w:id="9607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C86D04B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抵押登記起日</w:t>
            </w:r>
          </w:p>
        </w:tc>
        <w:tc>
          <w:tcPr>
            <w:tcW w:w="250" w:type="pct"/>
            <w:noWrap/>
            <w:hideMark/>
            <w:tcPrChange w:id="960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AF1A1B0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  <w:tcPrChange w:id="960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2D4DD7B" w14:textId="213F51A0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9610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B14919E" w14:textId="77777777" w:rsidR="00330AAC" w:rsidRPr="008F20B5" w:rsidRDefault="00330AAC">
            <w:pPr>
              <w:widowControl/>
              <w:jc w:val="center"/>
              <w:rPr>
                <w:ins w:id="9611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612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hideMark/>
            <w:tcPrChange w:id="9613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B416F34" w14:textId="408DCD95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330AAC" w:rsidRPr="008F20B5" w14:paraId="28D97D33" w14:textId="77777777" w:rsidTr="0066205D">
        <w:trPr>
          <w:trHeight w:val="340"/>
          <w:trPrChange w:id="9614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615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BC04B29" w14:textId="07C8F577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  <w:tcPrChange w:id="9616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2B10466D" w14:textId="437D8A3B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MortgageIssueEndDate</w:t>
            </w:r>
          </w:p>
        </w:tc>
        <w:tc>
          <w:tcPr>
            <w:tcW w:w="1750" w:type="pct"/>
            <w:noWrap/>
            <w:hideMark/>
            <w:tcPrChange w:id="9617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A6A97F8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抵押登記迄日</w:t>
            </w:r>
          </w:p>
        </w:tc>
        <w:tc>
          <w:tcPr>
            <w:tcW w:w="250" w:type="pct"/>
            <w:noWrap/>
            <w:hideMark/>
            <w:tcPrChange w:id="961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654CCCD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  <w:tcPrChange w:id="961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E41A7CC" w14:textId="422CD585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9620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EF4DAC0" w14:textId="14FDBFBA" w:rsidR="00330AAC" w:rsidRPr="008F20B5" w:rsidRDefault="007773AF">
            <w:pPr>
              <w:widowControl/>
              <w:jc w:val="center"/>
              <w:rPr>
                <w:ins w:id="9621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622" w:author="家興 余" w:date="2021-01-21T10:22:00Z">
                <w:pPr>
                  <w:widowControl/>
                </w:pPr>
              </w:pPrChange>
            </w:pPr>
            <w:ins w:id="9623" w:author="家興 余" w:date="2021-01-21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noWrap/>
            <w:hideMark/>
            <w:tcPrChange w:id="9624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941B9B1" w14:textId="18CE281D" w:rsidR="007773AF" w:rsidRDefault="007773AF">
            <w:pPr>
              <w:widowControl/>
              <w:rPr>
                <w:ins w:id="9625" w:author="家興 余" w:date="2021-01-21T10:43:00Z"/>
                <w:rFonts w:ascii="標楷體" w:eastAsia="標楷體" w:hAnsi="標楷體" w:cs="新細明體"/>
                <w:color w:val="000000"/>
                <w:kern w:val="0"/>
              </w:rPr>
            </w:pPr>
            <w:ins w:id="9626" w:author="家興 余" w:date="2021-01-21T10:43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抵押登記起日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有輸入時必須輸入</w:t>
              </w:r>
            </w:ins>
          </w:p>
          <w:p w14:paraId="07CEEFFD" w14:textId="054BD54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330AAC" w:rsidRPr="008F20B5" w14:paraId="59FA4828" w14:textId="77777777" w:rsidTr="0066205D">
        <w:trPr>
          <w:trHeight w:val="340"/>
          <w:trPrChange w:id="9627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628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AA4E186" w14:textId="73BF720C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  <w:tcPrChange w:id="9629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26C9CE8" w14:textId="128731EB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ClStatus</w:t>
            </w:r>
          </w:p>
        </w:tc>
        <w:tc>
          <w:tcPr>
            <w:tcW w:w="1750" w:type="pct"/>
            <w:noWrap/>
            <w:hideMark/>
            <w:tcPrChange w:id="9630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BCC5834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擔保品狀況碼</w:t>
            </w:r>
          </w:p>
        </w:tc>
        <w:tc>
          <w:tcPr>
            <w:tcW w:w="250" w:type="pct"/>
            <w:noWrap/>
            <w:hideMark/>
            <w:tcPrChange w:id="9631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960C09E" w14:textId="6792CC13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632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FCA65CF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633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54EA314" w14:textId="07530313" w:rsidR="00330AAC" w:rsidRPr="008F20B5" w:rsidRDefault="007773AF">
            <w:pPr>
              <w:widowControl/>
              <w:jc w:val="center"/>
              <w:rPr>
                <w:ins w:id="9634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635" w:author="家興 余" w:date="2021-01-21T10:22:00Z">
                <w:pPr>
                  <w:widowControl/>
                </w:pPr>
              </w:pPrChange>
            </w:pPr>
            <w:ins w:id="9636" w:author="家興 余" w:date="2021-01-21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hideMark/>
            <w:tcPrChange w:id="9637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2B08C11" w14:textId="1278F4A9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已抵押</w:t>
            </w:r>
          </w:p>
        </w:tc>
      </w:tr>
      <w:tr w:rsidR="00330AAC" w:rsidRPr="008F20B5" w14:paraId="2D7D0ECD" w14:textId="77777777" w:rsidTr="0066205D">
        <w:trPr>
          <w:trHeight w:val="340"/>
          <w:trPrChange w:id="9638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639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1AF1A84" w14:textId="2A03F196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  <w:tcPrChange w:id="9640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599410C" w14:textId="7457DB7C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Remark</w:t>
            </w:r>
          </w:p>
        </w:tc>
        <w:tc>
          <w:tcPr>
            <w:tcW w:w="1750" w:type="pct"/>
            <w:noWrap/>
            <w:hideMark/>
            <w:tcPrChange w:id="9641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3615661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備註</w:t>
            </w:r>
          </w:p>
        </w:tc>
        <w:tc>
          <w:tcPr>
            <w:tcW w:w="250" w:type="pct"/>
            <w:noWrap/>
            <w:hideMark/>
            <w:tcPrChange w:id="9642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83BAC18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64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445DAEC" w14:textId="698C15A3" w:rsidR="00330AAC" w:rsidRPr="008F20B5" w:rsidRDefault="00330A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60</w:t>
            </w:r>
          </w:p>
        </w:tc>
        <w:tc>
          <w:tcPr>
            <w:tcW w:w="250" w:type="pct"/>
            <w:tcPrChange w:id="9644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F855455" w14:textId="77777777" w:rsidR="00330AAC" w:rsidRPr="008F20B5" w:rsidRDefault="00330AAC">
            <w:pPr>
              <w:widowControl/>
              <w:jc w:val="center"/>
              <w:rPr>
                <w:ins w:id="9645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646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hideMark/>
            <w:tcPrChange w:id="9647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6EC9781" w14:textId="74D30C21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</w:tr>
    </w:tbl>
    <w:p w14:paraId="31AD8745" w14:textId="4AA939F4" w:rsidR="009C1DD1" w:rsidRDefault="009C1DD1" w:rsidP="009C1DD1">
      <w:pPr>
        <w:ind w:leftChars="500" w:left="1200"/>
        <w:rPr>
          <w:ins w:id="9648" w:author="ST1" w:date="2020-12-07T00:10:00Z"/>
          <w:rFonts w:ascii="標楷體" w:eastAsia="標楷體" w:hAnsi="標楷體"/>
        </w:rPr>
      </w:pPr>
    </w:p>
    <w:p w14:paraId="59212DA4" w14:textId="72A35DB3" w:rsidR="00664348" w:rsidRDefault="00664348" w:rsidP="009C1DD1">
      <w:pPr>
        <w:ind w:leftChars="500" w:left="1200"/>
        <w:rPr>
          <w:ins w:id="9649" w:author="ST1" w:date="2020-12-07T00:10:00Z"/>
          <w:rFonts w:ascii="標楷體" w:eastAsia="標楷體" w:hAnsi="標楷體"/>
        </w:rPr>
      </w:pPr>
    </w:p>
    <w:p w14:paraId="004EA274" w14:textId="2A8677F1" w:rsidR="00664348" w:rsidRDefault="00664348" w:rsidP="009C1DD1">
      <w:pPr>
        <w:ind w:leftChars="500" w:left="1200"/>
        <w:rPr>
          <w:ins w:id="9650" w:author="ST1" w:date="2020-12-07T00:10:00Z"/>
          <w:rFonts w:ascii="標楷體" w:eastAsia="標楷體" w:hAnsi="標楷體"/>
        </w:rPr>
      </w:pPr>
    </w:p>
    <w:p w14:paraId="6E5FF0A9" w14:textId="77777777" w:rsidR="00664348" w:rsidRPr="0029020B" w:rsidRDefault="00664348" w:rsidP="00664348">
      <w:pPr>
        <w:spacing w:line="140" w:lineRule="atLeast"/>
        <w:ind w:leftChars="200" w:left="480"/>
        <w:rPr>
          <w:ins w:id="9651" w:author="ST1" w:date="2020-12-07T00:10:00Z"/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</w:pPr>
      <w:ins w:id="9652" w:author="ST1" w:date="2020-12-07T00:10:00Z">
        <w:r w:rsidRPr="0029020B">
          <w:rPr>
            <w:rFonts w:ascii="標楷體" w:eastAsia="標楷體" w:hAnsi="標楷體" w:cs="新細明體" w:hint="eastAsia"/>
            <w:b/>
            <w:bCs/>
            <w:color w:val="0070C0"/>
            <w:kern w:val="0"/>
            <w:sz w:val="28"/>
            <w:szCs w:val="28"/>
          </w:rPr>
          <w:t>下行</w:t>
        </w:r>
        <w:r w:rsidRPr="0029020B">
          <w:rPr>
            <w:rFonts w:ascii="標楷體" w:eastAsia="標楷體" w:hAnsi="標楷體" w:cs="新細明體"/>
            <w:b/>
            <w:bCs/>
            <w:color w:val="0070C0"/>
            <w:kern w:val="0"/>
            <w:sz w:val="28"/>
            <w:szCs w:val="28"/>
          </w:rPr>
          <w:t>欄位</w:t>
        </w:r>
      </w:ins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664348" w:rsidRPr="00D940B1" w14:paraId="63691E02" w14:textId="77777777" w:rsidTr="00DA4FCA">
        <w:trPr>
          <w:ins w:id="9653" w:author="ST1" w:date="2020-12-07T00:10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A08072" w14:textId="77777777" w:rsidR="00664348" w:rsidRPr="0029020B" w:rsidRDefault="00664348" w:rsidP="00DA4FCA">
            <w:pPr>
              <w:widowControl/>
              <w:jc w:val="center"/>
              <w:rPr>
                <w:ins w:id="9654" w:author="ST1" w:date="2020-12-07T00:10:00Z"/>
                <w:rFonts w:ascii="標楷體" w:eastAsia="標楷體" w:hAnsi="標楷體"/>
                <w:bCs/>
                <w:color w:val="0070C0"/>
              </w:rPr>
            </w:pPr>
            <w:ins w:id="9655" w:author="ST1" w:date="2020-12-07T00:10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序</w:t>
              </w:r>
            </w:ins>
          </w:p>
          <w:p w14:paraId="356C9BC3" w14:textId="77777777" w:rsidR="00664348" w:rsidRPr="0029020B" w:rsidRDefault="00664348" w:rsidP="00DA4FCA">
            <w:pPr>
              <w:widowControl/>
              <w:jc w:val="center"/>
              <w:rPr>
                <w:ins w:id="9656" w:author="ST1" w:date="2020-12-07T00:10:00Z"/>
                <w:rFonts w:ascii="標楷體" w:eastAsia="標楷體" w:hAnsi="標楷體"/>
                <w:bCs/>
                <w:color w:val="0070C0"/>
              </w:rPr>
            </w:pPr>
            <w:ins w:id="9657" w:author="ST1" w:date="2020-12-07T00:10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號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A0558B" w14:textId="77777777" w:rsidR="00664348" w:rsidRPr="0029020B" w:rsidRDefault="00664348" w:rsidP="00DA4FCA">
            <w:pPr>
              <w:widowControl/>
              <w:jc w:val="center"/>
              <w:rPr>
                <w:ins w:id="9658" w:author="ST1" w:date="2020-12-07T00:10:00Z"/>
                <w:rFonts w:ascii="標楷體" w:eastAsia="標楷體" w:hAnsi="標楷體"/>
                <w:bCs/>
                <w:color w:val="0070C0"/>
              </w:rPr>
            </w:pPr>
            <w:ins w:id="9659" w:author="ST1" w:date="2020-12-07T00:10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英文名稱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FE76D5" w14:textId="77777777" w:rsidR="00664348" w:rsidRPr="0029020B" w:rsidRDefault="00664348" w:rsidP="00DA4FCA">
            <w:pPr>
              <w:widowControl/>
              <w:jc w:val="center"/>
              <w:rPr>
                <w:ins w:id="9660" w:author="ST1" w:date="2020-12-07T00:10:00Z"/>
                <w:rFonts w:ascii="標楷體" w:eastAsia="標楷體" w:hAnsi="標楷體"/>
                <w:bCs/>
                <w:color w:val="0070C0"/>
              </w:rPr>
            </w:pPr>
            <w:ins w:id="9661" w:author="ST1" w:date="2020-12-07T00:10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中文名稱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21B234" w14:textId="77777777" w:rsidR="00664348" w:rsidRPr="0029020B" w:rsidRDefault="00664348" w:rsidP="00DA4FCA">
            <w:pPr>
              <w:widowControl/>
              <w:jc w:val="center"/>
              <w:rPr>
                <w:ins w:id="9662" w:author="ST1" w:date="2020-12-07T00:10:00Z"/>
                <w:rFonts w:ascii="標楷體" w:eastAsia="標楷體" w:hAnsi="標楷體"/>
                <w:bCs/>
                <w:color w:val="0070C0"/>
              </w:rPr>
            </w:pPr>
            <w:ins w:id="9663" w:author="ST1" w:date="2020-12-07T00:10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型態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BE5339" w14:textId="77777777" w:rsidR="00664348" w:rsidRPr="0029020B" w:rsidRDefault="00664348" w:rsidP="00DA4FCA">
            <w:pPr>
              <w:widowControl/>
              <w:jc w:val="center"/>
              <w:rPr>
                <w:ins w:id="9664" w:author="ST1" w:date="2020-12-07T00:10:00Z"/>
                <w:rFonts w:ascii="標楷體" w:eastAsia="標楷體" w:hAnsi="標楷體"/>
                <w:bCs/>
                <w:color w:val="0070C0"/>
              </w:rPr>
            </w:pPr>
            <w:ins w:id="9665" w:author="ST1" w:date="2020-12-07T00:10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長度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8BA5EC" w14:textId="77777777" w:rsidR="00664348" w:rsidRPr="0029020B" w:rsidRDefault="00664348" w:rsidP="00DA4FCA">
            <w:pPr>
              <w:spacing w:line="140" w:lineRule="atLeast"/>
              <w:jc w:val="center"/>
              <w:rPr>
                <w:ins w:id="9666" w:author="ST1" w:date="2020-12-07T00:10:00Z"/>
                <w:rFonts w:ascii="標楷體" w:eastAsia="標楷體" w:hAnsi="標楷體"/>
                <w:bCs/>
                <w:color w:val="0070C0"/>
              </w:rPr>
            </w:pPr>
            <w:ins w:id="9667" w:author="ST1" w:date="2020-12-07T00:10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欄位說明</w:t>
              </w:r>
            </w:ins>
          </w:p>
        </w:tc>
      </w:tr>
      <w:tr w:rsidR="00664348" w:rsidRPr="00D940B1" w14:paraId="63865A66" w14:textId="77777777" w:rsidTr="00DA4FCA">
        <w:trPr>
          <w:ins w:id="9668" w:author="ST1" w:date="2020-12-07T00:10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2B1134F" w14:textId="77777777" w:rsidR="00664348" w:rsidRPr="0029020B" w:rsidRDefault="00664348" w:rsidP="00DA4FCA">
            <w:pPr>
              <w:spacing w:line="140" w:lineRule="atLeast"/>
              <w:rPr>
                <w:ins w:id="9669" w:author="ST1" w:date="2020-12-07T00:10:00Z"/>
                <w:rFonts w:ascii="標楷體" w:eastAsia="標楷體" w:hAnsi="標楷體"/>
                <w:color w:val="0070C0"/>
              </w:rPr>
            </w:pPr>
            <w:ins w:id="9670" w:author="ST1" w:date="2020-12-07T00:10:00Z">
              <w:r w:rsidRPr="0029020B">
                <w:rPr>
                  <w:rFonts w:ascii="標楷體" w:eastAsia="標楷體" w:hAnsi="標楷體"/>
                  <w:color w:val="0070C0"/>
                </w:rPr>
                <w:t>1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E3E9CB5" w14:textId="77777777" w:rsidR="00664348" w:rsidRPr="0029020B" w:rsidRDefault="00664348" w:rsidP="00DA4FCA">
            <w:pPr>
              <w:spacing w:line="140" w:lineRule="atLeast"/>
              <w:rPr>
                <w:ins w:id="9671" w:author="ST1" w:date="2020-12-07T00:10:00Z"/>
                <w:rFonts w:ascii="標楷體" w:eastAsia="標楷體" w:hAnsi="標楷體"/>
                <w:color w:val="0070C0"/>
              </w:rPr>
            </w:pPr>
            <w:ins w:id="9672" w:author="ST1" w:date="2020-12-07T00:10:00Z">
              <w:r w:rsidRPr="0029020B">
                <w:rPr>
                  <w:rFonts w:ascii="標楷體" w:eastAsia="標楷體" w:hAnsi="標楷體"/>
                  <w:color w:val="0070C0"/>
                </w:rPr>
                <w:t>OClNo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0EB1E1" w14:textId="77777777" w:rsidR="00664348" w:rsidRPr="0029020B" w:rsidRDefault="00664348" w:rsidP="00DA4FCA">
            <w:pPr>
              <w:spacing w:line="140" w:lineRule="atLeast"/>
              <w:rPr>
                <w:ins w:id="9673" w:author="ST1" w:date="2020-12-07T00:10:00Z"/>
                <w:rFonts w:ascii="標楷體" w:eastAsia="標楷體" w:hAnsi="標楷體"/>
                <w:color w:val="0070C0"/>
              </w:rPr>
            </w:pPr>
            <w:ins w:id="9674" w:author="ST1" w:date="2020-12-07T00:10:00Z">
              <w:r w:rsidRPr="0029020B"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擔保品編號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5CAF4C2" w14:textId="77777777" w:rsidR="00664348" w:rsidRPr="0029020B" w:rsidRDefault="00664348" w:rsidP="00DA4FCA">
            <w:pPr>
              <w:spacing w:line="140" w:lineRule="atLeast"/>
              <w:jc w:val="center"/>
              <w:rPr>
                <w:ins w:id="9675" w:author="ST1" w:date="2020-12-07T00:10:00Z"/>
                <w:rFonts w:ascii="標楷體" w:eastAsia="標楷體" w:hAnsi="標楷體"/>
                <w:color w:val="0070C0"/>
              </w:rPr>
            </w:pPr>
            <w:ins w:id="9676" w:author="ST1" w:date="2020-12-07T00:10:00Z">
              <w:r w:rsidRPr="0029020B">
                <w:rPr>
                  <w:rFonts w:ascii="標楷體" w:eastAsia="標楷體" w:hAnsi="標楷體" w:cs="新細明體"/>
                  <w:color w:val="0070C0"/>
                  <w:kern w:val="0"/>
                </w:rPr>
                <w:t>X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1C7F3C" w14:textId="77777777" w:rsidR="00664348" w:rsidRPr="0029020B" w:rsidRDefault="00664348" w:rsidP="00DA4FCA">
            <w:pPr>
              <w:spacing w:line="140" w:lineRule="atLeast"/>
              <w:jc w:val="center"/>
              <w:rPr>
                <w:ins w:id="9677" w:author="ST1" w:date="2020-12-07T00:10:00Z"/>
                <w:rFonts w:ascii="標楷體" w:eastAsia="標楷體" w:hAnsi="標楷體"/>
                <w:color w:val="0070C0"/>
              </w:rPr>
            </w:pPr>
            <w:ins w:id="9678" w:author="ST1" w:date="2020-12-07T00:10:00Z">
              <w:r w:rsidRPr="0029020B">
                <w:rPr>
                  <w:rFonts w:ascii="標楷體" w:eastAsia="標楷體" w:hAnsi="標楷體" w:cs="新細明體"/>
                  <w:color w:val="0070C0"/>
                  <w:kern w:val="0"/>
                </w:rPr>
                <w:t>7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49E296" w14:textId="77777777" w:rsidR="00664348" w:rsidRPr="0029020B" w:rsidRDefault="00664348" w:rsidP="00DA4FCA">
            <w:pPr>
              <w:spacing w:line="140" w:lineRule="atLeast"/>
              <w:rPr>
                <w:ins w:id="9679" w:author="ST1" w:date="2020-12-07T00:10:00Z"/>
                <w:rFonts w:ascii="標楷體" w:eastAsia="標楷體" w:hAnsi="標楷體"/>
                <w:color w:val="0070C0"/>
              </w:rPr>
            </w:pPr>
          </w:p>
        </w:tc>
      </w:tr>
    </w:tbl>
    <w:p w14:paraId="03B427E7" w14:textId="77777777" w:rsidR="00664348" w:rsidRPr="008F20B5" w:rsidRDefault="00664348" w:rsidP="009C1DD1">
      <w:pPr>
        <w:ind w:leftChars="500" w:left="1200"/>
        <w:rPr>
          <w:rFonts w:ascii="標楷體" w:eastAsia="標楷體" w:hAnsi="標楷體"/>
        </w:rPr>
      </w:pPr>
    </w:p>
    <w:p w14:paraId="692B2FC4" w14:textId="77777777" w:rsidR="00573DD7" w:rsidRPr="004A1C2C" w:rsidRDefault="00573DD7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38D459E8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4589DBBE" w14:textId="317CA0D9" w:rsidR="009C1DD1" w:rsidRPr="008F20B5" w:rsidRDefault="00573DD7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  <w:b/>
          <w:szCs w:val="32"/>
        </w:rPr>
        <w:pPrChange w:id="9680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9681" w:name="_L2430股票擔保品資料登錄"/>
      <w:bookmarkStart w:id="9682" w:name="_L2413股票擔保品資料登錄"/>
      <w:bookmarkEnd w:id="9681"/>
      <w:bookmarkEnd w:id="9682"/>
      <w:r w:rsidRPr="008F20B5">
        <w:rPr>
          <w:rFonts w:ascii="標楷體" w:hAnsi="標楷體"/>
          <w:b/>
          <w:szCs w:val="32"/>
        </w:rPr>
        <w:t>L24</w:t>
      </w:r>
      <w:r w:rsidR="00D42D26" w:rsidRPr="008F20B5">
        <w:rPr>
          <w:rFonts w:ascii="標楷體" w:hAnsi="標楷體"/>
          <w:b/>
          <w:szCs w:val="32"/>
        </w:rPr>
        <w:t>13</w:t>
      </w:r>
      <w:r w:rsidRPr="008F20B5">
        <w:rPr>
          <w:rFonts w:ascii="標楷體" w:hAnsi="標楷體" w:hint="eastAsia"/>
          <w:b/>
          <w:szCs w:val="32"/>
        </w:rPr>
        <w:t>股票擔保品資料登錄</w:t>
      </w:r>
    </w:p>
    <w:tbl>
      <w:tblPr>
        <w:tblW w:w="5050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9683" w:author="家興 余" w:date="2021-01-22T10:13:00Z">
          <w:tblPr>
            <w:tblW w:w="4697" w:type="pct"/>
            <w:tblInd w:w="45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43"/>
        <w:gridCol w:w="1486"/>
        <w:gridCol w:w="4003"/>
        <w:gridCol w:w="529"/>
        <w:gridCol w:w="533"/>
        <w:gridCol w:w="572"/>
        <w:gridCol w:w="2630"/>
        <w:tblGridChange w:id="9684">
          <w:tblGrid>
            <w:gridCol w:w="575"/>
            <w:gridCol w:w="2001"/>
            <w:gridCol w:w="2363"/>
            <w:gridCol w:w="561"/>
            <w:gridCol w:w="565"/>
            <w:gridCol w:w="3511"/>
            <w:gridCol w:w="3511"/>
          </w:tblGrid>
        </w:tblGridChange>
      </w:tblGrid>
      <w:tr w:rsidR="007309AD" w:rsidRPr="008F20B5" w14:paraId="2BACF004" w14:textId="77777777" w:rsidTr="004A2350">
        <w:trPr>
          <w:trHeight w:val="340"/>
          <w:trPrChange w:id="9685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hideMark/>
            <w:tcPrChange w:id="9686" w:author="家興 余" w:date="2021-01-22T10:13:00Z">
              <w:tcPr>
                <w:tcW w:w="300" w:type="pct"/>
                <w:shd w:val="clear" w:color="auto" w:fill="auto"/>
                <w:hideMark/>
              </w:tcPr>
            </w:tcPrChange>
          </w:tcPr>
          <w:p w14:paraId="54BFE648" w14:textId="7777777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50" w:type="pct"/>
            <w:shd w:val="clear" w:color="auto" w:fill="auto"/>
            <w:hideMark/>
            <w:tcPrChange w:id="9687" w:author="家興 余" w:date="2021-01-22T10:13:00Z">
              <w:tcPr>
                <w:tcW w:w="1045" w:type="pct"/>
                <w:shd w:val="clear" w:color="auto" w:fill="auto"/>
                <w:hideMark/>
              </w:tcPr>
            </w:tcPrChange>
          </w:tcPr>
          <w:p w14:paraId="60F24553" w14:textId="77777777" w:rsidR="007309AD" w:rsidRPr="008F20B5" w:rsidRDefault="007309AD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750" w:type="pct"/>
            <w:shd w:val="clear" w:color="auto" w:fill="auto"/>
            <w:hideMark/>
            <w:tcPrChange w:id="9688" w:author="家興 余" w:date="2021-01-22T10:13:00Z">
              <w:tcPr>
                <w:tcW w:w="1234" w:type="pct"/>
                <w:shd w:val="clear" w:color="auto" w:fill="auto"/>
                <w:hideMark/>
              </w:tcPr>
            </w:tcPrChange>
          </w:tcPr>
          <w:p w14:paraId="495A73F1" w14:textId="77777777" w:rsidR="007309AD" w:rsidRPr="008F20B5" w:rsidRDefault="007309AD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31" w:type="pct"/>
            <w:shd w:val="clear" w:color="auto" w:fill="auto"/>
            <w:hideMark/>
            <w:tcPrChange w:id="9689" w:author="家興 余" w:date="2021-01-22T10:13:00Z">
              <w:tcPr>
                <w:tcW w:w="293" w:type="pct"/>
                <w:shd w:val="clear" w:color="auto" w:fill="auto"/>
                <w:hideMark/>
              </w:tcPr>
            </w:tcPrChange>
          </w:tcPr>
          <w:p w14:paraId="2E1EC8E2" w14:textId="7777777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33" w:type="pct"/>
            <w:shd w:val="clear" w:color="auto" w:fill="auto"/>
            <w:hideMark/>
            <w:tcPrChange w:id="9690" w:author="家興 余" w:date="2021-01-22T10:13:00Z">
              <w:tcPr>
                <w:tcW w:w="295" w:type="pct"/>
                <w:shd w:val="clear" w:color="auto" w:fill="auto"/>
                <w:hideMark/>
              </w:tcPr>
            </w:tcPrChange>
          </w:tcPr>
          <w:p w14:paraId="6E0D41E4" w14:textId="7777777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0" w:type="pct"/>
            <w:tcPrChange w:id="9691" w:author="家興 余" w:date="2021-01-22T10:13:00Z">
              <w:tcPr>
                <w:tcW w:w="1" w:type="pct"/>
              </w:tcPr>
            </w:tcPrChange>
          </w:tcPr>
          <w:p w14:paraId="2AE34D69" w14:textId="5DDC0D6A" w:rsidR="007309AD" w:rsidRPr="008F20B5" w:rsidRDefault="007309AD">
            <w:pPr>
              <w:widowControl/>
              <w:jc w:val="center"/>
              <w:rPr>
                <w:ins w:id="9692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693" w:author="家興 余" w:date="2021-01-21T11:28:00Z">
                <w:pPr>
                  <w:widowControl/>
                </w:pPr>
              </w:pPrChange>
            </w:pPr>
            <w:ins w:id="9694" w:author="家興 余" w:date="2021-01-21T11:2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150" w:type="pct"/>
            <w:shd w:val="clear" w:color="auto" w:fill="auto"/>
            <w:hideMark/>
            <w:tcPrChange w:id="9695" w:author="家興 余" w:date="2021-01-22T10:13:00Z">
              <w:tcPr>
                <w:tcW w:w="1834" w:type="pct"/>
                <w:shd w:val="clear" w:color="auto" w:fill="auto"/>
                <w:hideMark/>
              </w:tcPr>
            </w:tcPrChange>
          </w:tcPr>
          <w:p w14:paraId="0DA5C616" w14:textId="34F4B57D" w:rsidR="007309AD" w:rsidRPr="008F20B5" w:rsidRDefault="007309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7309AD" w:rsidRPr="008F20B5" w14:paraId="3F15480A" w14:textId="77777777" w:rsidTr="004A2350">
        <w:trPr>
          <w:trHeight w:val="340"/>
          <w:trPrChange w:id="9696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697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2480A1DF" w14:textId="3E26F624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hideMark/>
            <w:tcPrChange w:id="9698" w:author="家興 余" w:date="2021-01-22T10:13:00Z">
              <w:tcPr>
                <w:tcW w:w="1045" w:type="pct"/>
                <w:shd w:val="clear" w:color="auto" w:fill="auto"/>
                <w:hideMark/>
              </w:tcPr>
            </w:tcPrChange>
          </w:tcPr>
          <w:p w14:paraId="75CEA85F" w14:textId="77BD9A71" w:rsidR="007309AD" w:rsidRPr="008F20B5" w:rsidRDefault="007309AD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750" w:type="pct"/>
            <w:shd w:val="clear" w:color="auto" w:fill="auto"/>
            <w:hideMark/>
            <w:tcPrChange w:id="9699" w:author="家興 余" w:date="2021-01-22T10:13:00Z">
              <w:tcPr>
                <w:tcW w:w="1234" w:type="pct"/>
                <w:shd w:val="clear" w:color="auto" w:fill="auto"/>
                <w:hideMark/>
              </w:tcPr>
            </w:tcPrChange>
          </w:tcPr>
          <w:p w14:paraId="141E45D7" w14:textId="77777777" w:rsidR="007309AD" w:rsidRPr="008F20B5" w:rsidRDefault="007309AD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31" w:type="pct"/>
            <w:shd w:val="clear" w:color="auto" w:fill="auto"/>
            <w:hideMark/>
            <w:tcPrChange w:id="9700" w:author="家興 余" w:date="2021-01-22T10:13:00Z">
              <w:tcPr>
                <w:tcW w:w="293" w:type="pct"/>
                <w:shd w:val="clear" w:color="auto" w:fill="auto"/>
                <w:hideMark/>
              </w:tcPr>
            </w:tcPrChange>
          </w:tcPr>
          <w:p w14:paraId="686A105C" w14:textId="7777777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hideMark/>
            <w:tcPrChange w:id="9701" w:author="家興 余" w:date="2021-01-22T10:13:00Z">
              <w:tcPr>
                <w:tcW w:w="295" w:type="pct"/>
                <w:shd w:val="clear" w:color="auto" w:fill="auto"/>
                <w:hideMark/>
              </w:tcPr>
            </w:tcPrChange>
          </w:tcPr>
          <w:p w14:paraId="48028FA9" w14:textId="7777777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  <w:tcPrChange w:id="9702" w:author="家興 余" w:date="2021-01-22T10:13:00Z">
              <w:tcPr>
                <w:tcW w:w="1" w:type="pct"/>
              </w:tcPr>
            </w:tcPrChange>
          </w:tcPr>
          <w:p w14:paraId="1E4BB607" w14:textId="0B128D69" w:rsidR="007309AD" w:rsidRPr="008F20B5" w:rsidRDefault="00E80C61">
            <w:pPr>
              <w:widowControl/>
              <w:jc w:val="center"/>
              <w:rPr>
                <w:ins w:id="9703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704" w:author="家興 余" w:date="2021-01-21T11:28:00Z">
                <w:pPr>
                  <w:widowControl/>
                </w:pPr>
              </w:pPrChange>
            </w:pPr>
            <w:ins w:id="9705" w:author="家興 余" w:date="2021-01-21T11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9706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54E1200" w14:textId="6D1D762E" w:rsidR="007309AD" w:rsidRPr="008F20B5" w:rsidRDefault="007309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L2413</w:t>
            </w:r>
          </w:p>
        </w:tc>
      </w:tr>
      <w:tr w:rsidR="007309AD" w:rsidRPr="008F20B5" w14:paraId="77C9DB33" w14:textId="77777777" w:rsidTr="004A2350">
        <w:trPr>
          <w:trHeight w:val="340"/>
          <w:trPrChange w:id="9707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708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69D685F7" w14:textId="3FDAD950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9709" w:author="家興 余" w:date="2021-01-22T10:13:00Z">
              <w:tcPr>
                <w:tcW w:w="1045" w:type="pct"/>
                <w:shd w:val="clear" w:color="auto" w:fill="auto"/>
              </w:tcPr>
            </w:tcPrChange>
          </w:tcPr>
          <w:p w14:paraId="65DE4799" w14:textId="472934CD" w:rsidR="007309AD" w:rsidRPr="008F20B5" w:rsidRDefault="007309AD" w:rsidP="00F84F0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FunCd</w:t>
            </w:r>
          </w:p>
        </w:tc>
        <w:tc>
          <w:tcPr>
            <w:tcW w:w="1750" w:type="pct"/>
            <w:shd w:val="clear" w:color="auto" w:fill="auto"/>
            <w:tcPrChange w:id="9710" w:author="家興 余" w:date="2021-01-22T10:13:00Z">
              <w:tcPr>
                <w:tcW w:w="1234" w:type="pct"/>
                <w:shd w:val="clear" w:color="auto" w:fill="auto"/>
              </w:tcPr>
            </w:tcPrChange>
          </w:tcPr>
          <w:p w14:paraId="1B6D9486" w14:textId="652BEEB2" w:rsidR="007309AD" w:rsidRPr="008F20B5" w:rsidRDefault="007309AD" w:rsidP="00F84F0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231" w:type="pct"/>
            <w:shd w:val="clear" w:color="auto" w:fill="auto"/>
            <w:tcPrChange w:id="9711" w:author="家興 余" w:date="2021-01-22T10:13:00Z">
              <w:tcPr>
                <w:tcW w:w="293" w:type="pct"/>
                <w:shd w:val="clear" w:color="auto" w:fill="auto"/>
              </w:tcPr>
            </w:tcPrChange>
          </w:tcPr>
          <w:p w14:paraId="55E78749" w14:textId="41A4B6A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tcPrChange w:id="9712" w:author="家興 余" w:date="2021-01-22T10:13:00Z">
              <w:tcPr>
                <w:tcW w:w="295" w:type="pct"/>
                <w:shd w:val="clear" w:color="auto" w:fill="auto"/>
              </w:tcPr>
            </w:tcPrChange>
          </w:tcPr>
          <w:p w14:paraId="2E3DD49C" w14:textId="15B3D87F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tcPrChange w:id="9713" w:author="家興 余" w:date="2021-01-22T10:13:00Z">
              <w:tcPr>
                <w:tcW w:w="1" w:type="pct"/>
              </w:tcPr>
            </w:tcPrChange>
          </w:tcPr>
          <w:p w14:paraId="75811346" w14:textId="2ED1DC29" w:rsidR="007309AD" w:rsidRPr="008F20B5" w:rsidRDefault="00E80C61">
            <w:pPr>
              <w:widowControl/>
              <w:jc w:val="center"/>
              <w:rPr>
                <w:ins w:id="9714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715" w:author="家興 余" w:date="2021-01-21T11:28:00Z">
                <w:pPr>
                  <w:widowControl/>
                </w:pPr>
              </w:pPrChange>
            </w:pPr>
            <w:ins w:id="9716" w:author="家興 余" w:date="2021-01-21T11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9717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15123D64" w14:textId="5992F2FF" w:rsidR="007309AD" w:rsidRPr="008F20B5" w:rsidRDefault="007309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7309AD" w:rsidRPr="008F20B5" w14:paraId="159E3EC8" w14:textId="77777777" w:rsidTr="004A2350">
        <w:trPr>
          <w:trHeight w:val="325"/>
          <w:trPrChange w:id="9718" w:author="家興 余" w:date="2021-01-22T10:13:00Z">
            <w:trPr>
              <w:trHeight w:val="325"/>
            </w:trPr>
          </w:trPrChange>
        </w:trPr>
        <w:tc>
          <w:tcPr>
            <w:tcW w:w="238" w:type="pct"/>
            <w:shd w:val="clear" w:color="auto" w:fill="auto"/>
            <w:tcPrChange w:id="9719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442C1A6D" w14:textId="77777777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9720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6AFE9A8A" w14:textId="60613D06" w:rsidR="007309AD" w:rsidRPr="008F20B5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CustId</w:t>
            </w:r>
          </w:p>
        </w:tc>
        <w:tc>
          <w:tcPr>
            <w:tcW w:w="1750" w:type="pct"/>
            <w:shd w:val="clear" w:color="auto" w:fill="auto"/>
            <w:noWrap/>
            <w:tcPrChange w:id="9721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447BA342" w14:textId="640B612B" w:rsidR="007309AD" w:rsidRPr="008F20B5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231" w:type="pct"/>
            <w:shd w:val="clear" w:color="auto" w:fill="auto"/>
            <w:noWrap/>
            <w:tcPrChange w:id="9722" w:author="家興 余" w:date="2021-01-22T10:13:00Z">
              <w:tcPr>
                <w:tcW w:w="293" w:type="pct"/>
                <w:shd w:val="clear" w:color="auto" w:fill="auto"/>
                <w:noWrap/>
              </w:tcPr>
            </w:tcPrChange>
          </w:tcPr>
          <w:p w14:paraId="5632F005" w14:textId="454847E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tcPrChange w:id="9723" w:author="家興 余" w:date="2021-01-22T10:13:00Z">
              <w:tcPr>
                <w:tcW w:w="295" w:type="pct"/>
                <w:shd w:val="clear" w:color="auto" w:fill="auto"/>
                <w:noWrap/>
              </w:tcPr>
            </w:tcPrChange>
          </w:tcPr>
          <w:p w14:paraId="7B2ECFDF" w14:textId="00FAF6A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9724" w:author="家興 余" w:date="2021-01-22T10:13:00Z">
              <w:tcPr>
                <w:tcW w:w="1" w:type="pct"/>
              </w:tcPr>
            </w:tcPrChange>
          </w:tcPr>
          <w:p w14:paraId="2916328D" w14:textId="07C1676E" w:rsidR="007309AD" w:rsidRPr="008F20B5" w:rsidRDefault="00E80C61">
            <w:pPr>
              <w:widowControl/>
              <w:jc w:val="center"/>
              <w:rPr>
                <w:ins w:id="9725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726" w:author="家興 余" w:date="2021-01-21T11:28:00Z">
                <w:pPr>
                  <w:widowControl/>
                </w:pPr>
              </w:pPrChange>
            </w:pPr>
            <w:ins w:id="9727" w:author="家興 余" w:date="2021-01-21T11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9728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4DE998F8" w14:textId="73CD612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3A6B2F3D" w14:textId="77777777" w:rsidTr="004A2350">
        <w:trPr>
          <w:trHeight w:val="325"/>
          <w:trPrChange w:id="9729" w:author="家興 余" w:date="2021-01-22T10:13:00Z">
            <w:trPr>
              <w:trHeight w:val="325"/>
            </w:trPr>
          </w:trPrChange>
        </w:trPr>
        <w:tc>
          <w:tcPr>
            <w:tcW w:w="238" w:type="pct"/>
            <w:shd w:val="clear" w:color="auto" w:fill="auto"/>
            <w:tcPrChange w:id="9730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72DB4C94" w14:textId="77777777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9731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6215C65F" w14:textId="0D6F092B" w:rsidR="007309AD" w:rsidRPr="008F20B5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CustNo</w:t>
            </w:r>
          </w:p>
        </w:tc>
        <w:tc>
          <w:tcPr>
            <w:tcW w:w="1750" w:type="pct"/>
            <w:shd w:val="clear" w:color="auto" w:fill="auto"/>
            <w:noWrap/>
            <w:tcPrChange w:id="9732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7868070C" w14:textId="7D74A620" w:rsidR="007309AD" w:rsidRPr="008F20B5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231" w:type="pct"/>
            <w:shd w:val="clear" w:color="auto" w:fill="auto"/>
            <w:noWrap/>
            <w:tcPrChange w:id="9733" w:author="家興 余" w:date="2021-01-22T10:13:00Z">
              <w:tcPr>
                <w:tcW w:w="293" w:type="pct"/>
                <w:shd w:val="clear" w:color="auto" w:fill="auto"/>
                <w:noWrap/>
              </w:tcPr>
            </w:tcPrChange>
          </w:tcPr>
          <w:p w14:paraId="49E33DB6" w14:textId="1237C28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tcPrChange w:id="9734" w:author="家興 余" w:date="2021-01-22T10:13:00Z">
              <w:tcPr>
                <w:tcW w:w="295" w:type="pct"/>
                <w:shd w:val="clear" w:color="auto" w:fill="auto"/>
                <w:noWrap/>
              </w:tcPr>
            </w:tcPrChange>
          </w:tcPr>
          <w:p w14:paraId="2DC34DC1" w14:textId="0CAEF04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9735" w:author="家興 余" w:date="2021-01-22T10:13:00Z">
              <w:tcPr>
                <w:tcW w:w="1" w:type="pct"/>
              </w:tcPr>
            </w:tcPrChange>
          </w:tcPr>
          <w:p w14:paraId="6FE7A332" w14:textId="4CBBD80D" w:rsidR="007309AD" w:rsidRPr="008F20B5" w:rsidRDefault="00E80C61">
            <w:pPr>
              <w:widowControl/>
              <w:jc w:val="center"/>
              <w:rPr>
                <w:ins w:id="9736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737" w:author="家興 余" w:date="2021-01-21T11:28:00Z">
                <w:pPr>
                  <w:widowControl/>
                </w:pPr>
              </w:pPrChange>
            </w:pPr>
            <w:ins w:id="9738" w:author="家興 余" w:date="2021-01-21T11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9739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388AA866" w14:textId="539E030B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7B24265B" w14:textId="77777777" w:rsidTr="004A2350">
        <w:trPr>
          <w:trHeight w:val="325"/>
          <w:trPrChange w:id="9740" w:author="家興 余" w:date="2021-01-22T10:13:00Z">
            <w:trPr>
              <w:trHeight w:val="325"/>
            </w:trPr>
          </w:trPrChange>
        </w:trPr>
        <w:tc>
          <w:tcPr>
            <w:tcW w:w="238" w:type="pct"/>
            <w:shd w:val="clear" w:color="auto" w:fill="auto"/>
            <w:tcPrChange w:id="9741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2ACB9503" w14:textId="732ADD46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  <w:tcPrChange w:id="9742" w:author="家興 余" w:date="2021-01-22T10:13:00Z">
              <w:tcPr>
                <w:tcW w:w="1045" w:type="pct"/>
                <w:shd w:val="clear" w:color="auto" w:fill="auto"/>
                <w:noWrap/>
                <w:hideMark/>
              </w:tcPr>
            </w:tcPrChange>
          </w:tcPr>
          <w:p w14:paraId="5F206F6D" w14:textId="3F7849D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ClTypeCode</w:t>
            </w:r>
          </w:p>
        </w:tc>
        <w:tc>
          <w:tcPr>
            <w:tcW w:w="1750" w:type="pct"/>
            <w:shd w:val="clear" w:color="auto" w:fill="auto"/>
            <w:noWrap/>
            <w:hideMark/>
            <w:tcPrChange w:id="9743" w:author="家興 余" w:date="2021-01-22T10:13:00Z">
              <w:tcPr>
                <w:tcW w:w="1234" w:type="pct"/>
                <w:shd w:val="clear" w:color="auto" w:fill="auto"/>
                <w:noWrap/>
                <w:hideMark/>
              </w:tcPr>
            </w:tcPrChange>
          </w:tcPr>
          <w:p w14:paraId="7A5F928B" w14:textId="4BE3555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擔保品類別</w:t>
            </w:r>
          </w:p>
        </w:tc>
        <w:tc>
          <w:tcPr>
            <w:tcW w:w="231" w:type="pct"/>
            <w:shd w:val="clear" w:color="auto" w:fill="auto"/>
            <w:noWrap/>
            <w:vAlign w:val="center"/>
            <w:hideMark/>
            <w:tcPrChange w:id="9744" w:author="家興 余" w:date="2021-01-22T10:13:00Z">
              <w:tcPr>
                <w:tcW w:w="29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F85D88E" w14:textId="77777777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hideMark/>
            <w:tcPrChange w:id="9745" w:author="家興 余" w:date="2021-01-22T10:13:00Z">
              <w:tcPr>
                <w:tcW w:w="29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CD19562" w14:textId="166B8024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  <w:tcPrChange w:id="9746" w:author="家興 余" w:date="2021-01-22T10:13:00Z">
              <w:tcPr>
                <w:tcW w:w="1" w:type="pct"/>
              </w:tcPr>
            </w:tcPrChange>
          </w:tcPr>
          <w:p w14:paraId="781238EE" w14:textId="4A56F37C" w:rsidR="007309AD" w:rsidRPr="00664348" w:rsidRDefault="00E80C61">
            <w:pPr>
              <w:widowControl/>
              <w:spacing w:line="240" w:lineRule="exact"/>
              <w:jc w:val="center"/>
              <w:rPr>
                <w:ins w:id="9747" w:author="家興 余" w:date="2021-01-21T11:28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748" w:author="家興 余" w:date="2021-01-21T11:28:00Z">
                <w:pPr>
                  <w:widowControl/>
                  <w:spacing w:line="240" w:lineRule="exact"/>
                </w:pPr>
              </w:pPrChange>
            </w:pPr>
            <w:ins w:id="9749" w:author="家興 余" w:date="2021-01-21T11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9750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AD92BEF" w14:textId="246CAC14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51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752" w:author="ST1" w:date="2020-12-07T00:17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753" w:author="ST1" w:date="2020-12-07T00:17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擔保品代號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54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1為3: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755" w:author="ST1" w:date="2020-12-07T00:17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股票時</w:t>
            </w:r>
          </w:p>
          <w:p w14:paraId="387743BF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56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757" w:author="ST1" w:date="2020-12-07T00:17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58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141: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759" w:author="ST1" w:date="2020-12-07T00:17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上市公司股票</w:t>
            </w:r>
          </w:p>
          <w:p w14:paraId="526EBAA5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60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761" w:author="ST1" w:date="2020-12-07T00:17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62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142: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763" w:author="ST1" w:date="2020-12-07T00:17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上櫃公司股票</w:t>
            </w:r>
          </w:p>
          <w:p w14:paraId="7CFB37FC" w14:textId="1159F626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64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765" w:author="ST1" w:date="2020-12-07T00:17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66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143: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767" w:author="ST1" w:date="2020-12-07T00:17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興櫃股票</w:t>
            </w:r>
          </w:p>
          <w:p w14:paraId="4344DB68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68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769" w:author="ST1" w:date="2020-12-07T00:17:00Z">
                <w:pPr>
                  <w:widowControl/>
                </w:pPr>
              </w:pPrChange>
            </w:pPr>
          </w:p>
          <w:p w14:paraId="26F8626A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70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771" w:author="ST1" w:date="2020-12-07T00:17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772" w:author="ST1" w:date="2020-12-07T00:17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擔保品代號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73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1為4: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774" w:author="ST1" w:date="2020-12-07T00:17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其他有價證券時</w:t>
            </w:r>
          </w:p>
          <w:p w14:paraId="21E439A7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75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776" w:author="ST1" w:date="2020-12-07T00:17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77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144: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778" w:author="ST1" w:date="2020-12-07T00:17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非上市上櫃公司股票－公開發行</w:t>
            </w:r>
          </w:p>
          <w:p w14:paraId="4B847789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79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780" w:author="ST1" w:date="2020-12-07T00:17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81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145: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782" w:author="ST1" w:date="2020-12-07T00:17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股權憑證</w:t>
            </w:r>
          </w:p>
          <w:p w14:paraId="5F5C8340" w14:textId="33EAA1A1" w:rsidR="007309AD" w:rsidRPr="008F20B5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9783" w:author="ST1" w:date="2020-12-07T00:17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84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146: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785" w:author="ST1" w:date="2020-12-07T00:17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非上市上櫃公司股票－非公開發行</w:t>
            </w:r>
          </w:p>
        </w:tc>
      </w:tr>
      <w:tr w:rsidR="007309AD" w:rsidRPr="008F20B5" w14:paraId="695093F6" w14:textId="77777777" w:rsidTr="004A2350">
        <w:trPr>
          <w:trHeight w:val="340"/>
          <w:trPrChange w:id="9786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787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28651161" w14:textId="63CB8A33" w:rsidR="007309AD" w:rsidRPr="004A1C2C" w:rsidRDefault="007309AD" w:rsidP="004A1C2C">
            <w:pPr>
              <w:pStyle w:val="af9"/>
              <w:numPr>
                <w:ilvl w:val="0"/>
                <w:numId w:val="39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shd w:val="clear" w:color="auto" w:fill="auto"/>
            <w:noWrap/>
            <w:tcPrChange w:id="9788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4858794D" w14:textId="32695917" w:rsidR="007309AD" w:rsidRPr="004A1C2C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750" w:type="pct"/>
            <w:shd w:val="clear" w:color="auto" w:fill="auto"/>
            <w:noWrap/>
            <w:tcPrChange w:id="9789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05324842" w14:textId="4FA6F3CB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擔保品代號</w:t>
            </w:r>
            <w:r w:rsidRPr="004A1C2C">
              <w:rPr>
                <w:rFonts w:ascii="標楷體" w:eastAsia="標楷體" w:hAnsi="標楷體"/>
              </w:rPr>
              <w:t>1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9790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750AB1D0" w14:textId="60DF162C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9791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36546E5A" w14:textId="6BE4C958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792" w:author="家興 余" w:date="2021-01-22T10:13:00Z">
              <w:tcPr>
                <w:tcW w:w="1" w:type="pct"/>
              </w:tcPr>
            </w:tcPrChange>
          </w:tcPr>
          <w:p w14:paraId="33C7C756" w14:textId="680BE439" w:rsidR="007309AD" w:rsidRPr="008F20B5" w:rsidRDefault="00E80C61">
            <w:pPr>
              <w:widowControl/>
              <w:jc w:val="center"/>
              <w:rPr>
                <w:ins w:id="9793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794" w:author="家興 余" w:date="2021-01-21T11:28:00Z">
                <w:pPr>
                  <w:widowControl/>
                </w:pPr>
              </w:pPrChange>
            </w:pPr>
            <w:ins w:id="9795" w:author="家興 余" w:date="2021-01-21T11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9796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601A3ADA" w14:textId="6E1EEF1B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其他有價證券</w:t>
            </w:r>
          </w:p>
        </w:tc>
      </w:tr>
      <w:tr w:rsidR="007309AD" w:rsidRPr="008F20B5" w14:paraId="2491DD5C" w14:textId="77777777" w:rsidTr="004A2350">
        <w:trPr>
          <w:trHeight w:val="340"/>
          <w:trPrChange w:id="9797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798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666ACF11" w14:textId="1281BCEB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9799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2A96BB8F" w14:textId="1E7D03C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750" w:type="pct"/>
            <w:shd w:val="clear" w:color="auto" w:fill="auto"/>
            <w:noWrap/>
            <w:tcPrChange w:id="9800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73A62481" w14:textId="5504477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擔保品代號</w:t>
            </w:r>
            <w:r w:rsidRPr="004A1C2C">
              <w:rPr>
                <w:rFonts w:ascii="標楷體" w:eastAsia="標楷體" w:hAnsi="標楷體"/>
              </w:rPr>
              <w:t>2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9801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47D3549C" w14:textId="0BF86B94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9802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1161C64E" w14:textId="24E5D373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9803" w:author="家興 余" w:date="2021-01-22T10:13:00Z">
              <w:tcPr>
                <w:tcW w:w="1" w:type="pct"/>
              </w:tcPr>
            </w:tcPrChange>
          </w:tcPr>
          <w:p w14:paraId="60BD07A6" w14:textId="580252D2" w:rsidR="007309AD" w:rsidRPr="008F20B5" w:rsidRDefault="00E80C61">
            <w:pPr>
              <w:widowControl/>
              <w:jc w:val="center"/>
              <w:rPr>
                <w:ins w:id="9804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805" w:author="家興 余" w:date="2021-01-21T11:28:00Z">
                <w:pPr>
                  <w:widowControl/>
                </w:pPr>
              </w:pPrChange>
            </w:pPr>
            <w:ins w:id="9806" w:author="家興 余" w:date="2021-01-21T11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9807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6F016BCF" w14:textId="1546CFF5" w:rsidR="007309AD" w:rsidRPr="008F20B5" w:rsidRDefault="00E80C61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9808" w:author="家興 余" w:date="2021-01-21T11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固定為</w:t>
              </w:r>
            </w:ins>
            <w:r w:rsidR="007309AD"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</w:p>
        </w:tc>
      </w:tr>
      <w:tr w:rsidR="007309AD" w:rsidRPr="008F20B5" w14:paraId="12C6BD49" w14:textId="77777777" w:rsidTr="004A2350">
        <w:trPr>
          <w:trHeight w:val="340"/>
          <w:trPrChange w:id="9809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810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1130AB41" w14:textId="1639368D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9811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1326A586" w14:textId="4FEA5FC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ClNo</w:t>
            </w:r>
          </w:p>
        </w:tc>
        <w:tc>
          <w:tcPr>
            <w:tcW w:w="1750" w:type="pct"/>
            <w:shd w:val="clear" w:color="auto" w:fill="auto"/>
            <w:noWrap/>
            <w:tcPrChange w:id="9812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4CA8AF0A" w14:textId="203582C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擔保品編號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9813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7E4FF6A9" w14:textId="507CDAB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9814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5CB69E0A" w14:textId="5FFF689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9815" w:author="家興 余" w:date="2021-01-22T10:13:00Z">
              <w:tcPr>
                <w:tcW w:w="1" w:type="pct"/>
              </w:tcPr>
            </w:tcPrChange>
          </w:tcPr>
          <w:p w14:paraId="4FDE0CBF" w14:textId="1DB19B64" w:rsidR="007309AD" w:rsidRPr="008F20B5" w:rsidRDefault="00E80C61">
            <w:pPr>
              <w:widowControl/>
              <w:jc w:val="center"/>
              <w:rPr>
                <w:ins w:id="9816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817" w:author="家興 余" w:date="2021-01-21T11:28:00Z">
                <w:pPr>
                  <w:widowControl/>
                </w:pPr>
              </w:pPrChange>
            </w:pPr>
            <w:ins w:id="9818" w:author="家興 余" w:date="2021-01-21T11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9819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64D9CE28" w14:textId="7B83DC12" w:rsidR="007309AD" w:rsidRPr="008F20B5" w:rsidRDefault="00E80C61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9820" w:author="家興 余" w:date="2021-01-21T11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固定為</w:t>
              </w:r>
            </w:ins>
            <w:r w:rsidR="007309AD"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</w:t>
            </w:r>
          </w:p>
        </w:tc>
      </w:tr>
      <w:tr w:rsidR="007309AD" w:rsidRPr="008F20B5" w14:paraId="633A9A0C" w14:textId="77777777" w:rsidTr="004A2350">
        <w:trPr>
          <w:trHeight w:val="340"/>
          <w:trPrChange w:id="9821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822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50849A7D" w14:textId="2BEE7506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9823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0A278036" w14:textId="6CF333B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CityCode</w:t>
            </w:r>
          </w:p>
        </w:tc>
        <w:tc>
          <w:tcPr>
            <w:tcW w:w="1750" w:type="pct"/>
            <w:shd w:val="clear" w:color="auto" w:fill="auto"/>
            <w:noWrap/>
            <w:tcPrChange w:id="9824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286E4015" w14:textId="3FE800F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地區別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9825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289D1C67" w14:textId="42ABC81A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9826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2E576CCB" w14:textId="01AD12AA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9827" w:author="家興 余" w:date="2021-01-22T10:13:00Z">
              <w:tcPr>
                <w:tcW w:w="1" w:type="pct"/>
              </w:tcPr>
            </w:tcPrChange>
          </w:tcPr>
          <w:p w14:paraId="3AE251A3" w14:textId="3EF6F6FD" w:rsidR="007309AD" w:rsidRPr="00664348" w:rsidRDefault="00E80C61">
            <w:pPr>
              <w:widowControl/>
              <w:spacing w:line="240" w:lineRule="exact"/>
              <w:jc w:val="center"/>
              <w:rPr>
                <w:ins w:id="9828" w:author="家興 余" w:date="2021-01-21T11:28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829" w:author="家興 余" w:date="2021-01-21T11:28:00Z">
                <w:pPr>
                  <w:widowControl/>
                  <w:spacing w:line="240" w:lineRule="exact"/>
                </w:pPr>
              </w:pPrChange>
            </w:pPr>
            <w:ins w:id="9830" w:author="家興 余" w:date="2021-01-21T11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9831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38F9C384" w14:textId="149BDFB8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32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33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34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03: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35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基隆市</w:t>
            </w:r>
          </w:p>
          <w:p w14:paraId="60CE7857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36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37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38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39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台北市</w:t>
            </w:r>
          </w:p>
          <w:p w14:paraId="6BEB9631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40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41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42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43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新北市</w:t>
            </w:r>
          </w:p>
          <w:p w14:paraId="47EDC7EB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44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45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46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47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桃園市</w:t>
            </w:r>
          </w:p>
          <w:p w14:paraId="081B4E6D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48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49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50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17: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51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新竹市</w:t>
            </w:r>
          </w:p>
          <w:p w14:paraId="1A9C6D16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52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53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54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20: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55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新竹縣</w:t>
            </w:r>
          </w:p>
          <w:p w14:paraId="7E11B563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56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57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58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25: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59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苗栗市</w:t>
            </w:r>
          </w:p>
          <w:p w14:paraId="08689359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60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61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62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63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台中市</w:t>
            </w:r>
          </w:p>
          <w:p w14:paraId="2EE984E4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64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65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66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40: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67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彰化縣</w:t>
            </w:r>
          </w:p>
          <w:p w14:paraId="4F9BE436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68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69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70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45: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71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南投縣</w:t>
            </w:r>
          </w:p>
          <w:p w14:paraId="2A8ECD1A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72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73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74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50: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75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雲林縣</w:t>
            </w:r>
          </w:p>
          <w:p w14:paraId="435F1DFC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76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77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78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54: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79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嘉義市</w:t>
            </w:r>
          </w:p>
          <w:p w14:paraId="330E2796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80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81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82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55: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83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嘉義縣</w:t>
            </w:r>
          </w:p>
          <w:p w14:paraId="41117391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84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85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86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65: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87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台南市</w:t>
            </w:r>
          </w:p>
          <w:p w14:paraId="558B65DB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88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89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90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70: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91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高雄市</w:t>
            </w:r>
          </w:p>
          <w:p w14:paraId="5FCF56C7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92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93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94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80: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95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屏東市</w:t>
            </w:r>
          </w:p>
          <w:p w14:paraId="3040F06D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96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97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98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85: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99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台東縣</w:t>
            </w:r>
          </w:p>
          <w:p w14:paraId="46546129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900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901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902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90: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903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花蓮縣</w:t>
            </w:r>
          </w:p>
          <w:p w14:paraId="2E203A63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904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905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906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95: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907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宜蘭縣</w:t>
            </w:r>
          </w:p>
          <w:p w14:paraId="621581AA" w14:textId="77777777" w:rsidR="007309AD" w:rsidRDefault="007309AD">
            <w:pPr>
              <w:widowControl/>
              <w:spacing w:line="240" w:lineRule="exact"/>
              <w:rPr>
                <w:ins w:id="9908" w:author="ST1" w:date="2020-12-23T21:17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909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97: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910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澎湖縣</w:t>
            </w:r>
          </w:p>
          <w:p w14:paraId="6AF56543" w14:textId="5B8FCBD4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911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912" w:author="ST1" w:date="2020-12-07T00:16:00Z">
                <w:pPr>
                  <w:widowControl/>
                </w:pPr>
              </w:pPrChange>
            </w:pPr>
            <w:ins w:id="9913" w:author="ST1" w:date="2020-12-23T21:1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原A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S400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代碼(L</w:t>
              </w:r>
            </w:ins>
            <w:ins w:id="9914" w:author="ST1" w:date="2020-12-23T21:19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24</w:t>
              </w:r>
            </w:ins>
            <w:ins w:id="9915" w:author="ST1" w:date="2020-12-23T21:17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  <w:ins w:id="9916" w:author="ST1" w:date="2020-12-23T21:19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  <w:ins w:id="9917" w:author="ST1" w:date="2020-12-23T21:1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轉換為新代碼)</w:t>
              </w:r>
            </w:ins>
          </w:p>
        </w:tc>
      </w:tr>
      <w:tr w:rsidR="007309AD" w:rsidRPr="008F20B5" w14:paraId="51F05761" w14:textId="77777777" w:rsidTr="004A2350">
        <w:trPr>
          <w:trHeight w:val="340"/>
          <w:trPrChange w:id="9918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919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1989F442" w14:textId="760C2AB0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9920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5C6C4CAF" w14:textId="436C1D33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StockCode</w:t>
            </w:r>
          </w:p>
        </w:tc>
        <w:tc>
          <w:tcPr>
            <w:tcW w:w="1750" w:type="pct"/>
            <w:shd w:val="clear" w:color="auto" w:fill="auto"/>
            <w:noWrap/>
            <w:tcPrChange w:id="9921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41C6C511" w14:textId="427AAFD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股票代號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9922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018301CF" w14:textId="51DCD826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9923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19E91381" w14:textId="53E4844A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250" w:type="pct"/>
            <w:tcPrChange w:id="9924" w:author="家興 余" w:date="2021-01-22T10:13:00Z">
              <w:tcPr>
                <w:tcW w:w="1" w:type="pct"/>
              </w:tcPr>
            </w:tcPrChange>
          </w:tcPr>
          <w:p w14:paraId="4057921F" w14:textId="5568DB09" w:rsidR="007309AD" w:rsidRPr="008F20B5" w:rsidRDefault="00E80C61">
            <w:pPr>
              <w:widowControl/>
              <w:jc w:val="center"/>
              <w:rPr>
                <w:ins w:id="9925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926" w:author="家興 余" w:date="2021-01-21T11:28:00Z">
                <w:pPr>
                  <w:widowControl/>
                </w:pPr>
              </w:pPrChange>
            </w:pPr>
            <w:ins w:id="9927" w:author="家興 余" w:date="2021-01-21T11:3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9928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1D9E0346" w14:textId="1762B21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2888: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新光金</w:t>
            </w:r>
          </w:p>
        </w:tc>
      </w:tr>
      <w:tr w:rsidR="007309AD" w:rsidRPr="008F20B5" w14:paraId="57161379" w14:textId="77777777" w:rsidTr="004A2350">
        <w:trPr>
          <w:trHeight w:val="340"/>
          <w:trPrChange w:id="9929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930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63EB9543" w14:textId="4BCE9507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9931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5FCA1C8E" w14:textId="61080D4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ListingType</w:t>
            </w:r>
          </w:p>
        </w:tc>
        <w:tc>
          <w:tcPr>
            <w:tcW w:w="1750" w:type="pct"/>
            <w:shd w:val="clear" w:color="auto" w:fill="auto"/>
            <w:noWrap/>
            <w:tcPrChange w:id="9932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67B65F08" w14:textId="77B7D0D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掛牌別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9933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5A68A1E0" w14:textId="2DED77AD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9934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7B1704C2" w14:textId="5C733977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9935" w:author="家興 余" w:date="2021-01-22T10:13:00Z">
              <w:tcPr>
                <w:tcW w:w="1" w:type="pct"/>
              </w:tcPr>
            </w:tcPrChange>
          </w:tcPr>
          <w:p w14:paraId="218F8A9B" w14:textId="77777777" w:rsidR="007309AD" w:rsidRPr="008F20B5" w:rsidRDefault="007309AD">
            <w:pPr>
              <w:widowControl/>
              <w:jc w:val="center"/>
              <w:rPr>
                <w:ins w:id="9936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937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9938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4D02D5AF" w14:textId="7A8D80B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上市</w:t>
            </w:r>
          </w:p>
          <w:p w14:paraId="00CC7B89" w14:textId="7777777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上櫃</w:t>
            </w:r>
          </w:p>
          <w:p w14:paraId="3FABEBE5" w14:textId="7777777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興櫃</w:t>
            </w:r>
          </w:p>
          <w:p w14:paraId="418581B7" w14:textId="7777777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公開</w:t>
            </w:r>
          </w:p>
          <w:p w14:paraId="3D1E8661" w14:textId="39CE206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非公開</w:t>
            </w:r>
          </w:p>
        </w:tc>
      </w:tr>
      <w:tr w:rsidR="007309AD" w:rsidRPr="008F20B5" w14:paraId="6EC8A0C5" w14:textId="77777777" w:rsidTr="004A2350">
        <w:trPr>
          <w:trHeight w:val="340"/>
          <w:trPrChange w:id="9939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940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65C41FEB" w14:textId="4F380762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9941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30096A04" w14:textId="28874928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StockType</w:t>
            </w:r>
          </w:p>
        </w:tc>
        <w:tc>
          <w:tcPr>
            <w:tcW w:w="1750" w:type="pct"/>
            <w:shd w:val="clear" w:color="auto" w:fill="auto"/>
            <w:noWrap/>
            <w:tcPrChange w:id="9942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7434E7A7" w14:textId="61D2F7B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股票種類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9943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2CA7E775" w14:textId="7B4004E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9944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40673BA9" w14:textId="42040E4C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945" w:author="家興 余" w:date="2021-01-22T10:13:00Z">
              <w:tcPr>
                <w:tcW w:w="1" w:type="pct"/>
              </w:tcPr>
            </w:tcPrChange>
          </w:tcPr>
          <w:p w14:paraId="151DE224" w14:textId="77777777" w:rsidR="007309AD" w:rsidRPr="008F20B5" w:rsidRDefault="007309AD">
            <w:pPr>
              <w:widowControl/>
              <w:jc w:val="center"/>
              <w:rPr>
                <w:ins w:id="9946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947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9948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485163F8" w14:textId="1AC510B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</w:p>
          <w:p w14:paraId="7574EF17" w14:textId="7777777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普通股</w:t>
            </w:r>
          </w:p>
          <w:p w14:paraId="53689929" w14:textId="220548E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特別股</w:t>
            </w:r>
          </w:p>
        </w:tc>
      </w:tr>
      <w:tr w:rsidR="007309AD" w:rsidRPr="008F20B5" w14:paraId="40AFA145" w14:textId="77777777" w:rsidTr="004A2350">
        <w:trPr>
          <w:trHeight w:val="340"/>
          <w:trPrChange w:id="9949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950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64166933" w14:textId="5263B2D1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hideMark/>
            <w:tcPrChange w:id="9951" w:author="家興 余" w:date="2021-01-22T10:13:00Z">
              <w:tcPr>
                <w:tcW w:w="1045" w:type="pct"/>
                <w:shd w:val="clear" w:color="auto" w:fill="auto"/>
                <w:hideMark/>
              </w:tcPr>
            </w:tcPrChange>
          </w:tcPr>
          <w:p w14:paraId="4ACEB499" w14:textId="65520C0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CompanyId</w:t>
            </w:r>
          </w:p>
        </w:tc>
        <w:tc>
          <w:tcPr>
            <w:tcW w:w="1750" w:type="pct"/>
            <w:shd w:val="clear" w:color="auto" w:fill="auto"/>
            <w:hideMark/>
            <w:tcPrChange w:id="9952" w:author="家興 余" w:date="2021-01-22T10:13:00Z">
              <w:tcPr>
                <w:tcW w:w="1234" w:type="pct"/>
                <w:shd w:val="clear" w:color="auto" w:fill="auto"/>
                <w:hideMark/>
              </w:tcPr>
            </w:tcPrChange>
          </w:tcPr>
          <w:p w14:paraId="76F34113" w14:textId="4033762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發行公司統一編號</w:t>
            </w:r>
          </w:p>
        </w:tc>
        <w:tc>
          <w:tcPr>
            <w:tcW w:w="231" w:type="pct"/>
            <w:shd w:val="clear" w:color="auto" w:fill="auto"/>
            <w:tcPrChange w:id="9953" w:author="家興 余" w:date="2021-01-22T10:13:00Z">
              <w:tcPr>
                <w:tcW w:w="293" w:type="pct"/>
                <w:shd w:val="clear" w:color="auto" w:fill="auto"/>
              </w:tcPr>
            </w:tcPrChange>
          </w:tcPr>
          <w:p w14:paraId="6D145A87" w14:textId="211B371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tcPrChange w:id="9954" w:author="家興 余" w:date="2021-01-22T10:13:00Z">
              <w:tcPr>
                <w:tcW w:w="295" w:type="pct"/>
                <w:shd w:val="clear" w:color="auto" w:fill="auto"/>
              </w:tcPr>
            </w:tcPrChange>
          </w:tcPr>
          <w:p w14:paraId="40E1EB26" w14:textId="543A410C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9955" w:author="家興 余" w:date="2021-01-22T10:13:00Z">
              <w:tcPr>
                <w:tcW w:w="1" w:type="pct"/>
              </w:tcPr>
            </w:tcPrChange>
          </w:tcPr>
          <w:p w14:paraId="669A54F5" w14:textId="77777777" w:rsidR="007309AD" w:rsidRPr="008F20B5" w:rsidRDefault="007309AD">
            <w:pPr>
              <w:widowControl/>
              <w:jc w:val="center"/>
              <w:rPr>
                <w:ins w:id="9956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957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9958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3606DF41" w14:textId="36794D6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58E06D20" w14:textId="77777777" w:rsidTr="004A2350">
        <w:trPr>
          <w:trHeight w:val="340"/>
          <w:trPrChange w:id="9959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960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2CCABA0C" w14:textId="55CFF083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9961" w:author="家興 余" w:date="2021-01-22T10:13:00Z">
              <w:tcPr>
                <w:tcW w:w="1045" w:type="pct"/>
                <w:shd w:val="clear" w:color="auto" w:fill="auto"/>
              </w:tcPr>
            </w:tcPrChange>
          </w:tcPr>
          <w:p w14:paraId="78501A00" w14:textId="72B5D5C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DataYear</w:t>
            </w:r>
          </w:p>
        </w:tc>
        <w:tc>
          <w:tcPr>
            <w:tcW w:w="1750" w:type="pct"/>
            <w:shd w:val="clear" w:color="auto" w:fill="auto"/>
            <w:tcPrChange w:id="9962" w:author="家興 余" w:date="2021-01-22T10:13:00Z">
              <w:tcPr>
                <w:tcW w:w="1234" w:type="pct"/>
                <w:shd w:val="clear" w:color="auto" w:fill="auto"/>
              </w:tcPr>
            </w:tcPrChange>
          </w:tcPr>
          <w:p w14:paraId="34026252" w14:textId="114912A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資料年度</w:t>
            </w:r>
          </w:p>
        </w:tc>
        <w:tc>
          <w:tcPr>
            <w:tcW w:w="231" w:type="pct"/>
            <w:shd w:val="clear" w:color="auto" w:fill="auto"/>
            <w:tcPrChange w:id="9963" w:author="家興 余" w:date="2021-01-22T10:13:00Z">
              <w:tcPr>
                <w:tcW w:w="293" w:type="pct"/>
                <w:shd w:val="clear" w:color="auto" w:fill="auto"/>
              </w:tcPr>
            </w:tcPrChange>
          </w:tcPr>
          <w:p w14:paraId="5A82A20E" w14:textId="630C7323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tcPrChange w:id="9964" w:author="家興 余" w:date="2021-01-22T10:13:00Z">
              <w:tcPr>
                <w:tcW w:w="295" w:type="pct"/>
                <w:shd w:val="clear" w:color="auto" w:fill="auto"/>
              </w:tcPr>
            </w:tcPrChange>
          </w:tcPr>
          <w:p w14:paraId="608FCAC0" w14:textId="254AC3B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  <w:tcPrChange w:id="9965" w:author="家興 余" w:date="2021-01-22T10:13:00Z">
              <w:tcPr>
                <w:tcW w:w="1" w:type="pct"/>
              </w:tcPr>
            </w:tcPrChange>
          </w:tcPr>
          <w:p w14:paraId="05CC50F8" w14:textId="77777777" w:rsidR="007309AD" w:rsidRPr="008F20B5" w:rsidRDefault="007309AD">
            <w:pPr>
              <w:widowControl/>
              <w:jc w:val="center"/>
              <w:rPr>
                <w:ins w:id="9966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967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9968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07621586" w14:textId="49BA293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</w:t>
            </w:r>
          </w:p>
        </w:tc>
      </w:tr>
      <w:tr w:rsidR="007309AD" w:rsidRPr="008F20B5" w14:paraId="6B0AF29C" w14:textId="77777777" w:rsidTr="004A2350">
        <w:trPr>
          <w:trHeight w:val="325"/>
          <w:trPrChange w:id="9969" w:author="家興 余" w:date="2021-01-22T10:13:00Z">
            <w:trPr>
              <w:trHeight w:val="325"/>
            </w:trPr>
          </w:trPrChange>
        </w:trPr>
        <w:tc>
          <w:tcPr>
            <w:tcW w:w="238" w:type="pct"/>
            <w:shd w:val="clear" w:color="auto" w:fill="auto"/>
            <w:tcPrChange w:id="9970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34C74E5A" w14:textId="5C3560D1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  <w:tcPrChange w:id="9971" w:author="家興 余" w:date="2021-01-22T10:13:00Z">
              <w:tcPr>
                <w:tcW w:w="1045" w:type="pct"/>
                <w:shd w:val="clear" w:color="auto" w:fill="auto"/>
                <w:noWrap/>
                <w:hideMark/>
              </w:tcPr>
            </w:tcPrChange>
          </w:tcPr>
          <w:p w14:paraId="5D15917C" w14:textId="686B3D6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IssuedShares</w:t>
            </w:r>
          </w:p>
        </w:tc>
        <w:tc>
          <w:tcPr>
            <w:tcW w:w="1750" w:type="pct"/>
            <w:shd w:val="clear" w:color="auto" w:fill="auto"/>
            <w:noWrap/>
            <w:hideMark/>
            <w:tcPrChange w:id="9972" w:author="家興 余" w:date="2021-01-22T10:13:00Z">
              <w:tcPr>
                <w:tcW w:w="1234" w:type="pct"/>
                <w:shd w:val="clear" w:color="auto" w:fill="auto"/>
                <w:noWrap/>
                <w:hideMark/>
              </w:tcPr>
            </w:tcPrChange>
          </w:tcPr>
          <w:p w14:paraId="1F7B2421" w14:textId="354E79C3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發行股數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9973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5225D6E9" w14:textId="797627A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9974" w:author="家興 余" w:date="2020-12-30T09:5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9975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33" w:type="pct"/>
            <w:shd w:val="clear" w:color="auto" w:fill="auto"/>
            <w:noWrap/>
            <w:vAlign w:val="center"/>
            <w:tcPrChange w:id="9976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10B28915" w14:textId="18CF079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9977" w:author="家興 余" w:date="2021-01-22T10:13:00Z">
              <w:tcPr>
                <w:tcW w:w="1" w:type="pct"/>
              </w:tcPr>
            </w:tcPrChange>
          </w:tcPr>
          <w:p w14:paraId="76359AF8" w14:textId="77777777" w:rsidR="007309AD" w:rsidRPr="008F20B5" w:rsidDel="004444BD" w:rsidRDefault="007309AD">
            <w:pPr>
              <w:widowControl/>
              <w:jc w:val="center"/>
              <w:rPr>
                <w:ins w:id="9978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979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9980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2C419557" w14:textId="0A4AE4BB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9981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7309AD" w:rsidRPr="008F20B5" w14:paraId="28EA5EF4" w14:textId="77777777" w:rsidTr="004A2350">
        <w:trPr>
          <w:trHeight w:val="340"/>
          <w:trPrChange w:id="9982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983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1E0A39DE" w14:textId="06D00673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  <w:tcPrChange w:id="9984" w:author="家興 余" w:date="2021-01-22T10:13:00Z">
              <w:tcPr>
                <w:tcW w:w="1045" w:type="pct"/>
                <w:shd w:val="clear" w:color="auto" w:fill="auto"/>
                <w:noWrap/>
                <w:hideMark/>
              </w:tcPr>
            </w:tcPrChange>
          </w:tcPr>
          <w:p w14:paraId="095AC268" w14:textId="4A0EC02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NetWorth</w:t>
            </w:r>
          </w:p>
        </w:tc>
        <w:tc>
          <w:tcPr>
            <w:tcW w:w="1750" w:type="pct"/>
            <w:shd w:val="clear" w:color="auto" w:fill="auto"/>
            <w:noWrap/>
            <w:hideMark/>
            <w:tcPrChange w:id="9985" w:author="家興 余" w:date="2021-01-22T10:13:00Z">
              <w:tcPr>
                <w:tcW w:w="1234" w:type="pct"/>
                <w:shd w:val="clear" w:color="auto" w:fill="auto"/>
                <w:noWrap/>
                <w:hideMark/>
              </w:tcPr>
            </w:tcPrChange>
          </w:tcPr>
          <w:p w14:paraId="79E0D191" w14:textId="477DE1D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非上市（櫃）每股淨值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9986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40D493F3" w14:textId="52277AF6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9987" w:author="家興 余" w:date="2020-12-30T09:5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9988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33" w:type="pct"/>
            <w:shd w:val="clear" w:color="auto" w:fill="auto"/>
            <w:noWrap/>
            <w:vAlign w:val="center"/>
            <w:tcPrChange w:id="9989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363C96E3" w14:textId="5AF3A7EA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9990" w:author="家興 余" w:date="2021-01-22T10:13:00Z">
              <w:tcPr>
                <w:tcW w:w="1" w:type="pct"/>
              </w:tcPr>
            </w:tcPrChange>
          </w:tcPr>
          <w:p w14:paraId="3566F79A" w14:textId="77777777" w:rsidR="007309AD" w:rsidRPr="008F20B5" w:rsidDel="004444BD" w:rsidRDefault="007309AD">
            <w:pPr>
              <w:widowControl/>
              <w:jc w:val="center"/>
              <w:rPr>
                <w:ins w:id="9991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992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9993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1643E351" w14:textId="74C874B3" w:rsidR="00B47264" w:rsidRPr="00D92297" w:rsidRDefault="00B47264" w:rsidP="00B47264">
            <w:pPr>
              <w:widowControl/>
              <w:rPr>
                <w:ins w:id="9994" w:author="家興 余" w:date="2021-04-12T12:13:00Z"/>
                <w:rFonts w:ascii="標楷體" w:eastAsia="標楷體" w:hAnsi="標楷體" w:cs="新細明體"/>
                <w:color w:val="000000"/>
                <w:kern w:val="0"/>
              </w:rPr>
            </w:pPr>
            <w:ins w:id="9995" w:author="家興 余" w:date="2021-04-12T12:13:00Z">
              <w:r w:rsidRPr="004A1C2C">
                <w:rPr>
                  <w:rFonts w:ascii="標楷體" w:eastAsia="標楷體" w:hAnsi="標楷體" w:hint="eastAsia"/>
                </w:rPr>
                <w:t>每股單價鑑估標準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4D75527D" w14:textId="01870F6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9996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7309AD" w:rsidRPr="008F20B5" w14:paraId="3C5009F7" w14:textId="77777777" w:rsidTr="004A2350">
        <w:trPr>
          <w:trHeight w:val="340"/>
          <w:trPrChange w:id="9997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998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42496C70" w14:textId="7594190E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9999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15D1EE90" w14:textId="59124FA0" w:rsidR="007309AD" w:rsidRPr="004A1C2C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EvaStandard</w:t>
            </w:r>
          </w:p>
        </w:tc>
        <w:tc>
          <w:tcPr>
            <w:tcW w:w="1750" w:type="pct"/>
            <w:shd w:val="clear" w:color="auto" w:fill="auto"/>
            <w:noWrap/>
            <w:tcPrChange w:id="10000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31B9D70A" w14:textId="571EA57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每股單價鑑估標準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001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417B7479" w14:textId="0DE0A55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002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383017A1" w14:textId="4D921F87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10003" w:author="家興 余" w:date="2021-01-22T10:13:00Z">
              <w:tcPr>
                <w:tcW w:w="1" w:type="pct"/>
              </w:tcPr>
            </w:tcPrChange>
          </w:tcPr>
          <w:p w14:paraId="0590BB91" w14:textId="3AF773ED" w:rsidR="007309AD" w:rsidRPr="008F20B5" w:rsidRDefault="00E80C61">
            <w:pPr>
              <w:jc w:val="center"/>
              <w:rPr>
                <w:ins w:id="10004" w:author="家興 余" w:date="2021-01-21T11:28:00Z"/>
                <w:rFonts w:ascii="標楷體" w:eastAsia="標楷體" w:hAnsi="標楷體"/>
                <w:color w:val="000000"/>
              </w:rPr>
              <w:pPrChange w:id="10005" w:author="家興 余" w:date="2021-01-21T11:28:00Z">
                <w:pPr/>
              </w:pPrChange>
            </w:pPr>
            <w:ins w:id="10006" w:author="家興 余" w:date="2021-01-21T11:32:00Z">
              <w:r>
                <w:rPr>
                  <w:rFonts w:ascii="標楷體" w:eastAsia="標楷體" w:hAnsi="標楷體" w:hint="eastAsia"/>
                  <w:color w:val="00000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007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72183AB6" w14:textId="4A359B39" w:rsidR="007309AD" w:rsidRPr="008F20B5" w:rsidRDefault="007309AD" w:rsidP="002B3102">
            <w:pPr>
              <w:rPr>
                <w:rFonts w:ascii="標楷體" w:eastAsia="標楷體" w:hAnsi="標楷體"/>
                <w:color w:val="000000"/>
              </w:rPr>
            </w:pPr>
            <w:r w:rsidRPr="008F20B5">
              <w:rPr>
                <w:rFonts w:ascii="標楷體" w:eastAsia="標楷體" w:hAnsi="標楷體"/>
                <w:color w:val="000000"/>
              </w:rPr>
              <w:t>01: 非上市(櫃)每股淨值</w:t>
            </w:r>
          </w:p>
          <w:p w14:paraId="26913A46" w14:textId="77777777" w:rsidR="007309AD" w:rsidRPr="008F20B5" w:rsidRDefault="007309AD" w:rsidP="002B3102">
            <w:pPr>
              <w:rPr>
                <w:rFonts w:ascii="標楷體" w:eastAsia="標楷體" w:hAnsi="標楷體"/>
                <w:color w:val="000000"/>
              </w:rPr>
            </w:pPr>
            <w:r w:rsidRPr="008F20B5">
              <w:rPr>
                <w:rFonts w:ascii="標楷體" w:eastAsia="標楷體" w:hAnsi="標楷體"/>
                <w:color w:val="000000"/>
              </w:rPr>
              <w:t xml:space="preserve">02: </w:t>
            </w:r>
            <w:r w:rsidRPr="008F20B5">
              <w:rPr>
                <w:rFonts w:ascii="標楷體" w:eastAsia="標楷體" w:hAnsi="標楷體" w:hint="eastAsia"/>
                <w:color w:val="000000"/>
              </w:rPr>
              <w:t>每股面額</w:t>
            </w:r>
          </w:p>
          <w:p w14:paraId="2C756779" w14:textId="77777777" w:rsidR="007309AD" w:rsidRPr="008F20B5" w:rsidRDefault="007309AD" w:rsidP="002B3102">
            <w:pPr>
              <w:rPr>
                <w:rFonts w:ascii="標楷體" w:eastAsia="標楷體" w:hAnsi="標楷體"/>
                <w:color w:val="000000"/>
              </w:rPr>
            </w:pPr>
            <w:r w:rsidRPr="008F20B5">
              <w:rPr>
                <w:rFonts w:ascii="標楷體" w:eastAsia="標楷體" w:hAnsi="標楷體"/>
                <w:color w:val="000000"/>
              </w:rPr>
              <w:t xml:space="preserve">03: </w:t>
            </w:r>
            <w:r w:rsidRPr="008F20B5">
              <w:rPr>
                <w:rFonts w:ascii="標楷體" w:eastAsia="標楷體" w:hAnsi="標楷體" w:hint="eastAsia"/>
                <w:color w:val="000000"/>
              </w:rPr>
              <w:t>前日收盤價</w:t>
            </w:r>
          </w:p>
          <w:p w14:paraId="2F0F50D8" w14:textId="77777777" w:rsidR="007309AD" w:rsidRPr="008F20B5" w:rsidRDefault="007309AD" w:rsidP="002B3102">
            <w:pPr>
              <w:rPr>
                <w:rFonts w:ascii="標楷體" w:eastAsia="標楷體" w:hAnsi="標楷體"/>
                <w:color w:val="000000"/>
              </w:rPr>
            </w:pPr>
            <w:r w:rsidRPr="008F20B5">
              <w:rPr>
                <w:rFonts w:ascii="標楷體" w:eastAsia="標楷體" w:hAnsi="標楷體"/>
                <w:color w:val="000000"/>
              </w:rPr>
              <w:t xml:space="preserve">04: </w:t>
            </w:r>
            <w:r w:rsidRPr="008F20B5">
              <w:rPr>
                <w:rFonts w:ascii="標楷體" w:eastAsia="標楷體" w:hAnsi="標楷體" w:hint="eastAsia"/>
                <w:color w:val="000000"/>
              </w:rPr>
              <w:t>一個月平均價</w:t>
            </w:r>
          </w:p>
          <w:p w14:paraId="280754E1" w14:textId="799D37A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  <w:color w:val="000000"/>
              </w:rPr>
              <w:t>05: 三個月平均價</w:t>
            </w:r>
          </w:p>
        </w:tc>
      </w:tr>
      <w:tr w:rsidR="007309AD" w:rsidRPr="008F20B5" w14:paraId="0EAFCB6A" w14:textId="77777777" w:rsidTr="004A2350">
        <w:trPr>
          <w:trHeight w:val="340"/>
          <w:trPrChange w:id="10008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009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659B147B" w14:textId="79D0582E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010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096DA507" w14:textId="543E3BE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ParValue</w:t>
            </w:r>
          </w:p>
        </w:tc>
        <w:tc>
          <w:tcPr>
            <w:tcW w:w="1750" w:type="pct"/>
            <w:shd w:val="clear" w:color="auto" w:fill="auto"/>
            <w:noWrap/>
            <w:tcPrChange w:id="10011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4E60B810" w14:textId="51169C5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每股面額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012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6F821254" w14:textId="7F44BC2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013" w:author="家興 余" w:date="2020-12-30T09:5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10014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33" w:type="pct"/>
            <w:shd w:val="clear" w:color="auto" w:fill="auto"/>
            <w:noWrap/>
            <w:vAlign w:val="center"/>
            <w:tcPrChange w:id="10015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6C061C85" w14:textId="013D58C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50" w:type="pct"/>
            <w:tcPrChange w:id="10016" w:author="家興 余" w:date="2021-01-22T10:13:00Z">
              <w:tcPr>
                <w:tcW w:w="1" w:type="pct"/>
              </w:tcPr>
            </w:tcPrChange>
          </w:tcPr>
          <w:p w14:paraId="51E22419" w14:textId="0806A25A" w:rsidR="007309AD" w:rsidRPr="008F20B5" w:rsidDel="004444BD" w:rsidRDefault="00E80C61">
            <w:pPr>
              <w:widowControl/>
              <w:jc w:val="center"/>
              <w:rPr>
                <w:ins w:id="10017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018" w:author="家興 余" w:date="2021-01-21T11:28:00Z">
                <w:pPr>
                  <w:widowControl/>
                </w:pPr>
              </w:pPrChange>
            </w:pPr>
            <w:ins w:id="10019" w:author="家興 余" w:date="2021-01-21T11:3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020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6116EEFD" w14:textId="00E30CDA" w:rsidR="00D745D4" w:rsidRPr="00D92297" w:rsidRDefault="00D745D4" w:rsidP="00D745D4">
            <w:pPr>
              <w:widowControl/>
              <w:rPr>
                <w:ins w:id="10021" w:author="家興 余" w:date="2021-04-12T12:12:00Z"/>
                <w:rFonts w:ascii="標楷體" w:eastAsia="標楷體" w:hAnsi="標楷體" w:cs="新細明體"/>
                <w:color w:val="000000"/>
                <w:kern w:val="0"/>
              </w:rPr>
            </w:pPr>
            <w:ins w:id="10022" w:author="家興 余" w:date="2021-04-12T12:12:00Z">
              <w:r w:rsidRPr="004A1C2C">
                <w:rPr>
                  <w:rFonts w:ascii="標楷體" w:eastAsia="標楷體" w:hAnsi="標楷體" w:hint="eastAsia"/>
                </w:rPr>
                <w:t>每股單價鑑估標準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</w:ins>
            <w:ins w:id="10023" w:author="家興 余" w:date="2021-04-12T12:13:00Z">
              <w:r w:rsidR="00B47264">
                <w:rPr>
                  <w:rFonts w:ascii="標楷體" w:eastAsia="標楷體" w:hAnsi="標楷體" w:cs="新細明體"/>
                  <w:color w:val="000000"/>
                  <w:kern w:val="0"/>
                </w:rPr>
                <w:t>02</w:t>
              </w:r>
            </w:ins>
            <w:ins w:id="10024" w:author="家興 余" w:date="2021-04-12T12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41810BD5" w14:textId="1C7865B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10025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7309AD" w:rsidRPr="008F20B5" w14:paraId="05C9669F" w14:textId="77777777" w:rsidTr="004A2350">
        <w:trPr>
          <w:trHeight w:val="340"/>
          <w:trPrChange w:id="10026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027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091B5D9B" w14:textId="48D3CA42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028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79E2AA58" w14:textId="2119023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MonthlyAvg</w:t>
            </w:r>
          </w:p>
        </w:tc>
        <w:tc>
          <w:tcPr>
            <w:tcW w:w="1750" w:type="pct"/>
            <w:shd w:val="clear" w:color="auto" w:fill="auto"/>
            <w:noWrap/>
            <w:tcPrChange w:id="10029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07ADE42A" w14:textId="6B79A2F4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一個月平均價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030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3516CBD7" w14:textId="1A1C032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031" w:author="家興 余" w:date="2020-12-30T09:5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10032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33" w:type="pct"/>
            <w:shd w:val="clear" w:color="auto" w:fill="auto"/>
            <w:noWrap/>
            <w:vAlign w:val="center"/>
            <w:tcPrChange w:id="10033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4696D3DE" w14:textId="4D0286B0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50" w:type="pct"/>
            <w:tcPrChange w:id="10034" w:author="家興 余" w:date="2021-01-22T10:13:00Z">
              <w:tcPr>
                <w:tcW w:w="1" w:type="pct"/>
              </w:tcPr>
            </w:tcPrChange>
          </w:tcPr>
          <w:p w14:paraId="006E3C7B" w14:textId="2776D057" w:rsidR="007309AD" w:rsidRPr="008F20B5" w:rsidDel="004444BD" w:rsidRDefault="00E80C61">
            <w:pPr>
              <w:widowControl/>
              <w:jc w:val="center"/>
              <w:rPr>
                <w:ins w:id="10035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036" w:author="家興 余" w:date="2021-01-21T11:28:00Z">
                <w:pPr>
                  <w:widowControl/>
                </w:pPr>
              </w:pPrChange>
            </w:pPr>
            <w:ins w:id="10037" w:author="家興 余" w:date="2021-01-21T11:3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038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6E6499A8" w14:textId="3B874293" w:rsidR="00B47264" w:rsidRPr="00D92297" w:rsidRDefault="00B47264" w:rsidP="00B47264">
            <w:pPr>
              <w:widowControl/>
              <w:rPr>
                <w:ins w:id="10039" w:author="家興 余" w:date="2021-04-12T12:13:00Z"/>
                <w:rFonts w:ascii="標楷體" w:eastAsia="標楷體" w:hAnsi="標楷體" w:cs="新細明體"/>
                <w:color w:val="000000"/>
                <w:kern w:val="0"/>
              </w:rPr>
            </w:pPr>
            <w:ins w:id="10040" w:author="家興 余" w:date="2021-04-12T12:13:00Z">
              <w:r w:rsidRPr="004A1C2C">
                <w:rPr>
                  <w:rFonts w:ascii="標楷體" w:eastAsia="標楷體" w:hAnsi="標楷體" w:hint="eastAsia"/>
                </w:rPr>
                <w:t>每股單價鑑估標準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04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234AC08B" w14:textId="6B8FA30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10041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7309AD" w:rsidRPr="008F20B5" w14:paraId="3A343162" w14:textId="77777777" w:rsidTr="004A2350">
        <w:trPr>
          <w:trHeight w:val="340"/>
          <w:trPrChange w:id="10042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043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1A72983D" w14:textId="00030F09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044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394711A9" w14:textId="582A33F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YdClosingPrice</w:t>
            </w:r>
          </w:p>
        </w:tc>
        <w:tc>
          <w:tcPr>
            <w:tcW w:w="1750" w:type="pct"/>
            <w:shd w:val="clear" w:color="auto" w:fill="auto"/>
            <w:noWrap/>
            <w:tcPrChange w:id="10045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767D4E64" w14:textId="346D5E8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前日收盤價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046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403555E7" w14:textId="222C9C93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047" w:author="家興 余" w:date="2020-12-30T09:5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10048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33" w:type="pct"/>
            <w:shd w:val="clear" w:color="auto" w:fill="auto"/>
            <w:noWrap/>
            <w:vAlign w:val="center"/>
            <w:tcPrChange w:id="10049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592D5742" w14:textId="4720C637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50" w:type="pct"/>
            <w:tcPrChange w:id="10050" w:author="家興 余" w:date="2021-01-22T10:13:00Z">
              <w:tcPr>
                <w:tcW w:w="1" w:type="pct"/>
              </w:tcPr>
            </w:tcPrChange>
          </w:tcPr>
          <w:p w14:paraId="12446131" w14:textId="13A44071" w:rsidR="007309AD" w:rsidRPr="008F20B5" w:rsidDel="004444BD" w:rsidRDefault="00E80C61">
            <w:pPr>
              <w:widowControl/>
              <w:jc w:val="center"/>
              <w:rPr>
                <w:ins w:id="10051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052" w:author="家興 余" w:date="2021-01-21T11:28:00Z">
                <w:pPr>
                  <w:widowControl/>
                </w:pPr>
              </w:pPrChange>
            </w:pPr>
            <w:ins w:id="10053" w:author="家興 余" w:date="2021-01-21T11:3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054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5BB2ED9C" w14:textId="3C4705AD" w:rsidR="00B47264" w:rsidRPr="00D92297" w:rsidRDefault="00B47264" w:rsidP="00B47264">
            <w:pPr>
              <w:widowControl/>
              <w:rPr>
                <w:ins w:id="10055" w:author="家興 余" w:date="2021-04-12T12:13:00Z"/>
                <w:rFonts w:ascii="標楷體" w:eastAsia="標楷體" w:hAnsi="標楷體" w:cs="新細明體"/>
                <w:color w:val="000000"/>
                <w:kern w:val="0"/>
              </w:rPr>
            </w:pPr>
            <w:ins w:id="10056" w:author="家興 余" w:date="2021-04-12T12:13:00Z">
              <w:r w:rsidRPr="004A1C2C">
                <w:rPr>
                  <w:rFonts w:ascii="標楷體" w:eastAsia="標楷體" w:hAnsi="標楷體" w:hint="eastAsia"/>
                </w:rPr>
                <w:t>每股單價鑑估標準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03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3B795EBC" w14:textId="2012F4C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10057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7309AD" w:rsidRPr="008F20B5" w14:paraId="7340B943" w14:textId="77777777" w:rsidTr="004A2350">
        <w:trPr>
          <w:trHeight w:val="340"/>
          <w:trPrChange w:id="10058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059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7F574355" w14:textId="10648392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060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51BEFFB3" w14:textId="7230469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ThreeMonthAvg</w:t>
            </w:r>
          </w:p>
        </w:tc>
        <w:tc>
          <w:tcPr>
            <w:tcW w:w="1750" w:type="pct"/>
            <w:shd w:val="clear" w:color="auto" w:fill="auto"/>
            <w:noWrap/>
            <w:tcPrChange w:id="10061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27645E8E" w14:textId="62D1476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三個月平均價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062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508C2FF9" w14:textId="12871C67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063" w:author="家興 余" w:date="2020-12-30T09:5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10064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33" w:type="pct"/>
            <w:shd w:val="clear" w:color="auto" w:fill="auto"/>
            <w:noWrap/>
            <w:vAlign w:val="center"/>
            <w:tcPrChange w:id="10065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2D193AC0" w14:textId="708AFB4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50" w:type="pct"/>
            <w:tcPrChange w:id="10066" w:author="家興 余" w:date="2021-01-22T10:13:00Z">
              <w:tcPr>
                <w:tcW w:w="1" w:type="pct"/>
              </w:tcPr>
            </w:tcPrChange>
          </w:tcPr>
          <w:p w14:paraId="1C5BB865" w14:textId="7AA81D66" w:rsidR="007309AD" w:rsidRPr="008F20B5" w:rsidDel="004444BD" w:rsidRDefault="00E80C61">
            <w:pPr>
              <w:widowControl/>
              <w:jc w:val="center"/>
              <w:rPr>
                <w:ins w:id="10067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068" w:author="家興 余" w:date="2021-01-21T11:28:00Z">
                <w:pPr>
                  <w:widowControl/>
                </w:pPr>
              </w:pPrChange>
            </w:pPr>
            <w:ins w:id="10069" w:author="家興 余" w:date="2021-01-21T11:3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070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79264E4D" w14:textId="23CC6491" w:rsidR="00B47264" w:rsidRPr="00D92297" w:rsidRDefault="00B47264" w:rsidP="00B47264">
            <w:pPr>
              <w:widowControl/>
              <w:rPr>
                <w:ins w:id="10071" w:author="家興 余" w:date="2021-04-12T12:13:00Z"/>
                <w:rFonts w:ascii="標楷體" w:eastAsia="標楷體" w:hAnsi="標楷體" w:cs="新細明體"/>
                <w:color w:val="000000"/>
                <w:kern w:val="0"/>
              </w:rPr>
            </w:pPr>
            <w:ins w:id="10072" w:author="家興 余" w:date="2021-04-12T12:13:00Z">
              <w:r w:rsidRPr="004A1C2C">
                <w:rPr>
                  <w:rFonts w:ascii="標楷體" w:eastAsia="標楷體" w:hAnsi="標楷體" w:hint="eastAsia"/>
                </w:rPr>
                <w:t>每股單價鑑估標準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05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3BEFA2AE" w14:textId="645141F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10073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7309AD" w:rsidRPr="008F20B5" w14:paraId="72FC35C9" w14:textId="77777777" w:rsidTr="004A2350">
        <w:trPr>
          <w:trHeight w:val="340"/>
          <w:trPrChange w:id="10074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075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15102732" w14:textId="7B182D76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076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27BC535A" w14:textId="62E9BCB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EvaUnitPrice</w:t>
            </w:r>
          </w:p>
        </w:tc>
        <w:tc>
          <w:tcPr>
            <w:tcW w:w="1750" w:type="pct"/>
            <w:shd w:val="clear" w:color="auto" w:fill="auto"/>
            <w:noWrap/>
            <w:tcPrChange w:id="10077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7ED66148" w14:textId="11ADF24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鑑定單價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078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015F1334" w14:textId="12906F8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079" w:author="家興 余" w:date="2020-12-30T09:5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10080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33" w:type="pct"/>
            <w:shd w:val="clear" w:color="auto" w:fill="auto"/>
            <w:noWrap/>
            <w:vAlign w:val="center"/>
            <w:tcPrChange w:id="10081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377051BC" w14:textId="12C2172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50" w:type="pct"/>
            <w:tcPrChange w:id="10082" w:author="家興 余" w:date="2021-01-22T10:13:00Z">
              <w:tcPr>
                <w:tcW w:w="1" w:type="pct"/>
              </w:tcPr>
            </w:tcPrChange>
          </w:tcPr>
          <w:p w14:paraId="5C0E33EB" w14:textId="099A4417" w:rsidR="007309AD" w:rsidRPr="008F20B5" w:rsidDel="004444BD" w:rsidRDefault="00E80C61">
            <w:pPr>
              <w:widowControl/>
              <w:jc w:val="center"/>
              <w:rPr>
                <w:ins w:id="10083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084" w:author="家興 余" w:date="2021-01-21T11:28:00Z">
                <w:pPr>
                  <w:widowControl/>
                </w:pPr>
              </w:pPrChange>
            </w:pPr>
            <w:ins w:id="10085" w:author="家興 余" w:date="2021-01-21T11:3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086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5BA6689A" w14:textId="7BC53578" w:rsidR="00B47264" w:rsidRDefault="00B47264" w:rsidP="002B3102">
            <w:pPr>
              <w:widowControl/>
              <w:rPr>
                <w:ins w:id="10087" w:author="家興 余" w:date="2021-04-12T12:15:00Z"/>
                <w:rFonts w:ascii="標楷體" w:eastAsia="標楷體" w:hAnsi="標楷體"/>
              </w:rPr>
            </w:pPr>
            <w:ins w:id="10088" w:author="家興 余" w:date="2021-04-12T12:14:00Z">
              <w:r w:rsidRPr="004A1C2C">
                <w:rPr>
                  <w:rFonts w:ascii="標楷體" w:eastAsia="標楷體" w:hAnsi="標楷體" w:hint="eastAsia"/>
                </w:rPr>
                <w:t>每股單價鑑估標準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時自動帶入</w:t>
              </w:r>
              <w:r w:rsidRPr="004A1C2C">
                <w:rPr>
                  <w:rFonts w:ascii="標楷體" w:eastAsia="標楷體" w:hAnsi="標楷體" w:hint="eastAsia"/>
                </w:rPr>
                <w:t>非上市（櫃）每股淨值</w:t>
              </w:r>
            </w:ins>
          </w:p>
          <w:p w14:paraId="50960199" w14:textId="77777777" w:rsidR="00B47264" w:rsidRDefault="00B47264" w:rsidP="00B47264">
            <w:pPr>
              <w:widowControl/>
              <w:rPr>
                <w:ins w:id="10089" w:author="家興 余" w:date="2021-04-12T12:15:00Z"/>
                <w:rFonts w:ascii="標楷體" w:eastAsia="標楷體" w:hAnsi="標楷體" w:cs="新細明體"/>
                <w:color w:val="000000"/>
                <w:kern w:val="0"/>
              </w:rPr>
            </w:pPr>
            <w:ins w:id="10090" w:author="家興 余" w:date="2021-04-12T12:15:00Z">
              <w:r w:rsidRPr="004A1C2C">
                <w:rPr>
                  <w:rFonts w:ascii="標楷體" w:eastAsia="標楷體" w:hAnsi="標楷體" w:hint="eastAsia"/>
                </w:rPr>
                <w:t>每股單價鑑估標準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2時自動帶入</w:t>
              </w:r>
              <w:r w:rsidRPr="004A1C2C">
                <w:rPr>
                  <w:rFonts w:ascii="標楷體" w:eastAsia="標楷體" w:hAnsi="標楷體" w:hint="eastAsia"/>
                </w:rPr>
                <w:t>每股面額</w:t>
              </w:r>
            </w:ins>
          </w:p>
          <w:p w14:paraId="7BBFD641" w14:textId="77777777" w:rsidR="00B47264" w:rsidRDefault="00B47264" w:rsidP="00B47264">
            <w:pPr>
              <w:widowControl/>
              <w:rPr>
                <w:ins w:id="10091" w:author="家興 余" w:date="2021-04-12T12:15:00Z"/>
                <w:rFonts w:ascii="標楷體" w:eastAsia="標楷體" w:hAnsi="標楷體" w:cs="新細明體"/>
                <w:color w:val="000000"/>
                <w:kern w:val="0"/>
              </w:rPr>
            </w:pPr>
            <w:ins w:id="10092" w:author="家興 余" w:date="2021-04-12T12:15:00Z">
              <w:r w:rsidRPr="004A1C2C">
                <w:rPr>
                  <w:rFonts w:ascii="標楷體" w:eastAsia="標楷體" w:hAnsi="標楷體" w:hint="eastAsia"/>
                </w:rPr>
                <w:t>每股單價鑑估標準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3時自動帶入</w:t>
              </w:r>
              <w:r w:rsidRPr="004A1C2C">
                <w:rPr>
                  <w:rFonts w:ascii="標楷體" w:eastAsia="標楷體" w:hAnsi="標楷體" w:hint="eastAsia"/>
                </w:rPr>
                <w:t>前日收盤價</w:t>
              </w:r>
            </w:ins>
          </w:p>
          <w:p w14:paraId="3DD8C245" w14:textId="77777777" w:rsidR="00B47264" w:rsidRDefault="00B47264" w:rsidP="00B47264">
            <w:pPr>
              <w:widowControl/>
              <w:rPr>
                <w:ins w:id="10093" w:author="家興 余" w:date="2021-04-12T12:15:00Z"/>
                <w:rFonts w:ascii="標楷體" w:eastAsia="標楷體" w:hAnsi="標楷體"/>
              </w:rPr>
            </w:pPr>
            <w:ins w:id="10094" w:author="家興 余" w:date="2021-04-12T12:15:00Z">
              <w:r w:rsidRPr="004A1C2C">
                <w:rPr>
                  <w:rFonts w:ascii="標楷體" w:eastAsia="標楷體" w:hAnsi="標楷體" w:hint="eastAsia"/>
                </w:rPr>
                <w:lastRenderedPageBreak/>
                <w:t>每股單價鑑估標準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4時自動帶入</w:t>
              </w:r>
              <w:r w:rsidRPr="004A1C2C">
                <w:rPr>
                  <w:rFonts w:ascii="標楷體" w:eastAsia="標楷體" w:hAnsi="標楷體" w:hint="eastAsia"/>
                </w:rPr>
                <w:t>一個月平均價</w:t>
              </w:r>
            </w:ins>
          </w:p>
          <w:p w14:paraId="57A130CE" w14:textId="306D5F52" w:rsidR="00B47264" w:rsidRPr="00B47264" w:rsidRDefault="00B47264" w:rsidP="002B3102">
            <w:pPr>
              <w:widowControl/>
              <w:rPr>
                <w:ins w:id="10095" w:author="家興 余" w:date="2021-04-12T12:14:00Z"/>
                <w:rFonts w:ascii="標楷體" w:eastAsia="標楷體" w:hAnsi="標楷體" w:cs="新細明體"/>
                <w:color w:val="000000"/>
                <w:kern w:val="0"/>
              </w:rPr>
            </w:pPr>
            <w:ins w:id="10096" w:author="家興 余" w:date="2021-04-12T12:15:00Z">
              <w:r w:rsidRPr="004A1C2C">
                <w:rPr>
                  <w:rFonts w:ascii="標楷體" w:eastAsia="標楷體" w:hAnsi="標楷體" w:hint="eastAsia"/>
                </w:rPr>
                <w:t>每股單價鑑估標準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5時自動帶入</w:t>
              </w:r>
            </w:ins>
            <w:ins w:id="10097" w:author="家興 余" w:date="2021-04-12T12:16:00Z">
              <w:r w:rsidRPr="004A1C2C">
                <w:rPr>
                  <w:rFonts w:ascii="標楷體" w:eastAsia="標楷體" w:hAnsi="標楷體" w:hint="eastAsia"/>
                </w:rPr>
                <w:t>三個月平均價</w:t>
              </w:r>
            </w:ins>
          </w:p>
          <w:p w14:paraId="6AFC7AB4" w14:textId="0A1B7D6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10098" w:author="家興 余" w:date="2020-12-30T09:59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7309AD" w:rsidRPr="008F20B5" w14:paraId="3D8AFB29" w14:textId="77777777" w:rsidTr="004A2350">
        <w:trPr>
          <w:trHeight w:val="340"/>
          <w:trPrChange w:id="10099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100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50A85D86" w14:textId="69950316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101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6618C11C" w14:textId="19B2EA3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OwnerId</w:t>
            </w:r>
          </w:p>
        </w:tc>
        <w:tc>
          <w:tcPr>
            <w:tcW w:w="1750" w:type="pct"/>
            <w:shd w:val="clear" w:color="auto" w:fill="auto"/>
            <w:noWrap/>
            <w:tcPrChange w:id="10102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5EB52A6F" w14:textId="59341A74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股票持有人統編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103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6729C74D" w14:textId="3AECC20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104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48CFD327" w14:textId="0DA7ABFD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10105" w:author="家興 余" w:date="2021-01-22T10:13:00Z">
              <w:tcPr>
                <w:tcW w:w="1" w:type="pct"/>
              </w:tcPr>
            </w:tcPrChange>
          </w:tcPr>
          <w:p w14:paraId="6D8AC509" w14:textId="5288EC76" w:rsidR="007309AD" w:rsidRPr="008F20B5" w:rsidRDefault="00E80C61">
            <w:pPr>
              <w:widowControl/>
              <w:jc w:val="center"/>
              <w:rPr>
                <w:ins w:id="10106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107" w:author="家興 余" w:date="2021-01-21T11:28:00Z">
                <w:pPr>
                  <w:widowControl/>
                </w:pPr>
              </w:pPrChange>
            </w:pPr>
            <w:ins w:id="10108" w:author="家興 余" w:date="2021-01-21T11:3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109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67E45482" w14:textId="27EA960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4E71B773" w14:textId="77777777" w:rsidTr="004A2350">
        <w:trPr>
          <w:trHeight w:val="340"/>
          <w:trPrChange w:id="10110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111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0AA69424" w14:textId="14A444ED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hideMark/>
            <w:tcPrChange w:id="10112" w:author="家興 余" w:date="2021-01-22T10:13:00Z">
              <w:tcPr>
                <w:tcW w:w="1045" w:type="pct"/>
                <w:shd w:val="clear" w:color="auto" w:fill="auto"/>
                <w:hideMark/>
              </w:tcPr>
            </w:tcPrChange>
          </w:tcPr>
          <w:p w14:paraId="338DEEFD" w14:textId="4676805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OwnerName</w:t>
            </w:r>
          </w:p>
        </w:tc>
        <w:tc>
          <w:tcPr>
            <w:tcW w:w="1750" w:type="pct"/>
            <w:shd w:val="clear" w:color="auto" w:fill="auto"/>
            <w:hideMark/>
            <w:tcPrChange w:id="10113" w:author="家興 余" w:date="2021-01-22T10:13:00Z">
              <w:tcPr>
                <w:tcW w:w="1234" w:type="pct"/>
                <w:shd w:val="clear" w:color="auto" w:fill="auto"/>
                <w:hideMark/>
              </w:tcPr>
            </w:tcPrChange>
          </w:tcPr>
          <w:p w14:paraId="67162571" w14:textId="5D0C79A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股票持有人姓名</w:t>
            </w:r>
          </w:p>
        </w:tc>
        <w:tc>
          <w:tcPr>
            <w:tcW w:w="231" w:type="pct"/>
            <w:shd w:val="clear" w:color="auto" w:fill="auto"/>
            <w:tcPrChange w:id="10114" w:author="家興 余" w:date="2021-01-22T10:13:00Z">
              <w:tcPr>
                <w:tcW w:w="293" w:type="pct"/>
                <w:shd w:val="clear" w:color="auto" w:fill="auto"/>
              </w:tcPr>
            </w:tcPrChange>
          </w:tcPr>
          <w:p w14:paraId="57A74F78" w14:textId="3C8D79DD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tcPrChange w:id="10115" w:author="家興 余" w:date="2021-01-22T10:13:00Z">
              <w:tcPr>
                <w:tcW w:w="295" w:type="pct"/>
                <w:shd w:val="clear" w:color="auto" w:fill="auto"/>
              </w:tcPr>
            </w:tcPrChange>
          </w:tcPr>
          <w:p w14:paraId="48A08C41" w14:textId="2B1F8C3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50" w:type="pct"/>
            <w:tcPrChange w:id="10116" w:author="家興 余" w:date="2021-01-22T10:13:00Z">
              <w:tcPr>
                <w:tcW w:w="1" w:type="pct"/>
              </w:tcPr>
            </w:tcPrChange>
          </w:tcPr>
          <w:p w14:paraId="01894EC7" w14:textId="78FF397F" w:rsidR="007309AD" w:rsidRPr="008F20B5" w:rsidRDefault="00E80C61">
            <w:pPr>
              <w:widowControl/>
              <w:jc w:val="center"/>
              <w:rPr>
                <w:ins w:id="10117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118" w:author="家興 余" w:date="2021-01-21T11:28:00Z">
                <w:pPr>
                  <w:widowControl/>
                </w:pPr>
              </w:pPrChange>
            </w:pPr>
            <w:ins w:id="10119" w:author="家興 余" w:date="2021-01-21T11:3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120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52317566" w14:textId="7FB5EE7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4D04424B" w14:textId="77777777" w:rsidTr="004A2350">
        <w:trPr>
          <w:trHeight w:val="340"/>
          <w:trPrChange w:id="10121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122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7B97981B" w14:textId="7CF4FB15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0123" w:author="家興 余" w:date="2021-01-22T10:13:00Z">
              <w:tcPr>
                <w:tcW w:w="1045" w:type="pct"/>
                <w:shd w:val="clear" w:color="auto" w:fill="auto"/>
              </w:tcPr>
            </w:tcPrChange>
          </w:tcPr>
          <w:p w14:paraId="01B34224" w14:textId="449DFBF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InsiderJobTitle</w:t>
            </w:r>
          </w:p>
        </w:tc>
        <w:tc>
          <w:tcPr>
            <w:tcW w:w="1750" w:type="pct"/>
            <w:shd w:val="clear" w:color="auto" w:fill="auto"/>
            <w:tcPrChange w:id="10124" w:author="家興 余" w:date="2021-01-22T10:13:00Z">
              <w:tcPr>
                <w:tcW w:w="1234" w:type="pct"/>
                <w:shd w:val="clear" w:color="auto" w:fill="auto"/>
              </w:tcPr>
            </w:tcPrChange>
          </w:tcPr>
          <w:p w14:paraId="54FD1C25" w14:textId="42A520E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公司內部人職稱</w:t>
            </w:r>
          </w:p>
        </w:tc>
        <w:tc>
          <w:tcPr>
            <w:tcW w:w="231" w:type="pct"/>
            <w:shd w:val="clear" w:color="auto" w:fill="auto"/>
            <w:tcPrChange w:id="10125" w:author="家興 余" w:date="2021-01-22T10:13:00Z">
              <w:tcPr>
                <w:tcW w:w="293" w:type="pct"/>
                <w:shd w:val="clear" w:color="auto" w:fill="auto"/>
              </w:tcPr>
            </w:tcPrChange>
          </w:tcPr>
          <w:p w14:paraId="0D2D92B6" w14:textId="7ED9452E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tcPrChange w:id="10126" w:author="家興 余" w:date="2021-01-22T10:13:00Z">
              <w:tcPr>
                <w:tcW w:w="295" w:type="pct"/>
                <w:shd w:val="clear" w:color="auto" w:fill="auto"/>
              </w:tcPr>
            </w:tcPrChange>
          </w:tcPr>
          <w:p w14:paraId="2861FD60" w14:textId="1F9F2313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10127" w:author="家興 余" w:date="2021-01-22T10:13:00Z">
              <w:tcPr>
                <w:tcW w:w="1" w:type="pct"/>
              </w:tcPr>
            </w:tcPrChange>
          </w:tcPr>
          <w:p w14:paraId="1073D296" w14:textId="77777777" w:rsidR="007309AD" w:rsidRPr="00664348" w:rsidRDefault="007309AD">
            <w:pPr>
              <w:widowControl/>
              <w:spacing w:line="240" w:lineRule="exact"/>
              <w:jc w:val="center"/>
              <w:rPr>
                <w:ins w:id="10128" w:author="家興 余" w:date="2021-01-21T11:28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10129" w:author="家興 余" w:date="2021-01-21T11:28:00Z">
                <w:pPr>
                  <w:widowControl/>
                  <w:spacing w:line="240" w:lineRule="exact"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130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09FE6BF6" w14:textId="0B9FE729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31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32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33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01: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34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董事長</w:t>
            </w:r>
          </w:p>
          <w:p w14:paraId="0080770A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35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36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37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02: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38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副董事長</w:t>
            </w:r>
          </w:p>
          <w:p w14:paraId="5B6376B9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39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40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41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03: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42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常務董事</w:t>
            </w:r>
          </w:p>
          <w:p w14:paraId="11CE8AFA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43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44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45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04: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46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董事</w:t>
            </w:r>
          </w:p>
          <w:p w14:paraId="3BB649C0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47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48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49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50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監察人</w:t>
            </w:r>
          </w:p>
          <w:p w14:paraId="5B3815AD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51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52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53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06: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54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總經理</w:t>
            </w:r>
          </w:p>
          <w:p w14:paraId="11A48044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55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56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57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07: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58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副總經理</w:t>
            </w:r>
          </w:p>
          <w:p w14:paraId="6ED97230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59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60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61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08: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62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經理人</w:t>
            </w:r>
          </w:p>
          <w:p w14:paraId="26FE9233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63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64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65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09: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66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協理</w:t>
            </w:r>
          </w:p>
          <w:p w14:paraId="0F3B84A0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67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68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69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70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大股東（持股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71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10％以上）</w:t>
            </w:r>
          </w:p>
          <w:p w14:paraId="52421AA0" w14:textId="795B9649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72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73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74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11: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75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其他</w:t>
            </w:r>
          </w:p>
        </w:tc>
      </w:tr>
      <w:tr w:rsidR="007309AD" w:rsidRPr="008F20B5" w14:paraId="29610A70" w14:textId="77777777" w:rsidTr="004A2350">
        <w:trPr>
          <w:trHeight w:val="325"/>
          <w:trPrChange w:id="10176" w:author="家興 余" w:date="2021-01-22T10:13:00Z">
            <w:trPr>
              <w:trHeight w:val="325"/>
            </w:trPr>
          </w:trPrChange>
        </w:trPr>
        <w:tc>
          <w:tcPr>
            <w:tcW w:w="238" w:type="pct"/>
            <w:shd w:val="clear" w:color="auto" w:fill="auto"/>
            <w:tcPrChange w:id="10177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37700CBD" w14:textId="5D513D4D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  <w:tcPrChange w:id="10178" w:author="家興 余" w:date="2021-01-22T10:13:00Z">
              <w:tcPr>
                <w:tcW w:w="1045" w:type="pct"/>
                <w:shd w:val="clear" w:color="auto" w:fill="auto"/>
                <w:noWrap/>
                <w:hideMark/>
              </w:tcPr>
            </w:tcPrChange>
          </w:tcPr>
          <w:p w14:paraId="60A5922A" w14:textId="21E430B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InsiderPosition</w:t>
            </w:r>
          </w:p>
        </w:tc>
        <w:tc>
          <w:tcPr>
            <w:tcW w:w="1750" w:type="pct"/>
            <w:shd w:val="clear" w:color="auto" w:fill="auto"/>
            <w:noWrap/>
            <w:hideMark/>
            <w:tcPrChange w:id="10179" w:author="家興 余" w:date="2021-01-22T10:13:00Z">
              <w:tcPr>
                <w:tcW w:w="1234" w:type="pct"/>
                <w:shd w:val="clear" w:color="auto" w:fill="auto"/>
                <w:noWrap/>
                <w:hideMark/>
              </w:tcPr>
            </w:tcPrChange>
          </w:tcPr>
          <w:p w14:paraId="4AE5377D" w14:textId="35A5AC5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公司內部人身分註記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180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568E9545" w14:textId="3FC77D60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181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37015042" w14:textId="29FB21CB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10182" w:author="家興 余" w:date="2021-01-22T10:13:00Z">
              <w:tcPr>
                <w:tcW w:w="1" w:type="pct"/>
              </w:tcPr>
            </w:tcPrChange>
          </w:tcPr>
          <w:p w14:paraId="4A66496B" w14:textId="77777777" w:rsidR="007309AD" w:rsidRPr="00664348" w:rsidRDefault="007309AD">
            <w:pPr>
              <w:widowControl/>
              <w:spacing w:line="240" w:lineRule="exact"/>
              <w:jc w:val="center"/>
              <w:rPr>
                <w:ins w:id="10183" w:author="家興 余" w:date="2021-01-21T11:28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10184" w:author="家興 余" w:date="2021-01-21T11:28:00Z">
                <w:pPr>
                  <w:widowControl/>
                  <w:spacing w:line="240" w:lineRule="exact"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185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0FE94F2C" w14:textId="4662766F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86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87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88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01: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89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本人</w:t>
            </w:r>
          </w:p>
          <w:p w14:paraId="048F15D7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90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91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92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02: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93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法人代表</w:t>
            </w:r>
          </w:p>
          <w:p w14:paraId="00459E32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94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95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96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03: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97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本人配偶</w:t>
            </w:r>
          </w:p>
          <w:p w14:paraId="09D2836A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98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99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00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04: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201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本人子女</w:t>
            </w:r>
          </w:p>
          <w:p w14:paraId="6C08232B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02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203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04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205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利用他人名義持有</w:t>
            </w:r>
          </w:p>
          <w:p w14:paraId="0F3A108A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06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207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08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06: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209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法人代表之配偶</w:t>
            </w:r>
          </w:p>
          <w:p w14:paraId="4199464A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10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211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12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07: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213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法人代表之子女</w:t>
            </w:r>
          </w:p>
          <w:p w14:paraId="302A5BA7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14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215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16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08: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217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經理人</w:t>
            </w:r>
          </w:p>
          <w:p w14:paraId="4870C5CC" w14:textId="640AD62E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18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219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20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09: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221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本人為金融機構協理</w:t>
            </w:r>
          </w:p>
        </w:tc>
      </w:tr>
      <w:tr w:rsidR="007309AD" w:rsidRPr="008F20B5" w14:paraId="587F4050" w14:textId="77777777" w:rsidTr="004A2350">
        <w:trPr>
          <w:trHeight w:val="340"/>
          <w:trPrChange w:id="10222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223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0ADA30AD" w14:textId="10A9A9BD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  <w:tcPrChange w:id="10224" w:author="家興 余" w:date="2021-01-22T10:13:00Z">
              <w:tcPr>
                <w:tcW w:w="1045" w:type="pct"/>
                <w:shd w:val="clear" w:color="auto" w:fill="auto"/>
                <w:noWrap/>
                <w:hideMark/>
              </w:tcPr>
            </w:tcPrChange>
          </w:tcPr>
          <w:p w14:paraId="6F8A02FC" w14:textId="7B9810C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LegalPersonId</w:t>
            </w:r>
          </w:p>
        </w:tc>
        <w:tc>
          <w:tcPr>
            <w:tcW w:w="1750" w:type="pct"/>
            <w:shd w:val="clear" w:color="auto" w:fill="auto"/>
            <w:noWrap/>
            <w:hideMark/>
            <w:tcPrChange w:id="10225" w:author="家興 余" w:date="2021-01-22T10:13:00Z">
              <w:tcPr>
                <w:tcW w:w="1234" w:type="pct"/>
                <w:shd w:val="clear" w:color="auto" w:fill="auto"/>
                <w:noWrap/>
                <w:hideMark/>
              </w:tcPr>
            </w:tcPrChange>
          </w:tcPr>
          <w:p w14:paraId="1CA168D9" w14:textId="1925ECE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法定關係人統編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226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77400480" w14:textId="5686323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227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6DF9A120" w14:textId="0D2F3F8F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10228" w:author="家興 余" w:date="2021-01-22T10:13:00Z">
              <w:tcPr>
                <w:tcW w:w="1" w:type="pct"/>
              </w:tcPr>
            </w:tcPrChange>
          </w:tcPr>
          <w:p w14:paraId="219D775B" w14:textId="77777777" w:rsidR="007309AD" w:rsidRPr="008F20B5" w:rsidRDefault="007309AD">
            <w:pPr>
              <w:widowControl/>
              <w:jc w:val="center"/>
              <w:rPr>
                <w:ins w:id="10229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230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231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1CA747EE" w14:textId="511B5BC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2B61C2FE" w14:textId="77777777" w:rsidTr="004A2350">
        <w:trPr>
          <w:trHeight w:val="340"/>
          <w:trPrChange w:id="10232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233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24D32883" w14:textId="57E16750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234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53C5EF33" w14:textId="6C0CB529" w:rsidR="007309AD" w:rsidRPr="004A1C2C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LoanToValue</w:t>
            </w:r>
          </w:p>
        </w:tc>
        <w:tc>
          <w:tcPr>
            <w:tcW w:w="1750" w:type="pct"/>
            <w:shd w:val="clear" w:color="auto" w:fill="auto"/>
            <w:noWrap/>
            <w:tcPrChange w:id="10235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6B76478C" w14:textId="787206F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貸放成數</w:t>
            </w:r>
            <w:r w:rsidRPr="004A1C2C">
              <w:rPr>
                <w:rFonts w:ascii="標楷體" w:eastAsia="標楷體" w:hAnsi="標楷體"/>
              </w:rPr>
              <w:t>(%)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236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33A3C5C3" w14:textId="31E68D1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237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2CE6A614" w14:textId="2E5C53BD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  <w:tcPrChange w:id="10238" w:author="家興 余" w:date="2021-01-22T10:13:00Z">
              <w:tcPr>
                <w:tcW w:w="1" w:type="pct"/>
              </w:tcPr>
            </w:tcPrChange>
          </w:tcPr>
          <w:p w14:paraId="4B58A1EA" w14:textId="7338091D" w:rsidR="007309AD" w:rsidRPr="008F20B5" w:rsidRDefault="00E80C61">
            <w:pPr>
              <w:widowControl/>
              <w:jc w:val="center"/>
              <w:rPr>
                <w:ins w:id="10239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240" w:author="家興 余" w:date="2021-01-21T11:28:00Z">
                <w:pPr>
                  <w:widowControl/>
                </w:pPr>
              </w:pPrChange>
            </w:pPr>
            <w:ins w:id="10241" w:author="家興 余" w:date="2021-01-21T11:3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242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277E17BF" w14:textId="30F89428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7309AD" w:rsidRPr="008F20B5" w14:paraId="105F1FDA" w14:textId="77777777" w:rsidTr="004A2350">
        <w:trPr>
          <w:trHeight w:val="340"/>
          <w:trPrChange w:id="10243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244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6082647C" w14:textId="7D4555FB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245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0555DD90" w14:textId="0766A99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ClMtr</w:t>
            </w:r>
          </w:p>
        </w:tc>
        <w:tc>
          <w:tcPr>
            <w:tcW w:w="1750" w:type="pct"/>
            <w:shd w:val="clear" w:color="auto" w:fill="auto"/>
            <w:noWrap/>
            <w:tcPrChange w:id="10246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4A21A219" w14:textId="4529C74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擔保維持率</w:t>
            </w:r>
            <w:r w:rsidRPr="004A1C2C">
              <w:rPr>
                <w:rFonts w:ascii="標楷體" w:eastAsia="標楷體" w:hAnsi="標楷體"/>
              </w:rPr>
              <w:t>(%)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247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0754692F" w14:textId="015D22A4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248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4C53EA38" w14:textId="3465A34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  <w:tcPrChange w:id="10249" w:author="家興 余" w:date="2021-01-22T10:13:00Z">
              <w:tcPr>
                <w:tcW w:w="1" w:type="pct"/>
              </w:tcPr>
            </w:tcPrChange>
          </w:tcPr>
          <w:p w14:paraId="5015125F" w14:textId="77777777" w:rsidR="007309AD" w:rsidRPr="008F20B5" w:rsidRDefault="007309AD">
            <w:pPr>
              <w:widowControl/>
              <w:jc w:val="center"/>
              <w:rPr>
                <w:ins w:id="10250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251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252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4A4D3E62" w14:textId="2248709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7309AD" w:rsidRPr="008F20B5" w14:paraId="12B58F1E" w14:textId="77777777" w:rsidTr="004A2350">
        <w:trPr>
          <w:trHeight w:val="340"/>
          <w:trPrChange w:id="10253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254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2C55B767" w14:textId="680069EE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255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6F69AFA6" w14:textId="41AA8EF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NoticeMtr</w:t>
            </w:r>
          </w:p>
        </w:tc>
        <w:tc>
          <w:tcPr>
            <w:tcW w:w="1750" w:type="pct"/>
            <w:shd w:val="clear" w:color="auto" w:fill="auto"/>
            <w:noWrap/>
            <w:tcPrChange w:id="10256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44846D37" w14:textId="6ECF356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通知追繳維持率</w:t>
            </w:r>
            <w:r w:rsidRPr="004A1C2C">
              <w:rPr>
                <w:rFonts w:ascii="標楷體" w:eastAsia="標楷體" w:hAnsi="標楷體"/>
              </w:rPr>
              <w:t>(%)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257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275E9ED7" w14:textId="02F3B378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258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740058FF" w14:textId="5A38AB6E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  <w:tcPrChange w:id="10259" w:author="家興 余" w:date="2021-01-22T10:13:00Z">
              <w:tcPr>
                <w:tcW w:w="1" w:type="pct"/>
              </w:tcPr>
            </w:tcPrChange>
          </w:tcPr>
          <w:p w14:paraId="58747290" w14:textId="77777777" w:rsidR="007309AD" w:rsidRPr="008F20B5" w:rsidRDefault="007309AD">
            <w:pPr>
              <w:widowControl/>
              <w:jc w:val="center"/>
              <w:rPr>
                <w:ins w:id="10260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261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262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4C6325FF" w14:textId="536EB07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7309AD" w:rsidRPr="008F20B5" w14:paraId="09ED70E2" w14:textId="77777777" w:rsidTr="004A2350">
        <w:trPr>
          <w:trHeight w:val="340"/>
          <w:trPrChange w:id="10263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264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5A401F74" w14:textId="72ECB117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265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69038FC3" w14:textId="5A66D41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ImplementMtr</w:t>
            </w:r>
          </w:p>
        </w:tc>
        <w:tc>
          <w:tcPr>
            <w:tcW w:w="1750" w:type="pct"/>
            <w:shd w:val="clear" w:color="auto" w:fill="auto"/>
            <w:noWrap/>
            <w:tcPrChange w:id="10266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48AF17E3" w14:textId="1E4184B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實行職權維持率</w:t>
            </w:r>
            <w:r w:rsidRPr="004A1C2C">
              <w:rPr>
                <w:rFonts w:ascii="標楷體" w:eastAsia="標楷體" w:hAnsi="標楷體"/>
              </w:rPr>
              <w:t>(%)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267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00343676" w14:textId="59C92E8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268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6E19FBEB" w14:textId="1609F0B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  <w:tcPrChange w:id="10269" w:author="家興 余" w:date="2021-01-22T10:13:00Z">
              <w:tcPr>
                <w:tcW w:w="1" w:type="pct"/>
              </w:tcPr>
            </w:tcPrChange>
          </w:tcPr>
          <w:p w14:paraId="0BE208F5" w14:textId="77777777" w:rsidR="007309AD" w:rsidRPr="008F20B5" w:rsidRDefault="007309AD">
            <w:pPr>
              <w:widowControl/>
              <w:jc w:val="center"/>
              <w:rPr>
                <w:ins w:id="10270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271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272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75E26945" w14:textId="065BD40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7309AD" w:rsidRPr="008F20B5" w14:paraId="1A4F4C85" w14:textId="77777777" w:rsidTr="004A2350">
        <w:trPr>
          <w:trHeight w:val="340"/>
          <w:trPrChange w:id="10273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274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75104878" w14:textId="7D52B331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275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0CB9108B" w14:textId="14E62EE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PledgeNo</w:t>
            </w:r>
          </w:p>
        </w:tc>
        <w:tc>
          <w:tcPr>
            <w:tcW w:w="1750" w:type="pct"/>
            <w:shd w:val="clear" w:color="auto" w:fill="auto"/>
            <w:noWrap/>
            <w:tcPrChange w:id="10276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32BC5C2B" w14:textId="528E477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質權設定書號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277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7F28B5E2" w14:textId="3DFE7F9F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278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57D69E41" w14:textId="565E337B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10279" w:author="家興 余" w:date="2021-01-22T10:13:00Z">
              <w:tcPr>
                <w:tcW w:w="1" w:type="pct"/>
              </w:tcPr>
            </w:tcPrChange>
          </w:tcPr>
          <w:p w14:paraId="7D96B135" w14:textId="77777777" w:rsidR="007309AD" w:rsidRPr="008F20B5" w:rsidRDefault="007309AD">
            <w:pPr>
              <w:widowControl/>
              <w:jc w:val="center"/>
              <w:rPr>
                <w:ins w:id="10280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281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282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5F8206E4" w14:textId="797E4E8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3D80A76C" w14:textId="77777777" w:rsidTr="004A2350">
        <w:trPr>
          <w:trHeight w:val="340"/>
          <w:trPrChange w:id="10283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284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6F374F2C" w14:textId="68B1581C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285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37E5486A" w14:textId="3C25258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ComputeMTR</w:t>
            </w:r>
          </w:p>
        </w:tc>
        <w:tc>
          <w:tcPr>
            <w:tcW w:w="1750" w:type="pct"/>
            <w:shd w:val="clear" w:color="auto" w:fill="auto"/>
            <w:noWrap/>
            <w:tcPrChange w:id="10286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7217E70B" w14:textId="37585CE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計算維持率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287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1A07775A" w14:textId="356ABF70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288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2B7A6FF8" w14:textId="6BF1BE4E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10289" w:author="家興 余" w:date="2021-01-22T10:13:00Z">
              <w:tcPr>
                <w:tcW w:w="1" w:type="pct"/>
              </w:tcPr>
            </w:tcPrChange>
          </w:tcPr>
          <w:p w14:paraId="76AC3533" w14:textId="7A6243AD" w:rsidR="007309AD" w:rsidRPr="008F20B5" w:rsidRDefault="00E80C61">
            <w:pPr>
              <w:widowControl/>
              <w:jc w:val="center"/>
              <w:rPr>
                <w:ins w:id="10290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291" w:author="家興 余" w:date="2021-01-21T11:28:00Z">
                <w:pPr>
                  <w:widowControl/>
                </w:pPr>
              </w:pPrChange>
            </w:pPr>
            <w:ins w:id="10292" w:author="家興 余" w:date="2021-01-21T11:3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293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13264062" w14:textId="1919325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7309AD" w:rsidRPr="008F20B5" w14:paraId="06F2546B" w14:textId="77777777" w:rsidTr="004A2350">
        <w:trPr>
          <w:trHeight w:val="340"/>
          <w:trPrChange w:id="10294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295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6E757630" w14:textId="77777777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296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2B441064" w14:textId="2CD20AF9" w:rsidR="007309AD" w:rsidRPr="008F20B5" w:rsidRDefault="007309AD" w:rsidP="00784789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SettingStat</w:t>
            </w:r>
          </w:p>
        </w:tc>
        <w:tc>
          <w:tcPr>
            <w:tcW w:w="1750" w:type="pct"/>
            <w:shd w:val="clear" w:color="auto" w:fill="auto"/>
            <w:noWrap/>
            <w:tcPrChange w:id="10297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6D359707" w14:textId="36D18B64" w:rsidR="007309AD" w:rsidRPr="008F20B5" w:rsidRDefault="007309AD" w:rsidP="00784789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設定狀態</w:t>
            </w:r>
          </w:p>
        </w:tc>
        <w:tc>
          <w:tcPr>
            <w:tcW w:w="231" w:type="pct"/>
            <w:shd w:val="clear" w:color="auto" w:fill="auto"/>
            <w:noWrap/>
            <w:tcPrChange w:id="10298" w:author="家興 余" w:date="2021-01-22T10:13:00Z">
              <w:tcPr>
                <w:tcW w:w="293" w:type="pct"/>
                <w:shd w:val="clear" w:color="auto" w:fill="auto"/>
                <w:noWrap/>
              </w:tcPr>
            </w:tcPrChange>
          </w:tcPr>
          <w:p w14:paraId="3BEFEB6B" w14:textId="768E0701" w:rsidR="007309AD" w:rsidRPr="008F20B5" w:rsidRDefault="007309AD" w:rsidP="0078478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299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7E2735B8" w14:textId="1112F530" w:rsidR="007309AD" w:rsidRPr="008F20B5" w:rsidRDefault="007309AD" w:rsidP="0078478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10300" w:author="家興 余" w:date="2021-01-22T10:13:00Z">
              <w:tcPr>
                <w:tcW w:w="1" w:type="pct"/>
              </w:tcPr>
            </w:tcPrChange>
          </w:tcPr>
          <w:p w14:paraId="5AE184ED" w14:textId="2ED2D167" w:rsidR="007309AD" w:rsidRPr="008F20B5" w:rsidRDefault="00E80C61">
            <w:pPr>
              <w:widowControl/>
              <w:jc w:val="center"/>
              <w:rPr>
                <w:ins w:id="10301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302" w:author="家興 余" w:date="2021-01-21T11:28:00Z">
                <w:pPr>
                  <w:widowControl/>
                </w:pPr>
              </w:pPrChange>
            </w:pPr>
            <w:ins w:id="10303" w:author="家興 余" w:date="2021-01-21T11:3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304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4144C97B" w14:textId="4781D552" w:rsidR="007309AD" w:rsidRPr="008F20B5" w:rsidRDefault="007309AD" w:rsidP="0078478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解除</w:t>
            </w:r>
          </w:p>
        </w:tc>
      </w:tr>
      <w:tr w:rsidR="007309AD" w:rsidRPr="008F20B5" w14:paraId="0B0716B3" w14:textId="77777777" w:rsidTr="004A2350">
        <w:trPr>
          <w:trHeight w:val="340"/>
          <w:trPrChange w:id="10305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306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5CFF9946" w14:textId="77777777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307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54A7EF6A" w14:textId="2ED19C38" w:rsidR="007309AD" w:rsidRPr="008F20B5" w:rsidRDefault="007309AD" w:rsidP="00784789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ClStat</w:t>
            </w:r>
          </w:p>
        </w:tc>
        <w:tc>
          <w:tcPr>
            <w:tcW w:w="1750" w:type="pct"/>
            <w:shd w:val="clear" w:color="auto" w:fill="auto"/>
            <w:noWrap/>
            <w:tcPrChange w:id="10308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49989F4E" w14:textId="5AB90945" w:rsidR="007309AD" w:rsidRPr="008F20B5" w:rsidRDefault="007309AD" w:rsidP="00784789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擔保品狀態</w:t>
            </w:r>
          </w:p>
        </w:tc>
        <w:tc>
          <w:tcPr>
            <w:tcW w:w="231" w:type="pct"/>
            <w:shd w:val="clear" w:color="auto" w:fill="auto"/>
            <w:noWrap/>
            <w:tcPrChange w:id="10309" w:author="家興 余" w:date="2021-01-22T10:13:00Z">
              <w:tcPr>
                <w:tcW w:w="293" w:type="pct"/>
                <w:shd w:val="clear" w:color="auto" w:fill="auto"/>
                <w:noWrap/>
              </w:tcPr>
            </w:tcPrChange>
          </w:tcPr>
          <w:p w14:paraId="7F245F74" w14:textId="41AFB397" w:rsidR="007309AD" w:rsidRPr="008F20B5" w:rsidRDefault="007309AD" w:rsidP="0078478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310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316EE977" w14:textId="72780DA4" w:rsidR="007309AD" w:rsidRPr="008F20B5" w:rsidRDefault="007309AD" w:rsidP="0078478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10311" w:author="家興 余" w:date="2021-01-22T10:13:00Z">
              <w:tcPr>
                <w:tcW w:w="1" w:type="pct"/>
              </w:tcPr>
            </w:tcPrChange>
          </w:tcPr>
          <w:p w14:paraId="020933DA" w14:textId="4ECE94A1" w:rsidR="007309AD" w:rsidRPr="008F20B5" w:rsidRDefault="00E80C61">
            <w:pPr>
              <w:widowControl/>
              <w:jc w:val="center"/>
              <w:rPr>
                <w:ins w:id="10312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313" w:author="家興 余" w:date="2021-01-21T11:28:00Z">
                <w:pPr>
                  <w:widowControl/>
                </w:pPr>
              </w:pPrChange>
            </w:pPr>
            <w:ins w:id="10314" w:author="家興 余" w:date="2021-01-21T11:3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315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06FF4BAE" w14:textId="18B565A5" w:rsidR="007309AD" w:rsidRPr="008F20B5" w:rsidRDefault="007309AD" w:rsidP="0078478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正常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塗銷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抵押權確定</w:t>
            </w:r>
          </w:p>
        </w:tc>
      </w:tr>
      <w:tr w:rsidR="007309AD" w:rsidRPr="008F20B5" w14:paraId="575DE796" w14:textId="77777777" w:rsidTr="004A2350">
        <w:trPr>
          <w:trHeight w:val="340"/>
          <w:trPrChange w:id="10316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317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0BA3C071" w14:textId="0C897602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318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241A593D" w14:textId="17BB7BF3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SettingDate</w:t>
            </w:r>
          </w:p>
        </w:tc>
        <w:tc>
          <w:tcPr>
            <w:tcW w:w="1750" w:type="pct"/>
            <w:shd w:val="clear" w:color="auto" w:fill="auto"/>
            <w:noWrap/>
            <w:tcPrChange w:id="10319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21DE36C1" w14:textId="53F1A88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股票設解（質）日期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320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64E7496D" w14:textId="2147226A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321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17F8C719" w14:textId="7777777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10322" w:author="家興 余" w:date="2021-01-22T10:13:00Z">
              <w:tcPr>
                <w:tcW w:w="1" w:type="pct"/>
              </w:tcPr>
            </w:tcPrChange>
          </w:tcPr>
          <w:p w14:paraId="25F1BA9F" w14:textId="1A86EB65" w:rsidR="007309AD" w:rsidRPr="008F20B5" w:rsidRDefault="00E80C61">
            <w:pPr>
              <w:widowControl/>
              <w:jc w:val="center"/>
              <w:rPr>
                <w:ins w:id="10323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324" w:author="家興 余" w:date="2021-01-21T11:28:00Z">
                <w:pPr>
                  <w:widowControl/>
                </w:pPr>
              </w:pPrChange>
            </w:pPr>
            <w:ins w:id="10325" w:author="家興 余" w:date="2021-01-21T11:3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326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3DFABE28" w14:textId="3616DB8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yyyymmdd</w:t>
            </w:r>
          </w:p>
        </w:tc>
      </w:tr>
      <w:tr w:rsidR="007309AD" w:rsidRPr="008F20B5" w14:paraId="0CB9139C" w14:textId="77777777" w:rsidTr="004A2350">
        <w:trPr>
          <w:trHeight w:val="340"/>
          <w:trPrChange w:id="10327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328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70AA9A09" w14:textId="1080EF84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hideMark/>
            <w:tcPrChange w:id="10329" w:author="家興 余" w:date="2021-01-22T10:13:00Z">
              <w:tcPr>
                <w:tcW w:w="1045" w:type="pct"/>
                <w:shd w:val="clear" w:color="auto" w:fill="auto"/>
                <w:hideMark/>
              </w:tcPr>
            </w:tcPrChange>
          </w:tcPr>
          <w:p w14:paraId="5BE43B49" w14:textId="1B7969F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SettingBalance</w:t>
            </w:r>
          </w:p>
        </w:tc>
        <w:tc>
          <w:tcPr>
            <w:tcW w:w="1750" w:type="pct"/>
            <w:shd w:val="clear" w:color="auto" w:fill="auto"/>
            <w:hideMark/>
            <w:tcPrChange w:id="10330" w:author="家興 余" w:date="2021-01-22T10:13:00Z">
              <w:tcPr>
                <w:tcW w:w="1234" w:type="pct"/>
                <w:shd w:val="clear" w:color="auto" w:fill="auto"/>
                <w:hideMark/>
              </w:tcPr>
            </w:tcPrChange>
          </w:tcPr>
          <w:p w14:paraId="5DC34EA3" w14:textId="7C25CF1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設質股數餘額</w:t>
            </w:r>
          </w:p>
        </w:tc>
        <w:tc>
          <w:tcPr>
            <w:tcW w:w="231" w:type="pct"/>
            <w:shd w:val="clear" w:color="auto" w:fill="auto"/>
            <w:vAlign w:val="center"/>
            <w:tcPrChange w:id="10331" w:author="家興 余" w:date="2021-01-22T10:13:00Z">
              <w:tcPr>
                <w:tcW w:w="293" w:type="pct"/>
                <w:shd w:val="clear" w:color="auto" w:fill="auto"/>
                <w:vAlign w:val="center"/>
              </w:tcPr>
            </w:tcPrChange>
          </w:tcPr>
          <w:p w14:paraId="28ACAB5E" w14:textId="55F2F043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332" w:author="家興 余" w:date="2020-12-30T09:5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10333" w:author="家興 余" w:date="2020-12-30T09:59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33" w:type="pct"/>
            <w:shd w:val="clear" w:color="auto" w:fill="auto"/>
            <w:vAlign w:val="center"/>
            <w:tcPrChange w:id="10334" w:author="家興 余" w:date="2021-01-22T10:13:00Z">
              <w:tcPr>
                <w:tcW w:w="295" w:type="pct"/>
                <w:shd w:val="clear" w:color="auto" w:fill="auto"/>
                <w:vAlign w:val="center"/>
              </w:tcPr>
            </w:tcPrChange>
          </w:tcPr>
          <w:p w14:paraId="0336FB10" w14:textId="19A5DD36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10335" w:author="家興 余" w:date="2021-01-22T10:13:00Z">
              <w:tcPr>
                <w:tcW w:w="1" w:type="pct"/>
              </w:tcPr>
            </w:tcPrChange>
          </w:tcPr>
          <w:p w14:paraId="6B0644E1" w14:textId="303ACF55" w:rsidR="007309AD" w:rsidRPr="008F20B5" w:rsidDel="004444BD" w:rsidRDefault="00E80C61">
            <w:pPr>
              <w:widowControl/>
              <w:jc w:val="center"/>
              <w:rPr>
                <w:ins w:id="10336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337" w:author="家興 余" w:date="2021-01-21T11:28:00Z">
                <w:pPr>
                  <w:widowControl/>
                </w:pPr>
              </w:pPrChange>
            </w:pPr>
            <w:ins w:id="10338" w:author="家興 余" w:date="2021-01-21T11:3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339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6F4A33FB" w14:textId="45911CA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10340" w:author="家興 余" w:date="2020-12-30T09:59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7309AD" w:rsidRPr="008F20B5" w14:paraId="0005D72D" w14:textId="77777777" w:rsidTr="004A2350">
        <w:trPr>
          <w:trHeight w:val="340"/>
          <w:trPrChange w:id="10341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342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3331EF9C" w14:textId="3D7144B0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0343" w:author="家興 余" w:date="2021-01-22T10:13:00Z">
              <w:tcPr>
                <w:tcW w:w="1045" w:type="pct"/>
                <w:shd w:val="clear" w:color="auto" w:fill="auto"/>
              </w:tcPr>
            </w:tcPrChange>
          </w:tcPr>
          <w:p w14:paraId="1DC20665" w14:textId="424CEE6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EvaDate</w:t>
            </w:r>
          </w:p>
        </w:tc>
        <w:tc>
          <w:tcPr>
            <w:tcW w:w="1750" w:type="pct"/>
            <w:shd w:val="clear" w:color="auto" w:fill="auto"/>
            <w:tcPrChange w:id="10344" w:author="家興 余" w:date="2021-01-22T10:13:00Z">
              <w:tcPr>
                <w:tcW w:w="1234" w:type="pct"/>
                <w:shd w:val="clear" w:color="auto" w:fill="auto"/>
              </w:tcPr>
            </w:tcPrChange>
          </w:tcPr>
          <w:p w14:paraId="377C188C" w14:textId="5185F2E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鑑估日期</w:t>
            </w:r>
          </w:p>
        </w:tc>
        <w:tc>
          <w:tcPr>
            <w:tcW w:w="231" w:type="pct"/>
            <w:shd w:val="clear" w:color="auto" w:fill="auto"/>
            <w:vAlign w:val="center"/>
            <w:tcPrChange w:id="10345" w:author="家興 余" w:date="2021-01-22T10:13:00Z">
              <w:tcPr>
                <w:tcW w:w="293" w:type="pct"/>
                <w:shd w:val="clear" w:color="auto" w:fill="auto"/>
                <w:vAlign w:val="center"/>
              </w:tcPr>
            </w:tcPrChange>
          </w:tcPr>
          <w:p w14:paraId="2EC6941E" w14:textId="0D2B6A37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vAlign w:val="center"/>
            <w:tcPrChange w:id="10346" w:author="家興 余" w:date="2021-01-22T10:13:00Z">
              <w:tcPr>
                <w:tcW w:w="295" w:type="pct"/>
                <w:shd w:val="clear" w:color="auto" w:fill="auto"/>
                <w:vAlign w:val="center"/>
              </w:tcPr>
            </w:tcPrChange>
          </w:tcPr>
          <w:p w14:paraId="132D13E6" w14:textId="55967554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10347" w:author="家興 余" w:date="2021-01-22T10:13:00Z">
              <w:tcPr>
                <w:tcW w:w="1" w:type="pct"/>
              </w:tcPr>
            </w:tcPrChange>
          </w:tcPr>
          <w:p w14:paraId="4EB7CB31" w14:textId="1F3F42EE" w:rsidR="007309AD" w:rsidRPr="008F20B5" w:rsidRDefault="00E80C61">
            <w:pPr>
              <w:widowControl/>
              <w:jc w:val="center"/>
              <w:rPr>
                <w:ins w:id="10348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349" w:author="家興 余" w:date="2021-01-21T11:28:00Z">
                <w:pPr>
                  <w:widowControl/>
                </w:pPr>
              </w:pPrChange>
            </w:pPr>
            <w:ins w:id="10350" w:author="家興 余" w:date="2021-01-21T11:3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351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43611F98" w14:textId="6A8D6DB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yyyymmdd</w:t>
            </w:r>
          </w:p>
        </w:tc>
      </w:tr>
      <w:tr w:rsidR="007309AD" w:rsidRPr="008F20B5" w14:paraId="76000F20" w14:textId="77777777" w:rsidTr="004A2350">
        <w:trPr>
          <w:trHeight w:val="325"/>
          <w:trPrChange w:id="10352" w:author="家興 余" w:date="2021-01-22T10:13:00Z">
            <w:trPr>
              <w:trHeight w:val="325"/>
            </w:trPr>
          </w:trPrChange>
        </w:trPr>
        <w:tc>
          <w:tcPr>
            <w:tcW w:w="238" w:type="pct"/>
            <w:shd w:val="clear" w:color="auto" w:fill="auto"/>
            <w:tcPrChange w:id="10353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7B1C7B5D" w14:textId="3D64F472" w:rsidR="007309AD" w:rsidRPr="004A1C2C" w:rsidRDefault="007309AD" w:rsidP="004444BD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  <w:tcPrChange w:id="10354" w:author="家興 余" w:date="2021-01-22T10:13:00Z">
              <w:tcPr>
                <w:tcW w:w="1045" w:type="pct"/>
                <w:shd w:val="clear" w:color="auto" w:fill="auto"/>
                <w:noWrap/>
                <w:hideMark/>
              </w:tcPr>
            </w:tcPrChange>
          </w:tcPr>
          <w:p w14:paraId="0EB58A76" w14:textId="05E7F311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EvaAmt</w:t>
            </w:r>
          </w:p>
        </w:tc>
        <w:tc>
          <w:tcPr>
            <w:tcW w:w="1750" w:type="pct"/>
            <w:shd w:val="clear" w:color="auto" w:fill="auto"/>
            <w:noWrap/>
            <w:hideMark/>
            <w:tcPrChange w:id="10355" w:author="家興 余" w:date="2021-01-22T10:13:00Z">
              <w:tcPr>
                <w:tcW w:w="1234" w:type="pct"/>
                <w:shd w:val="clear" w:color="auto" w:fill="auto"/>
                <w:noWrap/>
                <w:hideMark/>
              </w:tcPr>
            </w:tcPrChange>
          </w:tcPr>
          <w:p w14:paraId="658D92E1" w14:textId="21C0E1AF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鑑估值</w:t>
            </w:r>
            <w:r w:rsidRPr="004A1C2C">
              <w:rPr>
                <w:rFonts w:ascii="標楷體" w:eastAsia="標楷體" w:hAnsi="標楷體"/>
              </w:rPr>
              <w:t>(</w:t>
            </w:r>
            <w:r w:rsidRPr="004A1C2C">
              <w:rPr>
                <w:rFonts w:ascii="標楷體" w:eastAsia="標楷體" w:hAnsi="標楷體" w:hint="eastAsia"/>
              </w:rPr>
              <w:t>元</w:t>
            </w:r>
            <w:r w:rsidRPr="004A1C2C">
              <w:rPr>
                <w:rFonts w:ascii="標楷體" w:eastAsia="標楷體" w:hAnsi="標楷體"/>
              </w:rPr>
              <w:t>)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356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03489C8E" w14:textId="4E26A1CC" w:rsidR="007309AD" w:rsidRPr="008F20B5" w:rsidRDefault="007309AD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357" w:author="家興 余" w:date="2020-12-30T09:5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10358" w:author="家興 余" w:date="2020-12-30T09:59:00Z">
              <w:r w:rsidRPr="008F20B5" w:rsidDel="00DD156F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33" w:type="pct"/>
            <w:shd w:val="clear" w:color="auto" w:fill="auto"/>
            <w:noWrap/>
            <w:vAlign w:val="center"/>
            <w:tcPrChange w:id="10359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13AAACC2" w14:textId="6F5D5DAB" w:rsidR="007309AD" w:rsidRPr="008F20B5" w:rsidRDefault="007309AD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360" w:author="家興 余" w:date="2020-12-30T09:59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  <w:del w:id="10361" w:author="家興 余" w:date="2020-12-30T09:59:00Z">
              <w:r w:rsidRPr="008F20B5" w:rsidDel="00DD156F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250" w:type="pct"/>
            <w:tcPrChange w:id="10362" w:author="家興 余" w:date="2021-01-22T10:13:00Z">
              <w:tcPr>
                <w:tcW w:w="1" w:type="pct"/>
              </w:tcPr>
            </w:tcPrChange>
          </w:tcPr>
          <w:p w14:paraId="68558E10" w14:textId="3622A09A" w:rsidR="007309AD" w:rsidRPr="008F20B5" w:rsidRDefault="00E80C61">
            <w:pPr>
              <w:widowControl/>
              <w:jc w:val="center"/>
              <w:rPr>
                <w:ins w:id="10363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364" w:author="家興 余" w:date="2021-01-21T11:28:00Z">
                <w:pPr>
                  <w:widowControl/>
                </w:pPr>
              </w:pPrChange>
            </w:pPr>
            <w:ins w:id="10365" w:author="家興 余" w:date="2021-01-21T11:3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366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15B258A9" w14:textId="7BFB0757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367" w:author="家興 余" w:date="2020-12-30T09:59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  <w:del w:id="10368" w:author="家興 余" w:date="2020-12-30T09:59:00Z">
              <w:r w:rsidRPr="008F20B5" w:rsidDel="00DD156F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00000000000000</w:delText>
              </w:r>
            </w:del>
          </w:p>
        </w:tc>
      </w:tr>
      <w:tr w:rsidR="007309AD" w:rsidRPr="008F20B5" w14:paraId="0EFA4F62" w14:textId="77777777" w:rsidTr="004A2350">
        <w:trPr>
          <w:trHeight w:val="340"/>
          <w:trPrChange w:id="10369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370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7B51469E" w14:textId="65029174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  <w:tcPrChange w:id="10371" w:author="家興 余" w:date="2021-01-22T10:13:00Z">
              <w:tcPr>
                <w:tcW w:w="1045" w:type="pct"/>
                <w:shd w:val="clear" w:color="auto" w:fill="auto"/>
                <w:noWrap/>
                <w:hideMark/>
              </w:tcPr>
            </w:tcPrChange>
          </w:tcPr>
          <w:p w14:paraId="780F0F4F" w14:textId="62FE75C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MtgDate</w:t>
            </w:r>
          </w:p>
        </w:tc>
        <w:tc>
          <w:tcPr>
            <w:tcW w:w="1750" w:type="pct"/>
            <w:shd w:val="clear" w:color="auto" w:fill="auto"/>
            <w:noWrap/>
            <w:hideMark/>
            <w:tcPrChange w:id="10372" w:author="家興 余" w:date="2021-01-22T10:13:00Z">
              <w:tcPr>
                <w:tcW w:w="1234" w:type="pct"/>
                <w:shd w:val="clear" w:color="auto" w:fill="auto"/>
                <w:noWrap/>
                <w:hideMark/>
              </w:tcPr>
            </w:tcPrChange>
          </w:tcPr>
          <w:p w14:paraId="74CB49E6" w14:textId="06B4B1F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擔保債權確定日期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373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35DEF4AA" w14:textId="68C32718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374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455CFE31" w14:textId="21BFC37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10375" w:author="家興 余" w:date="2021-01-22T10:13:00Z">
              <w:tcPr>
                <w:tcW w:w="1" w:type="pct"/>
              </w:tcPr>
            </w:tcPrChange>
          </w:tcPr>
          <w:p w14:paraId="3C95DC1D" w14:textId="606793B0" w:rsidR="007309AD" w:rsidRPr="008F20B5" w:rsidRDefault="00E80C61">
            <w:pPr>
              <w:widowControl/>
              <w:rPr>
                <w:ins w:id="10376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</w:pPr>
            <w:ins w:id="10377" w:author="家興 余" w:date="2021-01-21T11:3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 xml:space="preserve"> 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 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378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1B906EE0" w14:textId="3537E69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yyyymmdd</w:t>
            </w:r>
          </w:p>
        </w:tc>
      </w:tr>
      <w:tr w:rsidR="007309AD" w:rsidRPr="008F20B5" w14:paraId="7A675C37" w14:textId="77777777" w:rsidTr="004A2350">
        <w:trPr>
          <w:trHeight w:val="340"/>
          <w:trPrChange w:id="10379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380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33C42B6F" w14:textId="2E92F964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381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07C30A15" w14:textId="3D236ED1" w:rsidR="007309AD" w:rsidRPr="004A1C2C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CustodyNo</w:t>
            </w:r>
          </w:p>
        </w:tc>
        <w:tc>
          <w:tcPr>
            <w:tcW w:w="1750" w:type="pct"/>
            <w:shd w:val="clear" w:color="auto" w:fill="auto"/>
            <w:noWrap/>
            <w:tcPrChange w:id="10382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6066896A" w14:textId="3EAD4A9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保管條號碼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383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58B293C7" w14:textId="4A210F0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384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55DC2530" w14:textId="33A3A47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  <w:tcPrChange w:id="10385" w:author="家興 余" w:date="2021-01-22T10:13:00Z">
              <w:tcPr>
                <w:tcW w:w="1" w:type="pct"/>
              </w:tcPr>
            </w:tcPrChange>
          </w:tcPr>
          <w:p w14:paraId="5532ADB0" w14:textId="77777777" w:rsidR="007309AD" w:rsidRPr="008F20B5" w:rsidRDefault="007309AD">
            <w:pPr>
              <w:widowControl/>
              <w:jc w:val="center"/>
              <w:rPr>
                <w:ins w:id="10386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387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388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798B91DA" w14:textId="5C2A134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04611E12" w14:textId="77777777" w:rsidTr="004A2350">
        <w:trPr>
          <w:trHeight w:val="340"/>
          <w:trPrChange w:id="10389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390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6A49AC47" w14:textId="57763A88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391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27631B34" w14:textId="42F2B5A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Synd</w:t>
            </w:r>
          </w:p>
        </w:tc>
        <w:tc>
          <w:tcPr>
            <w:tcW w:w="1750" w:type="pct"/>
            <w:shd w:val="clear" w:color="auto" w:fill="auto"/>
            <w:noWrap/>
            <w:tcPrChange w:id="10392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20175396" w14:textId="379ADD53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聯貸案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393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39EE7616" w14:textId="1CF424BC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394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0C35069B" w14:textId="5ABDFCD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10395" w:author="家興 余" w:date="2021-01-22T10:13:00Z">
              <w:tcPr>
                <w:tcW w:w="1" w:type="pct"/>
              </w:tcPr>
            </w:tcPrChange>
          </w:tcPr>
          <w:p w14:paraId="2BBC7578" w14:textId="77777777" w:rsidR="007309AD" w:rsidRPr="008F20B5" w:rsidRDefault="007309AD">
            <w:pPr>
              <w:widowControl/>
              <w:jc w:val="center"/>
              <w:rPr>
                <w:ins w:id="10396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397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398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694B2F43" w14:textId="143E0E6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7309AD" w:rsidRPr="008F20B5" w14:paraId="43F61924" w14:textId="77777777" w:rsidTr="004A2350">
        <w:trPr>
          <w:trHeight w:val="340"/>
          <w:trPrChange w:id="10399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400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1CCB4E44" w14:textId="6DB05F00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401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3E86433F" w14:textId="48133843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SyndCode</w:t>
            </w:r>
          </w:p>
        </w:tc>
        <w:tc>
          <w:tcPr>
            <w:tcW w:w="1750" w:type="pct"/>
            <w:shd w:val="clear" w:color="auto" w:fill="auto"/>
            <w:noWrap/>
            <w:tcPrChange w:id="10402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3FCE98BC" w14:textId="4B2982A8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聯貸案類型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403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73C63DC2" w14:textId="51A4747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404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173C3709" w14:textId="7F953770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10405" w:author="家興 余" w:date="2021-01-22T10:13:00Z">
              <w:tcPr>
                <w:tcW w:w="1" w:type="pct"/>
              </w:tcPr>
            </w:tcPrChange>
          </w:tcPr>
          <w:p w14:paraId="48C9E5BA" w14:textId="77777777" w:rsidR="007309AD" w:rsidRPr="008F20B5" w:rsidRDefault="007309AD">
            <w:pPr>
              <w:widowControl/>
              <w:jc w:val="center"/>
              <w:rPr>
                <w:ins w:id="10406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407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408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7C181BF9" w14:textId="77F3387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主辦行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參貸行</w:t>
            </w:r>
          </w:p>
        </w:tc>
      </w:tr>
      <w:tr w:rsidR="007309AD" w:rsidRPr="008F20B5" w14:paraId="441228F6" w14:textId="77777777" w:rsidTr="004A2350">
        <w:trPr>
          <w:trHeight w:val="340"/>
          <w:trPrChange w:id="10409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410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532F5351" w14:textId="22397CE9" w:rsidR="007309AD" w:rsidRPr="004A1C2C" w:rsidRDefault="007309AD" w:rsidP="004444BD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411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599C3114" w14:textId="687A7912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DispPrice</w:t>
            </w:r>
          </w:p>
        </w:tc>
        <w:tc>
          <w:tcPr>
            <w:tcW w:w="1750" w:type="pct"/>
            <w:shd w:val="clear" w:color="auto" w:fill="auto"/>
            <w:noWrap/>
            <w:tcPrChange w:id="10412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5813A042" w14:textId="12864824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處分價格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413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03F7F592" w14:textId="346D5AF7" w:rsidR="007309AD" w:rsidRPr="008F20B5" w:rsidRDefault="007309AD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414" w:author="家興 余" w:date="2020-12-30T09:5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10415" w:author="家興 余" w:date="2020-12-30T09:59:00Z">
              <w:r w:rsidRPr="008F20B5" w:rsidDel="00412CF8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33" w:type="pct"/>
            <w:shd w:val="clear" w:color="auto" w:fill="auto"/>
            <w:noWrap/>
            <w:vAlign w:val="center"/>
            <w:tcPrChange w:id="10416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5A94A39A" w14:textId="6DE8AAE2" w:rsidR="007309AD" w:rsidRPr="008F20B5" w:rsidRDefault="007309AD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417" w:author="家興 余" w:date="2020-12-30T09:59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  <w:del w:id="10418" w:author="家興 余" w:date="2020-12-30T09:59:00Z">
              <w:r w:rsidRPr="008F20B5" w:rsidDel="00412CF8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250" w:type="pct"/>
            <w:tcPrChange w:id="10419" w:author="家興 余" w:date="2021-01-22T10:13:00Z">
              <w:tcPr>
                <w:tcW w:w="1" w:type="pct"/>
              </w:tcPr>
            </w:tcPrChange>
          </w:tcPr>
          <w:p w14:paraId="13BA1268" w14:textId="77777777" w:rsidR="007309AD" w:rsidRPr="008F20B5" w:rsidRDefault="007309AD">
            <w:pPr>
              <w:widowControl/>
              <w:jc w:val="center"/>
              <w:rPr>
                <w:ins w:id="10420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421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422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13552251" w14:textId="047EE8EA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423" w:author="家興 余" w:date="2020-12-30T09:59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  <w:del w:id="10424" w:author="家興 余" w:date="2020-12-30T09:59:00Z">
              <w:r w:rsidRPr="008F20B5" w:rsidDel="00412CF8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00000000000000</w:delText>
              </w:r>
            </w:del>
          </w:p>
        </w:tc>
      </w:tr>
      <w:tr w:rsidR="007309AD" w:rsidRPr="008F20B5" w14:paraId="6A87DF81" w14:textId="77777777" w:rsidTr="004A2350">
        <w:trPr>
          <w:trHeight w:val="340"/>
          <w:trPrChange w:id="10425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426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07BA2D4D" w14:textId="1279BE81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427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0C68A4D7" w14:textId="24BA84D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DispDate</w:t>
            </w:r>
          </w:p>
        </w:tc>
        <w:tc>
          <w:tcPr>
            <w:tcW w:w="1750" w:type="pct"/>
            <w:shd w:val="clear" w:color="auto" w:fill="auto"/>
            <w:noWrap/>
            <w:tcPrChange w:id="10428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2588729F" w14:textId="448A5024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處分日期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429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7EA1FF2C" w14:textId="0187C0A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430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27C72AC7" w14:textId="4FF599CF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10431" w:author="家興 余" w:date="2021-01-22T10:13:00Z">
              <w:tcPr>
                <w:tcW w:w="1" w:type="pct"/>
              </w:tcPr>
            </w:tcPrChange>
          </w:tcPr>
          <w:p w14:paraId="725E9398" w14:textId="77777777" w:rsidR="007309AD" w:rsidRPr="008F20B5" w:rsidRDefault="007309AD">
            <w:pPr>
              <w:widowControl/>
              <w:jc w:val="center"/>
              <w:rPr>
                <w:ins w:id="10432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433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434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1EC0EE6F" w14:textId="6460D88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yyyymmdd</w:t>
            </w:r>
          </w:p>
        </w:tc>
      </w:tr>
      <w:tr w:rsidR="007309AD" w:rsidRPr="008F20B5" w14:paraId="341FA2C8" w14:textId="77777777" w:rsidTr="004A2350">
        <w:trPr>
          <w:trHeight w:val="340"/>
          <w:trPrChange w:id="10435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436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79964721" w14:textId="638E15C1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437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1533B314" w14:textId="140F33BB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ClStatus</w:t>
            </w:r>
          </w:p>
        </w:tc>
        <w:tc>
          <w:tcPr>
            <w:tcW w:w="1750" w:type="pct"/>
            <w:shd w:val="clear" w:color="auto" w:fill="auto"/>
            <w:noWrap/>
            <w:tcPrChange w:id="10438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7B69C3EE" w14:textId="09313E5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擔保品狀況碼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439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238E6E1C" w14:textId="7FC2EEB6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440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2A22EA56" w14:textId="2C51795D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10441" w:author="家興 余" w:date="2021-01-22T10:13:00Z">
              <w:tcPr>
                <w:tcW w:w="1" w:type="pct"/>
              </w:tcPr>
            </w:tcPrChange>
          </w:tcPr>
          <w:p w14:paraId="0F60DA29" w14:textId="502B9D14" w:rsidR="007309AD" w:rsidRPr="008F20B5" w:rsidRDefault="00E80C61">
            <w:pPr>
              <w:widowControl/>
              <w:jc w:val="center"/>
              <w:rPr>
                <w:ins w:id="10442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443" w:author="家興 余" w:date="2021-01-21T11:28:00Z">
                <w:pPr>
                  <w:widowControl/>
                </w:pPr>
              </w:pPrChange>
            </w:pPr>
            <w:ins w:id="10444" w:author="家興 余" w:date="2021-01-21T11:3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445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6C7B55DA" w14:textId="77777777" w:rsidR="00E80C61" w:rsidRDefault="00E80C61" w:rsidP="002B3102">
            <w:pPr>
              <w:widowControl/>
              <w:rPr>
                <w:ins w:id="10446" w:author="家興 余" w:date="2021-01-21T11:35:00Z"/>
                <w:rFonts w:ascii="標楷體" w:eastAsia="標楷體" w:hAnsi="標楷體" w:cs="新細明體"/>
                <w:color w:val="000000"/>
                <w:kern w:val="0"/>
              </w:rPr>
            </w:pPr>
            <w:ins w:id="10447" w:author="家興 余" w:date="2021-01-21T11:3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固定為1</w:t>
              </w:r>
            </w:ins>
          </w:p>
          <w:p w14:paraId="1884A7A2" w14:textId="0783F5D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已抵押</w:t>
            </w:r>
          </w:p>
        </w:tc>
      </w:tr>
    </w:tbl>
    <w:p w14:paraId="7B785946" w14:textId="77777777" w:rsidR="00664348" w:rsidRDefault="00664348" w:rsidP="00664348">
      <w:pPr>
        <w:ind w:leftChars="500" w:left="1200"/>
        <w:rPr>
          <w:ins w:id="10448" w:author="ST1" w:date="2020-12-07T00:16:00Z"/>
          <w:rFonts w:ascii="標楷體" w:eastAsia="標楷體" w:hAnsi="標楷體"/>
        </w:rPr>
      </w:pPr>
    </w:p>
    <w:p w14:paraId="5305D0D5" w14:textId="77777777" w:rsidR="00664348" w:rsidRPr="0029020B" w:rsidRDefault="00664348" w:rsidP="00664348">
      <w:pPr>
        <w:spacing w:line="140" w:lineRule="atLeast"/>
        <w:ind w:leftChars="200" w:left="480"/>
        <w:rPr>
          <w:ins w:id="10449" w:author="ST1" w:date="2020-12-07T00:16:00Z"/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</w:pPr>
      <w:ins w:id="10450" w:author="ST1" w:date="2020-12-07T00:16:00Z">
        <w:r w:rsidRPr="0029020B">
          <w:rPr>
            <w:rFonts w:ascii="標楷體" w:eastAsia="標楷體" w:hAnsi="標楷體" w:cs="新細明體" w:hint="eastAsia"/>
            <w:b/>
            <w:bCs/>
            <w:color w:val="0070C0"/>
            <w:kern w:val="0"/>
            <w:sz w:val="28"/>
            <w:szCs w:val="28"/>
          </w:rPr>
          <w:t>下行</w:t>
        </w:r>
        <w:r w:rsidRPr="0029020B">
          <w:rPr>
            <w:rFonts w:ascii="標楷體" w:eastAsia="標楷體" w:hAnsi="標楷體" w:cs="新細明體"/>
            <w:b/>
            <w:bCs/>
            <w:color w:val="0070C0"/>
            <w:kern w:val="0"/>
            <w:sz w:val="28"/>
            <w:szCs w:val="28"/>
          </w:rPr>
          <w:t>欄位</w:t>
        </w:r>
      </w:ins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664348" w:rsidRPr="00D940B1" w14:paraId="575F77F9" w14:textId="77777777" w:rsidTr="00DA4FCA">
        <w:trPr>
          <w:ins w:id="10451" w:author="ST1" w:date="2020-12-07T00:16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2965B4" w14:textId="77777777" w:rsidR="00664348" w:rsidRPr="0029020B" w:rsidRDefault="00664348" w:rsidP="00DA4FCA">
            <w:pPr>
              <w:widowControl/>
              <w:jc w:val="center"/>
              <w:rPr>
                <w:ins w:id="10452" w:author="ST1" w:date="2020-12-07T00:16:00Z"/>
                <w:rFonts w:ascii="標楷體" w:eastAsia="標楷體" w:hAnsi="標楷體"/>
                <w:bCs/>
                <w:color w:val="0070C0"/>
              </w:rPr>
            </w:pPr>
            <w:ins w:id="10453" w:author="ST1" w:date="2020-12-07T00:16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序</w:t>
              </w:r>
            </w:ins>
          </w:p>
          <w:p w14:paraId="4C2F7A90" w14:textId="77777777" w:rsidR="00664348" w:rsidRPr="0029020B" w:rsidRDefault="00664348" w:rsidP="00DA4FCA">
            <w:pPr>
              <w:widowControl/>
              <w:jc w:val="center"/>
              <w:rPr>
                <w:ins w:id="10454" w:author="ST1" w:date="2020-12-07T00:16:00Z"/>
                <w:rFonts w:ascii="標楷體" w:eastAsia="標楷體" w:hAnsi="標楷體"/>
                <w:bCs/>
                <w:color w:val="0070C0"/>
              </w:rPr>
            </w:pPr>
            <w:ins w:id="10455" w:author="ST1" w:date="2020-12-07T00:16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號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7DCDCA" w14:textId="77777777" w:rsidR="00664348" w:rsidRPr="0029020B" w:rsidRDefault="00664348" w:rsidP="00DA4FCA">
            <w:pPr>
              <w:widowControl/>
              <w:jc w:val="center"/>
              <w:rPr>
                <w:ins w:id="10456" w:author="ST1" w:date="2020-12-07T00:16:00Z"/>
                <w:rFonts w:ascii="標楷體" w:eastAsia="標楷體" w:hAnsi="標楷體"/>
                <w:bCs/>
                <w:color w:val="0070C0"/>
              </w:rPr>
            </w:pPr>
            <w:ins w:id="10457" w:author="ST1" w:date="2020-12-07T00:16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英文名稱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4C924D" w14:textId="77777777" w:rsidR="00664348" w:rsidRPr="0029020B" w:rsidRDefault="00664348" w:rsidP="00DA4FCA">
            <w:pPr>
              <w:widowControl/>
              <w:jc w:val="center"/>
              <w:rPr>
                <w:ins w:id="10458" w:author="ST1" w:date="2020-12-07T00:16:00Z"/>
                <w:rFonts w:ascii="標楷體" w:eastAsia="標楷體" w:hAnsi="標楷體"/>
                <w:bCs/>
                <w:color w:val="0070C0"/>
              </w:rPr>
            </w:pPr>
            <w:ins w:id="10459" w:author="ST1" w:date="2020-12-07T00:16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中文名稱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957E99" w14:textId="77777777" w:rsidR="00664348" w:rsidRPr="0029020B" w:rsidRDefault="00664348" w:rsidP="00DA4FCA">
            <w:pPr>
              <w:widowControl/>
              <w:jc w:val="center"/>
              <w:rPr>
                <w:ins w:id="10460" w:author="ST1" w:date="2020-12-07T00:16:00Z"/>
                <w:rFonts w:ascii="標楷體" w:eastAsia="標楷體" w:hAnsi="標楷體"/>
                <w:bCs/>
                <w:color w:val="0070C0"/>
              </w:rPr>
            </w:pPr>
            <w:ins w:id="10461" w:author="ST1" w:date="2020-12-07T00:16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型態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7267957" w14:textId="77777777" w:rsidR="00664348" w:rsidRPr="0029020B" w:rsidRDefault="00664348" w:rsidP="00DA4FCA">
            <w:pPr>
              <w:widowControl/>
              <w:jc w:val="center"/>
              <w:rPr>
                <w:ins w:id="10462" w:author="ST1" w:date="2020-12-07T00:16:00Z"/>
                <w:rFonts w:ascii="標楷體" w:eastAsia="標楷體" w:hAnsi="標楷體"/>
                <w:bCs/>
                <w:color w:val="0070C0"/>
              </w:rPr>
            </w:pPr>
            <w:ins w:id="10463" w:author="ST1" w:date="2020-12-07T00:16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長度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A09DC91" w14:textId="77777777" w:rsidR="00664348" w:rsidRPr="0029020B" w:rsidRDefault="00664348" w:rsidP="00DA4FCA">
            <w:pPr>
              <w:spacing w:line="140" w:lineRule="atLeast"/>
              <w:jc w:val="center"/>
              <w:rPr>
                <w:ins w:id="10464" w:author="ST1" w:date="2020-12-07T00:16:00Z"/>
                <w:rFonts w:ascii="標楷體" w:eastAsia="標楷體" w:hAnsi="標楷體"/>
                <w:bCs/>
                <w:color w:val="0070C0"/>
              </w:rPr>
            </w:pPr>
            <w:ins w:id="10465" w:author="ST1" w:date="2020-12-07T00:16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欄位說明</w:t>
              </w:r>
            </w:ins>
          </w:p>
        </w:tc>
      </w:tr>
      <w:tr w:rsidR="00664348" w:rsidRPr="00D940B1" w14:paraId="76737300" w14:textId="77777777" w:rsidTr="00DA4FCA">
        <w:trPr>
          <w:ins w:id="10466" w:author="ST1" w:date="2020-12-07T00:16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8A685F" w14:textId="77777777" w:rsidR="00664348" w:rsidRPr="0029020B" w:rsidRDefault="00664348" w:rsidP="00DA4FCA">
            <w:pPr>
              <w:spacing w:line="140" w:lineRule="atLeast"/>
              <w:rPr>
                <w:ins w:id="10467" w:author="ST1" w:date="2020-12-07T00:16:00Z"/>
                <w:rFonts w:ascii="標楷體" w:eastAsia="標楷體" w:hAnsi="標楷體"/>
                <w:color w:val="0070C0"/>
              </w:rPr>
            </w:pPr>
            <w:ins w:id="10468" w:author="ST1" w:date="2020-12-07T00:16:00Z">
              <w:r w:rsidRPr="0029020B">
                <w:rPr>
                  <w:rFonts w:ascii="標楷體" w:eastAsia="標楷體" w:hAnsi="標楷體"/>
                  <w:color w:val="0070C0"/>
                </w:rPr>
                <w:t>1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D2C0FA" w14:textId="77777777" w:rsidR="00664348" w:rsidRPr="0029020B" w:rsidRDefault="00664348" w:rsidP="00DA4FCA">
            <w:pPr>
              <w:spacing w:line="140" w:lineRule="atLeast"/>
              <w:rPr>
                <w:ins w:id="10469" w:author="ST1" w:date="2020-12-07T00:16:00Z"/>
                <w:rFonts w:ascii="標楷體" w:eastAsia="標楷體" w:hAnsi="標楷體"/>
                <w:color w:val="0070C0"/>
              </w:rPr>
            </w:pPr>
            <w:ins w:id="10470" w:author="ST1" w:date="2020-12-07T00:16:00Z">
              <w:r w:rsidRPr="0029020B">
                <w:rPr>
                  <w:rFonts w:ascii="標楷體" w:eastAsia="標楷體" w:hAnsi="標楷體"/>
                  <w:color w:val="0070C0"/>
                </w:rPr>
                <w:t>OClNo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422710" w14:textId="77777777" w:rsidR="00664348" w:rsidRPr="0029020B" w:rsidRDefault="00664348" w:rsidP="00DA4FCA">
            <w:pPr>
              <w:spacing w:line="140" w:lineRule="atLeast"/>
              <w:rPr>
                <w:ins w:id="10471" w:author="ST1" w:date="2020-12-07T00:16:00Z"/>
                <w:rFonts w:ascii="標楷體" w:eastAsia="標楷體" w:hAnsi="標楷體"/>
                <w:color w:val="0070C0"/>
              </w:rPr>
            </w:pPr>
            <w:ins w:id="10472" w:author="ST1" w:date="2020-12-07T00:16:00Z">
              <w:r w:rsidRPr="0029020B"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擔保品編號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E16E66" w14:textId="77777777" w:rsidR="00664348" w:rsidRPr="0029020B" w:rsidRDefault="00664348" w:rsidP="00DA4FCA">
            <w:pPr>
              <w:spacing w:line="140" w:lineRule="atLeast"/>
              <w:jc w:val="center"/>
              <w:rPr>
                <w:ins w:id="10473" w:author="ST1" w:date="2020-12-07T00:16:00Z"/>
                <w:rFonts w:ascii="標楷體" w:eastAsia="標楷體" w:hAnsi="標楷體"/>
                <w:color w:val="0070C0"/>
              </w:rPr>
            </w:pPr>
            <w:ins w:id="10474" w:author="ST1" w:date="2020-12-07T00:16:00Z">
              <w:r w:rsidRPr="0029020B">
                <w:rPr>
                  <w:rFonts w:ascii="標楷體" w:eastAsia="標楷體" w:hAnsi="標楷體" w:cs="新細明體"/>
                  <w:color w:val="0070C0"/>
                  <w:kern w:val="0"/>
                </w:rPr>
                <w:t>X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5513E1" w14:textId="77777777" w:rsidR="00664348" w:rsidRPr="0029020B" w:rsidRDefault="00664348" w:rsidP="00DA4FCA">
            <w:pPr>
              <w:spacing w:line="140" w:lineRule="atLeast"/>
              <w:jc w:val="center"/>
              <w:rPr>
                <w:ins w:id="10475" w:author="ST1" w:date="2020-12-07T00:16:00Z"/>
                <w:rFonts w:ascii="標楷體" w:eastAsia="標楷體" w:hAnsi="標楷體"/>
                <w:color w:val="0070C0"/>
              </w:rPr>
            </w:pPr>
            <w:ins w:id="10476" w:author="ST1" w:date="2020-12-07T00:16:00Z">
              <w:r w:rsidRPr="0029020B">
                <w:rPr>
                  <w:rFonts w:ascii="標楷體" w:eastAsia="標楷體" w:hAnsi="標楷體" w:cs="新細明體"/>
                  <w:color w:val="0070C0"/>
                  <w:kern w:val="0"/>
                </w:rPr>
                <w:t>7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E84386" w14:textId="77777777" w:rsidR="00664348" w:rsidRPr="0029020B" w:rsidRDefault="00664348" w:rsidP="00DA4FCA">
            <w:pPr>
              <w:spacing w:line="140" w:lineRule="atLeast"/>
              <w:rPr>
                <w:ins w:id="10477" w:author="ST1" w:date="2020-12-07T00:16:00Z"/>
                <w:rFonts w:ascii="標楷體" w:eastAsia="標楷體" w:hAnsi="標楷體"/>
                <w:color w:val="0070C0"/>
              </w:rPr>
            </w:pPr>
          </w:p>
        </w:tc>
      </w:tr>
    </w:tbl>
    <w:p w14:paraId="460FB991" w14:textId="77777777" w:rsidR="00664348" w:rsidRPr="008F20B5" w:rsidRDefault="00664348" w:rsidP="00664348">
      <w:pPr>
        <w:ind w:leftChars="500" w:left="1200"/>
        <w:rPr>
          <w:ins w:id="10478" w:author="ST1" w:date="2020-12-07T00:16:00Z"/>
          <w:rFonts w:ascii="標楷體" w:eastAsia="標楷體" w:hAnsi="標楷體"/>
        </w:rPr>
      </w:pPr>
    </w:p>
    <w:p w14:paraId="317AD05A" w14:textId="6E992442" w:rsidR="009C1DD1" w:rsidRPr="008F20B5" w:rsidRDefault="009C1DD1" w:rsidP="009C1DD1">
      <w:pPr>
        <w:ind w:leftChars="500" w:left="1200"/>
        <w:rPr>
          <w:rFonts w:ascii="標楷體" w:eastAsia="標楷體" w:hAnsi="標楷體"/>
        </w:rPr>
      </w:pPr>
    </w:p>
    <w:p w14:paraId="4F97EABB" w14:textId="35BE8586" w:rsidR="0013799E" w:rsidRDefault="0013799E">
      <w:pPr>
        <w:widowControl/>
        <w:rPr>
          <w:ins w:id="10479" w:author="家興 余" w:date="2021-01-22T10:35:00Z"/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325827DE" w14:textId="217C7240" w:rsidR="00D64561" w:rsidRPr="00D64561" w:rsidDel="00D64561" w:rsidRDefault="00D64561">
      <w:pPr>
        <w:rPr>
          <w:del w:id="10480" w:author="家興 余" w:date="2021-01-22T10:45:00Z"/>
          <w:rFonts w:ascii="標楷體" w:eastAsia="標楷體" w:hAnsi="標楷體"/>
        </w:rPr>
        <w:pPrChange w:id="10481" w:author="家興 余" w:date="2021-01-22T10:35:00Z">
          <w:pPr>
            <w:widowControl/>
          </w:pPr>
        </w:pPrChange>
      </w:pPr>
    </w:p>
    <w:p w14:paraId="1214E034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45E9DD51" w14:textId="6DCB24F9" w:rsidR="009C1DD1" w:rsidRPr="008F20B5" w:rsidRDefault="0013799E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  <w:b/>
          <w:szCs w:val="32"/>
        </w:rPr>
        <w:pPrChange w:id="10482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10483" w:name="_L2420其他擔保品資料登錄"/>
      <w:bookmarkStart w:id="10484" w:name="_L2414其他擔保品資料登錄"/>
      <w:bookmarkEnd w:id="10483"/>
      <w:bookmarkEnd w:id="10484"/>
      <w:r w:rsidRPr="008F20B5">
        <w:rPr>
          <w:rFonts w:ascii="標楷體" w:hAnsi="標楷體"/>
          <w:b/>
          <w:szCs w:val="32"/>
        </w:rPr>
        <w:t>L24</w:t>
      </w:r>
      <w:r w:rsidR="00D42D26" w:rsidRPr="008F20B5">
        <w:rPr>
          <w:rFonts w:ascii="標楷體" w:hAnsi="標楷體"/>
          <w:b/>
          <w:szCs w:val="32"/>
        </w:rPr>
        <w:t>14</w:t>
      </w:r>
      <w:r w:rsidRPr="008F20B5">
        <w:rPr>
          <w:rFonts w:ascii="標楷體" w:hAnsi="標楷體" w:hint="eastAsia"/>
          <w:b/>
          <w:szCs w:val="32"/>
        </w:rPr>
        <w:t>其他擔保品資料登錄</w:t>
      </w:r>
    </w:p>
    <w:tbl>
      <w:tblPr>
        <w:tblStyle w:val="ac"/>
        <w:tblW w:w="5050" w:type="pct"/>
        <w:tblLayout w:type="fixed"/>
        <w:tblLook w:val="04A0" w:firstRow="1" w:lastRow="0" w:firstColumn="1" w:lastColumn="0" w:noHBand="0" w:noVBand="1"/>
        <w:tblPrChange w:id="10485" w:author="家興 余" w:date="2021-01-22T11:02:00Z">
          <w:tblPr>
            <w:tblW w:w="5050" w:type="pct"/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49"/>
        <w:gridCol w:w="1427"/>
        <w:gridCol w:w="3838"/>
        <w:gridCol w:w="548"/>
        <w:gridCol w:w="548"/>
        <w:gridCol w:w="548"/>
        <w:gridCol w:w="2838"/>
        <w:tblGridChange w:id="10486">
          <w:tblGrid>
            <w:gridCol w:w="258"/>
            <w:gridCol w:w="258"/>
            <w:gridCol w:w="340"/>
            <w:gridCol w:w="257"/>
            <w:gridCol w:w="1277"/>
            <w:gridCol w:w="257"/>
            <w:gridCol w:w="3"/>
            <w:gridCol w:w="256"/>
            <w:gridCol w:w="4"/>
            <w:gridCol w:w="255"/>
            <w:gridCol w:w="889"/>
            <w:gridCol w:w="6242"/>
          </w:tblGrid>
        </w:tblGridChange>
      </w:tblGrid>
      <w:tr w:rsidR="00D64561" w:rsidRPr="008F20B5" w:rsidDel="00D64561" w14:paraId="303D5041" w14:textId="77777777" w:rsidTr="0066205D">
        <w:trPr>
          <w:gridAfter w:val="2"/>
          <w:wAfter w:w="3056" w:type="dxa"/>
          <w:trHeight w:val="340"/>
          <w:del w:id="10487" w:author="家興 余" w:date="2021-01-22T10:31:00Z"/>
          <w:trPrChange w:id="10488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hideMark/>
            <w:tcPrChange w:id="10489" w:author="家興 余" w:date="2021-01-22T11:02:00Z">
              <w:tcPr>
                <w:tcW w:w="250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7DC4FA2" w14:textId="6F285773" w:rsidR="00D64561" w:rsidRPr="008F20B5" w:rsidDel="00D64561" w:rsidRDefault="00D64561" w:rsidP="0013799E">
            <w:pPr>
              <w:widowControl/>
              <w:jc w:val="center"/>
              <w:rPr>
                <w:del w:id="1049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491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序號</w:delText>
              </w:r>
            </w:del>
          </w:p>
        </w:tc>
        <w:tc>
          <w:tcPr>
            <w:tcW w:w="693" w:type="pct"/>
            <w:hideMark/>
            <w:tcPrChange w:id="10492" w:author="家興 余" w:date="2021-01-22T11:02:00Z">
              <w:tcPr>
                <w:tcW w:w="290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9E7C036" w14:textId="36F9F109" w:rsidR="00D64561" w:rsidRPr="008F20B5" w:rsidDel="00D64561" w:rsidRDefault="00D64561" w:rsidP="0013799E">
            <w:pPr>
              <w:widowControl/>
              <w:jc w:val="center"/>
              <w:rPr>
                <w:del w:id="1049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494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英文名稱</w:delText>
              </w:r>
            </w:del>
          </w:p>
        </w:tc>
        <w:tc>
          <w:tcPr>
            <w:tcW w:w="1864" w:type="pct"/>
            <w:hideMark/>
            <w:tcPrChange w:id="10495" w:author="家興 余" w:date="2021-01-22T11:02:00Z">
              <w:tcPr>
                <w:tcW w:w="745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AC5A098" w14:textId="09B7B234" w:rsidR="00D64561" w:rsidRPr="008F20B5" w:rsidDel="00D64561" w:rsidRDefault="00D64561" w:rsidP="0013799E">
            <w:pPr>
              <w:widowControl/>
              <w:jc w:val="center"/>
              <w:rPr>
                <w:del w:id="1049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497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中文名稱</w:delText>
              </w:r>
            </w:del>
          </w:p>
        </w:tc>
        <w:tc>
          <w:tcPr>
            <w:tcW w:w="266" w:type="pct"/>
            <w:hideMark/>
            <w:tcPrChange w:id="10498" w:author="家興 余" w:date="2021-01-22T11:02:00Z">
              <w:tcPr>
                <w:tcW w:w="126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AAEE446" w14:textId="096415A5" w:rsidR="00D64561" w:rsidRPr="008F20B5" w:rsidDel="00D64561" w:rsidRDefault="00D64561" w:rsidP="0013799E">
            <w:pPr>
              <w:widowControl/>
              <w:jc w:val="center"/>
              <w:rPr>
                <w:del w:id="1049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00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型態</w:delText>
              </w:r>
            </w:del>
          </w:p>
        </w:tc>
        <w:tc>
          <w:tcPr>
            <w:tcW w:w="266" w:type="pct"/>
            <w:hideMark/>
            <w:tcPrChange w:id="10501" w:author="家興 余" w:date="2021-01-22T11:02:00Z">
              <w:tcPr>
                <w:tcW w:w="126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2783169" w14:textId="72F35C4F" w:rsidR="00D64561" w:rsidRPr="008F20B5" w:rsidDel="00D64561" w:rsidRDefault="00D64561" w:rsidP="0013799E">
            <w:pPr>
              <w:widowControl/>
              <w:jc w:val="center"/>
              <w:rPr>
                <w:del w:id="1050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03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長度</w:delText>
              </w:r>
            </w:del>
          </w:p>
        </w:tc>
      </w:tr>
      <w:tr w:rsidR="00D64561" w:rsidRPr="008F20B5" w:rsidDel="00D64561" w14:paraId="3B3C934C" w14:textId="77777777" w:rsidTr="0066205D">
        <w:trPr>
          <w:gridAfter w:val="2"/>
          <w:wAfter w:w="3056" w:type="dxa"/>
          <w:trHeight w:val="340"/>
          <w:del w:id="10504" w:author="家興 余" w:date="2021-01-22T10:31:00Z"/>
          <w:trPrChange w:id="10505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506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8A4AC94" w14:textId="34281CF0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50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hideMark/>
            <w:tcPrChange w:id="10508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07D614B" w14:textId="2BD7CB4C" w:rsidR="00D64561" w:rsidRPr="008F20B5" w:rsidDel="00D64561" w:rsidRDefault="00D64561" w:rsidP="0013799E">
            <w:pPr>
              <w:widowControl/>
              <w:rPr>
                <w:del w:id="1050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10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TranCode</w:delText>
              </w:r>
            </w:del>
          </w:p>
        </w:tc>
        <w:tc>
          <w:tcPr>
            <w:tcW w:w="1864" w:type="pct"/>
            <w:hideMark/>
            <w:tcPrChange w:id="10511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50A1E36" w14:textId="3E0B532B" w:rsidR="00D64561" w:rsidRPr="008F20B5" w:rsidDel="00D64561" w:rsidRDefault="00D64561" w:rsidP="0013799E">
            <w:pPr>
              <w:widowControl/>
              <w:rPr>
                <w:del w:id="1051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13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交易代號</w:delText>
              </w:r>
            </w:del>
          </w:p>
        </w:tc>
        <w:tc>
          <w:tcPr>
            <w:tcW w:w="266" w:type="pct"/>
            <w:hideMark/>
            <w:tcPrChange w:id="10514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035DEA6" w14:textId="4E796A05" w:rsidR="00D64561" w:rsidRPr="008F20B5" w:rsidDel="00D64561" w:rsidRDefault="00D64561" w:rsidP="0013799E">
            <w:pPr>
              <w:widowControl/>
              <w:jc w:val="center"/>
              <w:rPr>
                <w:del w:id="1051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16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hideMark/>
            <w:tcPrChange w:id="10517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DAB743A" w14:textId="4D98E8B7" w:rsidR="00D64561" w:rsidRPr="008F20B5" w:rsidDel="00D64561" w:rsidRDefault="00D64561" w:rsidP="0013799E">
            <w:pPr>
              <w:widowControl/>
              <w:jc w:val="center"/>
              <w:rPr>
                <w:del w:id="1051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19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</w:tr>
      <w:tr w:rsidR="00D64561" w:rsidRPr="008F20B5" w:rsidDel="00D64561" w14:paraId="1DEBA19B" w14:textId="77777777" w:rsidTr="0066205D">
        <w:trPr>
          <w:gridAfter w:val="2"/>
          <w:wAfter w:w="3056" w:type="dxa"/>
          <w:trHeight w:val="340"/>
          <w:del w:id="10520" w:author="家興 余" w:date="2021-01-22T10:31:00Z"/>
          <w:trPrChange w:id="10521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522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C4C6E57" w14:textId="08601A9B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52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tcPrChange w:id="10524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B31E548" w14:textId="36FB8B7D" w:rsidR="00D64561" w:rsidRPr="008F20B5" w:rsidDel="00D64561" w:rsidRDefault="00D64561" w:rsidP="0013799E">
            <w:pPr>
              <w:widowControl/>
              <w:rPr>
                <w:del w:id="1052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26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FunCd</w:delText>
              </w:r>
            </w:del>
          </w:p>
        </w:tc>
        <w:tc>
          <w:tcPr>
            <w:tcW w:w="1864" w:type="pct"/>
            <w:tcPrChange w:id="10527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435E7A8" w14:textId="3A627D38" w:rsidR="00D64561" w:rsidRPr="008F20B5" w:rsidDel="00D64561" w:rsidRDefault="00D64561" w:rsidP="0013799E">
            <w:pPr>
              <w:widowControl/>
              <w:rPr>
                <w:del w:id="1052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29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功能</w:delText>
              </w:r>
            </w:del>
          </w:p>
        </w:tc>
        <w:tc>
          <w:tcPr>
            <w:tcW w:w="266" w:type="pct"/>
            <w:tcPrChange w:id="10530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304CC1B" w14:textId="66DF274D" w:rsidR="00D64561" w:rsidRPr="008F20B5" w:rsidDel="00D64561" w:rsidRDefault="00D64561" w:rsidP="0013799E">
            <w:pPr>
              <w:widowControl/>
              <w:jc w:val="center"/>
              <w:rPr>
                <w:del w:id="1053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32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tcPrChange w:id="10533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A170ADE" w14:textId="30E585C9" w:rsidR="00D64561" w:rsidRPr="008F20B5" w:rsidDel="00D64561" w:rsidRDefault="00D64561" w:rsidP="0013799E">
            <w:pPr>
              <w:widowControl/>
              <w:jc w:val="center"/>
              <w:rPr>
                <w:del w:id="1053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35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</w:tr>
      <w:tr w:rsidR="00D64561" w:rsidRPr="008F20B5" w:rsidDel="00D64561" w14:paraId="73A3665C" w14:textId="77777777" w:rsidTr="0066205D">
        <w:trPr>
          <w:gridAfter w:val="2"/>
          <w:wAfter w:w="3056" w:type="dxa"/>
          <w:trHeight w:val="340"/>
          <w:del w:id="10536" w:author="家興 余" w:date="2021-01-22T10:31:00Z"/>
          <w:trPrChange w:id="10537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538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1D93EA1" w14:textId="7C12BE32" w:rsidR="00D64561" w:rsidRPr="004A1C2C" w:rsidDel="00D64561" w:rsidRDefault="00D64561" w:rsidP="004A1C2C">
            <w:pPr>
              <w:pStyle w:val="af9"/>
              <w:numPr>
                <w:ilvl w:val="0"/>
                <w:numId w:val="40"/>
              </w:numPr>
              <w:ind w:leftChars="0"/>
              <w:rPr>
                <w:del w:id="10539" w:author="家興 余" w:date="2021-01-22T10:31:00Z"/>
                <w:rFonts w:ascii="標楷體" w:eastAsia="標楷體" w:hAnsi="標楷體"/>
              </w:rPr>
            </w:pPr>
          </w:p>
        </w:tc>
        <w:tc>
          <w:tcPr>
            <w:tcW w:w="693" w:type="pct"/>
            <w:tcPrChange w:id="10540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644971C" w14:textId="011DE660" w:rsidR="00D64561" w:rsidRPr="008F20B5" w:rsidDel="00D64561" w:rsidRDefault="00D64561" w:rsidP="0013799E">
            <w:pPr>
              <w:widowControl/>
              <w:rPr>
                <w:del w:id="1054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42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CustId</w:delText>
              </w:r>
            </w:del>
          </w:p>
        </w:tc>
        <w:tc>
          <w:tcPr>
            <w:tcW w:w="1864" w:type="pct"/>
            <w:tcPrChange w:id="10543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6065C0DF" w14:textId="08DE46F4" w:rsidR="00D64561" w:rsidRPr="008F20B5" w:rsidDel="00D64561" w:rsidRDefault="00D64561" w:rsidP="0013799E">
            <w:pPr>
              <w:widowControl/>
              <w:rPr>
                <w:del w:id="1054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45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統一編號</w:delText>
              </w:r>
            </w:del>
          </w:p>
        </w:tc>
        <w:tc>
          <w:tcPr>
            <w:tcW w:w="266" w:type="pct"/>
            <w:tcPrChange w:id="10546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3AA51197" w14:textId="1938D86E" w:rsidR="00D64561" w:rsidRPr="008F20B5" w:rsidDel="00D64561" w:rsidRDefault="00D64561">
            <w:pPr>
              <w:widowControl/>
              <w:jc w:val="center"/>
              <w:rPr>
                <w:del w:id="1054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48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tcPrChange w:id="10549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69A09AE1" w14:textId="3A68DBB8" w:rsidR="00D64561" w:rsidRPr="008F20B5" w:rsidDel="00D64561" w:rsidRDefault="00D64561" w:rsidP="0013799E">
            <w:pPr>
              <w:widowControl/>
              <w:jc w:val="center"/>
              <w:rPr>
                <w:del w:id="1055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51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10</w:delText>
              </w:r>
            </w:del>
          </w:p>
        </w:tc>
      </w:tr>
      <w:tr w:rsidR="00D64561" w:rsidRPr="008F20B5" w:rsidDel="00D64561" w14:paraId="5E9ADA52" w14:textId="77777777" w:rsidTr="0066205D">
        <w:trPr>
          <w:gridAfter w:val="2"/>
          <w:wAfter w:w="3056" w:type="dxa"/>
          <w:trHeight w:val="340"/>
          <w:del w:id="10552" w:author="家興 余" w:date="2021-01-22T10:31:00Z"/>
          <w:trPrChange w:id="10553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554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50FFF67" w14:textId="03045F92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55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tcPrChange w:id="10556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1C5F8EC" w14:textId="11AFFAD7" w:rsidR="00D64561" w:rsidRPr="008F20B5" w:rsidDel="00D64561" w:rsidRDefault="00D64561" w:rsidP="0013799E">
            <w:pPr>
              <w:widowControl/>
              <w:rPr>
                <w:del w:id="1055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58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CustNo</w:delText>
              </w:r>
            </w:del>
          </w:p>
        </w:tc>
        <w:tc>
          <w:tcPr>
            <w:tcW w:w="1864" w:type="pct"/>
            <w:tcPrChange w:id="10559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72EB3BCA" w14:textId="789B3FBD" w:rsidR="00D64561" w:rsidRPr="008F20B5" w:rsidDel="00D64561" w:rsidRDefault="00D64561" w:rsidP="0013799E">
            <w:pPr>
              <w:widowControl/>
              <w:rPr>
                <w:del w:id="1056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61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戶號</w:delText>
              </w:r>
            </w:del>
          </w:p>
        </w:tc>
        <w:tc>
          <w:tcPr>
            <w:tcW w:w="266" w:type="pct"/>
            <w:tcPrChange w:id="10562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4561AE37" w14:textId="6C1D4D18" w:rsidR="00D64561" w:rsidRPr="008F20B5" w:rsidDel="00D64561" w:rsidRDefault="00D64561">
            <w:pPr>
              <w:widowControl/>
              <w:jc w:val="center"/>
              <w:rPr>
                <w:del w:id="1056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64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tcPrChange w:id="10565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4F655B4E" w14:textId="5EC45AED" w:rsidR="00D64561" w:rsidRPr="008F20B5" w:rsidDel="00D64561" w:rsidRDefault="00D64561" w:rsidP="0013799E">
            <w:pPr>
              <w:widowControl/>
              <w:jc w:val="center"/>
              <w:rPr>
                <w:del w:id="1056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67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7</w:delText>
              </w:r>
            </w:del>
          </w:p>
        </w:tc>
      </w:tr>
      <w:tr w:rsidR="00D64561" w:rsidRPr="008F20B5" w:rsidDel="00D64561" w14:paraId="75B66237" w14:textId="77777777" w:rsidTr="0066205D">
        <w:trPr>
          <w:gridAfter w:val="2"/>
          <w:wAfter w:w="3056" w:type="dxa"/>
          <w:trHeight w:val="340"/>
          <w:del w:id="10568" w:author="家興 余" w:date="2021-01-22T10:31:00Z"/>
          <w:trPrChange w:id="10569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570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89A8AF3" w14:textId="424756BC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57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hideMark/>
            <w:tcPrChange w:id="10572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1BD1716F" w14:textId="6FB3D4FF" w:rsidR="00D64561" w:rsidRPr="008F20B5" w:rsidDel="00D64561" w:rsidRDefault="00D64561" w:rsidP="0013799E">
            <w:pPr>
              <w:widowControl/>
              <w:rPr>
                <w:del w:id="1057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74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ClCode1</w:delText>
              </w:r>
            </w:del>
          </w:p>
        </w:tc>
        <w:tc>
          <w:tcPr>
            <w:tcW w:w="1864" w:type="pct"/>
            <w:hideMark/>
            <w:tcPrChange w:id="10575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4CF96B0B" w14:textId="3421212F" w:rsidR="00D64561" w:rsidRPr="008F20B5" w:rsidDel="00D64561" w:rsidRDefault="00D64561" w:rsidP="0013799E">
            <w:pPr>
              <w:widowControl/>
              <w:rPr>
                <w:del w:id="1057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77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擔保品代號</w:delText>
              </w:r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266" w:type="pct"/>
            <w:hideMark/>
            <w:tcPrChange w:id="10578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178C55EC" w14:textId="6609720B" w:rsidR="00D64561" w:rsidRPr="008F20B5" w:rsidDel="00D64561" w:rsidRDefault="00D64561">
            <w:pPr>
              <w:widowControl/>
              <w:jc w:val="center"/>
              <w:rPr>
                <w:del w:id="1057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80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hideMark/>
            <w:tcPrChange w:id="10581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7DC8F8CD" w14:textId="3C43F861" w:rsidR="00D64561" w:rsidRPr="008F20B5" w:rsidDel="00D64561" w:rsidRDefault="00D64561" w:rsidP="0013799E">
            <w:pPr>
              <w:widowControl/>
              <w:jc w:val="center"/>
              <w:rPr>
                <w:del w:id="1058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83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</w:tr>
      <w:tr w:rsidR="00D64561" w:rsidRPr="008F20B5" w:rsidDel="00D64561" w14:paraId="70E2BD6E" w14:textId="77777777" w:rsidTr="0066205D">
        <w:trPr>
          <w:gridAfter w:val="2"/>
          <w:wAfter w:w="3056" w:type="dxa"/>
          <w:trHeight w:val="340"/>
          <w:del w:id="10584" w:author="家興 余" w:date="2021-01-22T10:31:00Z"/>
          <w:trPrChange w:id="10585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586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517783E" w14:textId="5E4C286C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58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588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06CA309" w14:textId="64589D1E" w:rsidR="00D64561" w:rsidRPr="008F20B5" w:rsidDel="00D64561" w:rsidRDefault="00D64561" w:rsidP="0013799E">
            <w:pPr>
              <w:widowControl/>
              <w:rPr>
                <w:del w:id="1058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90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ClCode2</w:delText>
              </w:r>
            </w:del>
          </w:p>
        </w:tc>
        <w:tc>
          <w:tcPr>
            <w:tcW w:w="1864" w:type="pct"/>
            <w:noWrap/>
            <w:hideMark/>
            <w:tcPrChange w:id="10591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2B7792C" w14:textId="036CA700" w:rsidR="00D64561" w:rsidRPr="008F20B5" w:rsidDel="00D64561" w:rsidRDefault="00D64561" w:rsidP="0013799E">
            <w:pPr>
              <w:widowControl/>
              <w:rPr>
                <w:del w:id="1059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93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擔保品代號</w:delText>
              </w:r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  <w:tc>
          <w:tcPr>
            <w:tcW w:w="266" w:type="pct"/>
            <w:noWrap/>
            <w:hideMark/>
            <w:tcPrChange w:id="10594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3B04BD9" w14:textId="5121E8EA" w:rsidR="00D64561" w:rsidRPr="008F20B5" w:rsidDel="00D64561" w:rsidRDefault="00D64561" w:rsidP="0013799E">
            <w:pPr>
              <w:widowControl/>
              <w:jc w:val="center"/>
              <w:rPr>
                <w:del w:id="1059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96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597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D5AACE2" w14:textId="6E88A5DC" w:rsidR="00D64561" w:rsidRPr="008F20B5" w:rsidDel="00D64561" w:rsidRDefault="00D64561" w:rsidP="0013799E">
            <w:pPr>
              <w:widowControl/>
              <w:jc w:val="center"/>
              <w:rPr>
                <w:del w:id="1059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99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</w:tr>
      <w:tr w:rsidR="00D64561" w:rsidRPr="008F20B5" w:rsidDel="00D64561" w14:paraId="458A2311" w14:textId="77777777" w:rsidTr="0066205D">
        <w:trPr>
          <w:gridAfter w:val="2"/>
          <w:wAfter w:w="3056" w:type="dxa"/>
          <w:trHeight w:val="340"/>
          <w:del w:id="10600" w:author="家興 余" w:date="2021-01-22T10:31:00Z"/>
          <w:trPrChange w:id="10601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602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36A8FEF" w14:textId="550E6D1A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60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hideMark/>
            <w:tcPrChange w:id="10604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A207EF1" w14:textId="316756C2" w:rsidR="00D64561" w:rsidRPr="008F20B5" w:rsidDel="00D64561" w:rsidRDefault="00D64561" w:rsidP="00DA2017">
            <w:pPr>
              <w:widowControl/>
              <w:rPr>
                <w:del w:id="1060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06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ClNo</w:delText>
              </w:r>
            </w:del>
          </w:p>
        </w:tc>
        <w:tc>
          <w:tcPr>
            <w:tcW w:w="1864" w:type="pct"/>
            <w:hideMark/>
            <w:tcPrChange w:id="10607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5BB2C974" w14:textId="6E6CD495" w:rsidR="00D64561" w:rsidRPr="008F20B5" w:rsidDel="00D64561" w:rsidRDefault="00D64561" w:rsidP="00DA2017">
            <w:pPr>
              <w:widowControl/>
              <w:rPr>
                <w:del w:id="1060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09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擔保品編號</w:delText>
              </w:r>
            </w:del>
          </w:p>
        </w:tc>
        <w:tc>
          <w:tcPr>
            <w:tcW w:w="266" w:type="pct"/>
            <w:hideMark/>
            <w:tcPrChange w:id="10610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4E7422D" w14:textId="6A60E906" w:rsidR="00D64561" w:rsidRPr="008F20B5" w:rsidDel="00D64561" w:rsidRDefault="00D64561" w:rsidP="00DA2017">
            <w:pPr>
              <w:widowControl/>
              <w:jc w:val="center"/>
              <w:rPr>
                <w:del w:id="1061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12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hideMark/>
            <w:tcPrChange w:id="10613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6E2ACC9" w14:textId="66EF7137" w:rsidR="00D64561" w:rsidRPr="008F20B5" w:rsidDel="00D64561" w:rsidRDefault="00D64561" w:rsidP="00DA2017">
            <w:pPr>
              <w:widowControl/>
              <w:jc w:val="center"/>
              <w:rPr>
                <w:del w:id="1061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15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7</w:delText>
              </w:r>
            </w:del>
          </w:p>
        </w:tc>
      </w:tr>
      <w:tr w:rsidR="00D64561" w:rsidRPr="008F20B5" w:rsidDel="00D64561" w14:paraId="5F7011A0" w14:textId="77777777" w:rsidTr="0066205D">
        <w:trPr>
          <w:gridAfter w:val="2"/>
          <w:wAfter w:w="3056" w:type="dxa"/>
          <w:trHeight w:val="340"/>
          <w:del w:id="10616" w:author="家興 余" w:date="2021-01-22T10:31:00Z"/>
          <w:trPrChange w:id="10617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618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C95FB00" w14:textId="02B15D86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61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620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0CAEC24" w14:textId="43D8F140" w:rsidR="00D64561" w:rsidRPr="008F20B5" w:rsidDel="00D64561" w:rsidRDefault="00D64561" w:rsidP="00DA2017">
            <w:pPr>
              <w:widowControl/>
              <w:rPr>
                <w:del w:id="1062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22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CityCode</w:delText>
              </w:r>
            </w:del>
          </w:p>
        </w:tc>
        <w:tc>
          <w:tcPr>
            <w:tcW w:w="1864" w:type="pct"/>
            <w:noWrap/>
            <w:hideMark/>
            <w:tcPrChange w:id="10623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3D2034F" w14:textId="069E3A41" w:rsidR="00D64561" w:rsidRPr="008F20B5" w:rsidDel="00D64561" w:rsidRDefault="00D64561" w:rsidP="00DA2017">
            <w:pPr>
              <w:widowControl/>
              <w:rPr>
                <w:del w:id="1062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25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地區別</w:delText>
              </w:r>
            </w:del>
          </w:p>
        </w:tc>
        <w:tc>
          <w:tcPr>
            <w:tcW w:w="266" w:type="pct"/>
            <w:noWrap/>
            <w:hideMark/>
            <w:tcPrChange w:id="10626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AD5CC8E" w14:textId="0F5E62CA" w:rsidR="00D64561" w:rsidRPr="008F20B5" w:rsidDel="00D64561" w:rsidRDefault="00D64561" w:rsidP="00DA2017">
            <w:pPr>
              <w:widowControl/>
              <w:jc w:val="center"/>
              <w:rPr>
                <w:del w:id="1062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28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629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7156224" w14:textId="3A92B6A0" w:rsidR="00D64561" w:rsidRPr="008F20B5" w:rsidDel="00D64561" w:rsidRDefault="00D64561" w:rsidP="00DA2017">
            <w:pPr>
              <w:widowControl/>
              <w:jc w:val="center"/>
              <w:rPr>
                <w:del w:id="1063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31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</w:tr>
      <w:tr w:rsidR="00D64561" w:rsidRPr="008F20B5" w:rsidDel="00D64561" w14:paraId="696107C8" w14:textId="77777777" w:rsidTr="0066205D">
        <w:trPr>
          <w:gridAfter w:val="2"/>
          <w:wAfter w:w="3056" w:type="dxa"/>
          <w:trHeight w:val="340"/>
          <w:del w:id="10632" w:author="家興 余" w:date="2021-01-22T10:31:00Z"/>
          <w:trPrChange w:id="10633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634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2F51CE8" w14:textId="7631EDAF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63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636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062A46F" w14:textId="46A4F2B2" w:rsidR="00D64561" w:rsidRPr="008F20B5" w:rsidDel="00D64561" w:rsidRDefault="00D64561" w:rsidP="00DA2017">
            <w:pPr>
              <w:widowControl/>
              <w:rPr>
                <w:del w:id="1063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38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ClTypeCode</w:delText>
              </w:r>
            </w:del>
          </w:p>
        </w:tc>
        <w:tc>
          <w:tcPr>
            <w:tcW w:w="1864" w:type="pct"/>
            <w:noWrap/>
            <w:hideMark/>
            <w:tcPrChange w:id="10639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34AF9FC" w14:textId="22C553F3" w:rsidR="00D64561" w:rsidRPr="008F20B5" w:rsidDel="00D64561" w:rsidRDefault="00D64561" w:rsidP="00DA2017">
            <w:pPr>
              <w:widowControl/>
              <w:rPr>
                <w:del w:id="1064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41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擔保品類別</w:delText>
              </w:r>
            </w:del>
          </w:p>
        </w:tc>
        <w:tc>
          <w:tcPr>
            <w:tcW w:w="266" w:type="pct"/>
            <w:noWrap/>
            <w:hideMark/>
            <w:tcPrChange w:id="10642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E651335" w14:textId="33587A2D" w:rsidR="00D64561" w:rsidRPr="008F20B5" w:rsidDel="00D64561" w:rsidRDefault="00D64561" w:rsidP="00DA2017">
            <w:pPr>
              <w:widowControl/>
              <w:jc w:val="center"/>
              <w:rPr>
                <w:del w:id="1064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44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645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69ED038" w14:textId="01211290" w:rsidR="00D64561" w:rsidRPr="008F20B5" w:rsidDel="00D64561" w:rsidRDefault="00D64561" w:rsidP="00DA2017">
            <w:pPr>
              <w:widowControl/>
              <w:jc w:val="center"/>
              <w:rPr>
                <w:del w:id="1064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47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3</w:delText>
              </w:r>
            </w:del>
          </w:p>
        </w:tc>
      </w:tr>
      <w:tr w:rsidR="00D64561" w:rsidRPr="008F20B5" w:rsidDel="00D64561" w14:paraId="4A7469A2" w14:textId="77777777" w:rsidTr="0066205D">
        <w:trPr>
          <w:gridAfter w:val="2"/>
          <w:wAfter w:w="3056" w:type="dxa"/>
          <w:trHeight w:val="340"/>
          <w:del w:id="10648" w:author="家興 余" w:date="2021-01-22T10:31:00Z"/>
          <w:trPrChange w:id="10649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650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24F2304" w14:textId="4B7B388F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65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652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0FEFFD0" w14:textId="11EC524C" w:rsidR="00D64561" w:rsidRPr="008F20B5" w:rsidDel="00D64561" w:rsidRDefault="00D64561" w:rsidP="00DA2017">
            <w:pPr>
              <w:widowControl/>
              <w:rPr>
                <w:del w:id="1065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54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EvaDate</w:delText>
              </w:r>
            </w:del>
          </w:p>
        </w:tc>
        <w:tc>
          <w:tcPr>
            <w:tcW w:w="1864" w:type="pct"/>
            <w:noWrap/>
            <w:hideMark/>
            <w:tcPrChange w:id="10655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1A87A3F" w14:textId="426FF6B6" w:rsidR="00D64561" w:rsidRPr="008F20B5" w:rsidDel="00D64561" w:rsidRDefault="00D64561" w:rsidP="00DA2017">
            <w:pPr>
              <w:widowControl/>
              <w:rPr>
                <w:del w:id="1065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57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鑑估日期</w:delText>
              </w:r>
            </w:del>
          </w:p>
        </w:tc>
        <w:tc>
          <w:tcPr>
            <w:tcW w:w="266" w:type="pct"/>
            <w:noWrap/>
            <w:hideMark/>
            <w:tcPrChange w:id="10658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76698C1" w14:textId="4A9CE966" w:rsidR="00D64561" w:rsidRPr="008F20B5" w:rsidDel="00D64561" w:rsidRDefault="00D64561" w:rsidP="00DA2017">
            <w:pPr>
              <w:widowControl/>
              <w:jc w:val="center"/>
              <w:rPr>
                <w:del w:id="1065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60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9</w:delText>
              </w:r>
            </w:del>
          </w:p>
        </w:tc>
        <w:tc>
          <w:tcPr>
            <w:tcW w:w="266" w:type="pct"/>
            <w:noWrap/>
            <w:hideMark/>
            <w:tcPrChange w:id="10661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5FF0F8F" w14:textId="6652265C" w:rsidR="00D64561" w:rsidRPr="008F20B5" w:rsidDel="00D64561" w:rsidRDefault="00D64561" w:rsidP="00DA2017">
            <w:pPr>
              <w:widowControl/>
              <w:jc w:val="center"/>
              <w:rPr>
                <w:del w:id="1066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63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7</w:delText>
              </w:r>
            </w:del>
          </w:p>
        </w:tc>
      </w:tr>
      <w:tr w:rsidR="00D64561" w:rsidRPr="008F20B5" w:rsidDel="00D64561" w14:paraId="6F054DDB" w14:textId="77777777" w:rsidTr="0066205D">
        <w:trPr>
          <w:gridAfter w:val="2"/>
          <w:wAfter w:w="3056" w:type="dxa"/>
          <w:trHeight w:val="340"/>
          <w:del w:id="10664" w:author="家興 余" w:date="2021-01-22T10:31:00Z"/>
          <w:trPrChange w:id="10665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666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6CC02C4" w14:textId="1F417F7C" w:rsidR="00D64561" w:rsidRPr="004A1C2C" w:rsidDel="00D64561" w:rsidRDefault="00D64561" w:rsidP="004444BD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66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0668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B92E136" w14:textId="418B97C6" w:rsidR="00D64561" w:rsidRPr="008F20B5" w:rsidDel="00D64561" w:rsidRDefault="00D64561" w:rsidP="004444BD">
            <w:pPr>
              <w:widowControl/>
              <w:rPr>
                <w:del w:id="1066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70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EvaAmt</w:delText>
              </w:r>
            </w:del>
          </w:p>
        </w:tc>
        <w:tc>
          <w:tcPr>
            <w:tcW w:w="1864" w:type="pct"/>
            <w:noWrap/>
            <w:tcPrChange w:id="10671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CD69D73" w14:textId="75C2EA81" w:rsidR="00D64561" w:rsidRPr="008F20B5" w:rsidDel="00D64561" w:rsidRDefault="00D64561" w:rsidP="004444BD">
            <w:pPr>
              <w:widowControl/>
              <w:rPr>
                <w:del w:id="1067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73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估值／現值</w:delText>
              </w:r>
            </w:del>
          </w:p>
        </w:tc>
        <w:tc>
          <w:tcPr>
            <w:tcW w:w="266" w:type="pct"/>
            <w:noWrap/>
            <w:tcPrChange w:id="10674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0630D89" w14:textId="352F593D" w:rsidR="00D64561" w:rsidRPr="008F20B5" w:rsidDel="00D64561" w:rsidRDefault="00D64561" w:rsidP="004444BD">
            <w:pPr>
              <w:widowControl/>
              <w:jc w:val="center"/>
              <w:rPr>
                <w:del w:id="1067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76" w:author="家興 余" w:date="2020-12-30T09:59:00Z">
              <w:r w:rsidRPr="008F20B5" w:rsidDel="00732179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tcPrChange w:id="10677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30B028F" w14:textId="4FA94653" w:rsidR="00D64561" w:rsidRPr="008F20B5" w:rsidDel="00D64561" w:rsidRDefault="00D64561" w:rsidP="004444BD">
            <w:pPr>
              <w:widowControl/>
              <w:jc w:val="center"/>
              <w:rPr>
                <w:del w:id="1067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79" w:author="家興 余" w:date="2020-12-30T09:59:00Z">
              <w:r w:rsidRPr="008F20B5" w:rsidDel="00732179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</w:tr>
      <w:tr w:rsidR="00D64561" w:rsidRPr="008F20B5" w:rsidDel="00D64561" w14:paraId="3988BAE0" w14:textId="77777777" w:rsidTr="0066205D">
        <w:trPr>
          <w:gridAfter w:val="2"/>
          <w:wAfter w:w="3056" w:type="dxa"/>
          <w:trHeight w:val="340"/>
          <w:del w:id="10680" w:author="家興 余" w:date="2021-01-22T10:31:00Z"/>
          <w:trPrChange w:id="10681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682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1B87104" w14:textId="6DB8E3F6" w:rsidR="00D64561" w:rsidRPr="004A1C2C" w:rsidDel="00D64561" w:rsidRDefault="00D64561" w:rsidP="004444BD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68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684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0BD4829E" w14:textId="616E2939" w:rsidR="00D64561" w:rsidRPr="008F20B5" w:rsidDel="00D64561" w:rsidRDefault="00D64561" w:rsidP="004444BD">
            <w:pPr>
              <w:widowControl/>
              <w:rPr>
                <w:del w:id="1068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86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PledgeAmt</w:delText>
              </w:r>
            </w:del>
          </w:p>
        </w:tc>
        <w:tc>
          <w:tcPr>
            <w:tcW w:w="1864" w:type="pct"/>
            <w:noWrap/>
            <w:hideMark/>
            <w:tcPrChange w:id="10687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2A3AAE8" w14:textId="09E12D44" w:rsidR="00D64561" w:rsidRPr="008F20B5" w:rsidDel="00D64561" w:rsidRDefault="00D64561" w:rsidP="004444BD">
            <w:pPr>
              <w:widowControl/>
              <w:rPr>
                <w:del w:id="1068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89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保證金額</w:delText>
              </w:r>
            </w:del>
          </w:p>
        </w:tc>
        <w:tc>
          <w:tcPr>
            <w:tcW w:w="266" w:type="pct"/>
            <w:noWrap/>
            <w:hideMark/>
            <w:tcPrChange w:id="10690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BE07960" w14:textId="6DCE6206" w:rsidR="00D64561" w:rsidRPr="008F20B5" w:rsidDel="00D64561" w:rsidRDefault="00D64561" w:rsidP="004444BD">
            <w:pPr>
              <w:widowControl/>
              <w:jc w:val="center"/>
              <w:rPr>
                <w:del w:id="1069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92" w:author="家興 余" w:date="2020-12-30T09:59:00Z">
              <w:r w:rsidRPr="008F20B5" w:rsidDel="006D21E6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693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D9D0B5A" w14:textId="30697B87" w:rsidR="00D64561" w:rsidRPr="008F20B5" w:rsidDel="00D64561" w:rsidRDefault="00D64561" w:rsidP="004444BD">
            <w:pPr>
              <w:widowControl/>
              <w:jc w:val="center"/>
              <w:rPr>
                <w:del w:id="1069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95" w:author="家興 余" w:date="2020-12-30T09:59:00Z">
              <w:r w:rsidRPr="008F20B5" w:rsidDel="006D21E6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</w:tr>
      <w:tr w:rsidR="00D64561" w:rsidRPr="008F20B5" w:rsidDel="00D64561" w14:paraId="4D760801" w14:textId="77777777" w:rsidTr="0066205D">
        <w:trPr>
          <w:gridAfter w:val="2"/>
          <w:wAfter w:w="3056" w:type="dxa"/>
          <w:trHeight w:val="340"/>
          <w:del w:id="10696" w:author="家興 余" w:date="2021-01-22T10:31:00Z"/>
          <w:trPrChange w:id="10697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698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E4AC45B" w14:textId="2AE27BAC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69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700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255BC92D" w14:textId="596915FD" w:rsidR="00D64561" w:rsidRPr="008F20B5" w:rsidDel="00D64561" w:rsidRDefault="00D64561" w:rsidP="00DA2017">
            <w:pPr>
              <w:widowControl/>
              <w:rPr>
                <w:del w:id="1070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02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PledgeStartDate</w:delText>
              </w:r>
            </w:del>
          </w:p>
        </w:tc>
        <w:tc>
          <w:tcPr>
            <w:tcW w:w="1864" w:type="pct"/>
            <w:noWrap/>
            <w:hideMark/>
            <w:tcPrChange w:id="10703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D418F53" w14:textId="784CCE65" w:rsidR="00D64561" w:rsidRPr="008F20B5" w:rsidDel="00D64561" w:rsidRDefault="00D64561" w:rsidP="00DA2017">
            <w:pPr>
              <w:widowControl/>
              <w:rPr>
                <w:del w:id="1070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05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保證起日</w:delText>
              </w:r>
            </w:del>
          </w:p>
        </w:tc>
        <w:tc>
          <w:tcPr>
            <w:tcW w:w="266" w:type="pct"/>
            <w:noWrap/>
            <w:hideMark/>
            <w:tcPrChange w:id="10706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7244408" w14:textId="78BAFED5" w:rsidR="00D64561" w:rsidRPr="008F20B5" w:rsidDel="00D64561" w:rsidRDefault="00D64561" w:rsidP="00DA2017">
            <w:pPr>
              <w:widowControl/>
              <w:jc w:val="center"/>
              <w:rPr>
                <w:del w:id="1070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08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9</w:delText>
              </w:r>
            </w:del>
          </w:p>
        </w:tc>
        <w:tc>
          <w:tcPr>
            <w:tcW w:w="266" w:type="pct"/>
            <w:noWrap/>
            <w:hideMark/>
            <w:tcPrChange w:id="10709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552E1C9" w14:textId="004C0BD8" w:rsidR="00D64561" w:rsidRPr="008F20B5" w:rsidDel="00D64561" w:rsidRDefault="00D64561" w:rsidP="00DA2017">
            <w:pPr>
              <w:widowControl/>
              <w:jc w:val="center"/>
              <w:rPr>
                <w:del w:id="1071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11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7</w:delText>
              </w:r>
            </w:del>
          </w:p>
        </w:tc>
      </w:tr>
      <w:tr w:rsidR="00D64561" w:rsidRPr="008F20B5" w:rsidDel="00D64561" w14:paraId="441DE608" w14:textId="77777777" w:rsidTr="0066205D">
        <w:trPr>
          <w:gridAfter w:val="2"/>
          <w:wAfter w:w="3056" w:type="dxa"/>
          <w:trHeight w:val="340"/>
          <w:del w:id="10712" w:author="家興 余" w:date="2021-01-22T10:31:00Z"/>
          <w:trPrChange w:id="10713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714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746409F" w14:textId="552DEA13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71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716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D29EF3F" w14:textId="223A01A3" w:rsidR="00D64561" w:rsidRPr="008F20B5" w:rsidDel="00D64561" w:rsidRDefault="00D64561" w:rsidP="00DA2017">
            <w:pPr>
              <w:widowControl/>
              <w:rPr>
                <w:del w:id="1071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18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PledgeEndDate</w:delText>
              </w:r>
            </w:del>
          </w:p>
        </w:tc>
        <w:tc>
          <w:tcPr>
            <w:tcW w:w="1864" w:type="pct"/>
            <w:noWrap/>
            <w:hideMark/>
            <w:tcPrChange w:id="10719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CCC3BC5" w14:textId="6C77D7CA" w:rsidR="00D64561" w:rsidRPr="008F20B5" w:rsidDel="00D64561" w:rsidRDefault="00D64561" w:rsidP="00DA2017">
            <w:pPr>
              <w:widowControl/>
              <w:rPr>
                <w:del w:id="1072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21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保證迄日</w:delText>
              </w:r>
            </w:del>
          </w:p>
        </w:tc>
        <w:tc>
          <w:tcPr>
            <w:tcW w:w="266" w:type="pct"/>
            <w:noWrap/>
            <w:hideMark/>
            <w:tcPrChange w:id="10722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21DE662" w14:textId="6F403673" w:rsidR="00D64561" w:rsidRPr="008F20B5" w:rsidDel="00D64561" w:rsidRDefault="00D64561" w:rsidP="00DA2017">
            <w:pPr>
              <w:widowControl/>
              <w:jc w:val="center"/>
              <w:rPr>
                <w:del w:id="1072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24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9</w:delText>
              </w:r>
            </w:del>
          </w:p>
        </w:tc>
        <w:tc>
          <w:tcPr>
            <w:tcW w:w="266" w:type="pct"/>
            <w:noWrap/>
            <w:hideMark/>
            <w:tcPrChange w:id="10725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01C1426" w14:textId="7DE1DC5F" w:rsidR="00D64561" w:rsidRPr="008F20B5" w:rsidDel="00D64561" w:rsidRDefault="00D64561" w:rsidP="00DA2017">
            <w:pPr>
              <w:widowControl/>
              <w:jc w:val="center"/>
              <w:rPr>
                <w:del w:id="1072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27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7</w:delText>
              </w:r>
            </w:del>
          </w:p>
        </w:tc>
      </w:tr>
      <w:tr w:rsidR="00D64561" w:rsidRPr="008F20B5" w:rsidDel="00D64561" w14:paraId="4A0E8850" w14:textId="77777777" w:rsidTr="0066205D">
        <w:trPr>
          <w:gridAfter w:val="2"/>
          <w:wAfter w:w="3056" w:type="dxa"/>
          <w:trHeight w:val="340"/>
          <w:del w:id="10728" w:author="家興 余" w:date="2021-01-22T10:31:00Z"/>
          <w:trPrChange w:id="10729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730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60F2FE3" w14:textId="48A4D163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73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732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2FACE4B8" w14:textId="368D60A6" w:rsidR="00D64561" w:rsidRPr="008F20B5" w:rsidDel="00D64561" w:rsidRDefault="00D64561" w:rsidP="00DA2017">
            <w:pPr>
              <w:widowControl/>
              <w:rPr>
                <w:del w:id="1073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34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PledgeBankCode</w:delText>
              </w:r>
            </w:del>
          </w:p>
        </w:tc>
        <w:tc>
          <w:tcPr>
            <w:tcW w:w="1864" w:type="pct"/>
            <w:noWrap/>
            <w:hideMark/>
            <w:tcPrChange w:id="10735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6CF24BD" w14:textId="62FBF4E0" w:rsidR="00D64561" w:rsidRPr="008F20B5" w:rsidDel="00D64561" w:rsidRDefault="00D64561" w:rsidP="00DA2017">
            <w:pPr>
              <w:widowControl/>
              <w:rPr>
                <w:del w:id="1073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37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保證銀行</w:delText>
              </w:r>
            </w:del>
          </w:p>
        </w:tc>
        <w:tc>
          <w:tcPr>
            <w:tcW w:w="266" w:type="pct"/>
            <w:noWrap/>
            <w:hideMark/>
            <w:tcPrChange w:id="10738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3C11B7D" w14:textId="27D5AB1E" w:rsidR="00D64561" w:rsidRPr="008F20B5" w:rsidDel="00D64561" w:rsidRDefault="00D64561" w:rsidP="00DA2017">
            <w:pPr>
              <w:widowControl/>
              <w:jc w:val="center"/>
              <w:rPr>
                <w:del w:id="1073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40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741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248400F" w14:textId="1B4C8495" w:rsidR="00D64561" w:rsidRPr="008F20B5" w:rsidDel="00D64561" w:rsidRDefault="00D64561" w:rsidP="00DA2017">
            <w:pPr>
              <w:widowControl/>
              <w:jc w:val="center"/>
              <w:rPr>
                <w:del w:id="1074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43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</w:tr>
      <w:tr w:rsidR="00D64561" w:rsidRPr="008F20B5" w:rsidDel="00D64561" w14:paraId="2A9042E0" w14:textId="77777777" w:rsidTr="0066205D">
        <w:trPr>
          <w:gridAfter w:val="2"/>
          <w:wAfter w:w="3056" w:type="dxa"/>
          <w:trHeight w:val="340"/>
          <w:del w:id="10744" w:author="家興 余" w:date="2021-01-22T10:31:00Z"/>
          <w:trPrChange w:id="10745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746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7ADDEEB" w14:textId="57D4CA78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74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748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044D8FBA" w14:textId="4EC467C1" w:rsidR="00D64561" w:rsidRPr="008F20B5" w:rsidDel="00D64561" w:rsidRDefault="00D64561" w:rsidP="00DA2017">
            <w:pPr>
              <w:widowControl/>
              <w:rPr>
                <w:del w:id="1074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50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PledgeNO</w:delText>
              </w:r>
            </w:del>
          </w:p>
        </w:tc>
        <w:tc>
          <w:tcPr>
            <w:tcW w:w="1864" w:type="pct"/>
            <w:noWrap/>
            <w:hideMark/>
            <w:tcPrChange w:id="10751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E8F8872" w14:textId="5DB3941F" w:rsidR="00D64561" w:rsidRPr="008F20B5" w:rsidDel="00D64561" w:rsidRDefault="00D64561" w:rsidP="00DA2017">
            <w:pPr>
              <w:widowControl/>
              <w:rPr>
                <w:del w:id="1075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53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保證書字號</w:delText>
              </w:r>
            </w:del>
          </w:p>
        </w:tc>
        <w:tc>
          <w:tcPr>
            <w:tcW w:w="266" w:type="pct"/>
            <w:noWrap/>
            <w:hideMark/>
            <w:tcPrChange w:id="10754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37247E4" w14:textId="1E5D6D88" w:rsidR="00D64561" w:rsidRPr="008F20B5" w:rsidDel="00D64561" w:rsidRDefault="00D64561" w:rsidP="00DA2017">
            <w:pPr>
              <w:widowControl/>
              <w:jc w:val="center"/>
              <w:rPr>
                <w:del w:id="1075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56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757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23CE4CC" w14:textId="62448DE9" w:rsidR="00D64561" w:rsidRPr="008F20B5" w:rsidDel="00D64561" w:rsidRDefault="00D64561" w:rsidP="00DA2017">
            <w:pPr>
              <w:widowControl/>
              <w:jc w:val="center"/>
              <w:rPr>
                <w:del w:id="1075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59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30</w:delText>
              </w:r>
            </w:del>
          </w:p>
        </w:tc>
      </w:tr>
      <w:tr w:rsidR="00D64561" w:rsidRPr="008F20B5" w:rsidDel="00D64561" w14:paraId="7B624EBB" w14:textId="77777777" w:rsidTr="0066205D">
        <w:trPr>
          <w:gridAfter w:val="2"/>
          <w:wAfter w:w="3056" w:type="dxa"/>
          <w:trHeight w:val="340"/>
          <w:del w:id="10760" w:author="家興 余" w:date="2021-01-22T10:31:00Z"/>
          <w:trPrChange w:id="10761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762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39C3B20" w14:textId="75037DF2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76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764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B94E45C" w14:textId="3C0E07E7" w:rsidR="00D64561" w:rsidRPr="008F20B5" w:rsidDel="00D64561" w:rsidRDefault="00D64561" w:rsidP="00DA2017">
            <w:pPr>
              <w:widowControl/>
              <w:rPr>
                <w:del w:id="1076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66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OwnerId</w:delText>
              </w:r>
            </w:del>
          </w:p>
        </w:tc>
        <w:tc>
          <w:tcPr>
            <w:tcW w:w="1864" w:type="pct"/>
            <w:noWrap/>
            <w:hideMark/>
            <w:tcPrChange w:id="10767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A097DEE" w14:textId="439F6560" w:rsidR="00D64561" w:rsidRPr="008F20B5" w:rsidDel="00D64561" w:rsidRDefault="00D64561" w:rsidP="00DA2017">
            <w:pPr>
              <w:widowControl/>
              <w:rPr>
                <w:del w:id="1076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69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所有權人統編</w:delText>
              </w:r>
            </w:del>
          </w:p>
        </w:tc>
        <w:tc>
          <w:tcPr>
            <w:tcW w:w="266" w:type="pct"/>
            <w:noWrap/>
            <w:hideMark/>
            <w:tcPrChange w:id="10770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930EB80" w14:textId="1DA41A07" w:rsidR="00D64561" w:rsidRPr="008F20B5" w:rsidDel="00D64561" w:rsidRDefault="00D64561" w:rsidP="00DA2017">
            <w:pPr>
              <w:widowControl/>
              <w:jc w:val="center"/>
              <w:rPr>
                <w:del w:id="1077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72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773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4C777C0" w14:textId="4DDE6CBF" w:rsidR="00D64561" w:rsidRPr="008F20B5" w:rsidDel="00D64561" w:rsidRDefault="00D64561" w:rsidP="00DA2017">
            <w:pPr>
              <w:widowControl/>
              <w:jc w:val="center"/>
              <w:rPr>
                <w:del w:id="1077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75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10</w:delText>
              </w:r>
            </w:del>
          </w:p>
        </w:tc>
      </w:tr>
      <w:tr w:rsidR="00D64561" w:rsidRPr="008F20B5" w:rsidDel="00D64561" w14:paraId="05736774" w14:textId="77777777" w:rsidTr="0066205D">
        <w:trPr>
          <w:gridAfter w:val="2"/>
          <w:wAfter w:w="3056" w:type="dxa"/>
          <w:trHeight w:val="340"/>
          <w:del w:id="10776" w:author="家興 余" w:date="2021-01-22T10:31:00Z"/>
          <w:trPrChange w:id="10777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778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9CBD4B5" w14:textId="4430BAF8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77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780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3BABEB89" w14:textId="4860C685" w:rsidR="00D64561" w:rsidRPr="008F20B5" w:rsidDel="00D64561" w:rsidRDefault="00D64561" w:rsidP="00DA2017">
            <w:pPr>
              <w:widowControl/>
              <w:rPr>
                <w:del w:id="1078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82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OwnerName</w:delText>
              </w:r>
            </w:del>
          </w:p>
        </w:tc>
        <w:tc>
          <w:tcPr>
            <w:tcW w:w="1864" w:type="pct"/>
            <w:noWrap/>
            <w:hideMark/>
            <w:tcPrChange w:id="10783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D77CC8F" w14:textId="56673096" w:rsidR="00D64561" w:rsidRPr="008F20B5" w:rsidDel="00D64561" w:rsidRDefault="00D64561" w:rsidP="00DA2017">
            <w:pPr>
              <w:widowControl/>
              <w:rPr>
                <w:del w:id="1078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85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所有權人姓名</w:delText>
              </w:r>
            </w:del>
          </w:p>
        </w:tc>
        <w:tc>
          <w:tcPr>
            <w:tcW w:w="266" w:type="pct"/>
            <w:noWrap/>
            <w:hideMark/>
            <w:tcPrChange w:id="10786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7EF6DC2" w14:textId="0D17C8D1" w:rsidR="00D64561" w:rsidRPr="008F20B5" w:rsidDel="00D64561" w:rsidRDefault="00D64561" w:rsidP="00DA2017">
            <w:pPr>
              <w:widowControl/>
              <w:jc w:val="center"/>
              <w:rPr>
                <w:del w:id="1078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88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789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7525CDC" w14:textId="54572614" w:rsidR="00D64561" w:rsidRPr="008F20B5" w:rsidDel="00D64561" w:rsidRDefault="00D64561" w:rsidP="00DA2017">
            <w:pPr>
              <w:widowControl/>
              <w:jc w:val="center"/>
              <w:rPr>
                <w:del w:id="1079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91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100</w:delText>
              </w:r>
            </w:del>
          </w:p>
        </w:tc>
      </w:tr>
      <w:tr w:rsidR="00D64561" w:rsidRPr="008F20B5" w:rsidDel="00D64561" w14:paraId="37548902" w14:textId="77777777" w:rsidTr="0066205D">
        <w:trPr>
          <w:gridAfter w:val="2"/>
          <w:wAfter w:w="3056" w:type="dxa"/>
          <w:trHeight w:val="340"/>
          <w:del w:id="10792" w:author="家興 余" w:date="2021-01-22T10:31:00Z"/>
          <w:trPrChange w:id="10793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794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BBAF0C4" w14:textId="77969CC9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79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796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3DB35184" w14:textId="56D528C5" w:rsidR="00D64561" w:rsidRPr="008F20B5" w:rsidDel="00D64561" w:rsidRDefault="00D64561" w:rsidP="00DA2017">
            <w:pPr>
              <w:widowControl/>
              <w:rPr>
                <w:del w:id="1079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98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IssuingId</w:delText>
              </w:r>
            </w:del>
          </w:p>
        </w:tc>
        <w:tc>
          <w:tcPr>
            <w:tcW w:w="1864" w:type="pct"/>
            <w:noWrap/>
            <w:hideMark/>
            <w:tcPrChange w:id="10799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34B0547" w14:textId="2B7BC48B" w:rsidR="00D64561" w:rsidRPr="008F20B5" w:rsidDel="00D64561" w:rsidRDefault="00D64561" w:rsidP="00DA2017">
            <w:pPr>
              <w:widowControl/>
              <w:rPr>
                <w:del w:id="1080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01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發行機構統編</w:delText>
              </w:r>
            </w:del>
          </w:p>
        </w:tc>
        <w:tc>
          <w:tcPr>
            <w:tcW w:w="266" w:type="pct"/>
            <w:noWrap/>
            <w:hideMark/>
            <w:tcPrChange w:id="10802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01643D8" w14:textId="3533389D" w:rsidR="00D64561" w:rsidRPr="008F20B5" w:rsidDel="00D64561" w:rsidRDefault="00D64561" w:rsidP="00DA2017">
            <w:pPr>
              <w:widowControl/>
              <w:jc w:val="center"/>
              <w:rPr>
                <w:del w:id="1080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04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805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1358126" w14:textId="3B765813" w:rsidR="00D64561" w:rsidRPr="008F20B5" w:rsidDel="00D64561" w:rsidRDefault="00D64561" w:rsidP="00DA2017">
            <w:pPr>
              <w:widowControl/>
              <w:jc w:val="center"/>
              <w:rPr>
                <w:del w:id="1080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07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10</w:delText>
              </w:r>
            </w:del>
          </w:p>
        </w:tc>
      </w:tr>
      <w:tr w:rsidR="00D64561" w:rsidRPr="008F20B5" w:rsidDel="00D64561" w14:paraId="4118F096" w14:textId="77777777" w:rsidTr="0066205D">
        <w:trPr>
          <w:gridAfter w:val="2"/>
          <w:wAfter w:w="3056" w:type="dxa"/>
          <w:trHeight w:val="340"/>
          <w:del w:id="10808" w:author="家興 余" w:date="2021-01-22T10:31:00Z"/>
          <w:trPrChange w:id="10809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810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6F489D2" w14:textId="6FD5197D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81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812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7E581673" w14:textId="7002B918" w:rsidR="00D64561" w:rsidRPr="008F20B5" w:rsidDel="00D64561" w:rsidRDefault="00D64561" w:rsidP="00DA2017">
            <w:pPr>
              <w:widowControl/>
              <w:rPr>
                <w:del w:id="1081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14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IssuingCounty</w:delText>
              </w:r>
            </w:del>
          </w:p>
        </w:tc>
        <w:tc>
          <w:tcPr>
            <w:tcW w:w="1864" w:type="pct"/>
            <w:noWrap/>
            <w:hideMark/>
            <w:tcPrChange w:id="10815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4623FD4" w14:textId="5F29EEF7" w:rsidR="00D64561" w:rsidRPr="008F20B5" w:rsidDel="00D64561" w:rsidRDefault="00D64561" w:rsidP="00DA2017">
            <w:pPr>
              <w:widowControl/>
              <w:rPr>
                <w:del w:id="1081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17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發行機構所在國別</w:delText>
              </w:r>
            </w:del>
          </w:p>
        </w:tc>
        <w:tc>
          <w:tcPr>
            <w:tcW w:w="266" w:type="pct"/>
            <w:noWrap/>
            <w:hideMark/>
            <w:tcPrChange w:id="10818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83759D8" w14:textId="232868C5" w:rsidR="00D64561" w:rsidRPr="008F20B5" w:rsidDel="00D64561" w:rsidRDefault="00D64561" w:rsidP="00DA2017">
            <w:pPr>
              <w:widowControl/>
              <w:jc w:val="center"/>
              <w:rPr>
                <w:del w:id="1081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20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821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E7E854B" w14:textId="4AA0F804" w:rsidR="00D64561" w:rsidRPr="008F20B5" w:rsidDel="00D64561" w:rsidRDefault="00D64561" w:rsidP="00DA2017">
            <w:pPr>
              <w:widowControl/>
              <w:jc w:val="center"/>
              <w:rPr>
                <w:del w:id="1082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23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3</w:delText>
              </w:r>
            </w:del>
          </w:p>
        </w:tc>
      </w:tr>
      <w:tr w:rsidR="00D64561" w:rsidRPr="008F20B5" w:rsidDel="00D64561" w14:paraId="74D282AE" w14:textId="77777777" w:rsidTr="0066205D">
        <w:trPr>
          <w:gridAfter w:val="2"/>
          <w:wAfter w:w="3056" w:type="dxa"/>
          <w:trHeight w:val="340"/>
          <w:del w:id="10824" w:author="家興 余" w:date="2021-01-22T10:31:00Z"/>
          <w:trPrChange w:id="10825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826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843309A" w14:textId="071325BE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82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828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4AC3073" w14:textId="5F6F1AC2" w:rsidR="00D64561" w:rsidRPr="008F20B5" w:rsidDel="00D64561" w:rsidRDefault="00D64561" w:rsidP="00DA2017">
            <w:pPr>
              <w:widowControl/>
              <w:rPr>
                <w:del w:id="1082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30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DocNo</w:delText>
              </w:r>
            </w:del>
          </w:p>
        </w:tc>
        <w:tc>
          <w:tcPr>
            <w:tcW w:w="1864" w:type="pct"/>
            <w:noWrap/>
            <w:hideMark/>
            <w:tcPrChange w:id="10831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CCBA7EF" w14:textId="1038B387" w:rsidR="00D64561" w:rsidRPr="008F20B5" w:rsidDel="00D64561" w:rsidRDefault="00D64561" w:rsidP="00DA2017">
            <w:pPr>
              <w:widowControl/>
              <w:rPr>
                <w:del w:id="1083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33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憑證編號</w:delText>
              </w:r>
            </w:del>
          </w:p>
        </w:tc>
        <w:tc>
          <w:tcPr>
            <w:tcW w:w="266" w:type="pct"/>
            <w:noWrap/>
            <w:hideMark/>
            <w:tcPrChange w:id="10834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BF654D6" w14:textId="7FC3393A" w:rsidR="00D64561" w:rsidRPr="008F20B5" w:rsidDel="00D64561" w:rsidRDefault="00D64561" w:rsidP="00DA2017">
            <w:pPr>
              <w:widowControl/>
              <w:jc w:val="center"/>
              <w:rPr>
                <w:del w:id="1083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36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837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4218DDA" w14:textId="1FFABB71" w:rsidR="00D64561" w:rsidRPr="008F20B5" w:rsidDel="00D64561" w:rsidRDefault="00D64561" w:rsidP="00DA2017">
            <w:pPr>
              <w:widowControl/>
              <w:jc w:val="center"/>
              <w:rPr>
                <w:del w:id="1083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39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30</w:delText>
              </w:r>
            </w:del>
          </w:p>
        </w:tc>
      </w:tr>
      <w:tr w:rsidR="00D64561" w:rsidRPr="008F20B5" w:rsidDel="00D64561" w14:paraId="4AEC4565" w14:textId="77777777" w:rsidTr="0066205D">
        <w:trPr>
          <w:gridAfter w:val="2"/>
          <w:wAfter w:w="3056" w:type="dxa"/>
          <w:trHeight w:val="340"/>
          <w:del w:id="10840" w:author="家興 余" w:date="2021-01-22T10:31:00Z"/>
          <w:trPrChange w:id="10841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842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47ACAD4" w14:textId="1942D599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84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0844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5C3C97B" w14:textId="5A025B36" w:rsidR="00D64561" w:rsidRPr="008F20B5" w:rsidDel="00D64561" w:rsidRDefault="00D64561" w:rsidP="00DA2017">
            <w:pPr>
              <w:widowControl/>
              <w:rPr>
                <w:del w:id="10845" w:author="家興 余" w:date="2021-01-22T10:31:00Z"/>
                <w:rFonts w:ascii="標楷體" w:eastAsia="標楷體" w:hAnsi="標楷體"/>
              </w:rPr>
            </w:pPr>
            <w:del w:id="10846" w:author="家興 余" w:date="2021-01-22T10:31:00Z">
              <w:r w:rsidRPr="008F20B5" w:rsidDel="00D64561">
                <w:rPr>
                  <w:rFonts w:ascii="標楷體" w:eastAsia="標楷體" w:hAnsi="標楷體"/>
                </w:rPr>
                <w:delText>LoanToValue</w:delText>
              </w:r>
            </w:del>
          </w:p>
        </w:tc>
        <w:tc>
          <w:tcPr>
            <w:tcW w:w="1864" w:type="pct"/>
            <w:noWrap/>
            <w:tcPrChange w:id="10847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31562CD" w14:textId="5FFD86D5" w:rsidR="00D64561" w:rsidRPr="008F20B5" w:rsidDel="00D64561" w:rsidRDefault="00D64561" w:rsidP="00DA2017">
            <w:pPr>
              <w:widowControl/>
              <w:rPr>
                <w:del w:id="1084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49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貸放成數</w:delText>
              </w:r>
            </w:del>
          </w:p>
        </w:tc>
        <w:tc>
          <w:tcPr>
            <w:tcW w:w="266" w:type="pct"/>
            <w:noWrap/>
            <w:tcPrChange w:id="10850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67C3AB3" w14:textId="258A0663" w:rsidR="00D64561" w:rsidRPr="008F20B5" w:rsidDel="00D64561" w:rsidRDefault="00D64561" w:rsidP="00DA2017">
            <w:pPr>
              <w:widowControl/>
              <w:jc w:val="center"/>
              <w:rPr>
                <w:del w:id="1085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52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tcPrChange w:id="10853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6E4B1FB" w14:textId="65580F2D" w:rsidR="00D64561" w:rsidRPr="008F20B5" w:rsidDel="00D64561" w:rsidRDefault="00D64561" w:rsidP="00DA2017">
            <w:pPr>
              <w:widowControl/>
              <w:jc w:val="center"/>
              <w:rPr>
                <w:del w:id="1085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55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3.2</w:delText>
              </w:r>
            </w:del>
          </w:p>
        </w:tc>
      </w:tr>
      <w:tr w:rsidR="00D64561" w:rsidRPr="008F20B5" w:rsidDel="00D64561" w14:paraId="652F1B04" w14:textId="77777777" w:rsidTr="0066205D">
        <w:trPr>
          <w:gridAfter w:val="2"/>
          <w:wAfter w:w="3056" w:type="dxa"/>
          <w:trHeight w:val="340"/>
          <w:del w:id="10856" w:author="家興 余" w:date="2021-01-22T10:31:00Z"/>
          <w:trPrChange w:id="10857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858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5485CBC" w14:textId="5C4C63B1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85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0860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41A6135" w14:textId="0EE9A120" w:rsidR="00D64561" w:rsidRPr="008F20B5" w:rsidDel="00D64561" w:rsidRDefault="00D64561" w:rsidP="00DA2017">
            <w:pPr>
              <w:widowControl/>
              <w:rPr>
                <w:del w:id="10861" w:author="家興 余" w:date="2021-01-22T10:31:00Z"/>
                <w:rFonts w:ascii="標楷體" w:eastAsia="標楷體" w:hAnsi="標楷體"/>
              </w:rPr>
            </w:pPr>
            <w:del w:id="10862" w:author="家興 余" w:date="2021-01-22T10:31:00Z">
              <w:r w:rsidRPr="008F20B5" w:rsidDel="00D64561">
                <w:rPr>
                  <w:rFonts w:ascii="標楷體" w:eastAsia="標楷體" w:hAnsi="標楷體"/>
                </w:rPr>
                <w:delText>SettingStat</w:delText>
              </w:r>
            </w:del>
          </w:p>
        </w:tc>
        <w:tc>
          <w:tcPr>
            <w:tcW w:w="1864" w:type="pct"/>
            <w:noWrap/>
            <w:tcPrChange w:id="10863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30FEE9F" w14:textId="5D079B49" w:rsidR="00D64561" w:rsidRPr="008F20B5" w:rsidDel="00D64561" w:rsidRDefault="00D64561" w:rsidP="00DA2017">
            <w:pPr>
              <w:widowControl/>
              <w:rPr>
                <w:del w:id="1086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65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設定狀態</w:delText>
              </w:r>
            </w:del>
          </w:p>
        </w:tc>
        <w:tc>
          <w:tcPr>
            <w:tcW w:w="266" w:type="pct"/>
            <w:noWrap/>
            <w:tcPrChange w:id="10866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541FE5D" w14:textId="4792F68F" w:rsidR="00D64561" w:rsidRPr="008F20B5" w:rsidDel="00D64561" w:rsidRDefault="00D64561" w:rsidP="00DA2017">
            <w:pPr>
              <w:widowControl/>
              <w:jc w:val="center"/>
              <w:rPr>
                <w:del w:id="1086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68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tcPrChange w:id="10869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FC7FCE6" w14:textId="4B3AF042" w:rsidR="00D64561" w:rsidRPr="008F20B5" w:rsidDel="00D64561" w:rsidRDefault="00D64561" w:rsidP="00DA2017">
            <w:pPr>
              <w:widowControl/>
              <w:jc w:val="center"/>
              <w:rPr>
                <w:del w:id="1087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71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</w:tr>
      <w:tr w:rsidR="00D64561" w:rsidRPr="008F20B5" w:rsidDel="00D64561" w14:paraId="5B2C54CC" w14:textId="77777777" w:rsidTr="0066205D">
        <w:trPr>
          <w:gridAfter w:val="2"/>
          <w:wAfter w:w="3056" w:type="dxa"/>
          <w:trHeight w:val="340"/>
          <w:del w:id="10872" w:author="家興 余" w:date="2021-01-22T10:31:00Z"/>
          <w:trPrChange w:id="10873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874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FA8D057" w14:textId="19737F48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87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0876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A4D57F1" w14:textId="70261E99" w:rsidR="00D64561" w:rsidRPr="008F20B5" w:rsidDel="00D64561" w:rsidRDefault="00D64561" w:rsidP="00DA2017">
            <w:pPr>
              <w:widowControl/>
              <w:rPr>
                <w:del w:id="10877" w:author="家興 余" w:date="2021-01-22T10:31:00Z"/>
                <w:rFonts w:ascii="標楷體" w:eastAsia="標楷體" w:hAnsi="標楷體"/>
              </w:rPr>
            </w:pPr>
            <w:del w:id="10878" w:author="家興 余" w:date="2021-01-22T10:31:00Z">
              <w:r w:rsidRPr="008F20B5" w:rsidDel="00D64561">
                <w:rPr>
                  <w:rFonts w:ascii="標楷體" w:eastAsia="標楷體" w:hAnsi="標楷體"/>
                </w:rPr>
                <w:delText>ClStat</w:delText>
              </w:r>
            </w:del>
          </w:p>
        </w:tc>
        <w:tc>
          <w:tcPr>
            <w:tcW w:w="1864" w:type="pct"/>
            <w:noWrap/>
            <w:tcPrChange w:id="10879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433BD8D" w14:textId="60B3152E" w:rsidR="00D64561" w:rsidRPr="008F20B5" w:rsidDel="00D64561" w:rsidRDefault="00D64561" w:rsidP="00DA2017">
            <w:pPr>
              <w:widowControl/>
              <w:rPr>
                <w:del w:id="1088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81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擔保品狀態</w:delText>
              </w:r>
            </w:del>
          </w:p>
        </w:tc>
        <w:tc>
          <w:tcPr>
            <w:tcW w:w="266" w:type="pct"/>
            <w:noWrap/>
            <w:tcPrChange w:id="10882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FFB8D95" w14:textId="2DBE1FF0" w:rsidR="00D64561" w:rsidRPr="008F20B5" w:rsidDel="00D64561" w:rsidRDefault="00D64561" w:rsidP="00DA2017">
            <w:pPr>
              <w:widowControl/>
              <w:jc w:val="center"/>
              <w:rPr>
                <w:del w:id="1088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84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tcPrChange w:id="10885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0737249" w14:textId="20A8FCDC" w:rsidR="00D64561" w:rsidRPr="008F20B5" w:rsidDel="00D64561" w:rsidRDefault="00D64561" w:rsidP="00DA2017">
            <w:pPr>
              <w:widowControl/>
              <w:jc w:val="center"/>
              <w:rPr>
                <w:del w:id="1088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87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</w:tr>
      <w:tr w:rsidR="00D64561" w:rsidRPr="008F20B5" w:rsidDel="00D64561" w14:paraId="4EBE08F9" w14:textId="77777777" w:rsidTr="0066205D">
        <w:trPr>
          <w:gridAfter w:val="2"/>
          <w:wAfter w:w="3056" w:type="dxa"/>
          <w:trHeight w:val="340"/>
          <w:del w:id="10888" w:author="家興 余" w:date="2021-01-22T10:31:00Z"/>
          <w:trPrChange w:id="10889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890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87DEE0E" w14:textId="5D001621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89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0892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2226F4C" w14:textId="142B9AA8" w:rsidR="00D64561" w:rsidRPr="008F20B5" w:rsidDel="00D64561" w:rsidRDefault="00D64561" w:rsidP="00DA2017">
            <w:pPr>
              <w:widowControl/>
              <w:rPr>
                <w:del w:id="10893" w:author="家興 余" w:date="2021-01-22T10:31:00Z"/>
                <w:rFonts w:ascii="標楷體" w:eastAsia="標楷體" w:hAnsi="標楷體"/>
              </w:rPr>
            </w:pPr>
            <w:del w:id="10894" w:author="家興 余" w:date="2021-01-22T10:31:00Z">
              <w:r w:rsidRPr="008F20B5" w:rsidDel="00D64561">
                <w:rPr>
                  <w:rFonts w:ascii="標楷體" w:eastAsia="標楷體" w:hAnsi="標楷體"/>
                </w:rPr>
                <w:delText>SettingDate</w:delText>
              </w:r>
            </w:del>
          </w:p>
        </w:tc>
        <w:tc>
          <w:tcPr>
            <w:tcW w:w="1864" w:type="pct"/>
            <w:noWrap/>
            <w:tcPrChange w:id="10895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E1472C7" w14:textId="04CE4E5E" w:rsidR="00D64561" w:rsidRPr="008F20B5" w:rsidDel="00D64561" w:rsidRDefault="00D64561" w:rsidP="00DA2017">
            <w:pPr>
              <w:widowControl/>
              <w:rPr>
                <w:del w:id="1089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97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設定日期</w:delText>
              </w:r>
            </w:del>
          </w:p>
        </w:tc>
        <w:tc>
          <w:tcPr>
            <w:tcW w:w="266" w:type="pct"/>
            <w:noWrap/>
            <w:tcPrChange w:id="10898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18410AA" w14:textId="34B19586" w:rsidR="00D64561" w:rsidRPr="008F20B5" w:rsidDel="00D64561" w:rsidRDefault="00D64561" w:rsidP="00DA2017">
            <w:pPr>
              <w:widowControl/>
              <w:jc w:val="center"/>
              <w:rPr>
                <w:del w:id="1089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00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9</w:delText>
              </w:r>
            </w:del>
          </w:p>
        </w:tc>
        <w:tc>
          <w:tcPr>
            <w:tcW w:w="266" w:type="pct"/>
            <w:noWrap/>
            <w:tcPrChange w:id="10901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2801178" w14:textId="7C6D4EEB" w:rsidR="00D64561" w:rsidRPr="008F20B5" w:rsidDel="00D64561" w:rsidRDefault="00D64561" w:rsidP="00DA2017">
            <w:pPr>
              <w:widowControl/>
              <w:jc w:val="center"/>
              <w:rPr>
                <w:del w:id="1090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03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7</w:delText>
              </w:r>
            </w:del>
          </w:p>
        </w:tc>
      </w:tr>
      <w:tr w:rsidR="00D64561" w:rsidRPr="008F20B5" w:rsidDel="00D64561" w14:paraId="6B6B23C1" w14:textId="77777777" w:rsidTr="0066205D">
        <w:trPr>
          <w:gridAfter w:val="2"/>
          <w:wAfter w:w="3056" w:type="dxa"/>
          <w:trHeight w:val="340"/>
          <w:del w:id="10904" w:author="家興 余" w:date="2021-01-22T10:31:00Z"/>
          <w:trPrChange w:id="10905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906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374A485" w14:textId="4445CB26" w:rsidR="00D64561" w:rsidRPr="004A1C2C" w:rsidDel="00D64561" w:rsidRDefault="00D64561" w:rsidP="004444BD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90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0908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CD85650" w14:textId="1D7A6A4A" w:rsidR="00D64561" w:rsidRPr="008F20B5" w:rsidDel="00D64561" w:rsidRDefault="00D64561" w:rsidP="004444BD">
            <w:pPr>
              <w:widowControl/>
              <w:rPr>
                <w:del w:id="10909" w:author="家興 余" w:date="2021-01-22T10:31:00Z"/>
                <w:rFonts w:ascii="標楷體" w:eastAsia="標楷體" w:hAnsi="標楷體"/>
              </w:rPr>
            </w:pPr>
            <w:del w:id="10910" w:author="家興 余" w:date="2021-01-22T10:31:00Z">
              <w:r w:rsidRPr="008F20B5" w:rsidDel="00D64561">
                <w:rPr>
                  <w:rFonts w:ascii="標楷體" w:eastAsia="標楷體" w:hAnsi="標楷體"/>
                </w:rPr>
                <w:delText>SettingBal</w:delText>
              </w:r>
            </w:del>
          </w:p>
        </w:tc>
        <w:tc>
          <w:tcPr>
            <w:tcW w:w="1864" w:type="pct"/>
            <w:noWrap/>
            <w:tcPrChange w:id="10911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274064B" w14:textId="17002CC0" w:rsidR="00D64561" w:rsidRPr="008F20B5" w:rsidDel="00D64561" w:rsidRDefault="00D64561" w:rsidP="004444BD">
            <w:pPr>
              <w:widowControl/>
              <w:rPr>
                <w:del w:id="1091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13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設定金額</w:delText>
              </w:r>
            </w:del>
          </w:p>
        </w:tc>
        <w:tc>
          <w:tcPr>
            <w:tcW w:w="266" w:type="pct"/>
            <w:noWrap/>
            <w:tcPrChange w:id="10914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8222CCF" w14:textId="2705695D" w:rsidR="00D64561" w:rsidRPr="008F20B5" w:rsidDel="00D64561" w:rsidRDefault="00D64561" w:rsidP="004444BD">
            <w:pPr>
              <w:widowControl/>
              <w:jc w:val="center"/>
              <w:rPr>
                <w:del w:id="1091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16" w:author="家興 余" w:date="2020-12-30T09:59:00Z">
              <w:r w:rsidRPr="008F20B5" w:rsidDel="00E80532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tcPrChange w:id="10917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21DD891" w14:textId="612D7ED6" w:rsidR="00D64561" w:rsidRPr="008F20B5" w:rsidDel="00D64561" w:rsidRDefault="00D64561" w:rsidP="004444BD">
            <w:pPr>
              <w:widowControl/>
              <w:jc w:val="center"/>
              <w:rPr>
                <w:del w:id="1091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19" w:author="家興 余" w:date="2020-12-30T09:59:00Z">
              <w:r w:rsidRPr="008F20B5" w:rsidDel="00E80532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</w:tr>
      <w:tr w:rsidR="00D64561" w:rsidRPr="008F20B5" w:rsidDel="00D64561" w14:paraId="08478127" w14:textId="77777777" w:rsidTr="0066205D">
        <w:trPr>
          <w:gridAfter w:val="2"/>
          <w:wAfter w:w="3056" w:type="dxa"/>
          <w:trHeight w:val="340"/>
          <w:del w:id="10920" w:author="家興 余" w:date="2021-01-22T10:31:00Z"/>
          <w:trPrChange w:id="10921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922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084CD79" w14:textId="1146034B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92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924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01CB4B5D" w14:textId="7E734CD3" w:rsidR="00D64561" w:rsidRPr="008F20B5" w:rsidDel="00D64561" w:rsidRDefault="00D64561" w:rsidP="00DA2017">
            <w:pPr>
              <w:widowControl/>
              <w:rPr>
                <w:del w:id="1092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26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Synd</w:delText>
              </w:r>
            </w:del>
          </w:p>
        </w:tc>
        <w:tc>
          <w:tcPr>
            <w:tcW w:w="1864" w:type="pct"/>
            <w:noWrap/>
            <w:hideMark/>
            <w:tcPrChange w:id="10927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F16EF4C" w14:textId="326BD87C" w:rsidR="00D64561" w:rsidRPr="008F20B5" w:rsidDel="00D64561" w:rsidRDefault="00D64561" w:rsidP="00DA2017">
            <w:pPr>
              <w:widowControl/>
              <w:rPr>
                <w:del w:id="1092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29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聯貸案</w:delText>
              </w:r>
            </w:del>
          </w:p>
        </w:tc>
        <w:tc>
          <w:tcPr>
            <w:tcW w:w="266" w:type="pct"/>
            <w:noWrap/>
            <w:hideMark/>
            <w:tcPrChange w:id="10930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DE72B02" w14:textId="798EAC9D" w:rsidR="00D64561" w:rsidRPr="008F20B5" w:rsidDel="00D64561" w:rsidRDefault="00D64561" w:rsidP="00DA2017">
            <w:pPr>
              <w:widowControl/>
              <w:jc w:val="center"/>
              <w:rPr>
                <w:del w:id="1093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32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933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869C8B7" w14:textId="7B2CE683" w:rsidR="00D64561" w:rsidRPr="008F20B5" w:rsidDel="00D64561" w:rsidRDefault="00D64561" w:rsidP="00DA2017">
            <w:pPr>
              <w:widowControl/>
              <w:jc w:val="center"/>
              <w:rPr>
                <w:del w:id="1093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35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</w:tr>
      <w:tr w:rsidR="00D64561" w:rsidRPr="008F20B5" w:rsidDel="00D64561" w14:paraId="3A326725" w14:textId="77777777" w:rsidTr="0066205D">
        <w:trPr>
          <w:gridAfter w:val="2"/>
          <w:wAfter w:w="3056" w:type="dxa"/>
          <w:trHeight w:val="340"/>
          <w:del w:id="10936" w:author="家興 余" w:date="2021-01-22T10:31:00Z"/>
          <w:trPrChange w:id="10937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938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F9F87F3" w14:textId="64CF39E0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93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940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362F4693" w14:textId="0BB077BB" w:rsidR="00D64561" w:rsidRPr="008F20B5" w:rsidDel="00D64561" w:rsidRDefault="00D64561" w:rsidP="00DA2017">
            <w:pPr>
              <w:widowControl/>
              <w:rPr>
                <w:del w:id="1094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42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SyndCode</w:delText>
              </w:r>
            </w:del>
          </w:p>
        </w:tc>
        <w:tc>
          <w:tcPr>
            <w:tcW w:w="1864" w:type="pct"/>
            <w:noWrap/>
            <w:hideMark/>
            <w:tcPrChange w:id="10943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EB35250" w14:textId="4372AA0F" w:rsidR="00D64561" w:rsidRPr="008F20B5" w:rsidDel="00D64561" w:rsidRDefault="00D64561" w:rsidP="00DA2017">
            <w:pPr>
              <w:widowControl/>
              <w:rPr>
                <w:del w:id="1094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45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聯貸案類型</w:delText>
              </w:r>
            </w:del>
          </w:p>
        </w:tc>
        <w:tc>
          <w:tcPr>
            <w:tcW w:w="266" w:type="pct"/>
            <w:noWrap/>
            <w:hideMark/>
            <w:tcPrChange w:id="10946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069A9E4" w14:textId="1D32D5D2" w:rsidR="00D64561" w:rsidRPr="008F20B5" w:rsidDel="00D64561" w:rsidRDefault="00D64561" w:rsidP="00DA2017">
            <w:pPr>
              <w:widowControl/>
              <w:jc w:val="center"/>
              <w:rPr>
                <w:del w:id="1094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48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949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0A78013" w14:textId="687A0499" w:rsidR="00D64561" w:rsidRPr="008F20B5" w:rsidDel="00D64561" w:rsidRDefault="00D64561" w:rsidP="00DA2017">
            <w:pPr>
              <w:widowControl/>
              <w:jc w:val="center"/>
              <w:rPr>
                <w:del w:id="1095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51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</w:tr>
      <w:tr w:rsidR="00D64561" w:rsidRPr="008F20B5" w:rsidDel="00D64561" w14:paraId="3AABD633" w14:textId="77777777" w:rsidTr="0066205D">
        <w:trPr>
          <w:gridAfter w:val="2"/>
          <w:wAfter w:w="3056" w:type="dxa"/>
          <w:trHeight w:val="340"/>
          <w:del w:id="10952" w:author="家興 余" w:date="2021-01-22T10:31:00Z"/>
          <w:trPrChange w:id="10953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954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A129C12" w14:textId="2B671EC1" w:rsidR="00D64561" w:rsidRPr="004A1C2C" w:rsidDel="00D64561" w:rsidRDefault="00D64561" w:rsidP="004444BD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95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956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56FA27E5" w14:textId="3F5A539F" w:rsidR="00D64561" w:rsidRPr="008F20B5" w:rsidDel="00D64561" w:rsidRDefault="00D64561" w:rsidP="004444BD">
            <w:pPr>
              <w:widowControl/>
              <w:rPr>
                <w:del w:id="1095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58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DispPrice</w:delText>
              </w:r>
            </w:del>
          </w:p>
        </w:tc>
        <w:tc>
          <w:tcPr>
            <w:tcW w:w="1864" w:type="pct"/>
            <w:noWrap/>
            <w:hideMark/>
            <w:tcPrChange w:id="10959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5D94F5C" w14:textId="420C587D" w:rsidR="00D64561" w:rsidRPr="008F20B5" w:rsidDel="00D64561" w:rsidRDefault="00D64561" w:rsidP="004444BD">
            <w:pPr>
              <w:widowControl/>
              <w:rPr>
                <w:del w:id="1096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61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處分價格</w:delText>
              </w:r>
            </w:del>
          </w:p>
        </w:tc>
        <w:tc>
          <w:tcPr>
            <w:tcW w:w="266" w:type="pct"/>
            <w:noWrap/>
            <w:hideMark/>
            <w:tcPrChange w:id="10962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CC66E17" w14:textId="484DAB4A" w:rsidR="00D64561" w:rsidRPr="008F20B5" w:rsidDel="00D64561" w:rsidRDefault="00D64561" w:rsidP="004444BD">
            <w:pPr>
              <w:widowControl/>
              <w:jc w:val="center"/>
              <w:rPr>
                <w:del w:id="1096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64" w:author="家興 余" w:date="2020-12-30T09:59:00Z">
              <w:r w:rsidRPr="008F20B5" w:rsidDel="00E77877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965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37A30E3" w14:textId="32CEB135" w:rsidR="00D64561" w:rsidRPr="008F20B5" w:rsidDel="00D64561" w:rsidRDefault="00D64561" w:rsidP="004444BD">
            <w:pPr>
              <w:widowControl/>
              <w:jc w:val="center"/>
              <w:rPr>
                <w:del w:id="1096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67" w:author="家興 余" w:date="2020-12-30T09:59:00Z">
              <w:r w:rsidRPr="008F20B5" w:rsidDel="00E77877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</w:tr>
      <w:tr w:rsidR="00D64561" w:rsidRPr="008F20B5" w:rsidDel="00D64561" w14:paraId="6D45419C" w14:textId="77777777" w:rsidTr="0066205D">
        <w:trPr>
          <w:gridAfter w:val="2"/>
          <w:wAfter w:w="3056" w:type="dxa"/>
          <w:trHeight w:val="340"/>
          <w:del w:id="10968" w:author="家興 余" w:date="2021-01-22T10:31:00Z"/>
          <w:trPrChange w:id="10969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970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8A137E3" w14:textId="56B6FC1B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97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972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BE9E105" w14:textId="23D0C10C" w:rsidR="00D64561" w:rsidRPr="008F20B5" w:rsidDel="00D64561" w:rsidRDefault="00D64561" w:rsidP="00DA2017">
            <w:pPr>
              <w:widowControl/>
              <w:rPr>
                <w:del w:id="1097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74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DispDate</w:delText>
              </w:r>
            </w:del>
          </w:p>
        </w:tc>
        <w:tc>
          <w:tcPr>
            <w:tcW w:w="1864" w:type="pct"/>
            <w:noWrap/>
            <w:hideMark/>
            <w:tcPrChange w:id="10975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66A69B1" w14:textId="56C02099" w:rsidR="00D64561" w:rsidRPr="008F20B5" w:rsidDel="00D64561" w:rsidRDefault="00D64561" w:rsidP="00DA2017">
            <w:pPr>
              <w:widowControl/>
              <w:rPr>
                <w:del w:id="1097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77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處分日期</w:delText>
              </w:r>
            </w:del>
          </w:p>
        </w:tc>
        <w:tc>
          <w:tcPr>
            <w:tcW w:w="266" w:type="pct"/>
            <w:noWrap/>
            <w:hideMark/>
            <w:tcPrChange w:id="10978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B655BEE" w14:textId="1BB4E52F" w:rsidR="00D64561" w:rsidRPr="008F20B5" w:rsidDel="00D64561" w:rsidRDefault="00D64561" w:rsidP="00DA2017">
            <w:pPr>
              <w:widowControl/>
              <w:jc w:val="center"/>
              <w:rPr>
                <w:del w:id="1097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80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9</w:delText>
              </w:r>
            </w:del>
          </w:p>
        </w:tc>
        <w:tc>
          <w:tcPr>
            <w:tcW w:w="266" w:type="pct"/>
            <w:noWrap/>
            <w:hideMark/>
            <w:tcPrChange w:id="10981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A848EE1" w14:textId="0AEAEB42" w:rsidR="00D64561" w:rsidRPr="008F20B5" w:rsidDel="00D64561" w:rsidRDefault="00D64561" w:rsidP="00DA2017">
            <w:pPr>
              <w:widowControl/>
              <w:jc w:val="center"/>
              <w:rPr>
                <w:del w:id="1098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83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7</w:delText>
              </w:r>
            </w:del>
          </w:p>
        </w:tc>
      </w:tr>
      <w:tr w:rsidR="00D64561" w:rsidRPr="008F20B5" w:rsidDel="00D64561" w14:paraId="14F2EAC5" w14:textId="77777777" w:rsidTr="0066205D">
        <w:trPr>
          <w:gridAfter w:val="2"/>
          <w:wAfter w:w="3056" w:type="dxa"/>
          <w:trHeight w:val="340"/>
          <w:del w:id="10984" w:author="家興 余" w:date="2021-01-22T10:31:00Z"/>
          <w:trPrChange w:id="10985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986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FB8C824" w14:textId="2972DD02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98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988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7EE2E8C9" w14:textId="1E13DD48" w:rsidR="00D64561" w:rsidRPr="008F20B5" w:rsidDel="00D64561" w:rsidRDefault="00D64561" w:rsidP="00DA2017">
            <w:pPr>
              <w:widowControl/>
              <w:rPr>
                <w:del w:id="1098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90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ClStatus</w:delText>
              </w:r>
            </w:del>
          </w:p>
        </w:tc>
        <w:tc>
          <w:tcPr>
            <w:tcW w:w="1864" w:type="pct"/>
            <w:noWrap/>
            <w:hideMark/>
            <w:tcPrChange w:id="10991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20973CF" w14:textId="1B89B4AE" w:rsidR="00D64561" w:rsidRPr="008F20B5" w:rsidDel="00D64561" w:rsidRDefault="00D64561" w:rsidP="00DA2017">
            <w:pPr>
              <w:widowControl/>
              <w:rPr>
                <w:del w:id="1099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93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擔保品狀況碼</w:delText>
              </w:r>
            </w:del>
          </w:p>
        </w:tc>
        <w:tc>
          <w:tcPr>
            <w:tcW w:w="266" w:type="pct"/>
            <w:noWrap/>
            <w:hideMark/>
            <w:tcPrChange w:id="10994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FACB1BB" w14:textId="4F94E8BF" w:rsidR="00D64561" w:rsidRPr="008F20B5" w:rsidDel="00D64561" w:rsidRDefault="00D64561" w:rsidP="00DA2017">
            <w:pPr>
              <w:widowControl/>
              <w:jc w:val="center"/>
              <w:rPr>
                <w:del w:id="1099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96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997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F2B0B21" w14:textId="241AE212" w:rsidR="00D64561" w:rsidRPr="008F20B5" w:rsidDel="00D64561" w:rsidRDefault="00D64561" w:rsidP="00DA2017">
            <w:pPr>
              <w:widowControl/>
              <w:jc w:val="center"/>
              <w:rPr>
                <w:del w:id="1099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99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</w:tr>
      <w:tr w:rsidR="00D64561" w:rsidRPr="008F20B5" w14:paraId="6EC9ED5F" w14:textId="77777777" w:rsidTr="0066205D">
        <w:trPr>
          <w:trHeight w:val="340"/>
          <w:ins w:id="11000" w:author="家興 余" w:date="2021-01-22T10:44:00Z"/>
          <w:trPrChange w:id="11001" w:author="家興 余" w:date="2021-01-22T11:02:00Z">
            <w:trPr>
              <w:trHeight w:val="340"/>
            </w:trPr>
          </w:trPrChange>
        </w:trPr>
        <w:tc>
          <w:tcPr>
            <w:tcW w:w="267" w:type="pct"/>
            <w:hideMark/>
            <w:tcPrChange w:id="11002" w:author="家興 余" w:date="2021-01-22T11:02:00Z">
              <w:tcPr>
                <w:tcW w:w="46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C294F9D" w14:textId="77777777" w:rsidR="00D64561" w:rsidRPr="008F20B5" w:rsidRDefault="00D64561" w:rsidP="00D64561">
            <w:pPr>
              <w:widowControl/>
              <w:jc w:val="center"/>
              <w:rPr>
                <w:ins w:id="1100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04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序號</w:t>
              </w:r>
            </w:ins>
          </w:p>
        </w:tc>
        <w:tc>
          <w:tcPr>
            <w:tcW w:w="693" w:type="pct"/>
            <w:hideMark/>
            <w:tcPrChange w:id="11005" w:author="家興 余" w:date="2021-01-22T11:02:00Z">
              <w:tcPr>
                <w:tcW w:w="1175" w:type="dxa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7DFFDC4" w14:textId="77777777" w:rsidR="00D64561" w:rsidRPr="008F20B5" w:rsidRDefault="00D64561" w:rsidP="00D64561">
            <w:pPr>
              <w:widowControl/>
              <w:jc w:val="center"/>
              <w:rPr>
                <w:ins w:id="1100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07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英文名稱</w:t>
              </w:r>
            </w:ins>
          </w:p>
        </w:tc>
        <w:tc>
          <w:tcPr>
            <w:tcW w:w="1864" w:type="pct"/>
            <w:hideMark/>
            <w:tcPrChange w:id="11008" w:author="家興 余" w:date="2021-01-22T11:02:00Z">
              <w:tcPr>
                <w:tcW w:w="3141" w:type="dxa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7175032" w14:textId="77777777" w:rsidR="00D64561" w:rsidRPr="008F20B5" w:rsidRDefault="00D64561" w:rsidP="00D64561">
            <w:pPr>
              <w:widowControl/>
              <w:jc w:val="center"/>
              <w:rPr>
                <w:ins w:id="1100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10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中文名稱</w:t>
              </w:r>
            </w:ins>
          </w:p>
        </w:tc>
        <w:tc>
          <w:tcPr>
            <w:tcW w:w="266" w:type="pct"/>
            <w:hideMark/>
            <w:tcPrChange w:id="11011" w:author="家興 余" w:date="2021-01-22T11:02:00Z">
              <w:tcPr>
                <w:tcW w:w="462" w:type="dxa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46C8215" w14:textId="77777777" w:rsidR="00D64561" w:rsidRPr="008F20B5" w:rsidRDefault="00D64561" w:rsidP="00D64561">
            <w:pPr>
              <w:widowControl/>
              <w:jc w:val="center"/>
              <w:rPr>
                <w:ins w:id="1101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13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型態</w:t>
              </w:r>
            </w:ins>
          </w:p>
        </w:tc>
        <w:tc>
          <w:tcPr>
            <w:tcW w:w="266" w:type="pct"/>
            <w:hideMark/>
            <w:tcPrChange w:id="11014" w:author="家興 余" w:date="2021-01-22T11:02:00Z">
              <w:tcPr>
                <w:tcW w:w="462" w:type="dxa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1C71307" w14:textId="77777777" w:rsidR="00D64561" w:rsidRPr="008F20B5" w:rsidRDefault="00D64561" w:rsidP="00D64561">
            <w:pPr>
              <w:widowControl/>
              <w:jc w:val="center"/>
              <w:rPr>
                <w:ins w:id="1101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16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長度</w:t>
              </w:r>
            </w:ins>
          </w:p>
        </w:tc>
        <w:tc>
          <w:tcPr>
            <w:tcW w:w="266" w:type="pct"/>
            <w:tcPrChange w:id="11017" w:author="家興 余" w:date="2021-01-22T11:02:00Z">
              <w:tcPr>
                <w:tcW w:w="2321" w:type="dxa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E1C122E" w14:textId="77777777" w:rsidR="00D64561" w:rsidRPr="008F20B5" w:rsidRDefault="00D64561" w:rsidP="00D64561">
            <w:pPr>
              <w:widowControl/>
              <w:jc w:val="center"/>
              <w:rPr>
                <w:ins w:id="1101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19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150" w:type="pct"/>
            <w:hideMark/>
            <w:tcPrChange w:id="11020" w:author="家興 余" w:date="2021-01-22T11:02:00Z">
              <w:tcPr>
                <w:tcW w:w="13041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5F262EC" w14:textId="77777777" w:rsidR="00D64561" w:rsidRPr="008F20B5" w:rsidRDefault="00D64561" w:rsidP="00D64561">
            <w:pPr>
              <w:widowControl/>
              <w:rPr>
                <w:ins w:id="1102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22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欄位說明</w:t>
              </w:r>
            </w:ins>
          </w:p>
        </w:tc>
      </w:tr>
      <w:tr w:rsidR="00D64561" w:rsidRPr="008F20B5" w14:paraId="7FA07596" w14:textId="77777777" w:rsidTr="0066205D">
        <w:trPr>
          <w:trHeight w:val="340"/>
          <w:ins w:id="11023" w:author="家興 余" w:date="2021-01-22T10:44:00Z"/>
          <w:trPrChange w:id="11024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025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3A4363E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02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hideMark/>
            <w:tcPrChange w:id="11027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DC1D58B" w14:textId="77777777" w:rsidR="00D64561" w:rsidRPr="008F20B5" w:rsidRDefault="00D64561" w:rsidP="00D64561">
            <w:pPr>
              <w:widowControl/>
              <w:rPr>
                <w:ins w:id="1102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29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TranCode</w:t>
              </w:r>
            </w:ins>
          </w:p>
        </w:tc>
        <w:tc>
          <w:tcPr>
            <w:tcW w:w="1864" w:type="pct"/>
            <w:hideMark/>
            <w:tcPrChange w:id="11030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02A1A59" w14:textId="77777777" w:rsidR="00D64561" w:rsidRPr="008F20B5" w:rsidRDefault="00D64561" w:rsidP="00D64561">
            <w:pPr>
              <w:widowControl/>
              <w:rPr>
                <w:ins w:id="1103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32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交易代號</w:t>
              </w:r>
            </w:ins>
          </w:p>
        </w:tc>
        <w:tc>
          <w:tcPr>
            <w:tcW w:w="266" w:type="pct"/>
            <w:hideMark/>
            <w:tcPrChange w:id="11033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A41B4E8" w14:textId="77777777" w:rsidR="00D64561" w:rsidRPr="008F20B5" w:rsidRDefault="00D64561" w:rsidP="00D64561">
            <w:pPr>
              <w:widowControl/>
              <w:jc w:val="center"/>
              <w:rPr>
                <w:ins w:id="1103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35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hideMark/>
            <w:tcPrChange w:id="11036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5C5E366" w14:textId="77777777" w:rsidR="00D64561" w:rsidRPr="008F20B5" w:rsidRDefault="00D64561" w:rsidP="00D64561">
            <w:pPr>
              <w:widowControl/>
              <w:jc w:val="center"/>
              <w:rPr>
                <w:ins w:id="1103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38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66" w:type="pct"/>
            <w:tcPrChange w:id="11039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138830C" w14:textId="77777777" w:rsidR="00D64561" w:rsidRPr="008F20B5" w:rsidRDefault="00D64561" w:rsidP="00D64561">
            <w:pPr>
              <w:widowControl/>
              <w:jc w:val="center"/>
              <w:rPr>
                <w:ins w:id="1104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41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hideMark/>
            <w:tcPrChange w:id="11042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70080B25" w14:textId="77777777" w:rsidR="00D64561" w:rsidRPr="008F20B5" w:rsidRDefault="00D64561" w:rsidP="00D64561">
            <w:pPr>
              <w:widowControl/>
              <w:rPr>
                <w:ins w:id="1104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44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L2414</w:t>
              </w:r>
            </w:ins>
          </w:p>
        </w:tc>
      </w:tr>
      <w:tr w:rsidR="00D64561" w:rsidRPr="008F20B5" w14:paraId="1CFA4EF6" w14:textId="77777777" w:rsidTr="0066205D">
        <w:trPr>
          <w:trHeight w:val="340"/>
          <w:ins w:id="11045" w:author="家興 余" w:date="2021-01-22T10:44:00Z"/>
          <w:trPrChange w:id="11046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047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9CBFD7E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04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tcPrChange w:id="11049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1C8AA4F" w14:textId="77777777" w:rsidR="00D64561" w:rsidRPr="008F20B5" w:rsidRDefault="00D64561" w:rsidP="00D64561">
            <w:pPr>
              <w:widowControl/>
              <w:rPr>
                <w:ins w:id="1105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51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FunCd</w:t>
              </w:r>
            </w:ins>
          </w:p>
        </w:tc>
        <w:tc>
          <w:tcPr>
            <w:tcW w:w="1864" w:type="pct"/>
            <w:tcPrChange w:id="11052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A3A62E0" w14:textId="77777777" w:rsidR="00D64561" w:rsidRPr="008F20B5" w:rsidRDefault="00D64561" w:rsidP="00D64561">
            <w:pPr>
              <w:widowControl/>
              <w:rPr>
                <w:ins w:id="1105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54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功能</w:t>
              </w:r>
            </w:ins>
          </w:p>
        </w:tc>
        <w:tc>
          <w:tcPr>
            <w:tcW w:w="266" w:type="pct"/>
            <w:tcPrChange w:id="11055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CF024D6" w14:textId="77777777" w:rsidR="00D64561" w:rsidRPr="008F20B5" w:rsidRDefault="00D64561" w:rsidP="00D64561">
            <w:pPr>
              <w:widowControl/>
              <w:jc w:val="center"/>
              <w:rPr>
                <w:ins w:id="1105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57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tcPrChange w:id="11058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3C1EA28" w14:textId="77777777" w:rsidR="00D64561" w:rsidRPr="008F20B5" w:rsidRDefault="00D64561" w:rsidP="00D64561">
            <w:pPr>
              <w:widowControl/>
              <w:jc w:val="center"/>
              <w:rPr>
                <w:ins w:id="1105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60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66" w:type="pct"/>
            <w:tcPrChange w:id="11061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957ED21" w14:textId="77777777" w:rsidR="00D64561" w:rsidRPr="008F20B5" w:rsidRDefault="00D64561" w:rsidP="00D64561">
            <w:pPr>
              <w:widowControl/>
              <w:jc w:val="center"/>
              <w:rPr>
                <w:ins w:id="1106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63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1064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3D310785" w14:textId="77777777" w:rsidR="00D64561" w:rsidRPr="008F20B5" w:rsidRDefault="00D64561" w:rsidP="00D64561">
            <w:pPr>
              <w:widowControl/>
              <w:rPr>
                <w:ins w:id="1106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66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新增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;2: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修改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;4: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刪除</w:t>
              </w:r>
            </w:ins>
          </w:p>
        </w:tc>
      </w:tr>
      <w:tr w:rsidR="00D64561" w:rsidRPr="008F20B5" w14:paraId="765BF495" w14:textId="77777777" w:rsidTr="0066205D">
        <w:trPr>
          <w:trHeight w:val="340"/>
          <w:ins w:id="11067" w:author="家興 余" w:date="2021-01-22T10:44:00Z"/>
          <w:trPrChange w:id="11068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069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9B3FE72" w14:textId="77777777" w:rsidR="00D64561" w:rsidRPr="004A1C2C" w:rsidRDefault="00D64561" w:rsidP="00D64561">
            <w:pPr>
              <w:pStyle w:val="af9"/>
              <w:numPr>
                <w:ilvl w:val="0"/>
                <w:numId w:val="40"/>
              </w:numPr>
              <w:ind w:leftChars="0"/>
              <w:rPr>
                <w:ins w:id="11070" w:author="家興 余" w:date="2021-01-22T10:44:00Z"/>
                <w:rFonts w:ascii="標楷體" w:eastAsia="標楷體" w:hAnsi="標楷體"/>
              </w:rPr>
            </w:pPr>
          </w:p>
        </w:tc>
        <w:tc>
          <w:tcPr>
            <w:tcW w:w="693" w:type="pct"/>
            <w:tcPrChange w:id="11071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9353568" w14:textId="77777777" w:rsidR="00D64561" w:rsidRPr="008F20B5" w:rsidRDefault="00D64561" w:rsidP="00D64561">
            <w:pPr>
              <w:widowControl/>
              <w:rPr>
                <w:ins w:id="1107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73" w:author="家興 余" w:date="2021-01-22T10:44:00Z">
              <w:r w:rsidRPr="004A1C2C">
                <w:rPr>
                  <w:rFonts w:ascii="標楷體" w:eastAsia="標楷體" w:hAnsi="標楷體"/>
                </w:rPr>
                <w:t>CustId</w:t>
              </w:r>
            </w:ins>
          </w:p>
        </w:tc>
        <w:tc>
          <w:tcPr>
            <w:tcW w:w="1864" w:type="pct"/>
            <w:tcPrChange w:id="11074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294E9007" w14:textId="77777777" w:rsidR="00D64561" w:rsidRPr="008F20B5" w:rsidRDefault="00D64561" w:rsidP="00D64561">
            <w:pPr>
              <w:widowControl/>
              <w:rPr>
                <w:ins w:id="1107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76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統一編號</w:t>
              </w:r>
            </w:ins>
          </w:p>
        </w:tc>
        <w:tc>
          <w:tcPr>
            <w:tcW w:w="266" w:type="pct"/>
            <w:tcPrChange w:id="11077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45F82DB1" w14:textId="77777777" w:rsidR="00D64561" w:rsidRPr="008F20B5" w:rsidRDefault="00D64561" w:rsidP="00D64561">
            <w:pPr>
              <w:widowControl/>
              <w:jc w:val="center"/>
              <w:rPr>
                <w:ins w:id="1107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79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tcPrChange w:id="11080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5CFDAE46" w14:textId="77777777" w:rsidR="00D64561" w:rsidRPr="008F20B5" w:rsidRDefault="00D64561" w:rsidP="00D64561">
            <w:pPr>
              <w:widowControl/>
              <w:jc w:val="center"/>
              <w:rPr>
                <w:ins w:id="1108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82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10</w:t>
              </w:r>
            </w:ins>
          </w:p>
        </w:tc>
        <w:tc>
          <w:tcPr>
            <w:tcW w:w="266" w:type="pct"/>
            <w:tcPrChange w:id="11083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AB483FF" w14:textId="77777777" w:rsidR="00D64561" w:rsidRPr="008F20B5" w:rsidRDefault="00D64561" w:rsidP="00D64561">
            <w:pPr>
              <w:widowControl/>
              <w:jc w:val="center"/>
              <w:rPr>
                <w:ins w:id="1108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85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1086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4A388BE7" w14:textId="77777777" w:rsidR="00D64561" w:rsidRPr="008F20B5" w:rsidRDefault="00D64561" w:rsidP="00D64561">
            <w:pPr>
              <w:widowControl/>
              <w:rPr>
                <w:ins w:id="1108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2C88848A" w14:textId="77777777" w:rsidTr="0066205D">
        <w:trPr>
          <w:trHeight w:val="340"/>
          <w:ins w:id="11088" w:author="家興 余" w:date="2021-01-22T10:44:00Z"/>
          <w:trPrChange w:id="11089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090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0C2E5E6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09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tcPrChange w:id="11092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FFA8671" w14:textId="77777777" w:rsidR="00D64561" w:rsidRPr="008F20B5" w:rsidRDefault="00D64561" w:rsidP="00D64561">
            <w:pPr>
              <w:widowControl/>
              <w:rPr>
                <w:ins w:id="1109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94" w:author="家興 余" w:date="2021-01-22T10:44:00Z">
              <w:r w:rsidRPr="004A1C2C">
                <w:rPr>
                  <w:rFonts w:ascii="標楷體" w:eastAsia="標楷體" w:hAnsi="標楷體"/>
                </w:rPr>
                <w:t>CustNo</w:t>
              </w:r>
            </w:ins>
          </w:p>
        </w:tc>
        <w:tc>
          <w:tcPr>
            <w:tcW w:w="1864" w:type="pct"/>
            <w:tcPrChange w:id="11095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19046762" w14:textId="77777777" w:rsidR="00D64561" w:rsidRPr="008F20B5" w:rsidRDefault="00D64561" w:rsidP="00D64561">
            <w:pPr>
              <w:widowControl/>
              <w:rPr>
                <w:ins w:id="1109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97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戶號</w:t>
              </w:r>
            </w:ins>
          </w:p>
        </w:tc>
        <w:tc>
          <w:tcPr>
            <w:tcW w:w="266" w:type="pct"/>
            <w:tcPrChange w:id="11098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58FED545" w14:textId="77777777" w:rsidR="00D64561" w:rsidRPr="008F20B5" w:rsidRDefault="00D64561" w:rsidP="00D64561">
            <w:pPr>
              <w:widowControl/>
              <w:jc w:val="center"/>
              <w:rPr>
                <w:ins w:id="1109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00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tcPrChange w:id="11101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43489A86" w14:textId="77777777" w:rsidR="00D64561" w:rsidRPr="008F20B5" w:rsidRDefault="00D64561" w:rsidP="00D64561">
            <w:pPr>
              <w:widowControl/>
              <w:jc w:val="center"/>
              <w:rPr>
                <w:ins w:id="1110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03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7</w:t>
              </w:r>
            </w:ins>
          </w:p>
        </w:tc>
        <w:tc>
          <w:tcPr>
            <w:tcW w:w="266" w:type="pct"/>
            <w:tcPrChange w:id="11104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B40F575" w14:textId="77777777" w:rsidR="00D64561" w:rsidRPr="008F20B5" w:rsidRDefault="00D64561" w:rsidP="00D64561">
            <w:pPr>
              <w:widowControl/>
              <w:jc w:val="center"/>
              <w:rPr>
                <w:ins w:id="1110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06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1107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76155C72" w14:textId="77777777" w:rsidR="00D64561" w:rsidRPr="008F20B5" w:rsidRDefault="00D64561" w:rsidP="00D64561">
            <w:pPr>
              <w:widowControl/>
              <w:rPr>
                <w:ins w:id="1110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173E40D6" w14:textId="77777777" w:rsidTr="0066205D">
        <w:trPr>
          <w:trHeight w:val="340"/>
          <w:ins w:id="11109" w:author="家興 余" w:date="2021-01-22T10:44:00Z"/>
          <w:trPrChange w:id="11110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111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C51772E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11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hideMark/>
            <w:tcPrChange w:id="11113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2C55D968" w14:textId="77777777" w:rsidR="00D64561" w:rsidRPr="008F20B5" w:rsidRDefault="00D64561" w:rsidP="00D64561">
            <w:pPr>
              <w:widowControl/>
              <w:rPr>
                <w:ins w:id="1111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15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ClCode1</w:t>
              </w:r>
            </w:ins>
          </w:p>
        </w:tc>
        <w:tc>
          <w:tcPr>
            <w:tcW w:w="1864" w:type="pct"/>
            <w:hideMark/>
            <w:tcPrChange w:id="11116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74823F5F" w14:textId="77777777" w:rsidR="00D64561" w:rsidRPr="008F20B5" w:rsidRDefault="00D64561" w:rsidP="00D64561">
            <w:pPr>
              <w:widowControl/>
              <w:rPr>
                <w:ins w:id="1111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18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66" w:type="pct"/>
            <w:hideMark/>
            <w:tcPrChange w:id="11119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43C6227D" w14:textId="77777777" w:rsidR="00D64561" w:rsidRPr="008F20B5" w:rsidRDefault="00D64561" w:rsidP="00D64561">
            <w:pPr>
              <w:widowControl/>
              <w:jc w:val="center"/>
              <w:rPr>
                <w:ins w:id="1112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21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hideMark/>
            <w:tcPrChange w:id="11122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2325DC5F" w14:textId="77777777" w:rsidR="00D64561" w:rsidRPr="008F20B5" w:rsidRDefault="00D64561" w:rsidP="00D64561">
            <w:pPr>
              <w:widowControl/>
              <w:jc w:val="center"/>
              <w:rPr>
                <w:ins w:id="1112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24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66" w:type="pct"/>
            <w:tcPrChange w:id="11125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3AF69AE" w14:textId="77777777" w:rsidR="00D64561" w:rsidRPr="008F20B5" w:rsidRDefault="00D64561" w:rsidP="00D64561">
            <w:pPr>
              <w:widowControl/>
              <w:jc w:val="center"/>
              <w:rPr>
                <w:ins w:id="1112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27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1128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1B75F4D5" w14:textId="77777777" w:rsidR="00D64561" w:rsidRPr="008F20B5" w:rsidRDefault="00D64561" w:rsidP="00D64561">
            <w:pPr>
              <w:widowControl/>
              <w:rPr>
                <w:ins w:id="1112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30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5: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銀行保證</w:t>
              </w:r>
            </w:ins>
          </w:p>
        </w:tc>
      </w:tr>
      <w:tr w:rsidR="00D64561" w:rsidRPr="008F20B5" w14:paraId="1B40347F" w14:textId="77777777" w:rsidTr="0066205D">
        <w:trPr>
          <w:trHeight w:val="340"/>
          <w:ins w:id="11131" w:author="家興 余" w:date="2021-01-22T10:44:00Z"/>
          <w:trPrChange w:id="11132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133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A4A00B9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13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135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40A8EC7" w14:textId="77777777" w:rsidR="00D64561" w:rsidRPr="008F20B5" w:rsidRDefault="00D64561" w:rsidP="00D64561">
            <w:pPr>
              <w:widowControl/>
              <w:rPr>
                <w:ins w:id="1113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37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ClCode2</w:t>
              </w:r>
            </w:ins>
          </w:p>
        </w:tc>
        <w:tc>
          <w:tcPr>
            <w:tcW w:w="1864" w:type="pct"/>
            <w:noWrap/>
            <w:hideMark/>
            <w:tcPrChange w:id="11138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4142C66" w14:textId="77777777" w:rsidR="00D64561" w:rsidRPr="008F20B5" w:rsidRDefault="00D64561" w:rsidP="00D64561">
            <w:pPr>
              <w:widowControl/>
              <w:rPr>
                <w:ins w:id="1113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40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66" w:type="pct"/>
            <w:noWrap/>
            <w:hideMark/>
            <w:tcPrChange w:id="11141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4F84987" w14:textId="77777777" w:rsidR="00D64561" w:rsidRPr="008F20B5" w:rsidRDefault="00D64561" w:rsidP="00D64561">
            <w:pPr>
              <w:widowControl/>
              <w:jc w:val="center"/>
              <w:rPr>
                <w:ins w:id="1114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43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1144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4299F48" w14:textId="77777777" w:rsidR="00D64561" w:rsidRPr="008F20B5" w:rsidRDefault="00D64561" w:rsidP="00D64561">
            <w:pPr>
              <w:widowControl/>
              <w:jc w:val="center"/>
              <w:rPr>
                <w:ins w:id="1114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46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66" w:type="pct"/>
            <w:tcPrChange w:id="11147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E860173" w14:textId="77777777" w:rsidR="00D64561" w:rsidRPr="008F20B5" w:rsidRDefault="00D64561" w:rsidP="00D64561">
            <w:pPr>
              <w:widowControl/>
              <w:jc w:val="center"/>
              <w:rPr>
                <w:ins w:id="1114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49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tcPrChange w:id="11150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5F25B9D" w14:textId="77777777" w:rsidR="00D64561" w:rsidRDefault="00D64561" w:rsidP="00D64561">
            <w:pPr>
              <w:widowControl/>
              <w:rPr>
                <w:ins w:id="1115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52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固定為01</w:t>
              </w:r>
            </w:ins>
          </w:p>
          <w:p w14:paraId="7DB170C5" w14:textId="77777777" w:rsidR="00D64561" w:rsidRPr="008F20B5" w:rsidRDefault="00D64561" w:rsidP="00D64561">
            <w:pPr>
              <w:widowControl/>
              <w:rPr>
                <w:ins w:id="1115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54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01: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銀行保證－銀行保證</w:t>
              </w:r>
            </w:ins>
          </w:p>
        </w:tc>
      </w:tr>
      <w:tr w:rsidR="00D64561" w:rsidRPr="008F20B5" w14:paraId="6BBDC561" w14:textId="77777777" w:rsidTr="0066205D">
        <w:trPr>
          <w:trHeight w:val="340"/>
          <w:ins w:id="11155" w:author="家興 余" w:date="2021-01-22T10:44:00Z"/>
          <w:trPrChange w:id="11156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157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92ABA97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15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hideMark/>
            <w:tcPrChange w:id="11159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744ED26" w14:textId="77777777" w:rsidR="00D64561" w:rsidRPr="008F20B5" w:rsidRDefault="00D64561" w:rsidP="00D64561">
            <w:pPr>
              <w:widowControl/>
              <w:rPr>
                <w:ins w:id="1116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61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ClNo</w:t>
              </w:r>
            </w:ins>
          </w:p>
        </w:tc>
        <w:tc>
          <w:tcPr>
            <w:tcW w:w="1864" w:type="pct"/>
            <w:hideMark/>
            <w:tcPrChange w:id="11162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3A4AB0C8" w14:textId="77777777" w:rsidR="00D64561" w:rsidRPr="008F20B5" w:rsidRDefault="00D64561" w:rsidP="00D64561">
            <w:pPr>
              <w:widowControl/>
              <w:rPr>
                <w:ins w:id="1116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64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擔保品編號</w:t>
              </w:r>
            </w:ins>
          </w:p>
        </w:tc>
        <w:tc>
          <w:tcPr>
            <w:tcW w:w="266" w:type="pct"/>
            <w:hideMark/>
            <w:tcPrChange w:id="11165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E6CCAA9" w14:textId="77777777" w:rsidR="00D64561" w:rsidRPr="008F20B5" w:rsidRDefault="00D64561" w:rsidP="00D64561">
            <w:pPr>
              <w:widowControl/>
              <w:jc w:val="center"/>
              <w:rPr>
                <w:ins w:id="1116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67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hideMark/>
            <w:tcPrChange w:id="11168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EA7A5B7" w14:textId="77777777" w:rsidR="00D64561" w:rsidRPr="008F20B5" w:rsidRDefault="00D64561" w:rsidP="00D64561">
            <w:pPr>
              <w:widowControl/>
              <w:jc w:val="center"/>
              <w:rPr>
                <w:ins w:id="1116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70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7</w:t>
              </w:r>
            </w:ins>
          </w:p>
        </w:tc>
        <w:tc>
          <w:tcPr>
            <w:tcW w:w="266" w:type="pct"/>
            <w:tcPrChange w:id="11171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06B662E" w14:textId="77777777" w:rsidR="00D64561" w:rsidRPr="008F20B5" w:rsidRDefault="00D64561" w:rsidP="00D64561">
            <w:pPr>
              <w:widowControl/>
              <w:jc w:val="center"/>
              <w:rPr>
                <w:ins w:id="1117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73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1174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33BE49A" w14:textId="77777777" w:rsidR="00D64561" w:rsidRPr="008F20B5" w:rsidRDefault="00D64561" w:rsidP="00D64561">
            <w:pPr>
              <w:widowControl/>
              <w:rPr>
                <w:ins w:id="1117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76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固定為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0000000</w:t>
              </w:r>
            </w:ins>
          </w:p>
        </w:tc>
      </w:tr>
      <w:tr w:rsidR="00D64561" w:rsidRPr="008F20B5" w14:paraId="1CCC607D" w14:textId="77777777" w:rsidTr="0066205D">
        <w:trPr>
          <w:trHeight w:val="340"/>
          <w:ins w:id="11177" w:author="家興 余" w:date="2021-01-22T10:44:00Z"/>
          <w:trPrChange w:id="11178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179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A4A077B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18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181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50DF398" w14:textId="77777777" w:rsidR="00D64561" w:rsidRPr="008F20B5" w:rsidRDefault="00D64561" w:rsidP="00D64561">
            <w:pPr>
              <w:widowControl/>
              <w:rPr>
                <w:ins w:id="1118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83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CityCode</w:t>
              </w:r>
            </w:ins>
          </w:p>
        </w:tc>
        <w:tc>
          <w:tcPr>
            <w:tcW w:w="1864" w:type="pct"/>
            <w:noWrap/>
            <w:hideMark/>
            <w:tcPrChange w:id="11184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346D5FF" w14:textId="77777777" w:rsidR="00D64561" w:rsidRPr="008F20B5" w:rsidRDefault="00D64561" w:rsidP="00D64561">
            <w:pPr>
              <w:widowControl/>
              <w:rPr>
                <w:ins w:id="1118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86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地區別</w:t>
              </w:r>
            </w:ins>
          </w:p>
        </w:tc>
        <w:tc>
          <w:tcPr>
            <w:tcW w:w="266" w:type="pct"/>
            <w:noWrap/>
            <w:hideMark/>
            <w:tcPrChange w:id="11187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F8C9849" w14:textId="77777777" w:rsidR="00D64561" w:rsidRPr="008F20B5" w:rsidRDefault="00D64561" w:rsidP="00D64561">
            <w:pPr>
              <w:widowControl/>
              <w:jc w:val="center"/>
              <w:rPr>
                <w:ins w:id="1118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89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1190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FBB2413" w14:textId="77777777" w:rsidR="00D64561" w:rsidRPr="008F20B5" w:rsidRDefault="00D64561" w:rsidP="00D64561">
            <w:pPr>
              <w:widowControl/>
              <w:jc w:val="center"/>
              <w:rPr>
                <w:ins w:id="1119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92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66" w:type="pct"/>
            <w:tcPrChange w:id="11193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6D455C6" w14:textId="77777777" w:rsidR="00D64561" w:rsidRPr="001A7CC5" w:rsidRDefault="00D64561" w:rsidP="00D64561">
            <w:pPr>
              <w:widowControl/>
              <w:spacing w:line="240" w:lineRule="exact"/>
              <w:jc w:val="center"/>
              <w:rPr>
                <w:ins w:id="11194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195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V</w:t>
              </w:r>
            </w:ins>
          </w:p>
        </w:tc>
        <w:tc>
          <w:tcPr>
            <w:tcW w:w="1150" w:type="pct"/>
            <w:noWrap/>
            <w:tcPrChange w:id="11196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AEB8C87" w14:textId="77777777" w:rsidR="00D64561" w:rsidRPr="001A7CC5" w:rsidRDefault="00D64561" w:rsidP="00D64561">
            <w:pPr>
              <w:widowControl/>
              <w:spacing w:line="240" w:lineRule="exact"/>
              <w:rPr>
                <w:ins w:id="1119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19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03: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基隆市</w:t>
              </w:r>
            </w:ins>
          </w:p>
          <w:p w14:paraId="397B240F" w14:textId="77777777" w:rsidR="00D64561" w:rsidRPr="001A7CC5" w:rsidRDefault="00D64561" w:rsidP="00D64561">
            <w:pPr>
              <w:widowControl/>
              <w:spacing w:line="240" w:lineRule="exact"/>
              <w:rPr>
                <w:ins w:id="1119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0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05: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台北市</w:t>
              </w:r>
            </w:ins>
          </w:p>
          <w:p w14:paraId="44232798" w14:textId="77777777" w:rsidR="00D64561" w:rsidRPr="001A7CC5" w:rsidRDefault="00D64561" w:rsidP="00D64561">
            <w:pPr>
              <w:widowControl/>
              <w:spacing w:line="240" w:lineRule="exact"/>
              <w:rPr>
                <w:ins w:id="1120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0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10: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新北市</w:t>
              </w:r>
            </w:ins>
          </w:p>
          <w:p w14:paraId="13B2CB63" w14:textId="77777777" w:rsidR="00D64561" w:rsidRPr="001A7CC5" w:rsidRDefault="00D64561" w:rsidP="00D64561">
            <w:pPr>
              <w:widowControl/>
              <w:spacing w:line="240" w:lineRule="exact"/>
              <w:rPr>
                <w:ins w:id="1120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0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15: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桃園市</w:t>
              </w:r>
            </w:ins>
          </w:p>
          <w:p w14:paraId="4D314E49" w14:textId="77777777" w:rsidR="00D64561" w:rsidRPr="001A7CC5" w:rsidRDefault="00D64561" w:rsidP="00D64561">
            <w:pPr>
              <w:widowControl/>
              <w:spacing w:line="240" w:lineRule="exact"/>
              <w:rPr>
                <w:ins w:id="1120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0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17: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新竹市</w:t>
              </w:r>
            </w:ins>
          </w:p>
          <w:p w14:paraId="77951EA2" w14:textId="77777777" w:rsidR="00D64561" w:rsidRPr="001A7CC5" w:rsidRDefault="00D64561" w:rsidP="00D64561">
            <w:pPr>
              <w:widowControl/>
              <w:spacing w:line="240" w:lineRule="exact"/>
              <w:rPr>
                <w:ins w:id="1120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0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20: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新竹縣</w:t>
              </w:r>
            </w:ins>
          </w:p>
          <w:p w14:paraId="2EC51E12" w14:textId="77777777" w:rsidR="00D64561" w:rsidRPr="001A7CC5" w:rsidRDefault="00D64561" w:rsidP="00D64561">
            <w:pPr>
              <w:widowControl/>
              <w:spacing w:line="240" w:lineRule="exact"/>
              <w:rPr>
                <w:ins w:id="1120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1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25: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苗栗市</w:t>
              </w:r>
            </w:ins>
          </w:p>
          <w:p w14:paraId="5B1F5DB2" w14:textId="77777777" w:rsidR="00D64561" w:rsidRPr="001A7CC5" w:rsidRDefault="00D64561" w:rsidP="00D64561">
            <w:pPr>
              <w:widowControl/>
              <w:spacing w:line="240" w:lineRule="exact"/>
              <w:rPr>
                <w:ins w:id="1121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1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35: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台中市</w:t>
              </w:r>
            </w:ins>
          </w:p>
          <w:p w14:paraId="5D5A689A" w14:textId="77777777" w:rsidR="00D64561" w:rsidRPr="001A7CC5" w:rsidRDefault="00D64561" w:rsidP="00D64561">
            <w:pPr>
              <w:widowControl/>
              <w:spacing w:line="240" w:lineRule="exact"/>
              <w:rPr>
                <w:ins w:id="1121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1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40: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彰化縣</w:t>
              </w:r>
            </w:ins>
          </w:p>
          <w:p w14:paraId="706BCE35" w14:textId="77777777" w:rsidR="00D64561" w:rsidRPr="001A7CC5" w:rsidRDefault="00D64561" w:rsidP="00D64561">
            <w:pPr>
              <w:widowControl/>
              <w:spacing w:line="240" w:lineRule="exact"/>
              <w:rPr>
                <w:ins w:id="1121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1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45: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南投縣</w:t>
              </w:r>
            </w:ins>
          </w:p>
          <w:p w14:paraId="72D2C787" w14:textId="77777777" w:rsidR="00D64561" w:rsidRPr="001A7CC5" w:rsidRDefault="00D64561" w:rsidP="00D64561">
            <w:pPr>
              <w:widowControl/>
              <w:spacing w:line="240" w:lineRule="exact"/>
              <w:rPr>
                <w:ins w:id="1121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1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50: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雲林縣</w:t>
              </w:r>
            </w:ins>
          </w:p>
          <w:p w14:paraId="1B3D850D" w14:textId="77777777" w:rsidR="00D64561" w:rsidRPr="001A7CC5" w:rsidRDefault="00D64561" w:rsidP="00D64561">
            <w:pPr>
              <w:widowControl/>
              <w:spacing w:line="240" w:lineRule="exact"/>
              <w:rPr>
                <w:ins w:id="1121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2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54: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嘉義市</w:t>
              </w:r>
            </w:ins>
          </w:p>
          <w:p w14:paraId="2225F2B4" w14:textId="77777777" w:rsidR="00D64561" w:rsidRPr="001A7CC5" w:rsidRDefault="00D64561" w:rsidP="00D64561">
            <w:pPr>
              <w:widowControl/>
              <w:spacing w:line="240" w:lineRule="exact"/>
              <w:rPr>
                <w:ins w:id="1122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2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55: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嘉義縣</w:t>
              </w:r>
            </w:ins>
          </w:p>
          <w:p w14:paraId="24DCB8F6" w14:textId="77777777" w:rsidR="00D64561" w:rsidRPr="001A7CC5" w:rsidRDefault="00D64561" w:rsidP="00D64561">
            <w:pPr>
              <w:widowControl/>
              <w:spacing w:line="240" w:lineRule="exact"/>
              <w:rPr>
                <w:ins w:id="1122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2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65: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台南市</w:t>
              </w:r>
            </w:ins>
          </w:p>
          <w:p w14:paraId="42B0797A" w14:textId="77777777" w:rsidR="00D64561" w:rsidRPr="001A7CC5" w:rsidRDefault="00D64561" w:rsidP="00D64561">
            <w:pPr>
              <w:widowControl/>
              <w:spacing w:line="240" w:lineRule="exact"/>
              <w:rPr>
                <w:ins w:id="1122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2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70: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高雄市</w:t>
              </w:r>
            </w:ins>
          </w:p>
          <w:p w14:paraId="07311B6F" w14:textId="77777777" w:rsidR="00D64561" w:rsidRPr="001A7CC5" w:rsidRDefault="00D64561" w:rsidP="00D64561">
            <w:pPr>
              <w:widowControl/>
              <w:spacing w:line="240" w:lineRule="exact"/>
              <w:rPr>
                <w:ins w:id="1122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2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80: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屏東市</w:t>
              </w:r>
            </w:ins>
          </w:p>
          <w:p w14:paraId="01F62A33" w14:textId="77777777" w:rsidR="00D64561" w:rsidRPr="001A7CC5" w:rsidRDefault="00D64561" w:rsidP="00D64561">
            <w:pPr>
              <w:widowControl/>
              <w:spacing w:line="240" w:lineRule="exact"/>
              <w:rPr>
                <w:ins w:id="1122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3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85: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台東縣</w:t>
              </w:r>
            </w:ins>
          </w:p>
          <w:p w14:paraId="5BBD94D5" w14:textId="77777777" w:rsidR="00D64561" w:rsidRPr="001A7CC5" w:rsidRDefault="00D64561" w:rsidP="00D64561">
            <w:pPr>
              <w:widowControl/>
              <w:spacing w:line="240" w:lineRule="exact"/>
              <w:rPr>
                <w:ins w:id="1123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3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90: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花蓮縣</w:t>
              </w:r>
            </w:ins>
          </w:p>
          <w:p w14:paraId="130392F7" w14:textId="77777777" w:rsidR="00D64561" w:rsidRPr="001A7CC5" w:rsidRDefault="00D64561" w:rsidP="00D64561">
            <w:pPr>
              <w:widowControl/>
              <w:spacing w:line="240" w:lineRule="exact"/>
              <w:rPr>
                <w:ins w:id="1123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3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95: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宜蘭縣</w:t>
              </w:r>
            </w:ins>
          </w:p>
          <w:p w14:paraId="0B29C136" w14:textId="77777777" w:rsidR="00D64561" w:rsidRDefault="00D64561" w:rsidP="00D64561">
            <w:pPr>
              <w:widowControl/>
              <w:spacing w:line="240" w:lineRule="exact"/>
              <w:rPr>
                <w:ins w:id="1123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3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97: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澎湖縣</w:t>
              </w:r>
            </w:ins>
          </w:p>
          <w:p w14:paraId="5BE5DFED" w14:textId="77777777" w:rsidR="00D64561" w:rsidRPr="001A7CC5" w:rsidRDefault="00D64561" w:rsidP="00D64561">
            <w:pPr>
              <w:widowControl/>
              <w:spacing w:line="240" w:lineRule="exact"/>
              <w:rPr>
                <w:ins w:id="1123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38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原A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S400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代碼(L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2414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轉換為新代碼)</w:t>
              </w:r>
            </w:ins>
          </w:p>
        </w:tc>
      </w:tr>
      <w:tr w:rsidR="00D64561" w:rsidRPr="008F20B5" w14:paraId="3D8F4E25" w14:textId="77777777" w:rsidTr="0066205D">
        <w:trPr>
          <w:trHeight w:val="340"/>
          <w:ins w:id="11239" w:author="家興 余" w:date="2021-01-22T10:44:00Z"/>
          <w:trPrChange w:id="11240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241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79E69A2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24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243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3475DF8" w14:textId="77777777" w:rsidR="00D64561" w:rsidRPr="008F20B5" w:rsidRDefault="00D64561" w:rsidP="00D64561">
            <w:pPr>
              <w:widowControl/>
              <w:rPr>
                <w:ins w:id="1124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245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ClTypeCode</w:t>
              </w:r>
            </w:ins>
          </w:p>
        </w:tc>
        <w:tc>
          <w:tcPr>
            <w:tcW w:w="1864" w:type="pct"/>
            <w:noWrap/>
            <w:hideMark/>
            <w:tcPrChange w:id="11246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3ECBF13" w14:textId="77777777" w:rsidR="00D64561" w:rsidRPr="008F20B5" w:rsidRDefault="00D64561" w:rsidP="00D64561">
            <w:pPr>
              <w:widowControl/>
              <w:rPr>
                <w:ins w:id="1124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248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</w:t>
              </w:r>
            </w:ins>
          </w:p>
        </w:tc>
        <w:tc>
          <w:tcPr>
            <w:tcW w:w="266" w:type="pct"/>
            <w:noWrap/>
            <w:hideMark/>
            <w:tcPrChange w:id="11249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C6AF66C" w14:textId="77777777" w:rsidR="00D64561" w:rsidRPr="008F20B5" w:rsidRDefault="00D64561" w:rsidP="00D64561">
            <w:pPr>
              <w:widowControl/>
              <w:jc w:val="center"/>
              <w:rPr>
                <w:ins w:id="1125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251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1252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E7C61C1" w14:textId="77777777" w:rsidR="00D64561" w:rsidRPr="008F20B5" w:rsidRDefault="00D64561" w:rsidP="00D64561">
            <w:pPr>
              <w:widowControl/>
              <w:jc w:val="center"/>
              <w:rPr>
                <w:ins w:id="1125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254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</w:p>
        </w:tc>
        <w:tc>
          <w:tcPr>
            <w:tcW w:w="266" w:type="pct"/>
            <w:tcPrChange w:id="11255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E40238D" w14:textId="77777777" w:rsidR="00D64561" w:rsidRPr="004A1C2C" w:rsidRDefault="00D64561" w:rsidP="00D64561">
            <w:pPr>
              <w:widowControl/>
              <w:spacing w:line="240" w:lineRule="exact"/>
              <w:jc w:val="center"/>
              <w:rPr>
                <w:ins w:id="11256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57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V</w:t>
              </w:r>
            </w:ins>
          </w:p>
        </w:tc>
        <w:tc>
          <w:tcPr>
            <w:tcW w:w="1150" w:type="pct"/>
            <w:noWrap/>
            <w:tcPrChange w:id="11258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DA0D894" w14:textId="77777777" w:rsidR="00D64561" w:rsidRPr="004A1C2C" w:rsidRDefault="00D64561" w:rsidP="00D64561">
            <w:pPr>
              <w:widowControl/>
              <w:spacing w:line="240" w:lineRule="exact"/>
              <w:rPr>
                <w:ins w:id="1125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60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101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本國中央政府及央行債券</w:t>
              </w:r>
            </w:ins>
          </w:p>
          <w:p w14:paraId="0EA15F17" w14:textId="77777777" w:rsidR="00D64561" w:rsidRPr="004A1C2C" w:rsidRDefault="00D64561" w:rsidP="00D64561">
            <w:pPr>
              <w:widowControl/>
              <w:spacing w:line="240" w:lineRule="exact"/>
              <w:rPr>
                <w:ins w:id="1126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62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102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本國地方政府債券</w:t>
              </w:r>
            </w:ins>
          </w:p>
          <w:p w14:paraId="5FC9A71B" w14:textId="77777777" w:rsidR="00D64561" w:rsidRPr="004A1C2C" w:rsidRDefault="00D64561" w:rsidP="00D64561">
            <w:pPr>
              <w:widowControl/>
              <w:spacing w:line="240" w:lineRule="exact"/>
              <w:rPr>
                <w:ins w:id="1126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64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103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外國中央政府及央行債券</w:t>
              </w:r>
            </w:ins>
          </w:p>
          <w:p w14:paraId="561CA806" w14:textId="77777777" w:rsidR="00D64561" w:rsidRPr="004A1C2C" w:rsidRDefault="00D64561" w:rsidP="00D64561">
            <w:pPr>
              <w:widowControl/>
              <w:spacing w:line="240" w:lineRule="exact"/>
              <w:rPr>
                <w:ins w:id="1126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66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104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外國銀行發行之債券</w:t>
              </w:r>
            </w:ins>
          </w:p>
          <w:p w14:paraId="2466D9A1" w14:textId="77777777" w:rsidR="00D64561" w:rsidRPr="004A1C2C" w:rsidRDefault="00D64561" w:rsidP="00D64561">
            <w:pPr>
              <w:widowControl/>
              <w:spacing w:line="240" w:lineRule="exact"/>
              <w:rPr>
                <w:ins w:id="1126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68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110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擔保公司債</w:t>
              </w:r>
            </w:ins>
          </w:p>
          <w:p w14:paraId="18B7BB19" w14:textId="77777777" w:rsidR="00D64561" w:rsidRPr="004A1C2C" w:rsidRDefault="00D64561" w:rsidP="00D64561">
            <w:pPr>
              <w:widowControl/>
              <w:spacing w:line="240" w:lineRule="exact"/>
              <w:rPr>
                <w:ins w:id="1126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70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130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金融債券</w:t>
              </w:r>
            </w:ins>
          </w:p>
          <w:p w14:paraId="5B917E1B" w14:textId="77777777" w:rsidR="00D64561" w:rsidRPr="004A1C2C" w:rsidRDefault="00D64561" w:rsidP="00D64561">
            <w:pPr>
              <w:widowControl/>
              <w:spacing w:line="240" w:lineRule="exact"/>
              <w:rPr>
                <w:ins w:id="1127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72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160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國庫券</w:t>
              </w:r>
            </w:ins>
          </w:p>
          <w:p w14:paraId="779FAB58" w14:textId="77777777" w:rsidR="00D64561" w:rsidRPr="004A1C2C" w:rsidRDefault="00D64561" w:rsidP="00D64561">
            <w:pPr>
              <w:widowControl/>
              <w:spacing w:line="240" w:lineRule="exact"/>
              <w:rPr>
                <w:ins w:id="1127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74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180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中央銀行可轉讓定期存單</w:t>
              </w:r>
            </w:ins>
          </w:p>
          <w:p w14:paraId="437D517E" w14:textId="77777777" w:rsidR="00D64561" w:rsidRPr="004A1C2C" w:rsidRDefault="00D64561" w:rsidP="00D64561">
            <w:pPr>
              <w:widowControl/>
              <w:spacing w:line="240" w:lineRule="exact"/>
              <w:rPr>
                <w:ins w:id="1127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76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190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一般金融機構可轉讓定期存單</w:t>
              </w:r>
            </w:ins>
          </w:p>
          <w:p w14:paraId="39AC38CC" w14:textId="77777777" w:rsidR="00D64561" w:rsidRPr="004A1C2C" w:rsidRDefault="00D64561" w:rsidP="00D64561">
            <w:pPr>
              <w:widowControl/>
              <w:spacing w:line="240" w:lineRule="exact"/>
              <w:rPr>
                <w:ins w:id="1127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78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1D0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信託憑證</w:t>
              </w:r>
            </w:ins>
          </w:p>
          <w:p w14:paraId="1F0BC4C6" w14:textId="77777777" w:rsidR="00D64561" w:rsidRPr="004A1C2C" w:rsidRDefault="00D64561" w:rsidP="00D64561">
            <w:pPr>
              <w:widowControl/>
              <w:spacing w:line="240" w:lineRule="exact"/>
              <w:rPr>
                <w:ins w:id="1127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80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1E1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受益憑證</w:t>
              </w:r>
            </w:ins>
          </w:p>
          <w:p w14:paraId="2188B187" w14:textId="77777777" w:rsidR="00D64561" w:rsidRPr="004A1C2C" w:rsidRDefault="00D64561" w:rsidP="00D64561">
            <w:pPr>
              <w:widowControl/>
              <w:spacing w:line="240" w:lineRule="exact"/>
              <w:rPr>
                <w:ins w:id="1128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82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lastRenderedPageBreak/>
                <w:t>1X0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其他有價證券</w:t>
              </w:r>
            </w:ins>
          </w:p>
          <w:p w14:paraId="140F5A78" w14:textId="77777777" w:rsidR="00D64561" w:rsidRPr="004A1C2C" w:rsidRDefault="00D64561" w:rsidP="00D64561">
            <w:pPr>
              <w:widowControl/>
              <w:spacing w:line="240" w:lineRule="exact"/>
              <w:rPr>
                <w:ins w:id="1128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84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998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經銀行提供保證之放款</w:t>
              </w:r>
            </w:ins>
          </w:p>
          <w:p w14:paraId="2C0E5994" w14:textId="77777777" w:rsidR="00D64561" w:rsidRPr="004A1C2C" w:rsidRDefault="00D64561" w:rsidP="00D64561">
            <w:pPr>
              <w:widowControl/>
              <w:spacing w:line="240" w:lineRule="exact"/>
              <w:rPr>
                <w:ins w:id="1128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86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999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經主管機關認可之信用保證機構提供保證之放款</w:t>
              </w:r>
            </w:ins>
          </w:p>
        </w:tc>
      </w:tr>
      <w:tr w:rsidR="00D64561" w:rsidRPr="008F20B5" w14:paraId="14530FA9" w14:textId="77777777" w:rsidTr="0066205D">
        <w:trPr>
          <w:trHeight w:val="340"/>
          <w:ins w:id="11287" w:author="家興 余" w:date="2021-01-22T10:44:00Z"/>
          <w:trPrChange w:id="11288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289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DB5B0F1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29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291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E51DCAC" w14:textId="77777777" w:rsidR="00D64561" w:rsidRPr="008F20B5" w:rsidRDefault="00D64561" w:rsidP="00D64561">
            <w:pPr>
              <w:widowControl/>
              <w:rPr>
                <w:ins w:id="1129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293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EvaDate</w:t>
              </w:r>
            </w:ins>
          </w:p>
        </w:tc>
        <w:tc>
          <w:tcPr>
            <w:tcW w:w="1864" w:type="pct"/>
            <w:noWrap/>
            <w:hideMark/>
            <w:tcPrChange w:id="11294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58BAB7F" w14:textId="77777777" w:rsidR="00D64561" w:rsidRPr="008F20B5" w:rsidRDefault="00D64561" w:rsidP="00D64561">
            <w:pPr>
              <w:widowControl/>
              <w:rPr>
                <w:ins w:id="1129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296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鑑估日期</w:t>
              </w:r>
            </w:ins>
          </w:p>
        </w:tc>
        <w:tc>
          <w:tcPr>
            <w:tcW w:w="266" w:type="pct"/>
            <w:noWrap/>
            <w:hideMark/>
            <w:tcPrChange w:id="11297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A3EE819" w14:textId="77777777" w:rsidR="00D64561" w:rsidRPr="008F20B5" w:rsidRDefault="00D64561" w:rsidP="00D64561">
            <w:pPr>
              <w:widowControl/>
              <w:jc w:val="center"/>
              <w:rPr>
                <w:ins w:id="1129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299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9</w:t>
              </w:r>
            </w:ins>
          </w:p>
        </w:tc>
        <w:tc>
          <w:tcPr>
            <w:tcW w:w="266" w:type="pct"/>
            <w:noWrap/>
            <w:hideMark/>
            <w:tcPrChange w:id="11300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A5AF36D" w14:textId="77777777" w:rsidR="00D64561" w:rsidRPr="008F20B5" w:rsidRDefault="00D64561" w:rsidP="00D64561">
            <w:pPr>
              <w:widowControl/>
              <w:jc w:val="center"/>
              <w:rPr>
                <w:ins w:id="1130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02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7</w:t>
              </w:r>
            </w:ins>
          </w:p>
        </w:tc>
        <w:tc>
          <w:tcPr>
            <w:tcW w:w="266" w:type="pct"/>
            <w:tcPrChange w:id="11303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1474CE8" w14:textId="77777777" w:rsidR="00D64561" w:rsidRPr="008F20B5" w:rsidRDefault="00D64561" w:rsidP="00D64561">
            <w:pPr>
              <w:widowControl/>
              <w:jc w:val="center"/>
              <w:rPr>
                <w:ins w:id="1130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05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hideMark/>
            <w:tcPrChange w:id="11306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75E363A" w14:textId="77777777" w:rsidR="00D64561" w:rsidRPr="008F20B5" w:rsidRDefault="00D64561" w:rsidP="00D64561">
            <w:pPr>
              <w:widowControl/>
              <w:rPr>
                <w:ins w:id="1130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08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yyymmdd</w:t>
              </w:r>
            </w:ins>
          </w:p>
        </w:tc>
      </w:tr>
      <w:tr w:rsidR="00D64561" w:rsidRPr="008F20B5" w14:paraId="11AAA12B" w14:textId="77777777" w:rsidTr="0066205D">
        <w:trPr>
          <w:trHeight w:val="340"/>
          <w:ins w:id="11309" w:author="家興 余" w:date="2021-01-22T10:44:00Z"/>
          <w:trPrChange w:id="11310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311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18C8FE6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31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1313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8794BAA" w14:textId="77777777" w:rsidR="00D64561" w:rsidRPr="008F20B5" w:rsidRDefault="00D64561" w:rsidP="00D64561">
            <w:pPr>
              <w:widowControl/>
              <w:rPr>
                <w:ins w:id="1131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15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EvaAmt</w:t>
              </w:r>
            </w:ins>
          </w:p>
        </w:tc>
        <w:tc>
          <w:tcPr>
            <w:tcW w:w="1864" w:type="pct"/>
            <w:noWrap/>
            <w:tcPrChange w:id="11316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0587BD3" w14:textId="77777777" w:rsidR="00D64561" w:rsidRPr="008F20B5" w:rsidRDefault="00D64561" w:rsidP="00D64561">
            <w:pPr>
              <w:widowControl/>
              <w:rPr>
                <w:ins w:id="1131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18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估值／現值</w:t>
              </w:r>
            </w:ins>
          </w:p>
        </w:tc>
        <w:tc>
          <w:tcPr>
            <w:tcW w:w="266" w:type="pct"/>
            <w:noWrap/>
            <w:tcPrChange w:id="11319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D92F091" w14:textId="77777777" w:rsidR="00D64561" w:rsidRPr="008F20B5" w:rsidRDefault="00D64561" w:rsidP="00D64561">
            <w:pPr>
              <w:widowControl/>
              <w:jc w:val="center"/>
              <w:rPr>
                <w:ins w:id="1132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21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  <w:tc>
          <w:tcPr>
            <w:tcW w:w="266" w:type="pct"/>
            <w:noWrap/>
            <w:tcPrChange w:id="11322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923DD3E" w14:textId="77777777" w:rsidR="00D64561" w:rsidRPr="008F20B5" w:rsidRDefault="00D64561" w:rsidP="00D64561">
            <w:pPr>
              <w:widowControl/>
              <w:jc w:val="center"/>
              <w:rPr>
                <w:ins w:id="1132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24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</w:p>
        </w:tc>
        <w:tc>
          <w:tcPr>
            <w:tcW w:w="266" w:type="pct"/>
            <w:tcPrChange w:id="11325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667B39B" w14:textId="77777777" w:rsidR="00D64561" w:rsidRPr="008F20B5" w:rsidRDefault="00D64561" w:rsidP="00D64561">
            <w:pPr>
              <w:widowControl/>
              <w:jc w:val="center"/>
              <w:rPr>
                <w:ins w:id="1132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27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tcPrChange w:id="11328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3620018" w14:textId="77777777" w:rsidR="00D64561" w:rsidRPr="008F20B5" w:rsidRDefault="00D64561" w:rsidP="00D64561">
            <w:pPr>
              <w:widowControl/>
              <w:rPr>
                <w:ins w:id="1132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30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</w:p>
        </w:tc>
      </w:tr>
      <w:tr w:rsidR="00D64561" w:rsidRPr="008F20B5" w14:paraId="06D5D29B" w14:textId="77777777" w:rsidTr="0066205D">
        <w:trPr>
          <w:trHeight w:val="340"/>
          <w:ins w:id="11331" w:author="家興 余" w:date="2021-01-22T10:44:00Z"/>
          <w:trPrChange w:id="11332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333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9F59941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33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335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3E053A04" w14:textId="77777777" w:rsidR="00D64561" w:rsidRPr="008F20B5" w:rsidRDefault="00D64561" w:rsidP="00D64561">
            <w:pPr>
              <w:widowControl/>
              <w:rPr>
                <w:ins w:id="1133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37" w:author="家興 余" w:date="2021-01-22T10:44:00Z">
              <w:r w:rsidRPr="004A1C2C">
                <w:rPr>
                  <w:rFonts w:ascii="標楷體" w:eastAsia="標楷體" w:hAnsi="標楷體"/>
                </w:rPr>
                <w:t>PledgeAmt</w:t>
              </w:r>
            </w:ins>
          </w:p>
        </w:tc>
        <w:tc>
          <w:tcPr>
            <w:tcW w:w="1864" w:type="pct"/>
            <w:noWrap/>
            <w:hideMark/>
            <w:tcPrChange w:id="11338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98F7867" w14:textId="77777777" w:rsidR="00D64561" w:rsidRPr="008F20B5" w:rsidRDefault="00D64561" w:rsidP="00D64561">
            <w:pPr>
              <w:widowControl/>
              <w:rPr>
                <w:ins w:id="1133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40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保證金額</w:t>
              </w:r>
            </w:ins>
          </w:p>
        </w:tc>
        <w:tc>
          <w:tcPr>
            <w:tcW w:w="266" w:type="pct"/>
            <w:noWrap/>
            <w:hideMark/>
            <w:tcPrChange w:id="11341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00AF62A" w14:textId="77777777" w:rsidR="00D64561" w:rsidRPr="008F20B5" w:rsidRDefault="00D64561" w:rsidP="00D64561">
            <w:pPr>
              <w:widowControl/>
              <w:jc w:val="center"/>
              <w:rPr>
                <w:ins w:id="1134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43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  <w:tc>
          <w:tcPr>
            <w:tcW w:w="266" w:type="pct"/>
            <w:noWrap/>
            <w:hideMark/>
            <w:tcPrChange w:id="11344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F926E90" w14:textId="77777777" w:rsidR="00D64561" w:rsidRPr="008F20B5" w:rsidRDefault="00D64561" w:rsidP="00D64561">
            <w:pPr>
              <w:widowControl/>
              <w:jc w:val="center"/>
              <w:rPr>
                <w:ins w:id="1134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46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</w:p>
        </w:tc>
        <w:tc>
          <w:tcPr>
            <w:tcW w:w="266" w:type="pct"/>
            <w:tcPrChange w:id="11347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FF09A75" w14:textId="77777777" w:rsidR="00D64561" w:rsidRPr="008F20B5" w:rsidRDefault="00D64561" w:rsidP="00D64561">
            <w:pPr>
              <w:widowControl/>
              <w:jc w:val="center"/>
              <w:rPr>
                <w:ins w:id="1134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49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hideMark/>
            <w:tcPrChange w:id="11350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7C627B87" w14:textId="77777777" w:rsidR="00D64561" w:rsidRDefault="00D64561" w:rsidP="00D64561">
            <w:pPr>
              <w:widowControl/>
              <w:rPr>
                <w:ins w:id="1135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52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擔保品類別為998.999時必須輸入</w:t>
              </w:r>
            </w:ins>
          </w:p>
          <w:p w14:paraId="6929E227" w14:textId="77777777" w:rsidR="00D64561" w:rsidRPr="008F20B5" w:rsidRDefault="00D64561" w:rsidP="00D64561">
            <w:pPr>
              <w:widowControl/>
              <w:rPr>
                <w:ins w:id="1135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54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</w:p>
        </w:tc>
      </w:tr>
      <w:tr w:rsidR="00D64561" w:rsidRPr="008F20B5" w14:paraId="23D07633" w14:textId="77777777" w:rsidTr="0066205D">
        <w:trPr>
          <w:trHeight w:val="340"/>
          <w:ins w:id="11355" w:author="家興 余" w:date="2021-01-22T10:44:00Z"/>
          <w:trPrChange w:id="11356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357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3FD2F04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35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359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33019AD3" w14:textId="77777777" w:rsidR="00D64561" w:rsidRPr="008F20B5" w:rsidRDefault="00D64561" w:rsidP="00D64561">
            <w:pPr>
              <w:widowControl/>
              <w:rPr>
                <w:ins w:id="1136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61" w:author="家興 余" w:date="2021-01-22T10:44:00Z">
              <w:r w:rsidRPr="004A1C2C">
                <w:rPr>
                  <w:rFonts w:ascii="標楷體" w:eastAsia="標楷體" w:hAnsi="標楷體"/>
                </w:rPr>
                <w:t>PledgeStartDate</w:t>
              </w:r>
            </w:ins>
          </w:p>
        </w:tc>
        <w:tc>
          <w:tcPr>
            <w:tcW w:w="1864" w:type="pct"/>
            <w:noWrap/>
            <w:hideMark/>
            <w:tcPrChange w:id="11362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F9D597B" w14:textId="77777777" w:rsidR="00D64561" w:rsidRPr="008F20B5" w:rsidRDefault="00D64561" w:rsidP="00D64561">
            <w:pPr>
              <w:widowControl/>
              <w:rPr>
                <w:ins w:id="1136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64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保證起日</w:t>
              </w:r>
            </w:ins>
          </w:p>
        </w:tc>
        <w:tc>
          <w:tcPr>
            <w:tcW w:w="266" w:type="pct"/>
            <w:noWrap/>
            <w:hideMark/>
            <w:tcPrChange w:id="11365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27EB2CE" w14:textId="77777777" w:rsidR="00D64561" w:rsidRPr="008F20B5" w:rsidRDefault="00D64561" w:rsidP="00D64561">
            <w:pPr>
              <w:widowControl/>
              <w:jc w:val="center"/>
              <w:rPr>
                <w:ins w:id="1136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67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9</w:t>
              </w:r>
            </w:ins>
          </w:p>
        </w:tc>
        <w:tc>
          <w:tcPr>
            <w:tcW w:w="266" w:type="pct"/>
            <w:noWrap/>
            <w:hideMark/>
            <w:tcPrChange w:id="11368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19E4AA0" w14:textId="77777777" w:rsidR="00D64561" w:rsidRPr="008F20B5" w:rsidRDefault="00D64561" w:rsidP="00D64561">
            <w:pPr>
              <w:widowControl/>
              <w:jc w:val="center"/>
              <w:rPr>
                <w:ins w:id="1136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70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7</w:t>
              </w:r>
            </w:ins>
          </w:p>
        </w:tc>
        <w:tc>
          <w:tcPr>
            <w:tcW w:w="266" w:type="pct"/>
            <w:tcPrChange w:id="11371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3D1F8CF" w14:textId="77777777" w:rsidR="00D64561" w:rsidRPr="008F20B5" w:rsidRDefault="00D64561" w:rsidP="00D64561">
            <w:pPr>
              <w:widowControl/>
              <w:jc w:val="center"/>
              <w:rPr>
                <w:ins w:id="1137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73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noWrap/>
            <w:hideMark/>
            <w:tcPrChange w:id="11374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942BFE5" w14:textId="77777777" w:rsidR="00D64561" w:rsidRDefault="00D64561" w:rsidP="00D64561">
            <w:pPr>
              <w:widowControl/>
              <w:rPr>
                <w:ins w:id="1137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76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擔保品類別為998.999時必須輸入</w:t>
              </w:r>
            </w:ins>
          </w:p>
          <w:p w14:paraId="00C86B7E" w14:textId="77777777" w:rsidR="00D64561" w:rsidRPr="008F20B5" w:rsidRDefault="00D64561" w:rsidP="00D64561">
            <w:pPr>
              <w:widowControl/>
              <w:rPr>
                <w:ins w:id="1137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78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yyymmdd</w:t>
              </w:r>
            </w:ins>
          </w:p>
        </w:tc>
      </w:tr>
      <w:tr w:rsidR="00D64561" w:rsidRPr="008F20B5" w14:paraId="0D590585" w14:textId="77777777" w:rsidTr="0066205D">
        <w:trPr>
          <w:trHeight w:val="340"/>
          <w:ins w:id="11379" w:author="家興 余" w:date="2021-01-22T10:44:00Z"/>
          <w:trPrChange w:id="11380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381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F534990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38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383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0939DFC9" w14:textId="77777777" w:rsidR="00D64561" w:rsidRPr="008F20B5" w:rsidRDefault="00D64561" w:rsidP="00D64561">
            <w:pPr>
              <w:widowControl/>
              <w:rPr>
                <w:ins w:id="1138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85" w:author="家興 余" w:date="2021-01-22T10:44:00Z">
              <w:r w:rsidRPr="004A1C2C">
                <w:rPr>
                  <w:rFonts w:ascii="標楷體" w:eastAsia="標楷體" w:hAnsi="標楷體"/>
                </w:rPr>
                <w:t>PledgeEndDate</w:t>
              </w:r>
            </w:ins>
          </w:p>
        </w:tc>
        <w:tc>
          <w:tcPr>
            <w:tcW w:w="1864" w:type="pct"/>
            <w:noWrap/>
            <w:hideMark/>
            <w:tcPrChange w:id="11386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C4AE246" w14:textId="77777777" w:rsidR="00D64561" w:rsidRPr="008F20B5" w:rsidRDefault="00D64561" w:rsidP="00D64561">
            <w:pPr>
              <w:widowControl/>
              <w:rPr>
                <w:ins w:id="1138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88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保證迄日</w:t>
              </w:r>
            </w:ins>
          </w:p>
        </w:tc>
        <w:tc>
          <w:tcPr>
            <w:tcW w:w="266" w:type="pct"/>
            <w:noWrap/>
            <w:hideMark/>
            <w:tcPrChange w:id="11389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FD754C3" w14:textId="77777777" w:rsidR="00D64561" w:rsidRPr="008F20B5" w:rsidRDefault="00D64561" w:rsidP="00D64561">
            <w:pPr>
              <w:widowControl/>
              <w:jc w:val="center"/>
              <w:rPr>
                <w:ins w:id="1139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91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9</w:t>
              </w:r>
            </w:ins>
          </w:p>
        </w:tc>
        <w:tc>
          <w:tcPr>
            <w:tcW w:w="266" w:type="pct"/>
            <w:noWrap/>
            <w:hideMark/>
            <w:tcPrChange w:id="11392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2DB76F2" w14:textId="77777777" w:rsidR="00D64561" w:rsidRPr="008F20B5" w:rsidRDefault="00D64561" w:rsidP="00D64561">
            <w:pPr>
              <w:widowControl/>
              <w:jc w:val="center"/>
              <w:rPr>
                <w:ins w:id="1139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94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7</w:t>
              </w:r>
            </w:ins>
          </w:p>
        </w:tc>
        <w:tc>
          <w:tcPr>
            <w:tcW w:w="266" w:type="pct"/>
            <w:tcPrChange w:id="11395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6D224E9" w14:textId="77777777" w:rsidR="00D64561" w:rsidRPr="008F20B5" w:rsidRDefault="00D64561" w:rsidP="00D64561">
            <w:pPr>
              <w:widowControl/>
              <w:jc w:val="center"/>
              <w:rPr>
                <w:ins w:id="1139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97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noWrap/>
            <w:hideMark/>
            <w:tcPrChange w:id="11398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6DEBEEF" w14:textId="77777777" w:rsidR="00D64561" w:rsidRDefault="00D64561" w:rsidP="00D64561">
            <w:pPr>
              <w:widowControl/>
              <w:rPr>
                <w:ins w:id="1139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400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擔保品類別為998.999時必須輸入</w:t>
              </w:r>
            </w:ins>
          </w:p>
          <w:p w14:paraId="6A4FAAD1" w14:textId="77777777" w:rsidR="00D64561" w:rsidRPr="008F20B5" w:rsidRDefault="00D64561" w:rsidP="00D64561">
            <w:pPr>
              <w:widowControl/>
              <w:rPr>
                <w:ins w:id="1140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402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Yyymmdd</w:t>
              </w:r>
            </w:ins>
          </w:p>
        </w:tc>
      </w:tr>
      <w:tr w:rsidR="00D64561" w:rsidRPr="008F20B5" w14:paraId="78CC8480" w14:textId="77777777" w:rsidTr="0066205D">
        <w:trPr>
          <w:trHeight w:val="340"/>
          <w:ins w:id="11403" w:author="家興 余" w:date="2021-01-22T10:44:00Z"/>
          <w:trPrChange w:id="11404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405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B3580E1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40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407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3E9E0F1B" w14:textId="77777777" w:rsidR="00D64561" w:rsidRPr="008F20B5" w:rsidRDefault="00D64561" w:rsidP="00D64561">
            <w:pPr>
              <w:widowControl/>
              <w:rPr>
                <w:ins w:id="1140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409" w:author="家興 余" w:date="2021-01-22T10:44:00Z">
              <w:r w:rsidRPr="004A1C2C">
                <w:rPr>
                  <w:rFonts w:ascii="標楷體" w:eastAsia="標楷體" w:hAnsi="標楷體"/>
                </w:rPr>
                <w:t>PledgeBankCode</w:t>
              </w:r>
            </w:ins>
          </w:p>
        </w:tc>
        <w:tc>
          <w:tcPr>
            <w:tcW w:w="1864" w:type="pct"/>
            <w:noWrap/>
            <w:hideMark/>
            <w:tcPrChange w:id="11410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0B650B4" w14:textId="77777777" w:rsidR="00D64561" w:rsidRPr="008F20B5" w:rsidRDefault="00D64561" w:rsidP="00D64561">
            <w:pPr>
              <w:widowControl/>
              <w:rPr>
                <w:ins w:id="1141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412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保證銀行</w:t>
              </w:r>
            </w:ins>
          </w:p>
        </w:tc>
        <w:tc>
          <w:tcPr>
            <w:tcW w:w="266" w:type="pct"/>
            <w:noWrap/>
            <w:hideMark/>
            <w:tcPrChange w:id="11413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D42F7AF" w14:textId="77777777" w:rsidR="00D64561" w:rsidRPr="008F20B5" w:rsidRDefault="00D64561" w:rsidP="00D64561">
            <w:pPr>
              <w:widowControl/>
              <w:jc w:val="center"/>
              <w:rPr>
                <w:ins w:id="1141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415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1416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D24DCCE" w14:textId="77777777" w:rsidR="00D64561" w:rsidRPr="008F20B5" w:rsidRDefault="00D64561" w:rsidP="00D64561">
            <w:pPr>
              <w:widowControl/>
              <w:jc w:val="center"/>
              <w:rPr>
                <w:ins w:id="1141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418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66" w:type="pct"/>
            <w:tcPrChange w:id="11419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C072AFB" w14:textId="77777777" w:rsidR="00D64561" w:rsidRPr="001A7CC5" w:rsidRDefault="00D64561" w:rsidP="00D64561">
            <w:pPr>
              <w:widowControl/>
              <w:spacing w:line="240" w:lineRule="exact"/>
              <w:jc w:val="center"/>
              <w:rPr>
                <w:ins w:id="11420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21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O</w:t>
              </w:r>
            </w:ins>
          </w:p>
        </w:tc>
        <w:tc>
          <w:tcPr>
            <w:tcW w:w="1150" w:type="pct"/>
            <w:noWrap/>
            <w:tcPrChange w:id="11422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A08A47E" w14:textId="77777777" w:rsidR="00D64561" w:rsidRDefault="00D64561" w:rsidP="00D64561">
            <w:pPr>
              <w:widowControl/>
              <w:rPr>
                <w:ins w:id="1142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424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擔保品類別為998.999時必須輸入</w:t>
              </w:r>
            </w:ins>
          </w:p>
          <w:p w14:paraId="189B504A" w14:textId="77777777" w:rsidR="00D64561" w:rsidRPr="001A7CC5" w:rsidRDefault="00D64561" w:rsidP="00D64561">
            <w:pPr>
              <w:widowControl/>
              <w:spacing w:line="240" w:lineRule="exact"/>
              <w:rPr>
                <w:ins w:id="1142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2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01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台新扣款</w:t>
              </w:r>
            </w:ins>
          </w:p>
          <w:p w14:paraId="1963EA8C" w14:textId="77777777" w:rsidR="00D64561" w:rsidRPr="001A7CC5" w:rsidRDefault="00D64561" w:rsidP="00D64561">
            <w:pPr>
              <w:widowControl/>
              <w:spacing w:line="240" w:lineRule="exact"/>
              <w:rPr>
                <w:ins w:id="1142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2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02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華僑商銀</w:t>
              </w:r>
            </w:ins>
          </w:p>
          <w:p w14:paraId="2929B129" w14:textId="77777777" w:rsidR="00D64561" w:rsidRPr="001A7CC5" w:rsidRDefault="00D64561" w:rsidP="00D64561">
            <w:pPr>
              <w:widowControl/>
              <w:spacing w:line="240" w:lineRule="exact"/>
              <w:rPr>
                <w:ins w:id="1142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3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03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匯通商銀</w:t>
              </w:r>
            </w:ins>
          </w:p>
          <w:p w14:paraId="3F7E437E" w14:textId="77777777" w:rsidR="00D64561" w:rsidRPr="001A7CC5" w:rsidRDefault="00D64561" w:rsidP="00D64561">
            <w:pPr>
              <w:widowControl/>
              <w:spacing w:line="240" w:lineRule="exact"/>
              <w:rPr>
                <w:ins w:id="1143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3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04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中央信託</w:t>
              </w:r>
            </w:ins>
          </w:p>
          <w:p w14:paraId="69F00B31" w14:textId="77777777" w:rsidR="00D64561" w:rsidRPr="001A7CC5" w:rsidRDefault="00D64561" w:rsidP="00D64561">
            <w:pPr>
              <w:widowControl/>
              <w:spacing w:line="240" w:lineRule="exact"/>
              <w:rPr>
                <w:ins w:id="1143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3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05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中國農民</w:t>
              </w:r>
            </w:ins>
          </w:p>
          <w:p w14:paraId="38EA4F83" w14:textId="77777777" w:rsidR="00D64561" w:rsidRPr="001A7CC5" w:rsidRDefault="00D64561" w:rsidP="00D64561">
            <w:pPr>
              <w:widowControl/>
              <w:spacing w:line="240" w:lineRule="exact"/>
              <w:rPr>
                <w:ins w:id="1143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3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06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交通銀行</w:t>
              </w:r>
            </w:ins>
          </w:p>
          <w:p w14:paraId="0FF91FF9" w14:textId="77777777" w:rsidR="00D64561" w:rsidRPr="001A7CC5" w:rsidRDefault="00D64561" w:rsidP="00D64561">
            <w:pPr>
              <w:widowControl/>
              <w:spacing w:line="240" w:lineRule="exact"/>
              <w:rPr>
                <w:ins w:id="1143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3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07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工業銀行</w:t>
              </w:r>
            </w:ins>
          </w:p>
          <w:p w14:paraId="634C3C97" w14:textId="77777777" w:rsidR="00D64561" w:rsidRPr="001A7CC5" w:rsidRDefault="00D64561" w:rsidP="00D64561">
            <w:pPr>
              <w:widowControl/>
              <w:spacing w:line="240" w:lineRule="exact"/>
              <w:rPr>
                <w:ins w:id="1143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4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08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陽信商銀</w:t>
              </w:r>
            </w:ins>
          </w:p>
          <w:p w14:paraId="7EBD6257" w14:textId="77777777" w:rsidR="00D64561" w:rsidRPr="001A7CC5" w:rsidRDefault="00D64561" w:rsidP="00D64561">
            <w:pPr>
              <w:widowControl/>
              <w:spacing w:line="240" w:lineRule="exact"/>
              <w:rPr>
                <w:ins w:id="1144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4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09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上海銀行</w:t>
              </w:r>
            </w:ins>
          </w:p>
          <w:p w14:paraId="42729C9D" w14:textId="77777777" w:rsidR="00D64561" w:rsidRPr="001A7CC5" w:rsidRDefault="00D64561" w:rsidP="00D64561">
            <w:pPr>
              <w:widowControl/>
              <w:spacing w:line="240" w:lineRule="exact"/>
              <w:rPr>
                <w:ins w:id="1144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4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10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台北銀行</w:t>
              </w:r>
            </w:ins>
          </w:p>
          <w:p w14:paraId="41EF1A5D" w14:textId="77777777" w:rsidR="00D64561" w:rsidRPr="001A7CC5" w:rsidRDefault="00D64561" w:rsidP="00D64561">
            <w:pPr>
              <w:widowControl/>
              <w:spacing w:line="240" w:lineRule="exact"/>
              <w:rPr>
                <w:ins w:id="1144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4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11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世華商銀</w:t>
              </w:r>
            </w:ins>
          </w:p>
          <w:p w14:paraId="0CD327C6" w14:textId="77777777" w:rsidR="00D64561" w:rsidRPr="001A7CC5" w:rsidRDefault="00D64561" w:rsidP="00D64561">
            <w:pPr>
              <w:widowControl/>
              <w:spacing w:line="240" w:lineRule="exact"/>
              <w:rPr>
                <w:ins w:id="1144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4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12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東京三菱</w:t>
              </w:r>
            </w:ins>
          </w:p>
          <w:p w14:paraId="1BA97D12" w14:textId="77777777" w:rsidR="00D64561" w:rsidRPr="001A7CC5" w:rsidRDefault="00D64561" w:rsidP="00D64561">
            <w:pPr>
              <w:widowControl/>
              <w:spacing w:line="240" w:lineRule="exact"/>
              <w:rPr>
                <w:ins w:id="1144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5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13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高雄銀行</w:t>
              </w:r>
            </w:ins>
          </w:p>
          <w:p w14:paraId="502FE079" w14:textId="77777777" w:rsidR="00D64561" w:rsidRPr="001A7CC5" w:rsidRDefault="00D64561" w:rsidP="00D64561">
            <w:pPr>
              <w:widowControl/>
              <w:spacing w:line="240" w:lineRule="exact"/>
              <w:rPr>
                <w:ins w:id="1145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5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14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中國商銀</w:t>
              </w:r>
            </w:ins>
          </w:p>
          <w:p w14:paraId="57C35FFE" w14:textId="77777777" w:rsidR="00D64561" w:rsidRPr="001A7CC5" w:rsidRDefault="00D64561" w:rsidP="00D64561">
            <w:pPr>
              <w:widowControl/>
              <w:spacing w:line="240" w:lineRule="exact"/>
              <w:rPr>
                <w:ins w:id="1145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5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15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合庫扣款</w:t>
              </w:r>
            </w:ins>
          </w:p>
          <w:p w14:paraId="7D466B89" w14:textId="77777777" w:rsidR="00D64561" w:rsidRPr="001A7CC5" w:rsidRDefault="00D64561" w:rsidP="00D64561">
            <w:pPr>
              <w:widowControl/>
              <w:spacing w:line="240" w:lineRule="exact"/>
              <w:rPr>
                <w:ins w:id="1145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5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16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第一勸業</w:t>
              </w:r>
            </w:ins>
          </w:p>
          <w:p w14:paraId="119865ED" w14:textId="77777777" w:rsidR="00D64561" w:rsidRPr="001A7CC5" w:rsidRDefault="00D64561" w:rsidP="00D64561">
            <w:pPr>
              <w:widowControl/>
              <w:spacing w:line="240" w:lineRule="exact"/>
              <w:rPr>
                <w:ins w:id="1145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5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17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美商花旗</w:t>
              </w:r>
            </w:ins>
          </w:p>
          <w:p w14:paraId="1E8AF204" w14:textId="77777777" w:rsidR="00D64561" w:rsidRPr="001A7CC5" w:rsidRDefault="00D64561" w:rsidP="00D64561">
            <w:pPr>
              <w:widowControl/>
              <w:spacing w:line="240" w:lineRule="exact"/>
              <w:rPr>
                <w:ins w:id="1145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6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18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美國商銀</w:t>
              </w:r>
            </w:ins>
          </w:p>
          <w:p w14:paraId="537350C7" w14:textId="77777777" w:rsidR="00D64561" w:rsidRPr="001A7CC5" w:rsidRDefault="00D64561" w:rsidP="00D64561">
            <w:pPr>
              <w:widowControl/>
              <w:spacing w:line="240" w:lineRule="exact"/>
              <w:rPr>
                <w:ins w:id="1146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6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19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泰國盤古</w:t>
              </w:r>
            </w:ins>
          </w:p>
          <w:p w14:paraId="09EECD85" w14:textId="77777777" w:rsidR="00D64561" w:rsidRPr="001A7CC5" w:rsidRDefault="00D64561" w:rsidP="00D64561">
            <w:pPr>
              <w:widowControl/>
              <w:spacing w:line="240" w:lineRule="exact"/>
              <w:rPr>
                <w:ins w:id="1146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6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20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美國運通</w:t>
              </w:r>
            </w:ins>
          </w:p>
          <w:p w14:paraId="294F1806" w14:textId="77777777" w:rsidR="00D64561" w:rsidRPr="001A7CC5" w:rsidRDefault="00D64561" w:rsidP="00D64561">
            <w:pPr>
              <w:widowControl/>
              <w:spacing w:line="240" w:lineRule="exact"/>
              <w:rPr>
                <w:ins w:id="1146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6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21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菲律賓首</w:t>
              </w:r>
            </w:ins>
          </w:p>
          <w:p w14:paraId="5A595434" w14:textId="77777777" w:rsidR="00D64561" w:rsidRPr="001A7CC5" w:rsidRDefault="00D64561" w:rsidP="00D64561">
            <w:pPr>
              <w:widowControl/>
              <w:spacing w:line="240" w:lineRule="exact"/>
              <w:rPr>
                <w:ins w:id="1146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6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22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美商大通</w:t>
              </w:r>
            </w:ins>
          </w:p>
          <w:p w14:paraId="3000274F" w14:textId="77777777" w:rsidR="00D64561" w:rsidRPr="001A7CC5" w:rsidRDefault="00D64561" w:rsidP="00D64561">
            <w:pPr>
              <w:widowControl/>
              <w:spacing w:line="240" w:lineRule="exact"/>
              <w:rPr>
                <w:ins w:id="1146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7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23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日商東海</w:t>
              </w:r>
            </w:ins>
          </w:p>
          <w:p w14:paraId="10F0C211" w14:textId="77777777" w:rsidR="00D64561" w:rsidRPr="001A7CC5" w:rsidRDefault="00D64561" w:rsidP="00D64561">
            <w:pPr>
              <w:widowControl/>
              <w:spacing w:line="240" w:lineRule="exact"/>
              <w:rPr>
                <w:ins w:id="1147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7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24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紐約銀行</w:t>
              </w:r>
            </w:ins>
          </w:p>
          <w:p w14:paraId="7F51BAC6" w14:textId="77777777" w:rsidR="00D64561" w:rsidRPr="001A7CC5" w:rsidRDefault="00D64561" w:rsidP="00D64561">
            <w:pPr>
              <w:widowControl/>
              <w:spacing w:line="240" w:lineRule="exact"/>
              <w:rPr>
                <w:ins w:id="1147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7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25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郵局口款</w:t>
              </w:r>
            </w:ins>
          </w:p>
          <w:p w14:paraId="7D772B66" w14:textId="77777777" w:rsidR="00D64561" w:rsidRPr="001A7CC5" w:rsidRDefault="00D64561" w:rsidP="00D64561">
            <w:pPr>
              <w:widowControl/>
              <w:spacing w:line="240" w:lineRule="exact"/>
              <w:rPr>
                <w:ins w:id="1147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7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26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加大帝國</w:t>
              </w:r>
            </w:ins>
          </w:p>
          <w:p w14:paraId="5FC8D06E" w14:textId="77777777" w:rsidR="00D64561" w:rsidRPr="001A7CC5" w:rsidRDefault="00D64561" w:rsidP="00D64561">
            <w:pPr>
              <w:widowControl/>
              <w:spacing w:line="240" w:lineRule="exact"/>
              <w:rPr>
                <w:ins w:id="1147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7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27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波士頓</w:t>
              </w:r>
            </w:ins>
          </w:p>
          <w:p w14:paraId="35F0E6DA" w14:textId="77777777" w:rsidR="00D64561" w:rsidRPr="001A7CC5" w:rsidRDefault="00D64561" w:rsidP="00D64561">
            <w:pPr>
              <w:widowControl/>
              <w:spacing w:line="240" w:lineRule="exact"/>
              <w:rPr>
                <w:ins w:id="1147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8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28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日商富士</w:t>
              </w:r>
            </w:ins>
          </w:p>
          <w:p w14:paraId="75D4F955" w14:textId="77777777" w:rsidR="00D64561" w:rsidRPr="001A7CC5" w:rsidRDefault="00D64561" w:rsidP="00D64561">
            <w:pPr>
              <w:widowControl/>
              <w:spacing w:line="240" w:lineRule="exact"/>
              <w:rPr>
                <w:ins w:id="1148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8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29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法商百利</w:t>
              </w:r>
            </w:ins>
          </w:p>
          <w:p w14:paraId="066E1E4E" w14:textId="77777777" w:rsidR="00D64561" w:rsidRPr="001A7CC5" w:rsidRDefault="00D64561" w:rsidP="00D64561">
            <w:pPr>
              <w:widowControl/>
              <w:spacing w:line="240" w:lineRule="exact"/>
              <w:rPr>
                <w:ins w:id="1148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8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30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荷蘭荷蘭</w:t>
              </w:r>
            </w:ins>
          </w:p>
          <w:p w14:paraId="498D4384" w14:textId="77777777" w:rsidR="00D64561" w:rsidRPr="001A7CC5" w:rsidRDefault="00D64561" w:rsidP="00D64561">
            <w:pPr>
              <w:widowControl/>
              <w:spacing w:line="240" w:lineRule="exact"/>
              <w:rPr>
                <w:ins w:id="1148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8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31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新光銀行</w:t>
              </w:r>
            </w:ins>
          </w:p>
          <w:p w14:paraId="4B640D19" w14:textId="77777777" w:rsidR="00D64561" w:rsidRPr="001A7CC5" w:rsidRDefault="00D64561" w:rsidP="00D64561">
            <w:pPr>
              <w:widowControl/>
              <w:spacing w:line="240" w:lineRule="exact"/>
              <w:rPr>
                <w:ins w:id="1148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8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32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法國興業</w:t>
              </w:r>
            </w:ins>
          </w:p>
          <w:p w14:paraId="5857525F" w14:textId="77777777" w:rsidR="00D64561" w:rsidRPr="001A7CC5" w:rsidRDefault="00D64561" w:rsidP="00D64561">
            <w:pPr>
              <w:widowControl/>
              <w:spacing w:line="240" w:lineRule="exact"/>
              <w:rPr>
                <w:ins w:id="1148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9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33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商豐業銀</w:t>
              </w:r>
            </w:ins>
          </w:p>
          <w:p w14:paraId="28FFDBA2" w14:textId="77777777" w:rsidR="00D64561" w:rsidRPr="001A7CC5" w:rsidRDefault="00D64561" w:rsidP="00D64561">
            <w:pPr>
              <w:widowControl/>
              <w:spacing w:line="240" w:lineRule="exact"/>
              <w:rPr>
                <w:ins w:id="1149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9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34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土地銀行</w:t>
              </w:r>
            </w:ins>
          </w:p>
          <w:p w14:paraId="7A999683" w14:textId="77777777" w:rsidR="00D64561" w:rsidRPr="001A7CC5" w:rsidRDefault="00D64561" w:rsidP="00D64561">
            <w:pPr>
              <w:widowControl/>
              <w:spacing w:line="240" w:lineRule="exact"/>
              <w:rPr>
                <w:ins w:id="1149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9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35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中小企銀</w:t>
              </w:r>
            </w:ins>
          </w:p>
          <w:p w14:paraId="7130166C" w14:textId="77777777" w:rsidR="00D64561" w:rsidRPr="001A7CC5" w:rsidRDefault="00D64561" w:rsidP="00D64561">
            <w:pPr>
              <w:widowControl/>
              <w:spacing w:line="240" w:lineRule="exact"/>
              <w:rPr>
                <w:ins w:id="1149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9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lastRenderedPageBreak/>
                <w:t>36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澳洲國民</w:t>
              </w:r>
            </w:ins>
          </w:p>
          <w:p w14:paraId="5CD930BB" w14:textId="77777777" w:rsidR="00D64561" w:rsidRPr="001A7CC5" w:rsidRDefault="00D64561" w:rsidP="00D64561">
            <w:pPr>
              <w:widowControl/>
              <w:spacing w:line="240" w:lineRule="exact"/>
              <w:rPr>
                <w:ins w:id="1149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9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37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法國百利</w:t>
              </w:r>
            </w:ins>
          </w:p>
          <w:p w14:paraId="132F6DBF" w14:textId="77777777" w:rsidR="00D64561" w:rsidRPr="001A7CC5" w:rsidRDefault="00D64561" w:rsidP="00D64561">
            <w:pPr>
              <w:widowControl/>
              <w:spacing w:line="240" w:lineRule="exact"/>
              <w:rPr>
                <w:ins w:id="1149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0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38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加大豐業</w:t>
              </w:r>
            </w:ins>
          </w:p>
          <w:p w14:paraId="1D91FCE0" w14:textId="77777777" w:rsidR="00D64561" w:rsidRPr="001A7CC5" w:rsidRDefault="00D64561" w:rsidP="00D64561">
            <w:pPr>
              <w:widowControl/>
              <w:spacing w:line="240" w:lineRule="exact"/>
              <w:rPr>
                <w:ins w:id="1150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0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39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中華農民</w:t>
              </w:r>
            </w:ins>
          </w:p>
          <w:p w14:paraId="049ED19B" w14:textId="77777777" w:rsidR="00D64561" w:rsidRPr="001A7CC5" w:rsidRDefault="00D64561" w:rsidP="00D64561">
            <w:pPr>
              <w:widowControl/>
              <w:spacing w:line="240" w:lineRule="exact"/>
              <w:rPr>
                <w:ins w:id="1150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0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40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上海農民</w:t>
              </w:r>
            </w:ins>
          </w:p>
          <w:p w14:paraId="5BDBCB93" w14:textId="77777777" w:rsidR="00D64561" w:rsidRPr="001A7CC5" w:rsidRDefault="00D64561" w:rsidP="00D64561">
            <w:pPr>
              <w:widowControl/>
              <w:spacing w:line="240" w:lineRule="exact"/>
              <w:rPr>
                <w:ins w:id="1150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0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41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比利聯合</w:t>
              </w:r>
            </w:ins>
          </w:p>
          <w:p w14:paraId="1A1D9CF2" w14:textId="77777777" w:rsidR="00D64561" w:rsidRPr="001A7CC5" w:rsidRDefault="00D64561" w:rsidP="00D64561">
            <w:pPr>
              <w:widowControl/>
              <w:spacing w:line="240" w:lineRule="exact"/>
              <w:rPr>
                <w:ins w:id="1150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0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42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比利中國</w:t>
              </w:r>
            </w:ins>
          </w:p>
          <w:p w14:paraId="7D1AC1E2" w14:textId="77777777" w:rsidR="00D64561" w:rsidRPr="001A7CC5" w:rsidRDefault="00D64561" w:rsidP="00D64561">
            <w:pPr>
              <w:widowControl/>
              <w:spacing w:line="240" w:lineRule="exact"/>
              <w:rPr>
                <w:ins w:id="1150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1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43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台北商銀</w:t>
              </w:r>
            </w:ins>
          </w:p>
          <w:p w14:paraId="068CF05E" w14:textId="77777777" w:rsidR="00D64561" w:rsidRPr="001A7CC5" w:rsidRDefault="00D64561" w:rsidP="00D64561">
            <w:pPr>
              <w:widowControl/>
              <w:spacing w:line="240" w:lineRule="exact"/>
              <w:rPr>
                <w:ins w:id="1151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1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44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新竹企銀</w:t>
              </w:r>
            </w:ins>
          </w:p>
          <w:p w14:paraId="67EE03F6" w14:textId="77777777" w:rsidR="00D64561" w:rsidRPr="001A7CC5" w:rsidRDefault="00D64561" w:rsidP="00D64561">
            <w:pPr>
              <w:widowControl/>
              <w:spacing w:line="240" w:lineRule="exact"/>
              <w:rPr>
                <w:ins w:id="1151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1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45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台中企銀</w:t>
              </w:r>
            </w:ins>
          </w:p>
          <w:p w14:paraId="311AEEF3" w14:textId="77777777" w:rsidR="00D64561" w:rsidRPr="001A7CC5" w:rsidRDefault="00D64561" w:rsidP="00D64561">
            <w:pPr>
              <w:widowControl/>
              <w:spacing w:line="240" w:lineRule="exact"/>
              <w:rPr>
                <w:ins w:id="1151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1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46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台南企銀</w:t>
              </w:r>
            </w:ins>
          </w:p>
          <w:p w14:paraId="714DC068" w14:textId="77777777" w:rsidR="00D64561" w:rsidRPr="001A7CC5" w:rsidRDefault="00D64561" w:rsidP="00D64561">
            <w:pPr>
              <w:widowControl/>
              <w:spacing w:line="240" w:lineRule="exact"/>
              <w:rPr>
                <w:ins w:id="1151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1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47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高雄企銀</w:t>
              </w:r>
            </w:ins>
          </w:p>
          <w:p w14:paraId="4EDB57B5" w14:textId="77777777" w:rsidR="00D64561" w:rsidRPr="001A7CC5" w:rsidRDefault="00D64561" w:rsidP="00D64561">
            <w:pPr>
              <w:widowControl/>
              <w:spacing w:line="240" w:lineRule="exact"/>
              <w:rPr>
                <w:ins w:id="1151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2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48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花蓮企銀</w:t>
              </w:r>
            </w:ins>
          </w:p>
          <w:p w14:paraId="4FC09365" w14:textId="77777777" w:rsidR="00D64561" w:rsidRPr="001A7CC5" w:rsidRDefault="00D64561" w:rsidP="00D64561">
            <w:pPr>
              <w:widowControl/>
              <w:spacing w:line="240" w:lineRule="exact"/>
              <w:rPr>
                <w:ins w:id="1152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2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49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台東企銀</w:t>
              </w:r>
            </w:ins>
          </w:p>
          <w:p w14:paraId="29E35EF6" w14:textId="77777777" w:rsidR="00D64561" w:rsidRPr="001A7CC5" w:rsidRDefault="00D64561" w:rsidP="00D64561">
            <w:pPr>
              <w:widowControl/>
              <w:spacing w:line="240" w:lineRule="exact"/>
              <w:rPr>
                <w:ins w:id="1152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2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50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第一銀行</w:t>
              </w:r>
            </w:ins>
          </w:p>
          <w:p w14:paraId="12BED1F8" w14:textId="77777777" w:rsidR="00D64561" w:rsidRPr="001A7CC5" w:rsidRDefault="00D64561" w:rsidP="00D64561">
            <w:pPr>
              <w:widowControl/>
              <w:spacing w:line="240" w:lineRule="exact"/>
              <w:rPr>
                <w:ins w:id="1152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2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51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郵局</w:t>
              </w:r>
            </w:ins>
          </w:p>
          <w:p w14:paraId="3D89DF53" w14:textId="77777777" w:rsidR="00D64561" w:rsidRPr="001A7CC5" w:rsidRDefault="00D64561" w:rsidP="00D64561">
            <w:pPr>
              <w:widowControl/>
              <w:spacing w:line="240" w:lineRule="exact"/>
              <w:rPr>
                <w:ins w:id="1152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2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52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德意志銀</w:t>
              </w:r>
            </w:ins>
          </w:p>
          <w:p w14:paraId="6D4950E3" w14:textId="77777777" w:rsidR="00D64561" w:rsidRPr="001A7CC5" w:rsidRDefault="00D64561" w:rsidP="00D64561">
            <w:pPr>
              <w:widowControl/>
              <w:spacing w:line="240" w:lineRule="exact"/>
              <w:rPr>
                <w:ins w:id="1152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3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53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美商漢華</w:t>
              </w:r>
            </w:ins>
          </w:p>
          <w:p w14:paraId="30B0F739" w14:textId="77777777" w:rsidR="00D64561" w:rsidRPr="001A7CC5" w:rsidRDefault="00D64561" w:rsidP="00D64561">
            <w:pPr>
              <w:widowControl/>
              <w:spacing w:line="240" w:lineRule="exact"/>
              <w:rPr>
                <w:ins w:id="1153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3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54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加大皇銀</w:t>
              </w:r>
            </w:ins>
          </w:p>
          <w:p w14:paraId="100908C5" w14:textId="77777777" w:rsidR="00D64561" w:rsidRPr="001A7CC5" w:rsidRDefault="00D64561" w:rsidP="00D64561">
            <w:pPr>
              <w:widowControl/>
              <w:spacing w:line="240" w:lineRule="exact"/>
              <w:rPr>
                <w:ins w:id="1153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3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55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華南銀行</w:t>
              </w:r>
            </w:ins>
          </w:p>
          <w:p w14:paraId="45A236D9" w14:textId="77777777" w:rsidR="00D64561" w:rsidRPr="001A7CC5" w:rsidRDefault="00D64561" w:rsidP="00D64561">
            <w:pPr>
              <w:widowControl/>
              <w:spacing w:line="240" w:lineRule="exact"/>
              <w:rPr>
                <w:ins w:id="1153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3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56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法國里昂</w:t>
              </w:r>
            </w:ins>
          </w:p>
          <w:p w14:paraId="7B1EEF08" w14:textId="77777777" w:rsidR="00D64561" w:rsidRPr="001A7CC5" w:rsidRDefault="00D64561" w:rsidP="00D64561">
            <w:pPr>
              <w:widowControl/>
              <w:spacing w:line="240" w:lineRule="exact"/>
              <w:rPr>
                <w:ins w:id="1153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3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57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萬通銀行</w:t>
              </w:r>
            </w:ins>
          </w:p>
          <w:p w14:paraId="6CC4FBB1" w14:textId="77777777" w:rsidR="00D64561" w:rsidRPr="001A7CC5" w:rsidRDefault="00D64561" w:rsidP="00D64561">
            <w:pPr>
              <w:widowControl/>
              <w:spacing w:line="240" w:lineRule="exact"/>
              <w:rPr>
                <w:ins w:id="1153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4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58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大安銀行</w:t>
              </w:r>
            </w:ins>
          </w:p>
          <w:p w14:paraId="5BF8A3D2" w14:textId="77777777" w:rsidR="00D64561" w:rsidRPr="001A7CC5" w:rsidRDefault="00D64561" w:rsidP="00D64561">
            <w:pPr>
              <w:widowControl/>
              <w:spacing w:line="240" w:lineRule="exact"/>
              <w:rPr>
                <w:ins w:id="1154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4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59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聯邦銀行</w:t>
              </w:r>
            </w:ins>
          </w:p>
          <w:p w14:paraId="6CB18621" w14:textId="77777777" w:rsidR="00D64561" w:rsidRPr="001A7CC5" w:rsidRDefault="00D64561" w:rsidP="00D64561">
            <w:pPr>
              <w:widowControl/>
              <w:spacing w:line="240" w:lineRule="exact"/>
              <w:rPr>
                <w:ins w:id="1154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4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60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中華商銀</w:t>
              </w:r>
            </w:ins>
          </w:p>
          <w:p w14:paraId="71738DD5" w14:textId="77777777" w:rsidR="00D64561" w:rsidRPr="001A7CC5" w:rsidRDefault="00D64561" w:rsidP="00D64561">
            <w:pPr>
              <w:widowControl/>
              <w:spacing w:line="240" w:lineRule="exact"/>
              <w:rPr>
                <w:ins w:id="1154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4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61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遠東商銀</w:t>
              </w:r>
            </w:ins>
          </w:p>
          <w:p w14:paraId="7915094E" w14:textId="77777777" w:rsidR="00D64561" w:rsidRPr="001A7CC5" w:rsidRDefault="00D64561" w:rsidP="00D64561">
            <w:pPr>
              <w:widowControl/>
              <w:spacing w:line="240" w:lineRule="exact"/>
              <w:rPr>
                <w:ins w:id="1154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4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62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亞太商銀</w:t>
              </w:r>
            </w:ins>
          </w:p>
          <w:p w14:paraId="3712E8F3" w14:textId="77777777" w:rsidR="00D64561" w:rsidRPr="001A7CC5" w:rsidRDefault="00D64561" w:rsidP="00D64561">
            <w:pPr>
              <w:widowControl/>
              <w:spacing w:line="240" w:lineRule="exact"/>
              <w:rPr>
                <w:ins w:id="1154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5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63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華信銀行</w:t>
              </w:r>
            </w:ins>
          </w:p>
          <w:p w14:paraId="6B7F969B" w14:textId="77777777" w:rsidR="00D64561" w:rsidRPr="001A7CC5" w:rsidRDefault="00D64561" w:rsidP="00D64561">
            <w:pPr>
              <w:widowControl/>
              <w:spacing w:line="240" w:lineRule="exact"/>
              <w:rPr>
                <w:ins w:id="1155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5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64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玉山商銀</w:t>
              </w:r>
            </w:ins>
          </w:p>
          <w:p w14:paraId="18C19A78" w14:textId="77777777" w:rsidR="00D64561" w:rsidRPr="001A7CC5" w:rsidRDefault="00D64561" w:rsidP="00D64561">
            <w:pPr>
              <w:widowControl/>
              <w:spacing w:line="240" w:lineRule="exact"/>
              <w:rPr>
                <w:ins w:id="1155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5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65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萬泰銀行</w:t>
              </w:r>
            </w:ins>
          </w:p>
          <w:p w14:paraId="564F9F45" w14:textId="77777777" w:rsidR="00D64561" w:rsidRPr="001A7CC5" w:rsidRDefault="00D64561" w:rsidP="00D64561">
            <w:pPr>
              <w:widowControl/>
              <w:spacing w:line="240" w:lineRule="exact"/>
              <w:rPr>
                <w:ins w:id="1155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5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66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匯豐銀行</w:t>
              </w:r>
            </w:ins>
          </w:p>
          <w:p w14:paraId="479E0451" w14:textId="77777777" w:rsidR="00D64561" w:rsidRPr="001A7CC5" w:rsidRDefault="00D64561" w:rsidP="00D64561">
            <w:pPr>
              <w:widowControl/>
              <w:spacing w:line="240" w:lineRule="exact"/>
              <w:rPr>
                <w:ins w:id="1155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5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67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泛亞銀行</w:t>
              </w:r>
            </w:ins>
          </w:p>
          <w:p w14:paraId="141860A2" w14:textId="77777777" w:rsidR="00D64561" w:rsidRPr="001A7CC5" w:rsidRDefault="00D64561" w:rsidP="00D64561">
            <w:pPr>
              <w:widowControl/>
              <w:spacing w:line="240" w:lineRule="exact"/>
              <w:rPr>
                <w:ins w:id="1155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6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68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中興商銀</w:t>
              </w:r>
            </w:ins>
          </w:p>
          <w:p w14:paraId="063FEC17" w14:textId="77777777" w:rsidR="00D64561" w:rsidRPr="001A7CC5" w:rsidRDefault="00D64561" w:rsidP="00D64561">
            <w:pPr>
              <w:widowControl/>
              <w:spacing w:line="240" w:lineRule="exact"/>
              <w:rPr>
                <w:ins w:id="1156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6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69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富邦商銀</w:t>
              </w:r>
            </w:ins>
          </w:p>
          <w:p w14:paraId="5D50DB89" w14:textId="77777777" w:rsidR="00D64561" w:rsidRPr="001A7CC5" w:rsidRDefault="00D64561" w:rsidP="00D64561">
            <w:pPr>
              <w:widowControl/>
              <w:spacing w:line="240" w:lineRule="exact"/>
              <w:rPr>
                <w:ins w:id="1156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6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70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大眾銀行</w:t>
              </w:r>
            </w:ins>
          </w:p>
          <w:p w14:paraId="020304EB" w14:textId="77777777" w:rsidR="00D64561" w:rsidRPr="001A7CC5" w:rsidRDefault="00D64561" w:rsidP="00D64561">
            <w:pPr>
              <w:widowControl/>
              <w:spacing w:line="240" w:lineRule="exact"/>
              <w:rPr>
                <w:ins w:id="1156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6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71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寶島商銀</w:t>
              </w:r>
            </w:ins>
          </w:p>
          <w:p w14:paraId="48E05F4C" w14:textId="77777777" w:rsidR="00D64561" w:rsidRPr="001A7CC5" w:rsidRDefault="00D64561" w:rsidP="00D64561">
            <w:pPr>
              <w:widowControl/>
              <w:spacing w:line="240" w:lineRule="exact"/>
              <w:rPr>
                <w:ins w:id="1156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6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72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安泰商銀</w:t>
              </w:r>
            </w:ins>
          </w:p>
          <w:p w14:paraId="62B4BBBA" w14:textId="77777777" w:rsidR="00D64561" w:rsidRPr="001A7CC5" w:rsidRDefault="00D64561" w:rsidP="00D64561">
            <w:pPr>
              <w:widowControl/>
              <w:spacing w:line="240" w:lineRule="exact"/>
              <w:rPr>
                <w:ins w:id="1156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7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73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巴黎銀行</w:t>
              </w:r>
            </w:ins>
          </w:p>
          <w:p w14:paraId="4A92CC99" w14:textId="77777777" w:rsidR="00D64561" w:rsidRPr="001A7CC5" w:rsidRDefault="00D64561" w:rsidP="00D64561">
            <w:pPr>
              <w:widowControl/>
              <w:spacing w:line="240" w:lineRule="exact"/>
              <w:rPr>
                <w:ins w:id="1157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7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74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中國信託</w:t>
              </w:r>
            </w:ins>
          </w:p>
          <w:p w14:paraId="7CBFF759" w14:textId="77777777" w:rsidR="00D64561" w:rsidRPr="001A7CC5" w:rsidRDefault="00D64561" w:rsidP="00D64561">
            <w:pPr>
              <w:widowControl/>
              <w:spacing w:line="240" w:lineRule="exact"/>
              <w:rPr>
                <w:ins w:id="1157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7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75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慶豐商銀</w:t>
              </w:r>
            </w:ins>
          </w:p>
          <w:p w14:paraId="6B811581" w14:textId="77777777" w:rsidR="00D64561" w:rsidRPr="001A7CC5" w:rsidRDefault="00D64561" w:rsidP="00D64561">
            <w:pPr>
              <w:widowControl/>
              <w:spacing w:line="240" w:lineRule="exact"/>
              <w:rPr>
                <w:ins w:id="1157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7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76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英商渣打</w:t>
              </w:r>
            </w:ins>
          </w:p>
          <w:p w14:paraId="5222DF96" w14:textId="77777777" w:rsidR="00D64561" w:rsidRPr="001A7CC5" w:rsidRDefault="00D64561" w:rsidP="00D64561">
            <w:pPr>
              <w:widowControl/>
              <w:spacing w:line="240" w:lineRule="exact"/>
              <w:rPr>
                <w:ins w:id="1157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7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77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澳洲國銀</w:t>
              </w:r>
            </w:ins>
          </w:p>
          <w:p w14:paraId="1EE862B9" w14:textId="77777777" w:rsidR="00D64561" w:rsidRPr="001A7CC5" w:rsidRDefault="00D64561" w:rsidP="00D64561">
            <w:pPr>
              <w:widowControl/>
              <w:spacing w:line="240" w:lineRule="exact"/>
              <w:rPr>
                <w:ins w:id="1157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8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78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彰化銀行</w:t>
              </w:r>
            </w:ins>
          </w:p>
          <w:p w14:paraId="542015E4" w14:textId="77777777" w:rsidR="00D64561" w:rsidRPr="001A7CC5" w:rsidRDefault="00D64561" w:rsidP="00D64561">
            <w:pPr>
              <w:widowControl/>
              <w:spacing w:line="240" w:lineRule="exact"/>
              <w:rPr>
                <w:ins w:id="1158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8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79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瑞聯加豐</w:t>
              </w:r>
            </w:ins>
          </w:p>
          <w:p w14:paraId="6DF4BEFE" w14:textId="77777777" w:rsidR="00D64561" w:rsidRPr="001A7CC5" w:rsidRDefault="00D64561" w:rsidP="00D64561">
            <w:pPr>
              <w:widowControl/>
              <w:spacing w:line="240" w:lineRule="exact"/>
              <w:rPr>
                <w:ins w:id="1158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8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80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安泰大眾</w:t>
              </w:r>
            </w:ins>
          </w:p>
          <w:p w14:paraId="614FF714" w14:textId="77777777" w:rsidR="00D64561" w:rsidRPr="001A7CC5" w:rsidRDefault="00D64561" w:rsidP="00D64561">
            <w:pPr>
              <w:widowControl/>
              <w:spacing w:line="240" w:lineRule="exact"/>
              <w:rPr>
                <w:ins w:id="1158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8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81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中銀澳紐</w:t>
              </w:r>
            </w:ins>
          </w:p>
          <w:p w14:paraId="53C6AE2E" w14:textId="77777777" w:rsidR="00D64561" w:rsidRPr="001A7CC5" w:rsidRDefault="00D64561" w:rsidP="00D64561">
            <w:pPr>
              <w:widowControl/>
              <w:spacing w:line="240" w:lineRule="exact"/>
              <w:rPr>
                <w:ins w:id="1158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8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82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三家銀行</w:t>
              </w:r>
            </w:ins>
          </w:p>
          <w:p w14:paraId="0814F47B" w14:textId="77777777" w:rsidR="00D64561" w:rsidRPr="001A7CC5" w:rsidRDefault="00D64561" w:rsidP="00D64561">
            <w:pPr>
              <w:widowControl/>
              <w:spacing w:line="240" w:lineRule="exact"/>
              <w:rPr>
                <w:ins w:id="1158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9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83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花旗台新</w:t>
              </w:r>
            </w:ins>
          </w:p>
          <w:p w14:paraId="26F3B707" w14:textId="77777777" w:rsidR="00D64561" w:rsidRPr="001A7CC5" w:rsidRDefault="00D64561" w:rsidP="00D64561">
            <w:pPr>
              <w:widowControl/>
              <w:spacing w:line="240" w:lineRule="exact"/>
              <w:rPr>
                <w:ins w:id="1159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9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84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里昂百利</w:t>
              </w:r>
            </w:ins>
          </w:p>
          <w:p w14:paraId="6EC13EB0" w14:textId="77777777" w:rsidR="00D64561" w:rsidRPr="001A7CC5" w:rsidRDefault="00D64561" w:rsidP="00D64561">
            <w:pPr>
              <w:widowControl/>
              <w:spacing w:line="240" w:lineRule="exact"/>
              <w:rPr>
                <w:ins w:id="1159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9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85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奧紐西蘭</w:t>
              </w:r>
            </w:ins>
          </w:p>
          <w:p w14:paraId="068EDA28" w14:textId="77777777" w:rsidR="00D64561" w:rsidRPr="001A7CC5" w:rsidRDefault="00D64561" w:rsidP="00D64561">
            <w:pPr>
              <w:widowControl/>
              <w:spacing w:line="240" w:lineRule="exact"/>
              <w:rPr>
                <w:ins w:id="1159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9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86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日商東京</w:t>
              </w:r>
            </w:ins>
          </w:p>
          <w:p w14:paraId="3153D985" w14:textId="77777777" w:rsidR="00D64561" w:rsidRPr="001A7CC5" w:rsidRDefault="00D64561" w:rsidP="00D64561">
            <w:pPr>
              <w:widowControl/>
              <w:spacing w:line="240" w:lineRule="exact"/>
              <w:rPr>
                <w:ins w:id="1159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9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87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比利信貸</w:t>
              </w:r>
            </w:ins>
          </w:p>
        </w:tc>
      </w:tr>
      <w:tr w:rsidR="00D64561" w:rsidRPr="008F20B5" w14:paraId="4E1DE9C2" w14:textId="77777777" w:rsidTr="0066205D">
        <w:trPr>
          <w:trHeight w:val="340"/>
          <w:ins w:id="11599" w:author="家興 余" w:date="2021-01-22T10:44:00Z"/>
          <w:trPrChange w:id="11600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601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90423C0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60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603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0EDC6355" w14:textId="77777777" w:rsidR="00D64561" w:rsidRPr="008F20B5" w:rsidRDefault="00D64561" w:rsidP="00D64561">
            <w:pPr>
              <w:widowControl/>
              <w:rPr>
                <w:ins w:id="1160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05" w:author="家興 余" w:date="2021-01-22T10:44:00Z">
              <w:r w:rsidRPr="004A1C2C">
                <w:rPr>
                  <w:rFonts w:ascii="標楷體" w:eastAsia="標楷體" w:hAnsi="標楷體"/>
                </w:rPr>
                <w:t>PledgeNO</w:t>
              </w:r>
            </w:ins>
          </w:p>
        </w:tc>
        <w:tc>
          <w:tcPr>
            <w:tcW w:w="1864" w:type="pct"/>
            <w:noWrap/>
            <w:hideMark/>
            <w:tcPrChange w:id="11606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7DB5A8B" w14:textId="77777777" w:rsidR="00D64561" w:rsidRPr="008F20B5" w:rsidRDefault="00D64561" w:rsidP="00D64561">
            <w:pPr>
              <w:widowControl/>
              <w:rPr>
                <w:ins w:id="1160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08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保證書字號</w:t>
              </w:r>
            </w:ins>
          </w:p>
        </w:tc>
        <w:tc>
          <w:tcPr>
            <w:tcW w:w="266" w:type="pct"/>
            <w:noWrap/>
            <w:hideMark/>
            <w:tcPrChange w:id="11609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52D55D8" w14:textId="77777777" w:rsidR="00D64561" w:rsidRPr="008F20B5" w:rsidRDefault="00D64561" w:rsidP="00D64561">
            <w:pPr>
              <w:widowControl/>
              <w:jc w:val="center"/>
              <w:rPr>
                <w:ins w:id="1161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11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1612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7432705" w14:textId="77777777" w:rsidR="00D64561" w:rsidRPr="008F20B5" w:rsidRDefault="00D64561" w:rsidP="00D64561">
            <w:pPr>
              <w:widowControl/>
              <w:jc w:val="center"/>
              <w:rPr>
                <w:ins w:id="1161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14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30</w:t>
              </w:r>
            </w:ins>
          </w:p>
        </w:tc>
        <w:tc>
          <w:tcPr>
            <w:tcW w:w="266" w:type="pct"/>
            <w:tcPrChange w:id="11615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47F30A3" w14:textId="77777777" w:rsidR="00D64561" w:rsidRPr="008F20B5" w:rsidRDefault="00D64561" w:rsidP="00D64561">
            <w:pPr>
              <w:widowControl/>
              <w:jc w:val="center"/>
              <w:rPr>
                <w:ins w:id="1161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17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noWrap/>
            <w:tcPrChange w:id="11618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E799B09" w14:textId="77777777" w:rsidR="00D64561" w:rsidRDefault="00D64561" w:rsidP="00D64561">
            <w:pPr>
              <w:widowControl/>
              <w:rPr>
                <w:ins w:id="1161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20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擔保品類別為998.999時必須輸入</w:t>
              </w:r>
            </w:ins>
          </w:p>
          <w:p w14:paraId="6A3D5620" w14:textId="77777777" w:rsidR="00D64561" w:rsidRPr="001A7CC5" w:rsidRDefault="00D64561" w:rsidP="00D64561">
            <w:pPr>
              <w:widowControl/>
              <w:rPr>
                <w:ins w:id="1162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77BC28D9" w14:textId="77777777" w:rsidTr="0066205D">
        <w:trPr>
          <w:trHeight w:val="340"/>
          <w:ins w:id="11622" w:author="家興 余" w:date="2021-01-22T10:44:00Z"/>
          <w:trPrChange w:id="11623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624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C9D9309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62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626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741EBF1F" w14:textId="77777777" w:rsidR="00D64561" w:rsidRPr="008F20B5" w:rsidRDefault="00D64561" w:rsidP="00D64561">
            <w:pPr>
              <w:widowControl/>
              <w:rPr>
                <w:ins w:id="1162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28" w:author="家興 余" w:date="2021-01-22T10:44:00Z">
              <w:r w:rsidRPr="004A1C2C">
                <w:rPr>
                  <w:rFonts w:ascii="標楷體" w:eastAsia="標楷體" w:hAnsi="標楷體"/>
                </w:rPr>
                <w:t>OwnerId</w:t>
              </w:r>
            </w:ins>
          </w:p>
        </w:tc>
        <w:tc>
          <w:tcPr>
            <w:tcW w:w="1864" w:type="pct"/>
            <w:noWrap/>
            <w:hideMark/>
            <w:tcPrChange w:id="11629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A96F608" w14:textId="77777777" w:rsidR="00D64561" w:rsidRPr="008F20B5" w:rsidRDefault="00D64561" w:rsidP="00D64561">
            <w:pPr>
              <w:widowControl/>
              <w:rPr>
                <w:ins w:id="1163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31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所有權人統編</w:t>
              </w:r>
            </w:ins>
          </w:p>
        </w:tc>
        <w:tc>
          <w:tcPr>
            <w:tcW w:w="266" w:type="pct"/>
            <w:noWrap/>
            <w:hideMark/>
            <w:tcPrChange w:id="11632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C696ECA" w14:textId="77777777" w:rsidR="00D64561" w:rsidRPr="008F20B5" w:rsidRDefault="00D64561" w:rsidP="00D64561">
            <w:pPr>
              <w:widowControl/>
              <w:jc w:val="center"/>
              <w:rPr>
                <w:ins w:id="1163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34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1635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3CC2C14" w14:textId="77777777" w:rsidR="00D64561" w:rsidRPr="008F20B5" w:rsidRDefault="00D64561" w:rsidP="00D64561">
            <w:pPr>
              <w:widowControl/>
              <w:jc w:val="center"/>
              <w:rPr>
                <w:ins w:id="1163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37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10</w:t>
              </w:r>
            </w:ins>
          </w:p>
        </w:tc>
        <w:tc>
          <w:tcPr>
            <w:tcW w:w="266" w:type="pct"/>
            <w:tcPrChange w:id="11638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1277447" w14:textId="77777777" w:rsidR="00D64561" w:rsidRPr="008F20B5" w:rsidRDefault="00D64561" w:rsidP="00D64561">
            <w:pPr>
              <w:widowControl/>
              <w:jc w:val="center"/>
              <w:rPr>
                <w:ins w:id="1163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40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tcPrChange w:id="11641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1A4BB8F" w14:textId="77777777" w:rsidR="00D64561" w:rsidRPr="008F20B5" w:rsidRDefault="00D64561" w:rsidP="00D64561">
            <w:pPr>
              <w:widowControl/>
              <w:rPr>
                <w:ins w:id="1164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4AB72B47" w14:textId="77777777" w:rsidTr="0066205D">
        <w:trPr>
          <w:trHeight w:val="340"/>
          <w:ins w:id="11643" w:author="家興 余" w:date="2021-01-22T10:44:00Z"/>
          <w:trPrChange w:id="11644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645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8780D1D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64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647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009BC3D1" w14:textId="77777777" w:rsidR="00D64561" w:rsidRPr="008F20B5" w:rsidRDefault="00D64561" w:rsidP="00D64561">
            <w:pPr>
              <w:widowControl/>
              <w:rPr>
                <w:ins w:id="1164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49" w:author="家興 余" w:date="2021-01-22T10:44:00Z">
              <w:r w:rsidRPr="004A1C2C">
                <w:rPr>
                  <w:rFonts w:ascii="標楷體" w:eastAsia="標楷體" w:hAnsi="標楷體"/>
                </w:rPr>
                <w:t>OwnerName</w:t>
              </w:r>
            </w:ins>
          </w:p>
        </w:tc>
        <w:tc>
          <w:tcPr>
            <w:tcW w:w="1864" w:type="pct"/>
            <w:noWrap/>
            <w:hideMark/>
            <w:tcPrChange w:id="11650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2B3D7D4" w14:textId="77777777" w:rsidR="00D64561" w:rsidRPr="008F20B5" w:rsidRDefault="00D64561" w:rsidP="00D64561">
            <w:pPr>
              <w:widowControl/>
              <w:rPr>
                <w:ins w:id="1165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52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所有權人姓名</w:t>
              </w:r>
            </w:ins>
          </w:p>
        </w:tc>
        <w:tc>
          <w:tcPr>
            <w:tcW w:w="266" w:type="pct"/>
            <w:noWrap/>
            <w:hideMark/>
            <w:tcPrChange w:id="11653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86BD4FA" w14:textId="77777777" w:rsidR="00D64561" w:rsidRPr="008F20B5" w:rsidRDefault="00D64561" w:rsidP="00D64561">
            <w:pPr>
              <w:widowControl/>
              <w:jc w:val="center"/>
              <w:rPr>
                <w:ins w:id="1165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55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1656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BD67507" w14:textId="77777777" w:rsidR="00D64561" w:rsidRPr="008F20B5" w:rsidRDefault="00D64561" w:rsidP="00D64561">
            <w:pPr>
              <w:widowControl/>
              <w:jc w:val="center"/>
              <w:rPr>
                <w:ins w:id="1165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58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100</w:t>
              </w:r>
            </w:ins>
          </w:p>
        </w:tc>
        <w:tc>
          <w:tcPr>
            <w:tcW w:w="266" w:type="pct"/>
            <w:tcPrChange w:id="11659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B8A5B34" w14:textId="77777777" w:rsidR="00D64561" w:rsidRPr="008F20B5" w:rsidRDefault="00D64561" w:rsidP="00D64561">
            <w:pPr>
              <w:widowControl/>
              <w:jc w:val="center"/>
              <w:rPr>
                <w:ins w:id="1166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61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tcPrChange w:id="11662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5D9AC63" w14:textId="77777777" w:rsidR="00D64561" w:rsidRPr="008F20B5" w:rsidRDefault="00D64561" w:rsidP="00D64561">
            <w:pPr>
              <w:widowControl/>
              <w:rPr>
                <w:ins w:id="1166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4CEAAC72" w14:textId="77777777" w:rsidTr="0066205D">
        <w:trPr>
          <w:trHeight w:val="340"/>
          <w:ins w:id="11664" w:author="家興 余" w:date="2021-01-22T10:44:00Z"/>
          <w:trPrChange w:id="11665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666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0043069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66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668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BC22261" w14:textId="77777777" w:rsidR="00D64561" w:rsidRPr="008F20B5" w:rsidRDefault="00D64561" w:rsidP="00D64561">
            <w:pPr>
              <w:widowControl/>
              <w:rPr>
                <w:ins w:id="1166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70" w:author="家興 余" w:date="2021-01-22T10:44:00Z">
              <w:r w:rsidRPr="004A1C2C">
                <w:rPr>
                  <w:rFonts w:ascii="標楷體" w:eastAsia="標楷體" w:hAnsi="標楷體"/>
                </w:rPr>
                <w:t>IssuingId</w:t>
              </w:r>
            </w:ins>
          </w:p>
        </w:tc>
        <w:tc>
          <w:tcPr>
            <w:tcW w:w="1864" w:type="pct"/>
            <w:noWrap/>
            <w:hideMark/>
            <w:tcPrChange w:id="11671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1ADD55B" w14:textId="77777777" w:rsidR="00D64561" w:rsidRPr="008F20B5" w:rsidRDefault="00D64561" w:rsidP="00D64561">
            <w:pPr>
              <w:widowControl/>
              <w:rPr>
                <w:ins w:id="1167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73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發行機構統編</w:t>
              </w:r>
            </w:ins>
          </w:p>
        </w:tc>
        <w:tc>
          <w:tcPr>
            <w:tcW w:w="266" w:type="pct"/>
            <w:noWrap/>
            <w:hideMark/>
            <w:tcPrChange w:id="11674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4DED01C" w14:textId="77777777" w:rsidR="00D64561" w:rsidRPr="008F20B5" w:rsidRDefault="00D64561" w:rsidP="00D64561">
            <w:pPr>
              <w:widowControl/>
              <w:jc w:val="center"/>
              <w:rPr>
                <w:ins w:id="1167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76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1677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2E2AA07" w14:textId="77777777" w:rsidR="00D64561" w:rsidRPr="008F20B5" w:rsidRDefault="00D64561" w:rsidP="00D64561">
            <w:pPr>
              <w:widowControl/>
              <w:jc w:val="center"/>
              <w:rPr>
                <w:ins w:id="1167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79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10</w:t>
              </w:r>
            </w:ins>
          </w:p>
        </w:tc>
        <w:tc>
          <w:tcPr>
            <w:tcW w:w="266" w:type="pct"/>
            <w:tcPrChange w:id="11680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99B9BC9" w14:textId="77777777" w:rsidR="00D64561" w:rsidRPr="008F20B5" w:rsidRDefault="00D64561" w:rsidP="00D64561">
            <w:pPr>
              <w:widowControl/>
              <w:rPr>
                <w:ins w:id="1168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82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 xml:space="preserve">  </w:t>
              </w:r>
            </w:ins>
          </w:p>
        </w:tc>
        <w:tc>
          <w:tcPr>
            <w:tcW w:w="1150" w:type="pct"/>
            <w:noWrap/>
            <w:tcPrChange w:id="11683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1B44C95" w14:textId="77777777" w:rsidR="00D64561" w:rsidRPr="008F20B5" w:rsidRDefault="00D64561" w:rsidP="00D64561">
            <w:pPr>
              <w:widowControl/>
              <w:rPr>
                <w:ins w:id="1168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540D7F75" w14:textId="77777777" w:rsidTr="0066205D">
        <w:trPr>
          <w:trHeight w:val="340"/>
          <w:ins w:id="11685" w:author="家興 余" w:date="2021-01-22T10:44:00Z"/>
          <w:trPrChange w:id="11686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687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1E673B8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68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689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0F23FAB" w14:textId="77777777" w:rsidR="00D64561" w:rsidRPr="008F20B5" w:rsidRDefault="00D64561" w:rsidP="00D64561">
            <w:pPr>
              <w:widowControl/>
              <w:rPr>
                <w:ins w:id="1169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91" w:author="家興 余" w:date="2021-01-22T10:44:00Z">
              <w:r w:rsidRPr="004A1C2C">
                <w:rPr>
                  <w:rFonts w:ascii="標楷體" w:eastAsia="標楷體" w:hAnsi="標楷體"/>
                </w:rPr>
                <w:t>IssuingCounty</w:t>
              </w:r>
            </w:ins>
          </w:p>
        </w:tc>
        <w:tc>
          <w:tcPr>
            <w:tcW w:w="1864" w:type="pct"/>
            <w:noWrap/>
            <w:hideMark/>
            <w:tcPrChange w:id="11692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8817D8E" w14:textId="77777777" w:rsidR="00D64561" w:rsidRPr="008F20B5" w:rsidRDefault="00D64561" w:rsidP="00D64561">
            <w:pPr>
              <w:widowControl/>
              <w:rPr>
                <w:ins w:id="1169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94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發行機構所在國別</w:t>
              </w:r>
            </w:ins>
          </w:p>
        </w:tc>
        <w:tc>
          <w:tcPr>
            <w:tcW w:w="266" w:type="pct"/>
            <w:noWrap/>
            <w:hideMark/>
            <w:tcPrChange w:id="11695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ABA82C9" w14:textId="77777777" w:rsidR="00D64561" w:rsidRPr="008F20B5" w:rsidRDefault="00D64561" w:rsidP="00D64561">
            <w:pPr>
              <w:widowControl/>
              <w:jc w:val="center"/>
              <w:rPr>
                <w:ins w:id="1169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97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1698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0381676" w14:textId="77777777" w:rsidR="00D64561" w:rsidRPr="008F20B5" w:rsidRDefault="00D64561" w:rsidP="00D64561">
            <w:pPr>
              <w:widowControl/>
              <w:jc w:val="center"/>
              <w:rPr>
                <w:ins w:id="1169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00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</w:p>
        </w:tc>
        <w:tc>
          <w:tcPr>
            <w:tcW w:w="266" w:type="pct"/>
            <w:tcPrChange w:id="11701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B66230C" w14:textId="77777777" w:rsidR="00D64561" w:rsidRPr="008F20B5" w:rsidRDefault="00D64561" w:rsidP="00D64561">
            <w:pPr>
              <w:widowControl/>
              <w:jc w:val="center"/>
              <w:rPr>
                <w:ins w:id="1170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  <w:tcPrChange w:id="11703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85B5D0D" w14:textId="77777777" w:rsidR="00D64561" w:rsidRPr="008F20B5" w:rsidRDefault="00D64561" w:rsidP="00D64561">
            <w:pPr>
              <w:widowControl/>
              <w:rPr>
                <w:ins w:id="1170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7D020F85" w14:textId="77777777" w:rsidTr="0066205D">
        <w:trPr>
          <w:trHeight w:val="340"/>
          <w:ins w:id="11705" w:author="家興 余" w:date="2021-01-22T10:44:00Z"/>
          <w:trPrChange w:id="11706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707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4DF8D23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70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709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2F364531" w14:textId="77777777" w:rsidR="00D64561" w:rsidRPr="008F20B5" w:rsidRDefault="00D64561" w:rsidP="00D64561">
            <w:pPr>
              <w:widowControl/>
              <w:rPr>
                <w:ins w:id="1171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11" w:author="家興 余" w:date="2021-01-22T10:44:00Z">
              <w:r w:rsidRPr="004A1C2C">
                <w:rPr>
                  <w:rFonts w:ascii="標楷體" w:eastAsia="標楷體" w:hAnsi="標楷體"/>
                </w:rPr>
                <w:t>DocNo</w:t>
              </w:r>
            </w:ins>
          </w:p>
        </w:tc>
        <w:tc>
          <w:tcPr>
            <w:tcW w:w="1864" w:type="pct"/>
            <w:noWrap/>
            <w:hideMark/>
            <w:tcPrChange w:id="11712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0093B99" w14:textId="77777777" w:rsidR="00D64561" w:rsidRPr="008F20B5" w:rsidRDefault="00D64561" w:rsidP="00D64561">
            <w:pPr>
              <w:widowControl/>
              <w:rPr>
                <w:ins w:id="1171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14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憑證編號</w:t>
              </w:r>
            </w:ins>
          </w:p>
        </w:tc>
        <w:tc>
          <w:tcPr>
            <w:tcW w:w="266" w:type="pct"/>
            <w:noWrap/>
            <w:hideMark/>
            <w:tcPrChange w:id="11715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D402B69" w14:textId="77777777" w:rsidR="00D64561" w:rsidRPr="008F20B5" w:rsidRDefault="00D64561" w:rsidP="00D64561">
            <w:pPr>
              <w:widowControl/>
              <w:jc w:val="center"/>
              <w:rPr>
                <w:ins w:id="1171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17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1718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1CE11EA" w14:textId="77777777" w:rsidR="00D64561" w:rsidRPr="008F20B5" w:rsidRDefault="00D64561" w:rsidP="00D64561">
            <w:pPr>
              <w:widowControl/>
              <w:jc w:val="center"/>
              <w:rPr>
                <w:ins w:id="1171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20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30</w:t>
              </w:r>
            </w:ins>
          </w:p>
        </w:tc>
        <w:tc>
          <w:tcPr>
            <w:tcW w:w="266" w:type="pct"/>
            <w:tcPrChange w:id="11721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9249E0D" w14:textId="77777777" w:rsidR="00D64561" w:rsidRPr="008F20B5" w:rsidRDefault="00D64561" w:rsidP="00D64561">
            <w:pPr>
              <w:widowControl/>
              <w:jc w:val="center"/>
              <w:rPr>
                <w:ins w:id="1172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tcPrChange w:id="11723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CD0455F" w14:textId="77777777" w:rsidR="00D64561" w:rsidRPr="008F20B5" w:rsidRDefault="00D64561" w:rsidP="00D64561">
            <w:pPr>
              <w:widowControl/>
              <w:rPr>
                <w:ins w:id="1172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32DEFC71" w14:textId="77777777" w:rsidTr="0066205D">
        <w:trPr>
          <w:trHeight w:val="340"/>
          <w:ins w:id="11725" w:author="家興 余" w:date="2021-01-22T10:44:00Z"/>
          <w:trPrChange w:id="11726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727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31A627E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72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1729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6415B4F" w14:textId="77777777" w:rsidR="00D64561" w:rsidRPr="008F20B5" w:rsidRDefault="00D64561" w:rsidP="00D64561">
            <w:pPr>
              <w:widowControl/>
              <w:rPr>
                <w:ins w:id="11730" w:author="家興 余" w:date="2021-01-22T10:44:00Z"/>
                <w:rFonts w:ascii="標楷體" w:eastAsia="標楷體" w:hAnsi="標楷體"/>
              </w:rPr>
            </w:pPr>
            <w:ins w:id="11731" w:author="家興 余" w:date="2021-01-22T10:44:00Z">
              <w:r w:rsidRPr="008F20B5">
                <w:rPr>
                  <w:rFonts w:ascii="標楷體" w:eastAsia="標楷體" w:hAnsi="標楷體"/>
                </w:rPr>
                <w:t>LoanToValue</w:t>
              </w:r>
            </w:ins>
          </w:p>
        </w:tc>
        <w:tc>
          <w:tcPr>
            <w:tcW w:w="1864" w:type="pct"/>
            <w:noWrap/>
            <w:tcPrChange w:id="11732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458AFE2" w14:textId="77777777" w:rsidR="00D64561" w:rsidRPr="008F20B5" w:rsidRDefault="00D64561" w:rsidP="00D64561">
            <w:pPr>
              <w:widowControl/>
              <w:rPr>
                <w:ins w:id="1173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34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貸放成數</w:t>
              </w:r>
            </w:ins>
          </w:p>
        </w:tc>
        <w:tc>
          <w:tcPr>
            <w:tcW w:w="266" w:type="pct"/>
            <w:noWrap/>
            <w:tcPrChange w:id="11735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9601DD5" w14:textId="77777777" w:rsidR="00D64561" w:rsidRPr="008F20B5" w:rsidRDefault="00D64561" w:rsidP="00D64561">
            <w:pPr>
              <w:widowControl/>
              <w:jc w:val="center"/>
              <w:rPr>
                <w:ins w:id="1173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37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tcPrChange w:id="11738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7655F13" w14:textId="77777777" w:rsidR="00D64561" w:rsidRPr="008F20B5" w:rsidRDefault="00D64561" w:rsidP="00D64561">
            <w:pPr>
              <w:widowControl/>
              <w:jc w:val="center"/>
              <w:rPr>
                <w:ins w:id="1173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40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3.2</w:t>
              </w:r>
            </w:ins>
          </w:p>
        </w:tc>
        <w:tc>
          <w:tcPr>
            <w:tcW w:w="266" w:type="pct"/>
            <w:tcPrChange w:id="11741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EC9603E" w14:textId="77777777" w:rsidR="00D64561" w:rsidRPr="008F20B5" w:rsidRDefault="00D64561" w:rsidP="00D64561">
            <w:pPr>
              <w:widowControl/>
              <w:jc w:val="center"/>
              <w:rPr>
                <w:ins w:id="1174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tcPrChange w:id="11743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E7E0051" w14:textId="77777777" w:rsidR="00D64561" w:rsidRPr="008F20B5" w:rsidRDefault="00D64561" w:rsidP="00D64561">
            <w:pPr>
              <w:widowControl/>
              <w:rPr>
                <w:ins w:id="1174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45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000.00</w:t>
              </w:r>
            </w:ins>
          </w:p>
        </w:tc>
      </w:tr>
      <w:tr w:rsidR="00D64561" w:rsidRPr="001A7CC5" w14:paraId="33F401A0" w14:textId="77777777" w:rsidTr="0066205D">
        <w:trPr>
          <w:trHeight w:val="340"/>
          <w:ins w:id="11746" w:author="家興 余" w:date="2021-01-22T10:44:00Z"/>
          <w:trPrChange w:id="11747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748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F874CCD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74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1750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49A0E77" w14:textId="77777777" w:rsidR="00D64561" w:rsidRPr="001A7CC5" w:rsidRDefault="00D64561" w:rsidP="00D64561">
            <w:pPr>
              <w:widowControl/>
              <w:rPr>
                <w:ins w:id="11751" w:author="家興 余" w:date="2021-01-22T10:44:00Z"/>
                <w:rFonts w:ascii="標楷體" w:eastAsia="標楷體" w:hAnsi="標楷體"/>
                <w:highlight w:val="yellow"/>
              </w:rPr>
            </w:pPr>
            <w:ins w:id="11752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SecuritiesType</w:t>
              </w:r>
            </w:ins>
          </w:p>
        </w:tc>
        <w:tc>
          <w:tcPr>
            <w:tcW w:w="1864" w:type="pct"/>
            <w:noWrap/>
            <w:tcPrChange w:id="11753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529DBB2" w14:textId="77777777" w:rsidR="00D64561" w:rsidRPr="001A7CC5" w:rsidRDefault="00D64561" w:rsidP="00D64561">
            <w:pPr>
              <w:widowControl/>
              <w:rPr>
                <w:ins w:id="11754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755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有價證券類別</w:t>
              </w:r>
            </w:ins>
          </w:p>
        </w:tc>
        <w:tc>
          <w:tcPr>
            <w:tcW w:w="266" w:type="pct"/>
            <w:noWrap/>
            <w:tcPrChange w:id="11756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1DE2E3B" w14:textId="77777777" w:rsidR="00D64561" w:rsidRPr="001A7CC5" w:rsidRDefault="00D64561" w:rsidP="00D64561">
            <w:pPr>
              <w:widowControl/>
              <w:jc w:val="center"/>
              <w:rPr>
                <w:ins w:id="11757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758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66" w:type="pct"/>
            <w:noWrap/>
            <w:tcPrChange w:id="11759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3A05CDD" w14:textId="4E0B91A8" w:rsidR="00D64561" w:rsidRPr="001A7CC5" w:rsidRDefault="0014330A" w:rsidP="00D64561">
            <w:pPr>
              <w:widowControl/>
              <w:jc w:val="center"/>
              <w:rPr>
                <w:ins w:id="11760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761" w:author="家興 余" w:date="2021-02-03T15:59:00Z">
              <w:r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</w:rPr>
                <w:t>2</w:t>
              </w:r>
            </w:ins>
          </w:p>
        </w:tc>
        <w:tc>
          <w:tcPr>
            <w:tcW w:w="266" w:type="pct"/>
            <w:tcPrChange w:id="11762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602D209" w14:textId="77777777" w:rsidR="00D64561" w:rsidRPr="001A7CC5" w:rsidRDefault="00D64561" w:rsidP="00D64561">
            <w:pPr>
              <w:widowControl/>
              <w:rPr>
                <w:ins w:id="11763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1764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D96221B" w14:textId="069D4C41" w:rsidR="00D745D4" w:rsidRPr="00D745D4" w:rsidRDefault="00D745D4" w:rsidP="00D64561">
            <w:pPr>
              <w:widowControl/>
              <w:rPr>
                <w:ins w:id="11765" w:author="家興 余" w:date="2021-04-12T12:10:00Z"/>
                <w:rFonts w:ascii="標楷體" w:eastAsia="標楷體" w:hAnsi="標楷體" w:cs="新細明體"/>
                <w:color w:val="000000"/>
                <w:kern w:val="0"/>
              </w:rPr>
            </w:pPr>
            <w:ins w:id="11766" w:author="家興 余" w:date="2021-04-12T12:1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</w:t>
              </w:r>
            </w:ins>
            <w:ins w:id="11767" w:author="家興 余" w:date="2021-04-12T12:11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1E1</w:t>
              </w:r>
            </w:ins>
            <w:ins w:id="11768" w:author="家興 余" w:date="2021-04-12T12:1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554063C8" w14:textId="1AEE288B" w:rsidR="00D64561" w:rsidRPr="00402A2F" w:rsidRDefault="0014330A" w:rsidP="00D64561">
            <w:pPr>
              <w:widowControl/>
              <w:rPr>
                <w:ins w:id="1176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70" w:author="家興 余" w:date="2021-02-03T15:5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1:</w:t>
              </w:r>
            </w:ins>
            <w:ins w:id="11771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股票</w:t>
              </w:r>
            </w:ins>
          </w:p>
          <w:p w14:paraId="2240D88F" w14:textId="0BE728DF" w:rsidR="00D64561" w:rsidRPr="00402A2F" w:rsidRDefault="0014330A" w:rsidP="00D64561">
            <w:pPr>
              <w:widowControl/>
              <w:rPr>
                <w:ins w:id="1177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73" w:author="家興 余" w:date="2021-02-03T15:5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2:</w:t>
              </w:r>
            </w:ins>
            <w:ins w:id="11774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基金</w:t>
              </w:r>
            </w:ins>
          </w:p>
          <w:p w14:paraId="2CC0A4D1" w14:textId="39456751" w:rsidR="00D64561" w:rsidRPr="00402A2F" w:rsidRDefault="0014330A" w:rsidP="00D64561">
            <w:pPr>
              <w:widowControl/>
              <w:rPr>
                <w:ins w:id="1177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76" w:author="家興 余" w:date="2021-02-03T15:5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3:</w:t>
              </w:r>
            </w:ins>
            <w:ins w:id="11777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債券</w:t>
              </w:r>
            </w:ins>
          </w:p>
          <w:p w14:paraId="757FA89C" w14:textId="63C93B5D" w:rsidR="00D64561" w:rsidRPr="00402A2F" w:rsidRDefault="0014330A" w:rsidP="00D64561">
            <w:pPr>
              <w:widowControl/>
              <w:rPr>
                <w:ins w:id="1177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79" w:author="家興 余" w:date="2021-02-03T15:5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4:</w:t>
              </w:r>
            </w:ins>
            <w:ins w:id="11780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票券/國庫儲蓄券</w:t>
              </w:r>
            </w:ins>
          </w:p>
          <w:p w14:paraId="3D745BD6" w14:textId="4E10B117" w:rsidR="00D64561" w:rsidRPr="001A7CC5" w:rsidRDefault="0014330A" w:rsidP="00D64561">
            <w:pPr>
              <w:widowControl/>
              <w:rPr>
                <w:ins w:id="11781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782" w:author="家興 余" w:date="2021-02-03T15:5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5:</w:t>
              </w:r>
            </w:ins>
            <w:ins w:id="11783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其他</w:t>
              </w:r>
            </w:ins>
          </w:p>
        </w:tc>
      </w:tr>
      <w:tr w:rsidR="00D64561" w:rsidRPr="001A7CC5" w14:paraId="6CFB35C9" w14:textId="77777777" w:rsidTr="0066205D">
        <w:trPr>
          <w:trHeight w:val="340"/>
          <w:ins w:id="11784" w:author="家興 余" w:date="2021-01-22T10:44:00Z"/>
          <w:trPrChange w:id="11785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786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2EF2BA5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787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1788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C6A2E96" w14:textId="77777777" w:rsidR="00D64561" w:rsidRPr="001A7CC5" w:rsidRDefault="00D64561" w:rsidP="00D64561">
            <w:pPr>
              <w:widowControl/>
              <w:rPr>
                <w:ins w:id="11789" w:author="家興 余" w:date="2021-01-22T10:44:00Z"/>
                <w:rFonts w:ascii="標楷體" w:eastAsia="標楷體" w:hAnsi="標楷體"/>
                <w:highlight w:val="yellow"/>
              </w:rPr>
            </w:pPr>
            <w:ins w:id="11790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Listed</w:t>
              </w:r>
            </w:ins>
          </w:p>
        </w:tc>
        <w:tc>
          <w:tcPr>
            <w:tcW w:w="1864" w:type="pct"/>
            <w:noWrap/>
            <w:tcPrChange w:id="11791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089FB92" w14:textId="77777777" w:rsidR="00D64561" w:rsidRPr="001A7CC5" w:rsidRDefault="00D64561" w:rsidP="00D64561">
            <w:pPr>
              <w:widowControl/>
              <w:rPr>
                <w:ins w:id="11792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793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掛牌交易所</w:t>
              </w:r>
            </w:ins>
          </w:p>
        </w:tc>
        <w:tc>
          <w:tcPr>
            <w:tcW w:w="266" w:type="pct"/>
            <w:noWrap/>
            <w:tcPrChange w:id="11794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884EA07" w14:textId="77777777" w:rsidR="00D64561" w:rsidRPr="001A7CC5" w:rsidRDefault="00D64561" w:rsidP="00D64561">
            <w:pPr>
              <w:widowControl/>
              <w:jc w:val="center"/>
              <w:rPr>
                <w:ins w:id="11795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796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66" w:type="pct"/>
            <w:noWrap/>
            <w:tcPrChange w:id="11797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E12EE26" w14:textId="0FF45186" w:rsidR="00D64561" w:rsidRPr="001A7CC5" w:rsidRDefault="0014330A">
            <w:pPr>
              <w:widowControl/>
              <w:rPr>
                <w:ins w:id="11798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  <w:pPrChange w:id="11799" w:author="家興 余" w:date="2021-02-03T16:04:00Z">
                <w:pPr>
                  <w:widowControl/>
                  <w:jc w:val="center"/>
                </w:pPr>
              </w:pPrChange>
            </w:pPr>
            <w:ins w:id="11800" w:author="家興 余" w:date="2021-02-03T16:04:00Z">
              <w:r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</w:rPr>
                <w:t>2</w:t>
              </w:r>
            </w:ins>
          </w:p>
        </w:tc>
        <w:tc>
          <w:tcPr>
            <w:tcW w:w="266" w:type="pct"/>
            <w:tcPrChange w:id="11801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E893567" w14:textId="77777777" w:rsidR="00D64561" w:rsidRPr="001A7CC5" w:rsidRDefault="00D64561" w:rsidP="00D64561">
            <w:pPr>
              <w:widowControl/>
              <w:jc w:val="center"/>
              <w:rPr>
                <w:ins w:id="11802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1803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AFEF6DE" w14:textId="77777777" w:rsidR="00D745D4" w:rsidRPr="00D92297" w:rsidRDefault="00D745D4" w:rsidP="00D745D4">
            <w:pPr>
              <w:widowControl/>
              <w:rPr>
                <w:ins w:id="11804" w:author="家興 余" w:date="2021-04-12T12:11:00Z"/>
                <w:rFonts w:ascii="標楷體" w:eastAsia="標楷體" w:hAnsi="標楷體" w:cs="新細明體"/>
                <w:color w:val="000000"/>
                <w:kern w:val="0"/>
              </w:rPr>
            </w:pPr>
            <w:ins w:id="11805" w:author="家興 余" w:date="2021-04-12T12:1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10D27521" w14:textId="0C69876A" w:rsidR="00D64561" w:rsidRPr="00402A2F" w:rsidRDefault="0014330A" w:rsidP="00D64561">
            <w:pPr>
              <w:widowControl/>
              <w:rPr>
                <w:ins w:id="1180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807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1:</w:t>
              </w:r>
            </w:ins>
            <w:ins w:id="11808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臺灣證交所</w:t>
              </w:r>
            </w:ins>
          </w:p>
          <w:p w14:paraId="74E43C1E" w14:textId="6172063E" w:rsidR="00D64561" w:rsidRPr="00402A2F" w:rsidRDefault="0014330A" w:rsidP="00D64561">
            <w:pPr>
              <w:widowControl/>
              <w:rPr>
                <w:ins w:id="1180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810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2:</w:t>
              </w:r>
            </w:ins>
            <w:ins w:id="11811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櫃檯買賣中心</w:t>
              </w:r>
            </w:ins>
          </w:p>
          <w:p w14:paraId="72E32F86" w14:textId="5024DD67" w:rsidR="00D64561" w:rsidRPr="00402A2F" w:rsidRDefault="0014330A" w:rsidP="00D64561">
            <w:pPr>
              <w:widowControl/>
              <w:rPr>
                <w:ins w:id="1181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813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3:</w:t>
              </w:r>
            </w:ins>
            <w:ins w:id="11814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紐約證券交易所（NYSE）</w:t>
              </w:r>
            </w:ins>
          </w:p>
          <w:p w14:paraId="10A325CA" w14:textId="5E268E3B" w:rsidR="00D64561" w:rsidRPr="00402A2F" w:rsidRDefault="0014330A" w:rsidP="00D64561">
            <w:pPr>
              <w:widowControl/>
              <w:rPr>
                <w:ins w:id="1181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816" w:author="家興 余" w:date="2021-02-03T16:00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04:</w:t>
              </w:r>
            </w:ins>
            <w:ins w:id="11817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那斯達克（Nasdaq）</w:t>
              </w:r>
            </w:ins>
          </w:p>
          <w:p w14:paraId="5DED5E78" w14:textId="45DA7469" w:rsidR="00D64561" w:rsidRPr="00402A2F" w:rsidRDefault="0014330A" w:rsidP="00D64561">
            <w:pPr>
              <w:widowControl/>
              <w:rPr>
                <w:ins w:id="1181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819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5:</w:t>
              </w:r>
            </w:ins>
            <w:ins w:id="11820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倫敦證券交易所（LSE）</w:t>
              </w:r>
            </w:ins>
          </w:p>
          <w:p w14:paraId="764E0240" w14:textId="2957EF07" w:rsidR="00D64561" w:rsidRPr="00402A2F" w:rsidRDefault="0014330A" w:rsidP="00D64561">
            <w:pPr>
              <w:widowControl/>
              <w:rPr>
                <w:ins w:id="1182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822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06:</w:t>
              </w:r>
            </w:ins>
            <w:ins w:id="11823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德國證券交易所（GSE）</w:t>
              </w:r>
            </w:ins>
          </w:p>
          <w:p w14:paraId="29B9373B" w14:textId="0867E383" w:rsidR="00D64561" w:rsidRPr="00402A2F" w:rsidRDefault="0014330A" w:rsidP="00D64561">
            <w:pPr>
              <w:widowControl/>
              <w:rPr>
                <w:ins w:id="1182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825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07:</w:t>
              </w:r>
            </w:ins>
            <w:ins w:id="11826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歐洲交易所（Euronext）</w:t>
              </w:r>
            </w:ins>
          </w:p>
          <w:p w14:paraId="41888E27" w14:textId="1F369CD9" w:rsidR="00D64561" w:rsidRPr="00402A2F" w:rsidRDefault="0014330A" w:rsidP="00D64561">
            <w:pPr>
              <w:widowControl/>
              <w:rPr>
                <w:ins w:id="1182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828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08:</w:t>
              </w:r>
            </w:ins>
            <w:ins w:id="11829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東京證券交易所（TSE）</w:t>
              </w:r>
            </w:ins>
          </w:p>
          <w:p w14:paraId="2EC23F18" w14:textId="72CF51EC" w:rsidR="00D64561" w:rsidRPr="001A7CC5" w:rsidRDefault="0014330A" w:rsidP="00D64561">
            <w:pPr>
              <w:widowControl/>
              <w:rPr>
                <w:ins w:id="11830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831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99:</w:t>
              </w:r>
            </w:ins>
            <w:ins w:id="11832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無</w:t>
              </w:r>
            </w:ins>
          </w:p>
        </w:tc>
      </w:tr>
      <w:tr w:rsidR="00D64561" w:rsidRPr="001A7CC5" w14:paraId="4B31573D" w14:textId="77777777" w:rsidTr="0066205D">
        <w:trPr>
          <w:trHeight w:val="340"/>
          <w:ins w:id="11833" w:author="家興 余" w:date="2021-01-22T10:44:00Z"/>
          <w:trPrChange w:id="11834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835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C4B5774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836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1837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166EBA8" w14:textId="77777777" w:rsidR="00D64561" w:rsidRPr="001A7CC5" w:rsidRDefault="00D64561" w:rsidP="00D64561">
            <w:pPr>
              <w:widowControl/>
              <w:rPr>
                <w:ins w:id="11838" w:author="家興 余" w:date="2021-01-22T10:44:00Z"/>
                <w:rFonts w:ascii="標楷體" w:eastAsia="標楷體" w:hAnsi="標楷體"/>
                <w:highlight w:val="yellow"/>
              </w:rPr>
            </w:pPr>
            <w:ins w:id="11839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OfferingDate</w:t>
              </w:r>
            </w:ins>
          </w:p>
        </w:tc>
        <w:tc>
          <w:tcPr>
            <w:tcW w:w="1864" w:type="pct"/>
            <w:noWrap/>
            <w:tcPrChange w:id="11840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46B893D" w14:textId="77777777" w:rsidR="00D64561" w:rsidRPr="001A7CC5" w:rsidRDefault="00D64561" w:rsidP="00D64561">
            <w:pPr>
              <w:widowControl/>
              <w:rPr>
                <w:ins w:id="11841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842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發行日</w:t>
              </w:r>
            </w:ins>
          </w:p>
        </w:tc>
        <w:tc>
          <w:tcPr>
            <w:tcW w:w="266" w:type="pct"/>
            <w:noWrap/>
            <w:tcPrChange w:id="11843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C7CB0B7" w14:textId="77777777" w:rsidR="00D64561" w:rsidRPr="001A7CC5" w:rsidRDefault="00D64561" w:rsidP="00D64561">
            <w:pPr>
              <w:widowControl/>
              <w:jc w:val="center"/>
              <w:rPr>
                <w:ins w:id="11844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845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</w:rPr>
                <w:t>9</w:t>
              </w:r>
            </w:ins>
          </w:p>
        </w:tc>
        <w:tc>
          <w:tcPr>
            <w:tcW w:w="266" w:type="pct"/>
            <w:noWrap/>
            <w:tcPrChange w:id="11846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694483A" w14:textId="77777777" w:rsidR="00D64561" w:rsidRPr="001A7CC5" w:rsidRDefault="00D64561" w:rsidP="00D64561">
            <w:pPr>
              <w:widowControl/>
              <w:jc w:val="center"/>
              <w:rPr>
                <w:ins w:id="11847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848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7</w:t>
              </w:r>
            </w:ins>
          </w:p>
        </w:tc>
        <w:tc>
          <w:tcPr>
            <w:tcW w:w="266" w:type="pct"/>
            <w:tcPrChange w:id="11849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13E58DE" w14:textId="77777777" w:rsidR="00D64561" w:rsidRPr="001A7CC5" w:rsidRDefault="00D64561" w:rsidP="00D64561">
            <w:pPr>
              <w:widowControl/>
              <w:jc w:val="center"/>
              <w:rPr>
                <w:ins w:id="11850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1851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7E28515" w14:textId="77777777" w:rsidR="00D745D4" w:rsidRPr="00D92297" w:rsidRDefault="00D745D4" w:rsidP="00D745D4">
            <w:pPr>
              <w:widowControl/>
              <w:rPr>
                <w:ins w:id="11852" w:author="家興 余" w:date="2021-04-12T12:11:00Z"/>
                <w:rFonts w:ascii="標楷體" w:eastAsia="標楷體" w:hAnsi="標楷體" w:cs="新細明體"/>
                <w:color w:val="000000"/>
                <w:kern w:val="0"/>
              </w:rPr>
            </w:pPr>
            <w:ins w:id="11853" w:author="家興 余" w:date="2021-04-12T12:1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5FE40F71" w14:textId="77777777" w:rsidR="00D64561" w:rsidRPr="00D745D4" w:rsidRDefault="00D64561" w:rsidP="00D64561">
            <w:pPr>
              <w:widowControl/>
              <w:rPr>
                <w:ins w:id="11854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</w:tr>
      <w:tr w:rsidR="00D64561" w:rsidRPr="001A7CC5" w14:paraId="5F73504F" w14:textId="77777777" w:rsidTr="0066205D">
        <w:trPr>
          <w:trHeight w:val="340"/>
          <w:ins w:id="11855" w:author="家興 余" w:date="2021-01-22T10:44:00Z"/>
          <w:trPrChange w:id="11856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857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EEC9C4C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858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1859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634E0FC" w14:textId="77777777" w:rsidR="00D64561" w:rsidRPr="001A7CC5" w:rsidRDefault="00D64561" w:rsidP="00D64561">
            <w:pPr>
              <w:widowControl/>
              <w:rPr>
                <w:ins w:id="11860" w:author="家興 余" w:date="2021-01-22T10:44:00Z"/>
                <w:rFonts w:ascii="標楷體" w:eastAsia="標楷體" w:hAnsi="標楷體"/>
                <w:highlight w:val="yellow"/>
              </w:rPr>
            </w:pPr>
            <w:ins w:id="11861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ExpirationDate</w:t>
              </w:r>
            </w:ins>
          </w:p>
        </w:tc>
        <w:tc>
          <w:tcPr>
            <w:tcW w:w="1864" w:type="pct"/>
            <w:noWrap/>
            <w:tcPrChange w:id="11862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5A7E111" w14:textId="77777777" w:rsidR="00D64561" w:rsidRPr="001A7CC5" w:rsidRDefault="00D64561" w:rsidP="00D64561">
            <w:pPr>
              <w:widowControl/>
              <w:rPr>
                <w:ins w:id="11863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864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到期日</w:t>
              </w:r>
            </w:ins>
          </w:p>
        </w:tc>
        <w:tc>
          <w:tcPr>
            <w:tcW w:w="266" w:type="pct"/>
            <w:noWrap/>
            <w:tcPrChange w:id="11865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4720186" w14:textId="77777777" w:rsidR="00D64561" w:rsidRPr="001A7CC5" w:rsidRDefault="00D64561" w:rsidP="00D64561">
            <w:pPr>
              <w:widowControl/>
              <w:jc w:val="center"/>
              <w:rPr>
                <w:ins w:id="11866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867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</w:rPr>
                <w:t>9</w:t>
              </w:r>
            </w:ins>
          </w:p>
        </w:tc>
        <w:tc>
          <w:tcPr>
            <w:tcW w:w="266" w:type="pct"/>
            <w:noWrap/>
            <w:tcPrChange w:id="11868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4B13BEE" w14:textId="77777777" w:rsidR="00D64561" w:rsidRPr="001A7CC5" w:rsidRDefault="00D64561" w:rsidP="00D64561">
            <w:pPr>
              <w:widowControl/>
              <w:jc w:val="center"/>
              <w:rPr>
                <w:ins w:id="11869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870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7</w:t>
              </w:r>
            </w:ins>
          </w:p>
        </w:tc>
        <w:tc>
          <w:tcPr>
            <w:tcW w:w="266" w:type="pct"/>
            <w:tcPrChange w:id="11871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1CF0031" w14:textId="77777777" w:rsidR="00D64561" w:rsidRPr="001A7CC5" w:rsidRDefault="00D64561" w:rsidP="00D64561">
            <w:pPr>
              <w:widowControl/>
              <w:jc w:val="center"/>
              <w:rPr>
                <w:ins w:id="11872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1873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051ED84" w14:textId="77777777" w:rsidR="00D745D4" w:rsidRPr="00D92297" w:rsidRDefault="00D745D4" w:rsidP="00D745D4">
            <w:pPr>
              <w:widowControl/>
              <w:rPr>
                <w:ins w:id="11874" w:author="家興 余" w:date="2021-04-12T12:11:00Z"/>
                <w:rFonts w:ascii="標楷體" w:eastAsia="標楷體" w:hAnsi="標楷體" w:cs="新細明體"/>
                <w:color w:val="000000"/>
                <w:kern w:val="0"/>
              </w:rPr>
            </w:pPr>
            <w:ins w:id="11875" w:author="家興 余" w:date="2021-04-12T12:1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6D4732C3" w14:textId="77777777" w:rsidR="00D64561" w:rsidRPr="00D745D4" w:rsidRDefault="00D64561" w:rsidP="00D64561">
            <w:pPr>
              <w:widowControl/>
              <w:rPr>
                <w:ins w:id="11876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</w:tr>
      <w:tr w:rsidR="00D64561" w:rsidRPr="001A7CC5" w14:paraId="45B94FDC" w14:textId="77777777" w:rsidTr="0066205D">
        <w:trPr>
          <w:trHeight w:val="340"/>
          <w:ins w:id="11877" w:author="家興 余" w:date="2021-01-22T10:44:00Z"/>
          <w:trPrChange w:id="11878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879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5DCCF13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880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1881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300E6B7" w14:textId="77777777" w:rsidR="00D64561" w:rsidRPr="001A7CC5" w:rsidRDefault="00D64561" w:rsidP="00D64561">
            <w:pPr>
              <w:widowControl/>
              <w:rPr>
                <w:ins w:id="11882" w:author="家興 余" w:date="2021-01-22T10:44:00Z"/>
                <w:rFonts w:ascii="標楷體" w:eastAsia="標楷體" w:hAnsi="標楷體"/>
                <w:highlight w:val="yellow"/>
              </w:rPr>
            </w:pPr>
            <w:ins w:id="11883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TargetIssuer</w:t>
              </w:r>
            </w:ins>
          </w:p>
        </w:tc>
        <w:tc>
          <w:tcPr>
            <w:tcW w:w="1864" w:type="pct"/>
            <w:noWrap/>
            <w:tcPrChange w:id="11884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49FDA04" w14:textId="77777777" w:rsidR="00D64561" w:rsidRPr="001A7CC5" w:rsidRDefault="00D64561" w:rsidP="00D64561">
            <w:pPr>
              <w:widowControl/>
              <w:rPr>
                <w:ins w:id="11885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886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發行者對象別</w:t>
              </w:r>
            </w:ins>
          </w:p>
        </w:tc>
        <w:tc>
          <w:tcPr>
            <w:tcW w:w="266" w:type="pct"/>
            <w:noWrap/>
            <w:tcPrChange w:id="11887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37B95A1" w14:textId="77777777" w:rsidR="00D64561" w:rsidRPr="001A7CC5" w:rsidRDefault="00D64561" w:rsidP="00D64561">
            <w:pPr>
              <w:widowControl/>
              <w:jc w:val="center"/>
              <w:rPr>
                <w:ins w:id="11888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889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66" w:type="pct"/>
            <w:noWrap/>
            <w:tcPrChange w:id="11890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7283AF2" w14:textId="48341D6C" w:rsidR="00D64561" w:rsidRPr="001A7CC5" w:rsidRDefault="0014330A" w:rsidP="00D64561">
            <w:pPr>
              <w:widowControl/>
              <w:jc w:val="center"/>
              <w:rPr>
                <w:ins w:id="11891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892" w:author="家興 余" w:date="2021-02-03T16:0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2</w:t>
              </w:r>
            </w:ins>
          </w:p>
        </w:tc>
        <w:tc>
          <w:tcPr>
            <w:tcW w:w="266" w:type="pct"/>
            <w:tcPrChange w:id="11893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040738F" w14:textId="77777777" w:rsidR="00D64561" w:rsidRPr="001A7CC5" w:rsidRDefault="00D64561" w:rsidP="00D64561">
            <w:pPr>
              <w:widowControl/>
              <w:jc w:val="center"/>
              <w:rPr>
                <w:ins w:id="11894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1895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453A9B7" w14:textId="77777777" w:rsidR="00D745D4" w:rsidRPr="00D92297" w:rsidRDefault="00D745D4" w:rsidP="00D745D4">
            <w:pPr>
              <w:widowControl/>
              <w:rPr>
                <w:ins w:id="11896" w:author="家興 余" w:date="2021-04-12T12:11:00Z"/>
                <w:rFonts w:ascii="標楷體" w:eastAsia="標楷體" w:hAnsi="標楷體" w:cs="新細明體"/>
                <w:color w:val="000000"/>
                <w:kern w:val="0"/>
              </w:rPr>
            </w:pPr>
            <w:ins w:id="11897" w:author="家興 余" w:date="2021-04-12T12:1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039E03B4" w14:textId="6D20B0A0" w:rsidR="00D64561" w:rsidRPr="00402A2F" w:rsidRDefault="0014330A" w:rsidP="00D64561">
            <w:pPr>
              <w:widowControl/>
              <w:rPr>
                <w:ins w:id="1189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899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01:</w:t>
              </w:r>
            </w:ins>
            <w:ins w:id="11900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主權國家</w:t>
              </w:r>
            </w:ins>
          </w:p>
          <w:p w14:paraId="6000C031" w14:textId="38863D57" w:rsidR="00D64561" w:rsidRPr="00402A2F" w:rsidRDefault="0014330A" w:rsidP="00D64561">
            <w:pPr>
              <w:widowControl/>
              <w:rPr>
                <w:ins w:id="1190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902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02:</w:t>
              </w:r>
            </w:ins>
            <w:ins w:id="11903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銀行</w:t>
              </w:r>
            </w:ins>
          </w:p>
          <w:p w14:paraId="17DA13A9" w14:textId="2A461164" w:rsidR="00D64561" w:rsidRPr="00402A2F" w:rsidRDefault="0014330A" w:rsidP="00D64561">
            <w:pPr>
              <w:widowControl/>
              <w:rPr>
                <w:ins w:id="1190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905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03:</w:t>
              </w:r>
            </w:ins>
            <w:ins w:id="11906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企業</w:t>
              </w:r>
            </w:ins>
          </w:p>
          <w:p w14:paraId="2430F78A" w14:textId="102AA4DA" w:rsidR="00D64561" w:rsidRPr="00402A2F" w:rsidRDefault="0014330A" w:rsidP="00D64561">
            <w:pPr>
              <w:widowControl/>
              <w:rPr>
                <w:ins w:id="1190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908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98:</w:t>
              </w:r>
            </w:ins>
            <w:ins w:id="11909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無</w:t>
              </w:r>
            </w:ins>
          </w:p>
          <w:p w14:paraId="05952501" w14:textId="4F8ADFC8" w:rsidR="00D64561" w:rsidRPr="001A7CC5" w:rsidRDefault="0014330A" w:rsidP="00D64561">
            <w:pPr>
              <w:widowControl/>
              <w:rPr>
                <w:ins w:id="11910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11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99:</w:t>
              </w:r>
            </w:ins>
            <w:ins w:id="11912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其他</w:t>
              </w:r>
            </w:ins>
          </w:p>
        </w:tc>
      </w:tr>
      <w:tr w:rsidR="00D64561" w:rsidRPr="001A7CC5" w14:paraId="20619430" w14:textId="77777777" w:rsidTr="0066205D">
        <w:trPr>
          <w:trHeight w:val="340"/>
          <w:ins w:id="11913" w:author="家興 余" w:date="2021-01-22T10:44:00Z"/>
          <w:trPrChange w:id="11914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915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139831C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916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1917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667C15B" w14:textId="77777777" w:rsidR="00D64561" w:rsidRPr="001A7CC5" w:rsidRDefault="00D64561" w:rsidP="00D64561">
            <w:pPr>
              <w:widowControl/>
              <w:rPr>
                <w:ins w:id="11918" w:author="家興 余" w:date="2021-01-22T10:44:00Z"/>
                <w:rFonts w:ascii="標楷體" w:eastAsia="標楷體" w:hAnsi="標楷體"/>
                <w:highlight w:val="yellow"/>
              </w:rPr>
            </w:pPr>
            <w:ins w:id="11919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SubTargetIssuer</w:t>
              </w:r>
            </w:ins>
          </w:p>
        </w:tc>
        <w:tc>
          <w:tcPr>
            <w:tcW w:w="1864" w:type="pct"/>
            <w:noWrap/>
            <w:tcPrChange w:id="11920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571A763" w14:textId="77777777" w:rsidR="00D64561" w:rsidRPr="001A7CC5" w:rsidRDefault="00D64561" w:rsidP="00D64561">
            <w:pPr>
              <w:widowControl/>
              <w:rPr>
                <w:ins w:id="11921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22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發行者次對象別</w:t>
              </w:r>
            </w:ins>
          </w:p>
        </w:tc>
        <w:tc>
          <w:tcPr>
            <w:tcW w:w="266" w:type="pct"/>
            <w:noWrap/>
            <w:tcPrChange w:id="11923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42F46F3" w14:textId="77777777" w:rsidR="00D64561" w:rsidRPr="001A7CC5" w:rsidRDefault="00D64561" w:rsidP="00D64561">
            <w:pPr>
              <w:widowControl/>
              <w:jc w:val="center"/>
              <w:rPr>
                <w:ins w:id="11924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25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66" w:type="pct"/>
            <w:noWrap/>
            <w:tcPrChange w:id="11926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4C1A4C7" w14:textId="4B8C08A6" w:rsidR="00D64561" w:rsidRPr="001A7CC5" w:rsidRDefault="0014330A" w:rsidP="00D64561">
            <w:pPr>
              <w:widowControl/>
              <w:jc w:val="center"/>
              <w:rPr>
                <w:ins w:id="11927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28" w:author="家興 余" w:date="2021-02-03T16:0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2</w:t>
              </w:r>
            </w:ins>
          </w:p>
        </w:tc>
        <w:tc>
          <w:tcPr>
            <w:tcW w:w="266" w:type="pct"/>
            <w:tcPrChange w:id="11929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FD5EBE4" w14:textId="77777777" w:rsidR="00D64561" w:rsidRPr="001A7CC5" w:rsidRDefault="00D64561" w:rsidP="00D64561">
            <w:pPr>
              <w:widowControl/>
              <w:jc w:val="center"/>
              <w:rPr>
                <w:ins w:id="11930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1931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26FB6DD" w14:textId="77777777" w:rsidR="00D745D4" w:rsidRPr="00D92297" w:rsidRDefault="00D745D4" w:rsidP="00D745D4">
            <w:pPr>
              <w:widowControl/>
              <w:rPr>
                <w:ins w:id="11932" w:author="家興 余" w:date="2021-04-12T12:11:00Z"/>
                <w:rFonts w:ascii="標楷體" w:eastAsia="標楷體" w:hAnsi="標楷體" w:cs="新細明體"/>
                <w:color w:val="000000"/>
                <w:kern w:val="0"/>
              </w:rPr>
            </w:pPr>
            <w:ins w:id="11933" w:author="家興 余" w:date="2021-04-12T12:1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72C0B418" w14:textId="77777777" w:rsidR="0014330A" w:rsidRPr="00402A2F" w:rsidRDefault="0014330A" w:rsidP="0014330A">
            <w:pPr>
              <w:widowControl/>
              <w:rPr>
                <w:ins w:id="11934" w:author="家興 余" w:date="2021-02-03T16:00:00Z"/>
                <w:rFonts w:ascii="標楷體" w:eastAsia="標楷體" w:hAnsi="標楷體" w:cs="新細明體"/>
                <w:color w:val="000000"/>
                <w:kern w:val="0"/>
              </w:rPr>
            </w:pPr>
            <w:ins w:id="11935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01:</w:t>
              </w:r>
              <w:r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主權國家</w:t>
              </w:r>
            </w:ins>
          </w:p>
          <w:p w14:paraId="65C9F4E7" w14:textId="77777777" w:rsidR="0014330A" w:rsidRPr="00402A2F" w:rsidRDefault="0014330A" w:rsidP="0014330A">
            <w:pPr>
              <w:widowControl/>
              <w:rPr>
                <w:ins w:id="11936" w:author="家興 余" w:date="2021-02-03T16:00:00Z"/>
                <w:rFonts w:ascii="標楷體" w:eastAsia="標楷體" w:hAnsi="標楷體" w:cs="新細明體"/>
                <w:color w:val="000000"/>
                <w:kern w:val="0"/>
              </w:rPr>
            </w:pPr>
            <w:ins w:id="11937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02:</w:t>
              </w:r>
              <w:r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銀行</w:t>
              </w:r>
            </w:ins>
          </w:p>
          <w:p w14:paraId="0FC5293F" w14:textId="77777777" w:rsidR="0014330A" w:rsidRPr="00402A2F" w:rsidRDefault="0014330A" w:rsidP="0014330A">
            <w:pPr>
              <w:widowControl/>
              <w:rPr>
                <w:ins w:id="11938" w:author="家興 余" w:date="2021-02-03T16:00:00Z"/>
                <w:rFonts w:ascii="標楷體" w:eastAsia="標楷體" w:hAnsi="標楷體" w:cs="新細明體"/>
                <w:color w:val="000000"/>
                <w:kern w:val="0"/>
              </w:rPr>
            </w:pPr>
            <w:ins w:id="11939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03:</w:t>
              </w:r>
              <w:r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企業</w:t>
              </w:r>
            </w:ins>
          </w:p>
          <w:p w14:paraId="19CC1BDF" w14:textId="77777777" w:rsidR="0014330A" w:rsidRPr="00402A2F" w:rsidRDefault="0014330A" w:rsidP="0014330A">
            <w:pPr>
              <w:widowControl/>
              <w:rPr>
                <w:ins w:id="11940" w:author="家興 余" w:date="2021-02-03T16:00:00Z"/>
                <w:rFonts w:ascii="標楷體" w:eastAsia="標楷體" w:hAnsi="標楷體" w:cs="新細明體"/>
                <w:color w:val="000000"/>
                <w:kern w:val="0"/>
              </w:rPr>
            </w:pPr>
            <w:ins w:id="11941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98:</w:t>
              </w:r>
              <w:r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無</w:t>
              </w:r>
            </w:ins>
          </w:p>
          <w:p w14:paraId="1685A6ED" w14:textId="46560683" w:rsidR="00D64561" w:rsidRPr="001A7CC5" w:rsidRDefault="0014330A" w:rsidP="0014330A">
            <w:pPr>
              <w:widowControl/>
              <w:rPr>
                <w:ins w:id="11942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43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99:</w:t>
              </w:r>
              <w:r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其他</w:t>
              </w:r>
            </w:ins>
          </w:p>
        </w:tc>
      </w:tr>
      <w:tr w:rsidR="00D64561" w:rsidRPr="001A7CC5" w14:paraId="5C099628" w14:textId="77777777" w:rsidTr="0066205D">
        <w:trPr>
          <w:trHeight w:val="340"/>
          <w:ins w:id="11944" w:author="家興 余" w:date="2021-01-22T10:44:00Z"/>
          <w:trPrChange w:id="11945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946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A7EB0DB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947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1948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9539CF9" w14:textId="77777777" w:rsidR="00D64561" w:rsidRPr="001A7CC5" w:rsidRDefault="00D64561" w:rsidP="00D64561">
            <w:pPr>
              <w:widowControl/>
              <w:rPr>
                <w:ins w:id="11949" w:author="家興 余" w:date="2021-01-22T10:44:00Z"/>
                <w:rFonts w:ascii="標楷體" w:eastAsia="標楷體" w:hAnsi="標楷體"/>
                <w:highlight w:val="yellow"/>
              </w:rPr>
            </w:pPr>
            <w:ins w:id="11950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CreditDate</w:t>
              </w:r>
            </w:ins>
          </w:p>
        </w:tc>
        <w:tc>
          <w:tcPr>
            <w:tcW w:w="1864" w:type="pct"/>
            <w:noWrap/>
            <w:tcPrChange w:id="11951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7B9C703" w14:textId="77777777" w:rsidR="00D64561" w:rsidRPr="001A7CC5" w:rsidRDefault="00D64561" w:rsidP="00D64561">
            <w:pPr>
              <w:widowControl/>
              <w:rPr>
                <w:ins w:id="11952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53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評等日期</w:t>
              </w:r>
            </w:ins>
          </w:p>
        </w:tc>
        <w:tc>
          <w:tcPr>
            <w:tcW w:w="266" w:type="pct"/>
            <w:noWrap/>
            <w:tcPrChange w:id="11954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D148DAB" w14:textId="77777777" w:rsidR="00D64561" w:rsidRPr="001A7CC5" w:rsidRDefault="00D64561" w:rsidP="00D64561">
            <w:pPr>
              <w:widowControl/>
              <w:jc w:val="center"/>
              <w:rPr>
                <w:ins w:id="11955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56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9</w:t>
              </w:r>
            </w:ins>
          </w:p>
        </w:tc>
        <w:tc>
          <w:tcPr>
            <w:tcW w:w="266" w:type="pct"/>
            <w:noWrap/>
            <w:tcPrChange w:id="11957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88B88DA" w14:textId="77777777" w:rsidR="00D64561" w:rsidRPr="001A7CC5" w:rsidRDefault="00D64561" w:rsidP="00D64561">
            <w:pPr>
              <w:widowControl/>
              <w:jc w:val="center"/>
              <w:rPr>
                <w:ins w:id="11958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59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7</w:t>
              </w:r>
            </w:ins>
          </w:p>
        </w:tc>
        <w:tc>
          <w:tcPr>
            <w:tcW w:w="266" w:type="pct"/>
            <w:tcPrChange w:id="11960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B993779" w14:textId="77777777" w:rsidR="00D64561" w:rsidRPr="001A7CC5" w:rsidRDefault="00D64561" w:rsidP="00D64561">
            <w:pPr>
              <w:widowControl/>
              <w:jc w:val="center"/>
              <w:rPr>
                <w:ins w:id="11961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1962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095F0E6" w14:textId="77777777" w:rsidR="00D745D4" w:rsidRPr="00D92297" w:rsidRDefault="00D745D4" w:rsidP="00D745D4">
            <w:pPr>
              <w:widowControl/>
              <w:rPr>
                <w:ins w:id="11963" w:author="家興 余" w:date="2021-04-12T12:11:00Z"/>
                <w:rFonts w:ascii="標楷體" w:eastAsia="標楷體" w:hAnsi="標楷體" w:cs="新細明體"/>
                <w:color w:val="000000"/>
                <w:kern w:val="0"/>
              </w:rPr>
            </w:pPr>
            <w:ins w:id="11964" w:author="家興 余" w:date="2021-04-12T12:1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5FF1D873" w14:textId="77777777" w:rsidR="00D64561" w:rsidRPr="001A7CC5" w:rsidRDefault="00D64561" w:rsidP="00D64561">
            <w:pPr>
              <w:widowControl/>
              <w:rPr>
                <w:ins w:id="11965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</w:tr>
      <w:tr w:rsidR="00D64561" w:rsidRPr="001A7CC5" w14:paraId="11C0C172" w14:textId="77777777" w:rsidTr="0066205D">
        <w:trPr>
          <w:trHeight w:val="340"/>
          <w:ins w:id="11966" w:author="家興 余" w:date="2021-01-22T10:44:00Z"/>
          <w:trPrChange w:id="11967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968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6D26953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969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1970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11F8B78" w14:textId="77777777" w:rsidR="00D64561" w:rsidRPr="001A7CC5" w:rsidRDefault="00D64561" w:rsidP="00D64561">
            <w:pPr>
              <w:widowControl/>
              <w:rPr>
                <w:ins w:id="11971" w:author="家興 余" w:date="2021-01-22T10:44:00Z"/>
                <w:rFonts w:ascii="標楷體" w:eastAsia="標楷體" w:hAnsi="標楷體"/>
                <w:highlight w:val="yellow"/>
              </w:rPr>
            </w:pPr>
            <w:ins w:id="11972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Credit</w:t>
              </w:r>
            </w:ins>
          </w:p>
        </w:tc>
        <w:tc>
          <w:tcPr>
            <w:tcW w:w="1864" w:type="pct"/>
            <w:noWrap/>
            <w:tcPrChange w:id="11973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23626E1" w14:textId="77777777" w:rsidR="00D64561" w:rsidRPr="001A7CC5" w:rsidRDefault="00D64561" w:rsidP="00D64561">
            <w:pPr>
              <w:widowControl/>
              <w:rPr>
                <w:ins w:id="11974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75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評等公司</w:t>
              </w:r>
            </w:ins>
          </w:p>
        </w:tc>
        <w:tc>
          <w:tcPr>
            <w:tcW w:w="266" w:type="pct"/>
            <w:noWrap/>
            <w:tcPrChange w:id="11976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27E46A0" w14:textId="77777777" w:rsidR="00D64561" w:rsidRPr="001A7CC5" w:rsidRDefault="00D64561" w:rsidP="00D64561">
            <w:pPr>
              <w:widowControl/>
              <w:jc w:val="center"/>
              <w:rPr>
                <w:ins w:id="11977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78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66" w:type="pct"/>
            <w:noWrap/>
            <w:tcPrChange w:id="11979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1685902" w14:textId="08D84C17" w:rsidR="00D64561" w:rsidRPr="001A7CC5" w:rsidRDefault="0014330A" w:rsidP="00D64561">
            <w:pPr>
              <w:widowControl/>
              <w:jc w:val="center"/>
              <w:rPr>
                <w:ins w:id="11980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81" w:author="家興 余" w:date="2021-02-03T16:0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2</w:t>
              </w:r>
            </w:ins>
          </w:p>
        </w:tc>
        <w:tc>
          <w:tcPr>
            <w:tcW w:w="266" w:type="pct"/>
            <w:tcPrChange w:id="11982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9425420" w14:textId="77777777" w:rsidR="00D64561" w:rsidRPr="001A7CC5" w:rsidRDefault="00D64561" w:rsidP="00D64561">
            <w:pPr>
              <w:widowControl/>
              <w:jc w:val="center"/>
              <w:rPr>
                <w:ins w:id="11983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1984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A7AF864" w14:textId="77777777" w:rsidR="00D745D4" w:rsidRPr="00D92297" w:rsidRDefault="00D745D4" w:rsidP="00D745D4">
            <w:pPr>
              <w:widowControl/>
              <w:rPr>
                <w:ins w:id="11985" w:author="家興 余" w:date="2021-04-12T12:11:00Z"/>
                <w:rFonts w:ascii="標楷體" w:eastAsia="標楷體" w:hAnsi="標楷體" w:cs="新細明體"/>
                <w:color w:val="000000"/>
                <w:kern w:val="0"/>
              </w:rPr>
            </w:pPr>
            <w:ins w:id="11986" w:author="家興 余" w:date="2021-04-12T12:1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50A208B8" w14:textId="59F2A110" w:rsidR="00D64561" w:rsidRPr="00402A2F" w:rsidRDefault="0014330A" w:rsidP="00D64561">
            <w:pPr>
              <w:widowControl/>
              <w:rPr>
                <w:ins w:id="1198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988" w:author="家興 余" w:date="2021-02-03T16:0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10:</w:t>
              </w:r>
            </w:ins>
            <w:ins w:id="11989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中華信評</w:t>
              </w:r>
            </w:ins>
          </w:p>
          <w:p w14:paraId="7335646A" w14:textId="4F061B72" w:rsidR="00D64561" w:rsidRPr="00402A2F" w:rsidRDefault="0014330A" w:rsidP="00D64561">
            <w:pPr>
              <w:widowControl/>
              <w:rPr>
                <w:ins w:id="1199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991" w:author="家興 余" w:date="2021-02-03T16:0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20:</w:t>
              </w:r>
            </w:ins>
            <w:ins w:id="11992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穆迪</w:t>
              </w:r>
            </w:ins>
          </w:p>
          <w:p w14:paraId="625A3416" w14:textId="3638CE3D" w:rsidR="00D64561" w:rsidRPr="00402A2F" w:rsidRDefault="0014330A" w:rsidP="00D64561">
            <w:pPr>
              <w:widowControl/>
              <w:rPr>
                <w:ins w:id="1199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994" w:author="家興 余" w:date="2021-02-03T16:0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30:</w:t>
              </w:r>
            </w:ins>
            <w:ins w:id="11995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惠譽</w:t>
              </w:r>
            </w:ins>
          </w:p>
          <w:p w14:paraId="398D1A51" w14:textId="3C1779F4" w:rsidR="00D64561" w:rsidRPr="00402A2F" w:rsidRDefault="0014330A" w:rsidP="00D64561">
            <w:pPr>
              <w:widowControl/>
              <w:rPr>
                <w:ins w:id="1199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997" w:author="家興 余" w:date="2021-02-03T16:0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40:</w:t>
              </w:r>
            </w:ins>
            <w:ins w:id="11998" w:author="家興 余" w:date="2021-01-22T10:44:00Z">
              <w:r w:rsidR="00D64561" w:rsidRPr="00402A2F">
                <w:rPr>
                  <w:rFonts w:ascii="標楷體" w:eastAsia="標楷體" w:hAnsi="標楷體" w:cs="新細明體"/>
                  <w:color w:val="000000"/>
                  <w:kern w:val="0"/>
                </w:rPr>
                <w:t>TCRI</w:t>
              </w:r>
            </w:ins>
          </w:p>
          <w:p w14:paraId="75376599" w14:textId="3E433240" w:rsidR="00D64561" w:rsidRPr="00402A2F" w:rsidRDefault="0014330A" w:rsidP="00D64561">
            <w:pPr>
              <w:widowControl/>
              <w:rPr>
                <w:ins w:id="1199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000" w:author="家興 余" w:date="2021-02-03T16:0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50:</w:t>
              </w:r>
            </w:ins>
            <w:ins w:id="12001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標準普爾</w:t>
              </w:r>
            </w:ins>
          </w:p>
          <w:p w14:paraId="6941860E" w14:textId="4D346384" w:rsidR="00D64561" w:rsidRPr="001A7CC5" w:rsidRDefault="0014330A" w:rsidP="00D64561">
            <w:pPr>
              <w:widowControl/>
              <w:rPr>
                <w:ins w:id="12002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03" w:author="家興 余" w:date="2021-02-03T16:0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90:</w:t>
              </w:r>
            </w:ins>
            <w:ins w:id="12004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其他</w:t>
              </w:r>
            </w:ins>
          </w:p>
        </w:tc>
      </w:tr>
      <w:tr w:rsidR="00D64561" w:rsidRPr="001A7CC5" w14:paraId="644946CD" w14:textId="77777777" w:rsidTr="0066205D">
        <w:trPr>
          <w:trHeight w:val="340"/>
          <w:ins w:id="12005" w:author="家興 余" w:date="2021-01-22T10:44:00Z"/>
          <w:trPrChange w:id="12006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007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AC9FDA5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008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2009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2146481" w14:textId="77777777" w:rsidR="00D64561" w:rsidRPr="001A7CC5" w:rsidRDefault="00D64561" w:rsidP="00D64561">
            <w:pPr>
              <w:widowControl/>
              <w:rPr>
                <w:ins w:id="12010" w:author="家興 余" w:date="2021-01-22T10:44:00Z"/>
                <w:rFonts w:ascii="標楷體" w:eastAsia="標楷體" w:hAnsi="標楷體"/>
                <w:highlight w:val="yellow"/>
              </w:rPr>
            </w:pPr>
            <w:ins w:id="12011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ExternalCredit</w:t>
              </w:r>
            </w:ins>
          </w:p>
        </w:tc>
        <w:tc>
          <w:tcPr>
            <w:tcW w:w="1864" w:type="pct"/>
            <w:noWrap/>
            <w:tcPrChange w:id="12012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360803C" w14:textId="77777777" w:rsidR="00D64561" w:rsidRPr="001A7CC5" w:rsidRDefault="00D64561" w:rsidP="00D64561">
            <w:pPr>
              <w:widowControl/>
              <w:rPr>
                <w:ins w:id="12013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14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外部評等</w:t>
              </w:r>
            </w:ins>
          </w:p>
        </w:tc>
        <w:tc>
          <w:tcPr>
            <w:tcW w:w="266" w:type="pct"/>
            <w:noWrap/>
            <w:tcPrChange w:id="12015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8242955" w14:textId="4E6E357C" w:rsidR="00D64561" w:rsidRPr="001A7CC5" w:rsidRDefault="00A33F07" w:rsidP="00D64561">
            <w:pPr>
              <w:widowControl/>
              <w:jc w:val="center"/>
              <w:rPr>
                <w:ins w:id="12016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17" w:author="家興 余" w:date="2021-02-03T14:3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66" w:type="pct"/>
            <w:noWrap/>
            <w:tcPrChange w:id="12018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E5269D0" w14:textId="2AC7D244" w:rsidR="00D64561" w:rsidRPr="001A7CC5" w:rsidRDefault="00A33F07" w:rsidP="00D64561">
            <w:pPr>
              <w:widowControl/>
              <w:jc w:val="center"/>
              <w:rPr>
                <w:ins w:id="12019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20" w:author="家興 余" w:date="2021-02-03T14:3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6</w:t>
              </w:r>
            </w:ins>
          </w:p>
        </w:tc>
        <w:tc>
          <w:tcPr>
            <w:tcW w:w="266" w:type="pct"/>
            <w:tcPrChange w:id="12021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C79AC79" w14:textId="77777777" w:rsidR="00D64561" w:rsidRPr="001A7CC5" w:rsidRDefault="00D64561" w:rsidP="00D64561">
            <w:pPr>
              <w:widowControl/>
              <w:jc w:val="center"/>
              <w:rPr>
                <w:ins w:id="12022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2023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CAC232A" w14:textId="77777777" w:rsidR="00D745D4" w:rsidRPr="00D92297" w:rsidRDefault="00D745D4" w:rsidP="00D745D4">
            <w:pPr>
              <w:widowControl/>
              <w:rPr>
                <w:ins w:id="12024" w:author="家興 余" w:date="2021-04-12T12:12:00Z"/>
                <w:rFonts w:ascii="標楷體" w:eastAsia="標楷體" w:hAnsi="標楷體" w:cs="新細明體"/>
                <w:color w:val="000000"/>
                <w:kern w:val="0"/>
              </w:rPr>
            </w:pPr>
            <w:ins w:id="12025" w:author="家興 余" w:date="2021-04-12T12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12DA85BC" w14:textId="77777777" w:rsidR="00D64561" w:rsidRPr="001A7CC5" w:rsidRDefault="00D64561" w:rsidP="00D64561">
            <w:pPr>
              <w:widowControl/>
              <w:rPr>
                <w:ins w:id="12026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</w:tr>
      <w:tr w:rsidR="00D64561" w:rsidRPr="001A7CC5" w14:paraId="67A484D0" w14:textId="77777777" w:rsidTr="0066205D">
        <w:trPr>
          <w:trHeight w:val="340"/>
          <w:ins w:id="12027" w:author="家興 余" w:date="2021-01-22T10:44:00Z"/>
          <w:trPrChange w:id="12028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029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A2E0794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030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2031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2E5A232" w14:textId="77777777" w:rsidR="00D64561" w:rsidRPr="001A7CC5" w:rsidRDefault="00D64561" w:rsidP="00D64561">
            <w:pPr>
              <w:widowControl/>
              <w:rPr>
                <w:ins w:id="12032" w:author="家興 余" w:date="2021-01-22T10:44:00Z"/>
                <w:rFonts w:ascii="標楷體" w:eastAsia="標楷體" w:hAnsi="標楷體"/>
                <w:highlight w:val="yellow"/>
              </w:rPr>
            </w:pPr>
            <w:ins w:id="12033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Index</w:t>
              </w:r>
            </w:ins>
          </w:p>
        </w:tc>
        <w:tc>
          <w:tcPr>
            <w:tcW w:w="1864" w:type="pct"/>
            <w:noWrap/>
            <w:tcPrChange w:id="12034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E8BFB15" w14:textId="77777777" w:rsidR="00D64561" w:rsidRPr="001A7CC5" w:rsidRDefault="00D64561" w:rsidP="00D64561">
            <w:pPr>
              <w:widowControl/>
              <w:rPr>
                <w:ins w:id="12035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36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主要指數</w:t>
              </w:r>
            </w:ins>
          </w:p>
        </w:tc>
        <w:tc>
          <w:tcPr>
            <w:tcW w:w="266" w:type="pct"/>
            <w:noWrap/>
            <w:tcPrChange w:id="12037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B2C20D6" w14:textId="77777777" w:rsidR="00D64561" w:rsidRPr="001A7CC5" w:rsidRDefault="00D64561" w:rsidP="00D64561">
            <w:pPr>
              <w:widowControl/>
              <w:jc w:val="center"/>
              <w:rPr>
                <w:ins w:id="12038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39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66" w:type="pct"/>
            <w:noWrap/>
            <w:tcPrChange w:id="12040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6F471CF" w14:textId="580AC592" w:rsidR="00D64561" w:rsidRPr="001A7CC5" w:rsidRDefault="0014330A" w:rsidP="00D64561">
            <w:pPr>
              <w:widowControl/>
              <w:jc w:val="center"/>
              <w:rPr>
                <w:ins w:id="12041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42" w:author="家興 余" w:date="2021-02-03T16:0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2</w:t>
              </w:r>
            </w:ins>
          </w:p>
        </w:tc>
        <w:tc>
          <w:tcPr>
            <w:tcW w:w="266" w:type="pct"/>
            <w:tcPrChange w:id="12043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56FDB7A" w14:textId="77777777" w:rsidR="00D64561" w:rsidRPr="001A7CC5" w:rsidRDefault="00D64561" w:rsidP="00D64561">
            <w:pPr>
              <w:widowControl/>
              <w:jc w:val="center"/>
              <w:rPr>
                <w:ins w:id="12044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2045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B97497D" w14:textId="77777777" w:rsidR="00D745D4" w:rsidRPr="00D92297" w:rsidRDefault="00D745D4" w:rsidP="00D745D4">
            <w:pPr>
              <w:widowControl/>
              <w:rPr>
                <w:ins w:id="12046" w:author="家興 余" w:date="2021-04-12T12:12:00Z"/>
                <w:rFonts w:ascii="標楷體" w:eastAsia="標楷體" w:hAnsi="標楷體" w:cs="新細明體"/>
                <w:color w:val="000000"/>
                <w:kern w:val="0"/>
              </w:rPr>
            </w:pPr>
            <w:ins w:id="12047" w:author="家興 余" w:date="2021-04-12T12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1F4397C3" w14:textId="0F4AA3EA" w:rsidR="00D64561" w:rsidRPr="00402A2F" w:rsidRDefault="0014330A" w:rsidP="00D64561">
            <w:pPr>
              <w:widowControl/>
              <w:rPr>
                <w:ins w:id="1204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049" w:author="家興 余" w:date="2021-02-03T16:0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01:</w:t>
              </w:r>
            </w:ins>
            <w:ins w:id="12050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臺灣加權指數</w:t>
              </w:r>
            </w:ins>
          </w:p>
          <w:p w14:paraId="7F21CF68" w14:textId="7BEC5E0C" w:rsidR="00D64561" w:rsidRPr="00402A2F" w:rsidRDefault="0014330A" w:rsidP="00D64561">
            <w:pPr>
              <w:widowControl/>
              <w:rPr>
                <w:ins w:id="1205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052" w:author="家興 余" w:date="2021-02-03T16:0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02:</w:t>
              </w:r>
            </w:ins>
            <w:ins w:id="12053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日經指數</w:t>
              </w:r>
            </w:ins>
          </w:p>
          <w:p w14:paraId="5B050EC6" w14:textId="77777777" w:rsidR="00D64561" w:rsidRDefault="0014330A" w:rsidP="00D64561">
            <w:pPr>
              <w:widowControl/>
              <w:rPr>
                <w:ins w:id="12054" w:author="家興 余" w:date="2021-02-03T16:03:00Z"/>
                <w:rFonts w:ascii="標楷體" w:eastAsia="標楷體" w:hAnsi="標楷體" w:cs="新細明體"/>
                <w:color w:val="000000"/>
                <w:kern w:val="0"/>
              </w:rPr>
            </w:pPr>
            <w:ins w:id="12055" w:author="家興 余" w:date="2021-02-03T16:0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03:</w:t>
              </w:r>
            </w:ins>
            <w:ins w:id="12056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恆生指數</w:t>
              </w:r>
            </w:ins>
          </w:p>
          <w:p w14:paraId="4F1EB221" w14:textId="62D638B9" w:rsidR="0014330A" w:rsidRPr="001A7CC5" w:rsidRDefault="0014330A" w:rsidP="00D64561">
            <w:pPr>
              <w:widowControl/>
              <w:rPr>
                <w:ins w:id="12057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58" w:author="家興 余" w:date="2021-02-03T16:0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99:無</w:t>
              </w:r>
            </w:ins>
          </w:p>
        </w:tc>
      </w:tr>
      <w:tr w:rsidR="00D64561" w:rsidRPr="001A7CC5" w14:paraId="6553A6EC" w14:textId="77777777" w:rsidTr="0066205D">
        <w:trPr>
          <w:trHeight w:val="340"/>
          <w:ins w:id="12059" w:author="家興 余" w:date="2021-01-22T10:44:00Z"/>
          <w:trPrChange w:id="12060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061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D87FDD3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062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2063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5214E75" w14:textId="30B2AD89" w:rsidR="00D64561" w:rsidRPr="001A7CC5" w:rsidRDefault="000C278B" w:rsidP="00D64561">
            <w:pPr>
              <w:widowControl/>
              <w:rPr>
                <w:ins w:id="12064" w:author="家興 余" w:date="2021-01-22T10:44:00Z"/>
                <w:rFonts w:ascii="標楷體" w:eastAsia="標楷體" w:hAnsi="標楷體"/>
                <w:highlight w:val="yellow"/>
              </w:rPr>
            </w:pPr>
            <w:ins w:id="12065" w:author="家興 余" w:date="2021-02-09T10:30:00Z">
              <w:r w:rsidRPr="000C278B">
                <w:rPr>
                  <w:rFonts w:ascii="標楷體" w:eastAsia="標楷體" w:hAnsi="標楷體"/>
                </w:rPr>
                <w:t>TradingMethod</w:t>
              </w:r>
            </w:ins>
          </w:p>
        </w:tc>
        <w:tc>
          <w:tcPr>
            <w:tcW w:w="1864" w:type="pct"/>
            <w:noWrap/>
            <w:tcPrChange w:id="12066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9CBD14A" w14:textId="77777777" w:rsidR="00D64561" w:rsidRPr="001A7CC5" w:rsidRDefault="00D64561" w:rsidP="00D64561">
            <w:pPr>
              <w:widowControl/>
              <w:rPr>
                <w:ins w:id="12067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68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交易方法</w:t>
              </w:r>
            </w:ins>
          </w:p>
        </w:tc>
        <w:tc>
          <w:tcPr>
            <w:tcW w:w="266" w:type="pct"/>
            <w:noWrap/>
            <w:tcPrChange w:id="12069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B290E94" w14:textId="77777777" w:rsidR="00D64561" w:rsidRPr="001A7CC5" w:rsidRDefault="00D64561" w:rsidP="00D64561">
            <w:pPr>
              <w:widowControl/>
              <w:jc w:val="center"/>
              <w:rPr>
                <w:ins w:id="12070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71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66" w:type="pct"/>
            <w:noWrap/>
            <w:tcPrChange w:id="12072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120FFA3" w14:textId="77777777" w:rsidR="00D64561" w:rsidRPr="001A7CC5" w:rsidRDefault="00D64561" w:rsidP="00D64561">
            <w:pPr>
              <w:widowControl/>
              <w:jc w:val="center"/>
              <w:rPr>
                <w:ins w:id="12073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74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1</w:t>
              </w:r>
            </w:ins>
          </w:p>
        </w:tc>
        <w:tc>
          <w:tcPr>
            <w:tcW w:w="266" w:type="pct"/>
            <w:tcPrChange w:id="12075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B4FC650" w14:textId="77777777" w:rsidR="00D64561" w:rsidRPr="001A7CC5" w:rsidRDefault="00D64561" w:rsidP="00D64561">
            <w:pPr>
              <w:widowControl/>
              <w:jc w:val="center"/>
              <w:rPr>
                <w:ins w:id="12076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2077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50FE9B9" w14:textId="77777777" w:rsidR="00D745D4" w:rsidRPr="00D92297" w:rsidRDefault="00D745D4" w:rsidP="00D745D4">
            <w:pPr>
              <w:widowControl/>
              <w:rPr>
                <w:ins w:id="12078" w:author="家興 余" w:date="2021-04-12T12:12:00Z"/>
                <w:rFonts w:ascii="標楷體" w:eastAsia="標楷體" w:hAnsi="標楷體" w:cs="新細明體"/>
                <w:color w:val="000000"/>
                <w:kern w:val="0"/>
              </w:rPr>
            </w:pPr>
            <w:ins w:id="12079" w:author="家興 余" w:date="2021-04-12T12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0E779686" w14:textId="6B288EFD" w:rsidR="00D64561" w:rsidRPr="00402A2F" w:rsidRDefault="0014330A" w:rsidP="00D64561">
            <w:pPr>
              <w:widowControl/>
              <w:rPr>
                <w:ins w:id="1208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081" w:author="家興 余" w:date="2021-02-03T16:0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0:</w:t>
              </w:r>
            </w:ins>
            <w:ins w:id="12082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正常</w:t>
              </w:r>
            </w:ins>
          </w:p>
          <w:p w14:paraId="1CD653A5" w14:textId="40E5D6D0" w:rsidR="00D64561" w:rsidRPr="001A7CC5" w:rsidRDefault="0014330A" w:rsidP="00D64561">
            <w:pPr>
              <w:widowControl/>
              <w:rPr>
                <w:ins w:id="12083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84" w:author="家興 余" w:date="2021-02-03T16:0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1:</w:t>
              </w:r>
            </w:ins>
            <w:ins w:id="12085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全額交割</w:t>
              </w:r>
            </w:ins>
          </w:p>
        </w:tc>
      </w:tr>
      <w:tr w:rsidR="00D64561" w:rsidRPr="001A7CC5" w14:paraId="64F89E59" w14:textId="77777777" w:rsidTr="0066205D">
        <w:trPr>
          <w:trHeight w:val="340"/>
          <w:ins w:id="12086" w:author="家興 余" w:date="2021-01-22T10:44:00Z"/>
          <w:trPrChange w:id="12087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088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5379E99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089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2090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1CC3EE1" w14:textId="77777777" w:rsidR="00D64561" w:rsidRPr="001A7CC5" w:rsidRDefault="00D64561" w:rsidP="00D64561">
            <w:pPr>
              <w:widowControl/>
              <w:rPr>
                <w:ins w:id="12091" w:author="家興 余" w:date="2021-01-22T10:44:00Z"/>
                <w:rFonts w:ascii="標楷體" w:eastAsia="標楷體" w:hAnsi="標楷體"/>
                <w:highlight w:val="yellow"/>
              </w:rPr>
            </w:pPr>
            <w:ins w:id="12092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Compensation</w:t>
              </w:r>
            </w:ins>
          </w:p>
        </w:tc>
        <w:tc>
          <w:tcPr>
            <w:tcW w:w="1864" w:type="pct"/>
            <w:noWrap/>
            <w:tcPrChange w:id="12093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3951BC6" w14:textId="77777777" w:rsidR="00D64561" w:rsidRPr="001A7CC5" w:rsidRDefault="00D64561" w:rsidP="00D64561">
            <w:pPr>
              <w:widowControl/>
              <w:rPr>
                <w:ins w:id="12094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95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受償順位</w:t>
              </w:r>
            </w:ins>
          </w:p>
        </w:tc>
        <w:tc>
          <w:tcPr>
            <w:tcW w:w="266" w:type="pct"/>
            <w:noWrap/>
            <w:tcPrChange w:id="12096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A575332" w14:textId="197A4C37" w:rsidR="00D64561" w:rsidRPr="001A7CC5" w:rsidRDefault="006B144A" w:rsidP="00D64561">
            <w:pPr>
              <w:widowControl/>
              <w:jc w:val="center"/>
              <w:rPr>
                <w:ins w:id="12097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98" w:author="家興 余" w:date="2021-01-22T12:3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66" w:type="pct"/>
            <w:noWrap/>
            <w:tcPrChange w:id="12099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31F7DF4" w14:textId="339D8865" w:rsidR="00D64561" w:rsidRPr="001A7CC5" w:rsidRDefault="00A33F07" w:rsidP="00D64561">
            <w:pPr>
              <w:widowControl/>
              <w:jc w:val="center"/>
              <w:rPr>
                <w:ins w:id="12100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101" w:author="家興 余" w:date="2021-02-03T14:31:00Z">
              <w:r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</w:rPr>
                <w:t>3</w:t>
              </w:r>
            </w:ins>
          </w:p>
        </w:tc>
        <w:tc>
          <w:tcPr>
            <w:tcW w:w="266" w:type="pct"/>
            <w:tcPrChange w:id="12102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9383731" w14:textId="77777777" w:rsidR="00D64561" w:rsidRPr="001A7CC5" w:rsidRDefault="00D64561" w:rsidP="00D64561">
            <w:pPr>
              <w:widowControl/>
              <w:jc w:val="center"/>
              <w:rPr>
                <w:ins w:id="12103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2104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028B5A7" w14:textId="77777777" w:rsidR="00D745D4" w:rsidRPr="00D92297" w:rsidRDefault="00D745D4" w:rsidP="00D745D4">
            <w:pPr>
              <w:widowControl/>
              <w:rPr>
                <w:ins w:id="12105" w:author="家興 余" w:date="2021-04-12T12:12:00Z"/>
                <w:rFonts w:ascii="標楷體" w:eastAsia="標楷體" w:hAnsi="標楷體" w:cs="新細明體"/>
                <w:color w:val="000000"/>
                <w:kern w:val="0"/>
              </w:rPr>
            </w:pPr>
            <w:ins w:id="12106" w:author="家興 余" w:date="2021-04-12T12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3CAA1BC8" w14:textId="77777777" w:rsidR="00D64561" w:rsidRPr="001A7CC5" w:rsidRDefault="00D64561" w:rsidP="00D64561">
            <w:pPr>
              <w:widowControl/>
              <w:rPr>
                <w:ins w:id="12107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</w:tr>
      <w:tr w:rsidR="00D64561" w:rsidRPr="001A7CC5" w14:paraId="1013CB77" w14:textId="77777777" w:rsidTr="0066205D">
        <w:trPr>
          <w:trHeight w:val="340"/>
          <w:ins w:id="12108" w:author="家興 余" w:date="2021-01-22T10:44:00Z"/>
          <w:trPrChange w:id="12109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110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0DF9C3E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111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2112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D79BD2F" w14:textId="77777777" w:rsidR="00D64561" w:rsidRPr="001A7CC5" w:rsidRDefault="00D64561" w:rsidP="00D64561">
            <w:pPr>
              <w:widowControl/>
              <w:rPr>
                <w:ins w:id="12113" w:author="家興 余" w:date="2021-01-22T10:44:00Z"/>
                <w:rFonts w:ascii="標楷體" w:eastAsia="標楷體" w:hAnsi="標楷體"/>
                <w:highlight w:val="yellow"/>
              </w:rPr>
            </w:pPr>
            <w:ins w:id="12114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Investment</w:t>
              </w:r>
            </w:ins>
          </w:p>
        </w:tc>
        <w:tc>
          <w:tcPr>
            <w:tcW w:w="1864" w:type="pct"/>
            <w:noWrap/>
            <w:tcPrChange w:id="12115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25B7291" w14:textId="77777777" w:rsidR="00D64561" w:rsidRPr="001A7CC5" w:rsidRDefault="00D64561" w:rsidP="00D64561">
            <w:pPr>
              <w:widowControl/>
              <w:rPr>
                <w:ins w:id="12116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117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投資內容</w:t>
              </w:r>
            </w:ins>
          </w:p>
        </w:tc>
        <w:tc>
          <w:tcPr>
            <w:tcW w:w="266" w:type="pct"/>
            <w:noWrap/>
            <w:tcPrChange w:id="12118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946EAE2" w14:textId="5282B6F1" w:rsidR="00D64561" w:rsidRPr="001A7CC5" w:rsidRDefault="00A33F07" w:rsidP="00D64561">
            <w:pPr>
              <w:widowControl/>
              <w:jc w:val="center"/>
              <w:rPr>
                <w:ins w:id="12119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120" w:author="家興 余" w:date="2021-02-03T14:3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66" w:type="pct"/>
            <w:noWrap/>
            <w:tcPrChange w:id="12121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0ADC183" w14:textId="250FF68A" w:rsidR="00D64561" w:rsidRPr="001A7CC5" w:rsidRDefault="00A33F07" w:rsidP="00D64561">
            <w:pPr>
              <w:widowControl/>
              <w:jc w:val="center"/>
              <w:rPr>
                <w:ins w:id="12122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123" w:author="家興 余" w:date="2021-02-03T14:3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3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</w:rPr>
                <w:t>00</w:t>
              </w:r>
            </w:ins>
          </w:p>
        </w:tc>
        <w:tc>
          <w:tcPr>
            <w:tcW w:w="266" w:type="pct"/>
            <w:tcPrChange w:id="12124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2193F0E" w14:textId="77777777" w:rsidR="00D64561" w:rsidRPr="001A7CC5" w:rsidRDefault="00D64561" w:rsidP="00D64561">
            <w:pPr>
              <w:widowControl/>
              <w:jc w:val="center"/>
              <w:rPr>
                <w:ins w:id="12125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2126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F34A0AC" w14:textId="77777777" w:rsidR="00D745D4" w:rsidRPr="00D92297" w:rsidRDefault="00D745D4" w:rsidP="00D745D4">
            <w:pPr>
              <w:widowControl/>
              <w:rPr>
                <w:ins w:id="12127" w:author="家興 余" w:date="2021-04-12T12:12:00Z"/>
                <w:rFonts w:ascii="標楷體" w:eastAsia="標楷體" w:hAnsi="標楷體" w:cs="新細明體"/>
                <w:color w:val="000000"/>
                <w:kern w:val="0"/>
              </w:rPr>
            </w:pPr>
            <w:ins w:id="12128" w:author="家興 余" w:date="2021-04-12T12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3D94C9F0" w14:textId="77777777" w:rsidR="00D64561" w:rsidRPr="001A7CC5" w:rsidRDefault="00D64561" w:rsidP="00D64561">
            <w:pPr>
              <w:widowControl/>
              <w:rPr>
                <w:ins w:id="12129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</w:tr>
      <w:tr w:rsidR="00D64561" w:rsidRPr="008F20B5" w14:paraId="74994D36" w14:textId="77777777" w:rsidTr="0066205D">
        <w:trPr>
          <w:trHeight w:val="340"/>
          <w:ins w:id="12130" w:author="家興 余" w:date="2021-01-22T10:44:00Z"/>
          <w:trPrChange w:id="12131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132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2714E73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133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2134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FDB70CA" w14:textId="4306E617" w:rsidR="00D64561" w:rsidRPr="001A7CC5" w:rsidRDefault="000C278B" w:rsidP="00D64561">
            <w:pPr>
              <w:widowControl/>
              <w:rPr>
                <w:ins w:id="12135" w:author="家興 余" w:date="2021-01-22T10:44:00Z"/>
                <w:rFonts w:ascii="標楷體" w:eastAsia="標楷體" w:hAnsi="標楷體"/>
                <w:highlight w:val="yellow"/>
              </w:rPr>
            </w:pPr>
            <w:ins w:id="12136" w:author="家興 余" w:date="2021-02-09T10:34:00Z">
              <w:r w:rsidRPr="000C278B">
                <w:rPr>
                  <w:rFonts w:ascii="標楷體" w:eastAsia="標楷體" w:hAnsi="標楷體"/>
                </w:rPr>
                <w:t>PublicValue</w:t>
              </w:r>
            </w:ins>
          </w:p>
        </w:tc>
        <w:tc>
          <w:tcPr>
            <w:tcW w:w="1864" w:type="pct"/>
            <w:noWrap/>
            <w:tcPrChange w:id="12137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082B526" w14:textId="77777777" w:rsidR="00D64561" w:rsidRPr="001A7CC5" w:rsidRDefault="00D64561" w:rsidP="00D64561">
            <w:pPr>
              <w:widowControl/>
              <w:rPr>
                <w:ins w:id="12138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139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公開價值</w:t>
              </w:r>
            </w:ins>
          </w:p>
        </w:tc>
        <w:tc>
          <w:tcPr>
            <w:tcW w:w="266" w:type="pct"/>
            <w:noWrap/>
            <w:tcPrChange w:id="12140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16C3C63" w14:textId="70122AFC" w:rsidR="00D64561" w:rsidRPr="001A7CC5" w:rsidRDefault="0014330A" w:rsidP="00D64561">
            <w:pPr>
              <w:widowControl/>
              <w:jc w:val="center"/>
              <w:rPr>
                <w:ins w:id="12141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142" w:author="家興 余" w:date="2021-02-03T16:0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66" w:type="pct"/>
            <w:noWrap/>
            <w:tcPrChange w:id="12143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05563AE" w14:textId="70971E06" w:rsidR="00D64561" w:rsidRPr="008F20B5" w:rsidRDefault="0014330A" w:rsidP="00D64561">
            <w:pPr>
              <w:widowControl/>
              <w:jc w:val="center"/>
              <w:rPr>
                <w:ins w:id="1214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145" w:author="家興 余" w:date="2021-02-03T16:04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300</w:t>
              </w:r>
            </w:ins>
          </w:p>
        </w:tc>
        <w:tc>
          <w:tcPr>
            <w:tcW w:w="266" w:type="pct"/>
            <w:tcPrChange w:id="12146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57AB254" w14:textId="77777777" w:rsidR="00D64561" w:rsidRPr="008F20B5" w:rsidRDefault="00D64561" w:rsidP="00D64561">
            <w:pPr>
              <w:widowControl/>
              <w:jc w:val="center"/>
              <w:rPr>
                <w:ins w:id="1214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tcPrChange w:id="12148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D4F3CC9" w14:textId="77777777" w:rsidR="00D745D4" w:rsidRPr="00D92297" w:rsidRDefault="00D745D4" w:rsidP="00D745D4">
            <w:pPr>
              <w:widowControl/>
              <w:rPr>
                <w:ins w:id="12149" w:author="家興 余" w:date="2021-04-12T12:12:00Z"/>
                <w:rFonts w:ascii="標楷體" w:eastAsia="標楷體" w:hAnsi="標楷體" w:cs="新細明體"/>
                <w:color w:val="000000"/>
                <w:kern w:val="0"/>
              </w:rPr>
            </w:pPr>
            <w:ins w:id="12150" w:author="家興 余" w:date="2021-04-12T12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1F17F185" w14:textId="77777777" w:rsidR="00D64561" w:rsidRPr="008F20B5" w:rsidRDefault="00D64561" w:rsidP="00D64561">
            <w:pPr>
              <w:widowControl/>
              <w:rPr>
                <w:ins w:id="1215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2B8868B5" w14:textId="77777777" w:rsidTr="0066205D">
        <w:trPr>
          <w:trHeight w:val="340"/>
          <w:ins w:id="12152" w:author="家興 余" w:date="2021-01-22T10:44:00Z"/>
          <w:trPrChange w:id="12153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154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833FEEA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15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2156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DC718DF" w14:textId="77777777" w:rsidR="00D64561" w:rsidRPr="008F20B5" w:rsidRDefault="00D64561" w:rsidP="00D64561">
            <w:pPr>
              <w:widowControl/>
              <w:rPr>
                <w:ins w:id="12157" w:author="家興 余" w:date="2021-01-22T10:44:00Z"/>
                <w:rFonts w:ascii="標楷體" w:eastAsia="標楷體" w:hAnsi="標楷體"/>
              </w:rPr>
            </w:pPr>
            <w:ins w:id="12158" w:author="家興 余" w:date="2021-01-22T10:44:00Z">
              <w:r w:rsidRPr="008F20B5">
                <w:rPr>
                  <w:rFonts w:ascii="標楷體" w:eastAsia="標楷體" w:hAnsi="標楷體"/>
                </w:rPr>
                <w:t>SettingStat</w:t>
              </w:r>
            </w:ins>
          </w:p>
        </w:tc>
        <w:tc>
          <w:tcPr>
            <w:tcW w:w="1864" w:type="pct"/>
            <w:noWrap/>
            <w:tcPrChange w:id="12159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A11EFE4" w14:textId="77777777" w:rsidR="00D64561" w:rsidRPr="008F20B5" w:rsidRDefault="00D64561" w:rsidP="00D64561">
            <w:pPr>
              <w:widowControl/>
              <w:rPr>
                <w:ins w:id="1216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161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設定狀態</w:t>
              </w:r>
            </w:ins>
          </w:p>
        </w:tc>
        <w:tc>
          <w:tcPr>
            <w:tcW w:w="266" w:type="pct"/>
            <w:noWrap/>
            <w:tcPrChange w:id="12162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D2CBF3E" w14:textId="77777777" w:rsidR="00D64561" w:rsidRPr="008F20B5" w:rsidRDefault="00D64561" w:rsidP="00D64561">
            <w:pPr>
              <w:widowControl/>
              <w:jc w:val="center"/>
              <w:rPr>
                <w:ins w:id="1216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164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tcPrChange w:id="12165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8B176F3" w14:textId="77777777" w:rsidR="00D64561" w:rsidRPr="008F20B5" w:rsidRDefault="00D64561" w:rsidP="00D64561">
            <w:pPr>
              <w:widowControl/>
              <w:jc w:val="center"/>
              <w:rPr>
                <w:ins w:id="1216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167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66" w:type="pct"/>
            <w:tcPrChange w:id="12168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34DE7EA" w14:textId="77777777" w:rsidR="00D64561" w:rsidRPr="008F20B5" w:rsidRDefault="00D64561" w:rsidP="00D64561">
            <w:pPr>
              <w:widowControl/>
              <w:jc w:val="center"/>
              <w:rPr>
                <w:ins w:id="1216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tcPrChange w:id="12170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EC6CBE1" w14:textId="77777777" w:rsidR="00D64561" w:rsidRPr="008F20B5" w:rsidRDefault="00D64561" w:rsidP="00D64561">
            <w:pPr>
              <w:widowControl/>
              <w:rPr>
                <w:ins w:id="1217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172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設定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;2: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解除</w:t>
              </w:r>
            </w:ins>
          </w:p>
        </w:tc>
      </w:tr>
      <w:tr w:rsidR="00D64561" w:rsidRPr="008F20B5" w14:paraId="6BB5A3D2" w14:textId="77777777" w:rsidTr="0066205D">
        <w:trPr>
          <w:trHeight w:val="340"/>
          <w:ins w:id="12173" w:author="家興 余" w:date="2021-01-22T10:44:00Z"/>
          <w:trPrChange w:id="12174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175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B25A5DF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17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2177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E5925BD" w14:textId="77777777" w:rsidR="00D64561" w:rsidRPr="008F20B5" w:rsidRDefault="00D64561" w:rsidP="00D64561">
            <w:pPr>
              <w:widowControl/>
              <w:rPr>
                <w:ins w:id="12178" w:author="家興 余" w:date="2021-01-22T10:44:00Z"/>
                <w:rFonts w:ascii="標楷體" w:eastAsia="標楷體" w:hAnsi="標楷體"/>
              </w:rPr>
            </w:pPr>
            <w:ins w:id="12179" w:author="家興 余" w:date="2021-01-22T10:44:00Z">
              <w:r w:rsidRPr="008F20B5">
                <w:rPr>
                  <w:rFonts w:ascii="標楷體" w:eastAsia="標楷體" w:hAnsi="標楷體"/>
                </w:rPr>
                <w:t>ClStat</w:t>
              </w:r>
            </w:ins>
          </w:p>
        </w:tc>
        <w:tc>
          <w:tcPr>
            <w:tcW w:w="1864" w:type="pct"/>
            <w:noWrap/>
            <w:tcPrChange w:id="12180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D09B9AD" w14:textId="77777777" w:rsidR="00D64561" w:rsidRPr="008F20B5" w:rsidRDefault="00D64561" w:rsidP="00D64561">
            <w:pPr>
              <w:widowControl/>
              <w:rPr>
                <w:ins w:id="1218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182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擔保品狀態</w:t>
              </w:r>
            </w:ins>
          </w:p>
        </w:tc>
        <w:tc>
          <w:tcPr>
            <w:tcW w:w="266" w:type="pct"/>
            <w:noWrap/>
            <w:tcPrChange w:id="12183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924D88C" w14:textId="77777777" w:rsidR="00D64561" w:rsidRPr="008F20B5" w:rsidRDefault="00D64561" w:rsidP="00D64561">
            <w:pPr>
              <w:widowControl/>
              <w:jc w:val="center"/>
              <w:rPr>
                <w:ins w:id="1218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185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tcPrChange w:id="12186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5943D44" w14:textId="77777777" w:rsidR="00D64561" w:rsidRPr="008F20B5" w:rsidRDefault="00D64561" w:rsidP="00D64561">
            <w:pPr>
              <w:widowControl/>
              <w:jc w:val="center"/>
              <w:rPr>
                <w:ins w:id="1218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188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66" w:type="pct"/>
            <w:tcPrChange w:id="12189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FC8B6F0" w14:textId="77777777" w:rsidR="00D64561" w:rsidRPr="008F20B5" w:rsidRDefault="00D64561" w:rsidP="00D64561">
            <w:pPr>
              <w:widowControl/>
              <w:jc w:val="center"/>
              <w:rPr>
                <w:ins w:id="1219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tcPrChange w:id="12191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21F0954" w14:textId="77777777" w:rsidR="00D64561" w:rsidRPr="008F20B5" w:rsidRDefault="00D64561" w:rsidP="00D64561">
            <w:pPr>
              <w:widowControl/>
              <w:rPr>
                <w:ins w:id="1219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193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正常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;1: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塗銷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;2: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處分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;3: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抵押權確定</w:t>
              </w:r>
            </w:ins>
          </w:p>
        </w:tc>
      </w:tr>
      <w:tr w:rsidR="00D64561" w:rsidRPr="008F20B5" w14:paraId="74C602DC" w14:textId="77777777" w:rsidTr="0066205D">
        <w:trPr>
          <w:trHeight w:val="340"/>
          <w:ins w:id="12194" w:author="家興 余" w:date="2021-01-22T10:44:00Z"/>
          <w:trPrChange w:id="12195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196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25A93FE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19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2198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7EC55E8" w14:textId="77777777" w:rsidR="00D64561" w:rsidRPr="008F20B5" w:rsidRDefault="00D64561" w:rsidP="00D64561">
            <w:pPr>
              <w:widowControl/>
              <w:rPr>
                <w:ins w:id="12199" w:author="家興 余" w:date="2021-01-22T10:44:00Z"/>
                <w:rFonts w:ascii="標楷體" w:eastAsia="標楷體" w:hAnsi="標楷體"/>
              </w:rPr>
            </w:pPr>
            <w:ins w:id="12200" w:author="家興 余" w:date="2021-01-22T10:44:00Z">
              <w:r w:rsidRPr="008F20B5">
                <w:rPr>
                  <w:rFonts w:ascii="標楷體" w:eastAsia="標楷體" w:hAnsi="標楷體"/>
                </w:rPr>
                <w:t>SettingDate</w:t>
              </w:r>
            </w:ins>
          </w:p>
        </w:tc>
        <w:tc>
          <w:tcPr>
            <w:tcW w:w="1864" w:type="pct"/>
            <w:noWrap/>
            <w:tcPrChange w:id="12201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0A88EEF" w14:textId="77777777" w:rsidR="00D64561" w:rsidRPr="008F20B5" w:rsidRDefault="00D64561" w:rsidP="00D64561">
            <w:pPr>
              <w:widowControl/>
              <w:rPr>
                <w:ins w:id="1220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03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設定日期</w:t>
              </w:r>
            </w:ins>
          </w:p>
        </w:tc>
        <w:tc>
          <w:tcPr>
            <w:tcW w:w="266" w:type="pct"/>
            <w:noWrap/>
            <w:tcPrChange w:id="12204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D801EA4" w14:textId="77777777" w:rsidR="00D64561" w:rsidRPr="008F20B5" w:rsidRDefault="00D64561" w:rsidP="00D64561">
            <w:pPr>
              <w:widowControl/>
              <w:jc w:val="center"/>
              <w:rPr>
                <w:ins w:id="1220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06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9</w:t>
              </w:r>
            </w:ins>
          </w:p>
        </w:tc>
        <w:tc>
          <w:tcPr>
            <w:tcW w:w="266" w:type="pct"/>
            <w:noWrap/>
            <w:tcPrChange w:id="12207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7248625" w14:textId="77777777" w:rsidR="00D64561" w:rsidRPr="008F20B5" w:rsidRDefault="00D64561" w:rsidP="00D64561">
            <w:pPr>
              <w:widowControl/>
              <w:jc w:val="center"/>
              <w:rPr>
                <w:ins w:id="1220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09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7</w:t>
              </w:r>
            </w:ins>
          </w:p>
        </w:tc>
        <w:tc>
          <w:tcPr>
            <w:tcW w:w="266" w:type="pct"/>
            <w:tcPrChange w:id="12210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6FB12DD" w14:textId="77777777" w:rsidR="00D64561" w:rsidRPr="008F20B5" w:rsidRDefault="00D64561" w:rsidP="00D64561">
            <w:pPr>
              <w:widowControl/>
              <w:jc w:val="center"/>
              <w:rPr>
                <w:ins w:id="1221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tcPrChange w:id="12212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90F8DF6" w14:textId="77777777" w:rsidR="00D64561" w:rsidRPr="008F20B5" w:rsidRDefault="00D64561" w:rsidP="00D64561">
            <w:pPr>
              <w:widowControl/>
              <w:rPr>
                <w:ins w:id="1221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14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yyymmdd</w:t>
              </w:r>
            </w:ins>
          </w:p>
        </w:tc>
      </w:tr>
      <w:tr w:rsidR="00D64561" w:rsidRPr="008F20B5" w14:paraId="1127E888" w14:textId="77777777" w:rsidTr="0066205D">
        <w:trPr>
          <w:trHeight w:val="340"/>
          <w:ins w:id="12215" w:author="家興 余" w:date="2021-01-22T10:44:00Z"/>
          <w:trPrChange w:id="12216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217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B68B2B9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21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2219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A9D4657" w14:textId="77777777" w:rsidR="00D64561" w:rsidRPr="008F20B5" w:rsidRDefault="00D64561" w:rsidP="00D64561">
            <w:pPr>
              <w:widowControl/>
              <w:rPr>
                <w:ins w:id="12220" w:author="家興 余" w:date="2021-01-22T10:44:00Z"/>
                <w:rFonts w:ascii="標楷體" w:eastAsia="標楷體" w:hAnsi="標楷體"/>
              </w:rPr>
            </w:pPr>
            <w:ins w:id="12221" w:author="家興 余" w:date="2021-01-22T10:44:00Z">
              <w:r w:rsidRPr="008F20B5">
                <w:rPr>
                  <w:rFonts w:ascii="標楷體" w:eastAsia="標楷體" w:hAnsi="標楷體"/>
                </w:rPr>
                <w:t>SettingBal</w:t>
              </w:r>
            </w:ins>
          </w:p>
        </w:tc>
        <w:tc>
          <w:tcPr>
            <w:tcW w:w="1864" w:type="pct"/>
            <w:noWrap/>
            <w:tcPrChange w:id="12222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EA03711" w14:textId="77777777" w:rsidR="00D64561" w:rsidRPr="008F20B5" w:rsidRDefault="00D64561" w:rsidP="00D64561">
            <w:pPr>
              <w:widowControl/>
              <w:rPr>
                <w:ins w:id="1222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24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設定金額</w:t>
              </w:r>
            </w:ins>
          </w:p>
        </w:tc>
        <w:tc>
          <w:tcPr>
            <w:tcW w:w="266" w:type="pct"/>
            <w:noWrap/>
            <w:tcPrChange w:id="12225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36D819D" w14:textId="77777777" w:rsidR="00D64561" w:rsidRPr="008F20B5" w:rsidRDefault="00D64561" w:rsidP="00D64561">
            <w:pPr>
              <w:widowControl/>
              <w:jc w:val="center"/>
              <w:rPr>
                <w:ins w:id="1222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27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  <w:tc>
          <w:tcPr>
            <w:tcW w:w="266" w:type="pct"/>
            <w:noWrap/>
            <w:tcPrChange w:id="12228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B121004" w14:textId="77777777" w:rsidR="00D64561" w:rsidRPr="008F20B5" w:rsidRDefault="00D64561" w:rsidP="00D64561">
            <w:pPr>
              <w:widowControl/>
              <w:jc w:val="center"/>
              <w:rPr>
                <w:ins w:id="1222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30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</w:p>
        </w:tc>
        <w:tc>
          <w:tcPr>
            <w:tcW w:w="266" w:type="pct"/>
            <w:tcPrChange w:id="12231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8A05CD0" w14:textId="77777777" w:rsidR="00D64561" w:rsidRPr="008F20B5" w:rsidRDefault="00D64561" w:rsidP="00D64561">
            <w:pPr>
              <w:widowControl/>
              <w:jc w:val="center"/>
              <w:rPr>
                <w:ins w:id="1223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tcPrChange w:id="12233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B1574A0" w14:textId="77777777" w:rsidR="00D64561" w:rsidRPr="008F20B5" w:rsidRDefault="00D64561" w:rsidP="00D64561">
            <w:pPr>
              <w:widowControl/>
              <w:rPr>
                <w:ins w:id="1223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35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</w:p>
        </w:tc>
      </w:tr>
      <w:tr w:rsidR="00D64561" w:rsidRPr="008F20B5" w14:paraId="0EE14617" w14:textId="77777777" w:rsidTr="0066205D">
        <w:trPr>
          <w:trHeight w:val="340"/>
          <w:ins w:id="12236" w:author="家興 余" w:date="2021-01-22T10:44:00Z"/>
          <w:trPrChange w:id="12237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238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3106B0B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23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2240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7E76354" w14:textId="77777777" w:rsidR="00D64561" w:rsidRPr="008F20B5" w:rsidRDefault="00D64561" w:rsidP="00D64561">
            <w:pPr>
              <w:widowControl/>
              <w:rPr>
                <w:ins w:id="1224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42" w:author="家興 余" w:date="2021-01-22T10:44:00Z">
              <w:r w:rsidRPr="004A1C2C">
                <w:rPr>
                  <w:rFonts w:ascii="標楷體" w:eastAsia="標楷體" w:hAnsi="標楷體"/>
                </w:rPr>
                <w:t>Synd</w:t>
              </w:r>
            </w:ins>
          </w:p>
        </w:tc>
        <w:tc>
          <w:tcPr>
            <w:tcW w:w="1864" w:type="pct"/>
            <w:noWrap/>
            <w:hideMark/>
            <w:tcPrChange w:id="12243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2DA81A8" w14:textId="77777777" w:rsidR="00D64561" w:rsidRPr="008F20B5" w:rsidRDefault="00D64561" w:rsidP="00D64561">
            <w:pPr>
              <w:widowControl/>
              <w:rPr>
                <w:ins w:id="1224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45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聯貸案</w:t>
              </w:r>
            </w:ins>
          </w:p>
        </w:tc>
        <w:tc>
          <w:tcPr>
            <w:tcW w:w="266" w:type="pct"/>
            <w:noWrap/>
            <w:hideMark/>
            <w:tcPrChange w:id="12246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3ACD257" w14:textId="77777777" w:rsidR="00D64561" w:rsidRPr="008F20B5" w:rsidRDefault="00D64561" w:rsidP="00D64561">
            <w:pPr>
              <w:widowControl/>
              <w:jc w:val="center"/>
              <w:rPr>
                <w:ins w:id="1224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48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2249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80E11F3" w14:textId="77777777" w:rsidR="00D64561" w:rsidRPr="008F20B5" w:rsidRDefault="00D64561" w:rsidP="00D64561">
            <w:pPr>
              <w:widowControl/>
              <w:jc w:val="center"/>
              <w:rPr>
                <w:ins w:id="1225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51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66" w:type="pct"/>
            <w:tcPrChange w:id="12252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B9F9782" w14:textId="77777777" w:rsidR="00D64561" w:rsidRPr="008F20B5" w:rsidRDefault="00D64561" w:rsidP="00D64561">
            <w:pPr>
              <w:widowControl/>
              <w:jc w:val="center"/>
              <w:rPr>
                <w:ins w:id="1225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tcPrChange w:id="12254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484348F" w14:textId="77777777" w:rsidR="00D64561" w:rsidRPr="008F20B5" w:rsidRDefault="00D64561" w:rsidP="00D64561">
            <w:pPr>
              <w:widowControl/>
              <w:rPr>
                <w:ins w:id="1225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56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Y: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是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;N: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否</w:t>
              </w:r>
            </w:ins>
          </w:p>
        </w:tc>
      </w:tr>
      <w:tr w:rsidR="00D64561" w:rsidRPr="008F20B5" w14:paraId="35C0FBD2" w14:textId="77777777" w:rsidTr="0066205D">
        <w:trPr>
          <w:trHeight w:val="340"/>
          <w:ins w:id="12257" w:author="家興 余" w:date="2021-01-22T10:44:00Z"/>
          <w:trPrChange w:id="12258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259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34AA8CF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26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2261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123AFFD8" w14:textId="77777777" w:rsidR="00D64561" w:rsidRPr="008F20B5" w:rsidRDefault="00D64561" w:rsidP="00D64561">
            <w:pPr>
              <w:widowControl/>
              <w:rPr>
                <w:ins w:id="1226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63" w:author="家興 余" w:date="2021-01-22T10:44:00Z">
              <w:r w:rsidRPr="004A1C2C">
                <w:rPr>
                  <w:rFonts w:ascii="標楷體" w:eastAsia="標楷體" w:hAnsi="標楷體"/>
                </w:rPr>
                <w:t>SyndCode</w:t>
              </w:r>
            </w:ins>
          </w:p>
        </w:tc>
        <w:tc>
          <w:tcPr>
            <w:tcW w:w="1864" w:type="pct"/>
            <w:noWrap/>
            <w:hideMark/>
            <w:tcPrChange w:id="12264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C75B1A5" w14:textId="77777777" w:rsidR="00D64561" w:rsidRPr="008F20B5" w:rsidRDefault="00D64561" w:rsidP="00D64561">
            <w:pPr>
              <w:widowControl/>
              <w:rPr>
                <w:ins w:id="1226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66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聯貸案類型</w:t>
              </w:r>
            </w:ins>
          </w:p>
        </w:tc>
        <w:tc>
          <w:tcPr>
            <w:tcW w:w="266" w:type="pct"/>
            <w:noWrap/>
            <w:hideMark/>
            <w:tcPrChange w:id="12267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A2CFF47" w14:textId="77777777" w:rsidR="00D64561" w:rsidRPr="008F20B5" w:rsidRDefault="00D64561" w:rsidP="00D64561">
            <w:pPr>
              <w:widowControl/>
              <w:jc w:val="center"/>
              <w:rPr>
                <w:ins w:id="1226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69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2270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B4A15D8" w14:textId="77777777" w:rsidR="00D64561" w:rsidRPr="008F20B5" w:rsidRDefault="00D64561" w:rsidP="00D64561">
            <w:pPr>
              <w:widowControl/>
              <w:jc w:val="center"/>
              <w:rPr>
                <w:ins w:id="1227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72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66" w:type="pct"/>
            <w:tcPrChange w:id="12273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86235D1" w14:textId="77777777" w:rsidR="00D64561" w:rsidRPr="008F20B5" w:rsidRDefault="00D64561" w:rsidP="00D64561">
            <w:pPr>
              <w:widowControl/>
              <w:jc w:val="center"/>
              <w:rPr>
                <w:ins w:id="1227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tcPrChange w:id="12275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AB75192" w14:textId="77777777" w:rsidR="00D64561" w:rsidRPr="008F20B5" w:rsidRDefault="00D64561" w:rsidP="00D64561">
            <w:pPr>
              <w:widowControl/>
              <w:rPr>
                <w:ins w:id="1227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77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主辦行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;2: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參貸行</w:t>
              </w:r>
            </w:ins>
          </w:p>
        </w:tc>
      </w:tr>
      <w:tr w:rsidR="00D64561" w:rsidRPr="008F20B5" w14:paraId="17887FFA" w14:textId="77777777" w:rsidTr="0066205D">
        <w:trPr>
          <w:trHeight w:val="340"/>
          <w:ins w:id="12278" w:author="家興 余" w:date="2021-01-22T10:44:00Z"/>
          <w:trPrChange w:id="12279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280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7898074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28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2282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0111C1D4" w14:textId="77777777" w:rsidR="00D64561" w:rsidRPr="008F20B5" w:rsidRDefault="00D64561" w:rsidP="00D64561">
            <w:pPr>
              <w:widowControl/>
              <w:rPr>
                <w:ins w:id="1228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84" w:author="家興 余" w:date="2021-01-22T10:44:00Z">
              <w:r w:rsidRPr="004A1C2C">
                <w:rPr>
                  <w:rFonts w:ascii="標楷體" w:eastAsia="標楷體" w:hAnsi="標楷體"/>
                </w:rPr>
                <w:t>DispPrice</w:t>
              </w:r>
            </w:ins>
          </w:p>
        </w:tc>
        <w:tc>
          <w:tcPr>
            <w:tcW w:w="1864" w:type="pct"/>
            <w:noWrap/>
            <w:hideMark/>
            <w:tcPrChange w:id="12285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14593C5" w14:textId="77777777" w:rsidR="00D64561" w:rsidRPr="008F20B5" w:rsidRDefault="00D64561" w:rsidP="00D64561">
            <w:pPr>
              <w:widowControl/>
              <w:rPr>
                <w:ins w:id="1228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87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處分價格</w:t>
              </w:r>
            </w:ins>
          </w:p>
        </w:tc>
        <w:tc>
          <w:tcPr>
            <w:tcW w:w="266" w:type="pct"/>
            <w:noWrap/>
            <w:hideMark/>
            <w:tcPrChange w:id="12288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542B76D" w14:textId="77777777" w:rsidR="00D64561" w:rsidRPr="008F20B5" w:rsidRDefault="00D64561" w:rsidP="00D64561">
            <w:pPr>
              <w:widowControl/>
              <w:jc w:val="center"/>
              <w:rPr>
                <w:ins w:id="1228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90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  <w:tc>
          <w:tcPr>
            <w:tcW w:w="266" w:type="pct"/>
            <w:noWrap/>
            <w:hideMark/>
            <w:tcPrChange w:id="12291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B837AD1" w14:textId="77777777" w:rsidR="00D64561" w:rsidRPr="008F20B5" w:rsidRDefault="00D64561" w:rsidP="00D64561">
            <w:pPr>
              <w:widowControl/>
              <w:jc w:val="center"/>
              <w:rPr>
                <w:ins w:id="1229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93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</w:p>
        </w:tc>
        <w:tc>
          <w:tcPr>
            <w:tcW w:w="266" w:type="pct"/>
            <w:tcPrChange w:id="12294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ECE3169" w14:textId="77777777" w:rsidR="00D64561" w:rsidRPr="008F20B5" w:rsidRDefault="00D64561" w:rsidP="00D64561">
            <w:pPr>
              <w:widowControl/>
              <w:jc w:val="center"/>
              <w:rPr>
                <w:ins w:id="1229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hideMark/>
            <w:tcPrChange w:id="12296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174A46BD" w14:textId="77777777" w:rsidR="00D64561" w:rsidRPr="008F20B5" w:rsidRDefault="00D64561" w:rsidP="00D64561">
            <w:pPr>
              <w:widowControl/>
              <w:rPr>
                <w:ins w:id="1229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98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</w:p>
        </w:tc>
      </w:tr>
      <w:tr w:rsidR="00D64561" w:rsidRPr="008F20B5" w14:paraId="45E98AB1" w14:textId="77777777" w:rsidTr="0066205D">
        <w:trPr>
          <w:trHeight w:val="340"/>
          <w:ins w:id="12299" w:author="家興 余" w:date="2021-01-22T10:44:00Z"/>
          <w:trPrChange w:id="12300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301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AA25FF3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30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2303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7247EE14" w14:textId="77777777" w:rsidR="00D64561" w:rsidRPr="008F20B5" w:rsidRDefault="00D64561" w:rsidP="00D64561">
            <w:pPr>
              <w:widowControl/>
              <w:rPr>
                <w:ins w:id="1230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305" w:author="家興 余" w:date="2021-01-22T10:44:00Z">
              <w:r w:rsidRPr="004A1C2C">
                <w:rPr>
                  <w:rFonts w:ascii="標楷體" w:eastAsia="標楷體" w:hAnsi="標楷體"/>
                </w:rPr>
                <w:t>DispDate</w:t>
              </w:r>
            </w:ins>
          </w:p>
        </w:tc>
        <w:tc>
          <w:tcPr>
            <w:tcW w:w="1864" w:type="pct"/>
            <w:noWrap/>
            <w:hideMark/>
            <w:tcPrChange w:id="12306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C855852" w14:textId="77777777" w:rsidR="00D64561" w:rsidRPr="008F20B5" w:rsidRDefault="00D64561" w:rsidP="00D64561">
            <w:pPr>
              <w:widowControl/>
              <w:rPr>
                <w:ins w:id="1230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308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處分日期</w:t>
              </w:r>
            </w:ins>
          </w:p>
        </w:tc>
        <w:tc>
          <w:tcPr>
            <w:tcW w:w="266" w:type="pct"/>
            <w:noWrap/>
            <w:hideMark/>
            <w:tcPrChange w:id="12309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29A20B9" w14:textId="77777777" w:rsidR="00D64561" w:rsidRPr="008F20B5" w:rsidRDefault="00D64561" w:rsidP="00D64561">
            <w:pPr>
              <w:widowControl/>
              <w:jc w:val="center"/>
              <w:rPr>
                <w:ins w:id="1231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311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9</w:t>
              </w:r>
            </w:ins>
          </w:p>
        </w:tc>
        <w:tc>
          <w:tcPr>
            <w:tcW w:w="266" w:type="pct"/>
            <w:noWrap/>
            <w:hideMark/>
            <w:tcPrChange w:id="12312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DE6385D" w14:textId="77777777" w:rsidR="00D64561" w:rsidRPr="008F20B5" w:rsidRDefault="00D64561" w:rsidP="00D64561">
            <w:pPr>
              <w:widowControl/>
              <w:jc w:val="center"/>
              <w:rPr>
                <w:ins w:id="1231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314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7</w:t>
              </w:r>
            </w:ins>
          </w:p>
        </w:tc>
        <w:tc>
          <w:tcPr>
            <w:tcW w:w="266" w:type="pct"/>
            <w:tcPrChange w:id="12315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ABDDB88" w14:textId="77777777" w:rsidR="00D64561" w:rsidRPr="008F20B5" w:rsidRDefault="00D64561" w:rsidP="00D64561">
            <w:pPr>
              <w:widowControl/>
              <w:jc w:val="center"/>
              <w:rPr>
                <w:ins w:id="1231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  <w:tcPrChange w:id="12317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09BD93C" w14:textId="77777777" w:rsidR="00D64561" w:rsidRPr="008F20B5" w:rsidRDefault="00D64561" w:rsidP="00D64561">
            <w:pPr>
              <w:widowControl/>
              <w:rPr>
                <w:ins w:id="1231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319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yyymmdd</w:t>
              </w:r>
            </w:ins>
          </w:p>
        </w:tc>
      </w:tr>
      <w:tr w:rsidR="00D64561" w:rsidRPr="008F20B5" w14:paraId="4C0894E8" w14:textId="77777777" w:rsidTr="0066205D">
        <w:trPr>
          <w:trHeight w:val="340"/>
          <w:ins w:id="12320" w:author="家興 余" w:date="2021-01-22T10:44:00Z"/>
          <w:trPrChange w:id="12321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322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B7A9579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32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2324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18C50F63" w14:textId="77777777" w:rsidR="00D64561" w:rsidRPr="008F20B5" w:rsidRDefault="00D64561" w:rsidP="00D64561">
            <w:pPr>
              <w:widowControl/>
              <w:rPr>
                <w:ins w:id="1232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326" w:author="家興 余" w:date="2021-01-22T10:44:00Z">
              <w:r w:rsidRPr="004A1C2C">
                <w:rPr>
                  <w:rFonts w:ascii="標楷體" w:eastAsia="標楷體" w:hAnsi="標楷體"/>
                </w:rPr>
                <w:t>ClStatus</w:t>
              </w:r>
            </w:ins>
          </w:p>
        </w:tc>
        <w:tc>
          <w:tcPr>
            <w:tcW w:w="1864" w:type="pct"/>
            <w:noWrap/>
            <w:hideMark/>
            <w:tcPrChange w:id="12327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AEC06EE" w14:textId="77777777" w:rsidR="00D64561" w:rsidRPr="008F20B5" w:rsidRDefault="00D64561" w:rsidP="00D64561">
            <w:pPr>
              <w:widowControl/>
              <w:rPr>
                <w:ins w:id="1232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329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擔保品狀況碼</w:t>
              </w:r>
            </w:ins>
          </w:p>
        </w:tc>
        <w:tc>
          <w:tcPr>
            <w:tcW w:w="266" w:type="pct"/>
            <w:noWrap/>
            <w:hideMark/>
            <w:tcPrChange w:id="12330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BD2BA9E" w14:textId="77777777" w:rsidR="00D64561" w:rsidRPr="008F20B5" w:rsidRDefault="00D64561" w:rsidP="00D64561">
            <w:pPr>
              <w:widowControl/>
              <w:jc w:val="center"/>
              <w:rPr>
                <w:ins w:id="1233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332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2333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E4E174A" w14:textId="77777777" w:rsidR="00D64561" w:rsidRPr="008F20B5" w:rsidRDefault="00D64561" w:rsidP="00D64561">
            <w:pPr>
              <w:widowControl/>
              <w:jc w:val="center"/>
              <w:rPr>
                <w:ins w:id="1233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335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66" w:type="pct"/>
            <w:tcPrChange w:id="12336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C24A59C" w14:textId="77777777" w:rsidR="00D64561" w:rsidRPr="008F20B5" w:rsidRDefault="00D64561" w:rsidP="00D64561">
            <w:pPr>
              <w:widowControl/>
              <w:jc w:val="center"/>
              <w:rPr>
                <w:ins w:id="1233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  <w:tcPrChange w:id="12338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4F23C85" w14:textId="77777777" w:rsidR="00D64561" w:rsidRPr="008F20B5" w:rsidRDefault="00D64561" w:rsidP="00D64561">
            <w:pPr>
              <w:widowControl/>
              <w:rPr>
                <w:ins w:id="1233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340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已抵押</w:t>
              </w:r>
            </w:ins>
          </w:p>
        </w:tc>
      </w:tr>
    </w:tbl>
    <w:p w14:paraId="5DD0F445" w14:textId="77777777" w:rsidR="00D8000D" w:rsidRDefault="00D8000D" w:rsidP="00D8000D">
      <w:pPr>
        <w:ind w:leftChars="500" w:left="1200"/>
        <w:rPr>
          <w:ins w:id="12341" w:author="ST1" w:date="2020-12-07T00:23:00Z"/>
          <w:rFonts w:ascii="標楷體" w:eastAsia="標楷體" w:hAnsi="標楷體"/>
        </w:rPr>
      </w:pPr>
    </w:p>
    <w:p w14:paraId="3437D5CE" w14:textId="77777777" w:rsidR="00D8000D" w:rsidRPr="0029020B" w:rsidRDefault="00D8000D" w:rsidP="00D8000D">
      <w:pPr>
        <w:spacing w:line="140" w:lineRule="atLeast"/>
        <w:ind w:leftChars="200" w:left="480"/>
        <w:rPr>
          <w:ins w:id="12342" w:author="ST1" w:date="2020-12-07T00:23:00Z"/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</w:pPr>
      <w:ins w:id="12343" w:author="ST1" w:date="2020-12-07T00:23:00Z">
        <w:r w:rsidRPr="0029020B">
          <w:rPr>
            <w:rFonts w:ascii="標楷體" w:eastAsia="標楷體" w:hAnsi="標楷體" w:cs="新細明體" w:hint="eastAsia"/>
            <w:b/>
            <w:bCs/>
            <w:color w:val="0070C0"/>
            <w:kern w:val="0"/>
            <w:sz w:val="28"/>
            <w:szCs w:val="28"/>
          </w:rPr>
          <w:t>下行</w:t>
        </w:r>
        <w:r w:rsidRPr="0029020B">
          <w:rPr>
            <w:rFonts w:ascii="標楷體" w:eastAsia="標楷體" w:hAnsi="標楷體" w:cs="新細明體"/>
            <w:b/>
            <w:bCs/>
            <w:color w:val="0070C0"/>
            <w:kern w:val="0"/>
            <w:sz w:val="28"/>
            <w:szCs w:val="28"/>
          </w:rPr>
          <w:t>欄位</w:t>
        </w:r>
      </w:ins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D8000D" w:rsidRPr="00D940B1" w14:paraId="251A801C" w14:textId="77777777" w:rsidTr="00DA4FCA">
        <w:trPr>
          <w:ins w:id="12344" w:author="ST1" w:date="2020-12-07T00:23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121866" w14:textId="77777777" w:rsidR="00D8000D" w:rsidRPr="0029020B" w:rsidRDefault="00D8000D" w:rsidP="00DA4FCA">
            <w:pPr>
              <w:widowControl/>
              <w:jc w:val="center"/>
              <w:rPr>
                <w:ins w:id="12345" w:author="ST1" w:date="2020-12-07T00:23:00Z"/>
                <w:rFonts w:ascii="標楷體" w:eastAsia="標楷體" w:hAnsi="標楷體"/>
                <w:bCs/>
                <w:color w:val="0070C0"/>
              </w:rPr>
            </w:pPr>
            <w:ins w:id="12346" w:author="ST1" w:date="2020-12-07T00:23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lastRenderedPageBreak/>
                <w:t>序</w:t>
              </w:r>
            </w:ins>
          </w:p>
          <w:p w14:paraId="1A3EF5B8" w14:textId="77777777" w:rsidR="00D8000D" w:rsidRPr="0029020B" w:rsidRDefault="00D8000D" w:rsidP="00DA4FCA">
            <w:pPr>
              <w:widowControl/>
              <w:jc w:val="center"/>
              <w:rPr>
                <w:ins w:id="12347" w:author="ST1" w:date="2020-12-07T00:23:00Z"/>
                <w:rFonts w:ascii="標楷體" w:eastAsia="標楷體" w:hAnsi="標楷體"/>
                <w:bCs/>
                <w:color w:val="0070C0"/>
              </w:rPr>
            </w:pPr>
            <w:ins w:id="12348" w:author="ST1" w:date="2020-12-07T00:23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號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656690" w14:textId="77777777" w:rsidR="00D8000D" w:rsidRPr="0029020B" w:rsidRDefault="00D8000D" w:rsidP="00DA4FCA">
            <w:pPr>
              <w:widowControl/>
              <w:jc w:val="center"/>
              <w:rPr>
                <w:ins w:id="12349" w:author="ST1" w:date="2020-12-07T00:23:00Z"/>
                <w:rFonts w:ascii="標楷體" w:eastAsia="標楷體" w:hAnsi="標楷體"/>
                <w:bCs/>
                <w:color w:val="0070C0"/>
              </w:rPr>
            </w:pPr>
            <w:ins w:id="12350" w:author="ST1" w:date="2020-12-07T00:23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英文名稱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1C9088" w14:textId="77777777" w:rsidR="00D8000D" w:rsidRPr="0029020B" w:rsidRDefault="00D8000D" w:rsidP="00DA4FCA">
            <w:pPr>
              <w:widowControl/>
              <w:jc w:val="center"/>
              <w:rPr>
                <w:ins w:id="12351" w:author="ST1" w:date="2020-12-07T00:23:00Z"/>
                <w:rFonts w:ascii="標楷體" w:eastAsia="標楷體" w:hAnsi="標楷體"/>
                <w:bCs/>
                <w:color w:val="0070C0"/>
              </w:rPr>
            </w:pPr>
            <w:ins w:id="12352" w:author="ST1" w:date="2020-12-07T00:23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中文名稱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7E192BD" w14:textId="77777777" w:rsidR="00D8000D" w:rsidRPr="0029020B" w:rsidRDefault="00D8000D" w:rsidP="00DA4FCA">
            <w:pPr>
              <w:widowControl/>
              <w:jc w:val="center"/>
              <w:rPr>
                <w:ins w:id="12353" w:author="ST1" w:date="2020-12-07T00:23:00Z"/>
                <w:rFonts w:ascii="標楷體" w:eastAsia="標楷體" w:hAnsi="標楷體"/>
                <w:bCs/>
                <w:color w:val="0070C0"/>
              </w:rPr>
            </w:pPr>
            <w:ins w:id="12354" w:author="ST1" w:date="2020-12-07T00:23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型態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C734A0" w14:textId="77777777" w:rsidR="00D8000D" w:rsidRPr="0029020B" w:rsidRDefault="00D8000D" w:rsidP="00DA4FCA">
            <w:pPr>
              <w:widowControl/>
              <w:jc w:val="center"/>
              <w:rPr>
                <w:ins w:id="12355" w:author="ST1" w:date="2020-12-07T00:23:00Z"/>
                <w:rFonts w:ascii="標楷體" w:eastAsia="標楷體" w:hAnsi="標楷體"/>
                <w:bCs/>
                <w:color w:val="0070C0"/>
              </w:rPr>
            </w:pPr>
            <w:ins w:id="12356" w:author="ST1" w:date="2020-12-07T00:23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長度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3AC167" w14:textId="77777777" w:rsidR="00D8000D" w:rsidRPr="0029020B" w:rsidRDefault="00D8000D" w:rsidP="00DA4FCA">
            <w:pPr>
              <w:spacing w:line="140" w:lineRule="atLeast"/>
              <w:jc w:val="center"/>
              <w:rPr>
                <w:ins w:id="12357" w:author="ST1" w:date="2020-12-07T00:23:00Z"/>
                <w:rFonts w:ascii="標楷體" w:eastAsia="標楷體" w:hAnsi="標楷體"/>
                <w:bCs/>
                <w:color w:val="0070C0"/>
              </w:rPr>
            </w:pPr>
            <w:ins w:id="12358" w:author="ST1" w:date="2020-12-07T00:23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欄位說明</w:t>
              </w:r>
            </w:ins>
          </w:p>
        </w:tc>
      </w:tr>
      <w:tr w:rsidR="00D8000D" w:rsidRPr="00D940B1" w14:paraId="693B71A9" w14:textId="77777777" w:rsidTr="00DA4FCA">
        <w:trPr>
          <w:ins w:id="12359" w:author="ST1" w:date="2020-12-07T00:23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B17709" w14:textId="77777777" w:rsidR="00D8000D" w:rsidRPr="0029020B" w:rsidRDefault="00D8000D" w:rsidP="00DA4FCA">
            <w:pPr>
              <w:spacing w:line="140" w:lineRule="atLeast"/>
              <w:rPr>
                <w:ins w:id="12360" w:author="ST1" w:date="2020-12-07T00:23:00Z"/>
                <w:rFonts w:ascii="標楷體" w:eastAsia="標楷體" w:hAnsi="標楷體"/>
                <w:color w:val="0070C0"/>
              </w:rPr>
            </w:pPr>
            <w:ins w:id="12361" w:author="ST1" w:date="2020-12-07T00:23:00Z">
              <w:r w:rsidRPr="0029020B">
                <w:rPr>
                  <w:rFonts w:ascii="標楷體" w:eastAsia="標楷體" w:hAnsi="標楷體"/>
                  <w:color w:val="0070C0"/>
                </w:rPr>
                <w:t>1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3044FA" w14:textId="77777777" w:rsidR="00D8000D" w:rsidRPr="0029020B" w:rsidRDefault="00D8000D" w:rsidP="00DA4FCA">
            <w:pPr>
              <w:spacing w:line="140" w:lineRule="atLeast"/>
              <w:rPr>
                <w:ins w:id="12362" w:author="ST1" w:date="2020-12-07T00:23:00Z"/>
                <w:rFonts w:ascii="標楷體" w:eastAsia="標楷體" w:hAnsi="標楷體"/>
                <w:color w:val="0070C0"/>
              </w:rPr>
            </w:pPr>
            <w:ins w:id="12363" w:author="ST1" w:date="2020-12-07T00:23:00Z">
              <w:r w:rsidRPr="0029020B">
                <w:rPr>
                  <w:rFonts w:ascii="標楷體" w:eastAsia="標楷體" w:hAnsi="標楷體"/>
                  <w:color w:val="0070C0"/>
                </w:rPr>
                <w:t>OClNo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1D2E0D9" w14:textId="77777777" w:rsidR="00D8000D" w:rsidRPr="0029020B" w:rsidRDefault="00D8000D" w:rsidP="00DA4FCA">
            <w:pPr>
              <w:spacing w:line="140" w:lineRule="atLeast"/>
              <w:rPr>
                <w:ins w:id="12364" w:author="ST1" w:date="2020-12-07T00:23:00Z"/>
                <w:rFonts w:ascii="標楷體" w:eastAsia="標楷體" w:hAnsi="標楷體"/>
                <w:color w:val="0070C0"/>
              </w:rPr>
            </w:pPr>
            <w:ins w:id="12365" w:author="ST1" w:date="2020-12-07T00:23:00Z">
              <w:r w:rsidRPr="0029020B"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擔保品編號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0896E3" w14:textId="77777777" w:rsidR="00D8000D" w:rsidRPr="0029020B" w:rsidRDefault="00D8000D" w:rsidP="00DA4FCA">
            <w:pPr>
              <w:spacing w:line="140" w:lineRule="atLeast"/>
              <w:jc w:val="center"/>
              <w:rPr>
                <w:ins w:id="12366" w:author="ST1" w:date="2020-12-07T00:23:00Z"/>
                <w:rFonts w:ascii="標楷體" w:eastAsia="標楷體" w:hAnsi="標楷體"/>
                <w:color w:val="0070C0"/>
              </w:rPr>
            </w:pPr>
            <w:ins w:id="12367" w:author="ST1" w:date="2020-12-07T00:23:00Z">
              <w:r w:rsidRPr="0029020B">
                <w:rPr>
                  <w:rFonts w:ascii="標楷體" w:eastAsia="標楷體" w:hAnsi="標楷體" w:cs="新細明體"/>
                  <w:color w:val="0070C0"/>
                  <w:kern w:val="0"/>
                </w:rPr>
                <w:t>X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E9142D4" w14:textId="77777777" w:rsidR="00D8000D" w:rsidRPr="0029020B" w:rsidRDefault="00D8000D" w:rsidP="00DA4FCA">
            <w:pPr>
              <w:spacing w:line="140" w:lineRule="atLeast"/>
              <w:jc w:val="center"/>
              <w:rPr>
                <w:ins w:id="12368" w:author="ST1" w:date="2020-12-07T00:23:00Z"/>
                <w:rFonts w:ascii="標楷體" w:eastAsia="標楷體" w:hAnsi="標楷體"/>
                <w:color w:val="0070C0"/>
              </w:rPr>
            </w:pPr>
            <w:ins w:id="12369" w:author="ST1" w:date="2020-12-07T00:23:00Z">
              <w:r w:rsidRPr="0029020B">
                <w:rPr>
                  <w:rFonts w:ascii="標楷體" w:eastAsia="標楷體" w:hAnsi="標楷體" w:cs="新細明體"/>
                  <w:color w:val="0070C0"/>
                  <w:kern w:val="0"/>
                </w:rPr>
                <w:t>7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BDB0FB" w14:textId="77777777" w:rsidR="00D8000D" w:rsidRPr="0029020B" w:rsidRDefault="00D8000D" w:rsidP="00DA4FCA">
            <w:pPr>
              <w:spacing w:line="140" w:lineRule="atLeast"/>
              <w:rPr>
                <w:ins w:id="12370" w:author="ST1" w:date="2020-12-07T00:23:00Z"/>
                <w:rFonts w:ascii="標楷體" w:eastAsia="標楷體" w:hAnsi="標楷體"/>
                <w:color w:val="0070C0"/>
              </w:rPr>
            </w:pPr>
          </w:p>
        </w:tc>
      </w:tr>
    </w:tbl>
    <w:p w14:paraId="2884507D" w14:textId="77777777" w:rsidR="00D8000D" w:rsidRPr="008F20B5" w:rsidRDefault="00D8000D" w:rsidP="00D8000D">
      <w:pPr>
        <w:ind w:leftChars="500" w:left="1200"/>
        <w:rPr>
          <w:ins w:id="12371" w:author="ST1" w:date="2020-12-07T00:23:00Z"/>
          <w:rFonts w:ascii="標楷體" w:eastAsia="標楷體" w:hAnsi="標楷體"/>
        </w:rPr>
      </w:pPr>
    </w:p>
    <w:p w14:paraId="3359206D" w14:textId="77777777" w:rsidR="009C1DD1" w:rsidRPr="008F20B5" w:rsidRDefault="009C1DD1" w:rsidP="009C1DD1">
      <w:pPr>
        <w:ind w:leftChars="500" w:left="1200"/>
        <w:rPr>
          <w:rFonts w:ascii="標楷體" w:eastAsia="標楷體" w:hAnsi="標楷體"/>
        </w:rPr>
      </w:pPr>
    </w:p>
    <w:p w14:paraId="7D3DC9AA" w14:textId="77777777" w:rsidR="0013799E" w:rsidRPr="004A1C2C" w:rsidRDefault="0013799E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466E7751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16E4424F" w14:textId="6AD1F281" w:rsidR="009C1DD1" w:rsidRPr="008F20B5" w:rsidRDefault="00260F95">
      <w:pPr>
        <w:pStyle w:val="3"/>
        <w:numPr>
          <w:ilvl w:val="2"/>
          <w:numId w:val="63"/>
        </w:numPr>
        <w:spacing w:before="0" w:after="240"/>
        <w:ind w:rightChars="57" w:right="137"/>
        <w:rPr>
          <w:rFonts w:ascii="標楷體" w:hAnsi="標楷體"/>
          <w:b/>
          <w:szCs w:val="32"/>
        </w:rPr>
        <w:pPrChange w:id="12372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rightChars="57" w:right="137" w:hanging="1134"/>
          </w:pPr>
        </w:pPrChange>
      </w:pPr>
      <w:bookmarkStart w:id="12373" w:name="_L2470火險保費資料查詢修改-依戶號"/>
      <w:bookmarkStart w:id="12374" w:name="_L4611續約保單資料維護"/>
      <w:bookmarkEnd w:id="12373"/>
      <w:bookmarkEnd w:id="12374"/>
      <w:r w:rsidRPr="008F20B5">
        <w:rPr>
          <w:rFonts w:ascii="標楷體" w:hAnsi="標楷體"/>
          <w:b/>
          <w:szCs w:val="32"/>
        </w:rPr>
        <w:t>L4610</w:t>
      </w:r>
      <w:r w:rsidRPr="008F20B5">
        <w:rPr>
          <w:rFonts w:ascii="標楷體" w:hAnsi="標楷體" w:hint="eastAsia"/>
          <w:b/>
          <w:szCs w:val="32"/>
        </w:rPr>
        <w:t>保險單明細資料登錄</w:t>
      </w:r>
    </w:p>
    <w:tbl>
      <w:tblPr>
        <w:tblStyle w:val="ac"/>
        <w:tblW w:w="5050" w:type="pct"/>
        <w:tblLayout w:type="fixed"/>
        <w:tblLook w:val="04A0" w:firstRow="1" w:lastRow="0" w:firstColumn="1" w:lastColumn="0" w:noHBand="0" w:noVBand="1"/>
        <w:tblPrChange w:id="12375" w:author="家興 余" w:date="2021-01-22T11:00:00Z">
          <w:tblPr>
            <w:tblW w:w="5050" w:type="pct"/>
            <w:jc w:val="center"/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5"/>
        <w:gridCol w:w="1470"/>
        <w:gridCol w:w="3960"/>
        <w:gridCol w:w="566"/>
        <w:gridCol w:w="566"/>
        <w:gridCol w:w="566"/>
        <w:gridCol w:w="2603"/>
        <w:tblGridChange w:id="12376">
          <w:tblGrid>
            <w:gridCol w:w="334"/>
            <w:gridCol w:w="231"/>
            <w:gridCol w:w="1385"/>
            <w:gridCol w:w="85"/>
            <w:gridCol w:w="3644"/>
            <w:gridCol w:w="316"/>
            <w:gridCol w:w="238"/>
            <w:gridCol w:w="328"/>
            <w:gridCol w:w="471"/>
            <w:gridCol w:w="95"/>
            <w:gridCol w:w="566"/>
            <w:gridCol w:w="29"/>
            <w:gridCol w:w="2574"/>
          </w:tblGrid>
        </w:tblGridChange>
      </w:tblGrid>
      <w:tr w:rsidR="004A2350" w:rsidRPr="008F20B5" w14:paraId="783A4AAD" w14:textId="77777777" w:rsidTr="00ED7C56">
        <w:trPr>
          <w:trHeight w:val="340"/>
          <w:trPrChange w:id="12377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hideMark/>
            <w:tcPrChange w:id="12378" w:author="家興 余" w:date="2021-01-22T11:00:00Z">
              <w:tcPr>
                <w:tcW w:w="162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DD0890B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序號</w:t>
            </w:r>
          </w:p>
        </w:tc>
        <w:tc>
          <w:tcPr>
            <w:tcW w:w="714" w:type="pct"/>
            <w:hideMark/>
            <w:tcPrChange w:id="12379" w:author="家興 余" w:date="2021-01-22T11:00:00Z">
              <w:tcPr>
                <w:tcW w:w="785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4265B9D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英文名稱</w:t>
            </w:r>
          </w:p>
        </w:tc>
        <w:tc>
          <w:tcPr>
            <w:tcW w:w="1923" w:type="pct"/>
            <w:hideMark/>
            <w:tcPrChange w:id="12380" w:author="家興 余" w:date="2021-01-22T11:00:00Z">
              <w:tcPr>
                <w:tcW w:w="1811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E957019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中文名稱</w:t>
            </w:r>
          </w:p>
        </w:tc>
        <w:tc>
          <w:tcPr>
            <w:tcW w:w="275" w:type="pct"/>
            <w:hideMark/>
            <w:tcPrChange w:id="12381" w:author="家興 余" w:date="2021-01-22T11:00:00Z">
              <w:tcPr>
                <w:tcW w:w="269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5FA55A9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型態</w:t>
            </w:r>
          </w:p>
        </w:tc>
        <w:tc>
          <w:tcPr>
            <w:tcW w:w="275" w:type="pct"/>
            <w:hideMark/>
            <w:tcPrChange w:id="12382" w:author="家興 余" w:date="2021-01-22T11:00:00Z">
              <w:tcPr>
                <w:tcW w:w="388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FB5016D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長度</w:t>
            </w:r>
          </w:p>
        </w:tc>
        <w:tc>
          <w:tcPr>
            <w:tcW w:w="275" w:type="pct"/>
            <w:tcPrChange w:id="12383" w:author="家興 余" w:date="2021-01-22T11:00:00Z">
              <w:tcPr>
                <w:tcW w:w="335" w:type="pct"/>
                <w:gridSpan w:val="3"/>
                <w:tcBorders>
                  <w:top w:val="single" w:sz="4" w:space="0" w:color="auto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7BE74DD" w14:textId="0FB8C480" w:rsidR="003719AD" w:rsidRPr="004A1C2C" w:rsidRDefault="003719AD">
            <w:pPr>
              <w:widowControl/>
              <w:jc w:val="center"/>
              <w:rPr>
                <w:ins w:id="12384" w:author="家興 余" w:date="2021-01-21T18:08:00Z"/>
                <w:rFonts w:ascii="標楷體" w:eastAsia="標楷體" w:hAnsi="標楷體" w:cs="新細明體"/>
                <w:kern w:val="0"/>
              </w:rPr>
              <w:pPrChange w:id="12385" w:author="家興 余" w:date="2021-01-21T18:08:00Z">
                <w:pPr>
                  <w:widowControl/>
                </w:pPr>
              </w:pPrChange>
            </w:pPr>
            <w:ins w:id="12386" w:author="家興 余" w:date="2021-01-21T18:08:00Z">
              <w:r>
                <w:rPr>
                  <w:rFonts w:ascii="標楷體" w:eastAsia="標楷體" w:hAnsi="標楷體" w:cs="新細明體" w:hint="eastAsia"/>
                  <w:kern w:val="0"/>
                </w:rPr>
                <w:t>必填</w:t>
              </w:r>
            </w:ins>
          </w:p>
        </w:tc>
        <w:tc>
          <w:tcPr>
            <w:tcW w:w="1264" w:type="pct"/>
            <w:hideMark/>
            <w:tcPrChange w:id="12387" w:author="家興 余" w:date="2021-01-22T11:00:00Z">
              <w:tcPr>
                <w:tcW w:w="1251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E045B96" w14:textId="2A88A8BF" w:rsidR="003719AD" w:rsidRPr="004A1C2C" w:rsidRDefault="003719AD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欄位說明</w:t>
            </w:r>
          </w:p>
        </w:tc>
      </w:tr>
      <w:tr w:rsidR="004A2350" w:rsidRPr="008F20B5" w14:paraId="5AC36CF4" w14:textId="77777777" w:rsidTr="00ED7C56">
        <w:trPr>
          <w:trHeight w:val="340"/>
          <w:trPrChange w:id="12388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389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F4FD019" w14:textId="135132EE" w:rsidR="003719AD" w:rsidRPr="004A1C2C" w:rsidRDefault="003719AD" w:rsidP="004A1C2C">
            <w:pPr>
              <w:pStyle w:val="af9"/>
              <w:widowControl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hideMark/>
            <w:tcPrChange w:id="12390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3EF35A8" w14:textId="2D1B95E0" w:rsidR="003719AD" w:rsidRPr="004A1C2C" w:rsidRDefault="003719AD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TranCode</w:t>
            </w:r>
          </w:p>
        </w:tc>
        <w:tc>
          <w:tcPr>
            <w:tcW w:w="1923" w:type="pct"/>
            <w:hideMark/>
            <w:tcPrChange w:id="12391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AEA617E" w14:textId="77777777" w:rsidR="003719AD" w:rsidRPr="004A1C2C" w:rsidRDefault="003719AD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交易代號</w:t>
            </w:r>
          </w:p>
        </w:tc>
        <w:tc>
          <w:tcPr>
            <w:tcW w:w="275" w:type="pct"/>
            <w:hideMark/>
            <w:tcPrChange w:id="12392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CAB1B74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hideMark/>
            <w:tcPrChange w:id="12393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B491493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75" w:type="pct"/>
            <w:tcPrChange w:id="12394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8B39574" w14:textId="22626549" w:rsidR="003719AD" w:rsidRPr="004A1C2C" w:rsidRDefault="005B50C9">
            <w:pPr>
              <w:widowControl/>
              <w:jc w:val="center"/>
              <w:rPr>
                <w:ins w:id="12395" w:author="家興 余" w:date="2021-01-21T18:08:00Z"/>
                <w:rFonts w:ascii="標楷體" w:eastAsia="標楷體" w:hAnsi="標楷體" w:cs="新細明體"/>
                <w:kern w:val="0"/>
              </w:rPr>
              <w:pPrChange w:id="12396" w:author="家興 余" w:date="2021-01-21T18:08:00Z">
                <w:pPr>
                  <w:widowControl/>
                </w:pPr>
              </w:pPrChange>
            </w:pPr>
            <w:ins w:id="12397" w:author="家興 余" w:date="2021-01-26T18:12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264" w:type="pct"/>
            <w:hideMark/>
            <w:tcPrChange w:id="12398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0DA7004E" w14:textId="40961515" w:rsidR="003719AD" w:rsidRPr="004A1C2C" w:rsidRDefault="003719AD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L4610</w:t>
            </w:r>
          </w:p>
        </w:tc>
      </w:tr>
      <w:tr w:rsidR="004A2350" w:rsidRPr="008F20B5" w14:paraId="7B97B641" w14:textId="77777777" w:rsidTr="00ED7C56">
        <w:trPr>
          <w:trHeight w:val="340"/>
          <w:trPrChange w:id="12399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400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BBBD27E" w14:textId="6A2CA900" w:rsidR="003719AD" w:rsidRPr="004A1C2C" w:rsidRDefault="003719AD" w:rsidP="004A1C2C">
            <w:pPr>
              <w:pStyle w:val="af9"/>
              <w:widowControl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tcPrChange w:id="12401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F8705B0" w14:textId="16D7A783" w:rsidR="003719AD" w:rsidRPr="004A1C2C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FunctionCode</w:t>
            </w:r>
          </w:p>
        </w:tc>
        <w:tc>
          <w:tcPr>
            <w:tcW w:w="1923" w:type="pct"/>
            <w:tcPrChange w:id="12402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9F20993" w14:textId="191A979F" w:rsidR="003719AD" w:rsidRPr="004A1C2C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功能</w:t>
            </w:r>
          </w:p>
        </w:tc>
        <w:tc>
          <w:tcPr>
            <w:tcW w:w="275" w:type="pct"/>
            <w:tcPrChange w:id="12403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566480A" w14:textId="104AAB10" w:rsidR="003719AD" w:rsidRPr="004A1C2C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tcPrChange w:id="12404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FE64FDF" w14:textId="51143DEB" w:rsidR="003719AD" w:rsidRPr="004A1C2C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  <w:tcPrChange w:id="12405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76F552A" w14:textId="6F55DB76" w:rsidR="003719AD" w:rsidRPr="004A1C2C" w:rsidRDefault="005B50C9">
            <w:pPr>
              <w:widowControl/>
              <w:jc w:val="center"/>
              <w:rPr>
                <w:ins w:id="12406" w:author="家興 余" w:date="2021-01-21T18:08:00Z"/>
                <w:rFonts w:ascii="標楷體" w:eastAsia="標楷體" w:hAnsi="標楷體" w:cs="新細明體"/>
                <w:kern w:val="0"/>
              </w:rPr>
              <w:pPrChange w:id="12407" w:author="家興 余" w:date="2021-01-21T18:08:00Z">
                <w:pPr>
                  <w:widowControl/>
                </w:pPr>
              </w:pPrChange>
            </w:pPr>
            <w:ins w:id="12408" w:author="家興 余" w:date="2021-01-26T18:12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264" w:type="pct"/>
            <w:tcPrChange w:id="12409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0192E63F" w14:textId="7C796046" w:rsidR="003719AD" w:rsidRPr="004A1C2C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1:新增;2:修改;4:刪除</w:t>
            </w:r>
          </w:p>
        </w:tc>
      </w:tr>
      <w:tr w:rsidR="004A2350" w:rsidRPr="005B50C9" w14:paraId="1BD5967F" w14:textId="77777777" w:rsidTr="00ED7C56">
        <w:trPr>
          <w:trHeight w:val="340"/>
          <w:trPrChange w:id="12410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411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637A476" w14:textId="7D8907CA" w:rsidR="003719AD" w:rsidRPr="005B50C9" w:rsidRDefault="003719AD" w:rsidP="004A1C2C">
            <w:pPr>
              <w:pStyle w:val="af9"/>
              <w:widowControl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 w:cs="新細明體"/>
                <w:color w:val="FF0000"/>
                <w:kern w:val="0"/>
                <w:rPrChange w:id="12412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</w:p>
        </w:tc>
        <w:tc>
          <w:tcPr>
            <w:tcW w:w="714" w:type="pct"/>
            <w:hideMark/>
            <w:tcPrChange w:id="12413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FACF1D8" w14:textId="5648C55D" w:rsidR="003719AD" w:rsidRPr="005B50C9" w:rsidRDefault="003719AD" w:rsidP="00492ECF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rPrChange w:id="12414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/>
                <w:color w:val="FF0000"/>
                <w:rPrChange w:id="12415" w:author="家興 余" w:date="2021-01-26T18:17:00Z">
                  <w:rPr>
                    <w:rFonts w:ascii="標楷體" w:eastAsia="標楷體" w:hAnsi="標楷體"/>
                  </w:rPr>
                </w:rPrChange>
              </w:rPr>
              <w:t>InsuFlag</w:t>
            </w:r>
          </w:p>
        </w:tc>
        <w:tc>
          <w:tcPr>
            <w:tcW w:w="1923" w:type="pct"/>
            <w:tcPrChange w:id="12416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58C6E766" w14:textId="40C8674A" w:rsidR="003719AD" w:rsidRPr="005B50C9" w:rsidRDefault="003719AD" w:rsidP="00492ECF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rPrChange w:id="12417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 w:hint="eastAsia"/>
                <w:color w:val="FF0000"/>
                <w:kern w:val="0"/>
                <w:rPrChange w:id="12418" w:author="家興 余" w:date="2021-01-26T18:17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新保記號</w:t>
            </w:r>
          </w:p>
        </w:tc>
        <w:tc>
          <w:tcPr>
            <w:tcW w:w="275" w:type="pct"/>
            <w:tcPrChange w:id="12419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1A81EAD" w14:textId="27E7BC06" w:rsidR="003719AD" w:rsidRPr="005B50C9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rPrChange w:id="12420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/>
                <w:color w:val="FF0000"/>
                <w:kern w:val="0"/>
                <w:rPrChange w:id="12421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X</w:t>
            </w:r>
          </w:p>
        </w:tc>
        <w:tc>
          <w:tcPr>
            <w:tcW w:w="275" w:type="pct"/>
            <w:tcPrChange w:id="12422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9ADBEE6" w14:textId="248AD8AF" w:rsidR="003719AD" w:rsidRPr="005B50C9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rPrChange w:id="12423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/>
                <w:color w:val="FF0000"/>
                <w:kern w:val="0"/>
                <w:rPrChange w:id="12424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1</w:t>
            </w:r>
          </w:p>
        </w:tc>
        <w:tc>
          <w:tcPr>
            <w:tcW w:w="275" w:type="pct"/>
            <w:tcPrChange w:id="12425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D34AD2B" w14:textId="77777777" w:rsidR="003719AD" w:rsidRPr="005B50C9" w:rsidRDefault="003719AD">
            <w:pPr>
              <w:widowControl/>
              <w:jc w:val="center"/>
              <w:rPr>
                <w:ins w:id="12426" w:author="家興 余" w:date="2021-01-21T18:08:00Z"/>
                <w:rFonts w:ascii="標楷體" w:eastAsia="標楷體" w:hAnsi="標楷體" w:cs="新細明體"/>
                <w:color w:val="FF0000"/>
                <w:kern w:val="0"/>
                <w:rPrChange w:id="12427" w:author="家興 余" w:date="2021-01-26T18:17:00Z">
                  <w:rPr>
                    <w:ins w:id="12428" w:author="家興 余" w:date="2021-01-21T18:08:00Z"/>
                    <w:rFonts w:ascii="標楷體" w:eastAsia="標楷體" w:hAnsi="標楷體" w:cs="新細明體"/>
                    <w:kern w:val="0"/>
                  </w:rPr>
                </w:rPrChange>
              </w:rPr>
              <w:pPrChange w:id="12429" w:author="家興 余" w:date="2021-01-21T18:08:00Z">
                <w:pPr>
                  <w:widowControl/>
                </w:pPr>
              </w:pPrChange>
            </w:pPr>
          </w:p>
        </w:tc>
        <w:tc>
          <w:tcPr>
            <w:tcW w:w="1264" w:type="pct"/>
            <w:tcPrChange w:id="12430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9812E2E" w14:textId="65231049" w:rsidR="003719AD" w:rsidRPr="005B50C9" w:rsidRDefault="003719AD" w:rsidP="00492ECF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rPrChange w:id="12431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/>
                <w:color w:val="FF0000"/>
                <w:kern w:val="0"/>
                <w:rPrChange w:id="12432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1:</w:t>
            </w:r>
            <w:r w:rsidRPr="005B50C9">
              <w:rPr>
                <w:rFonts w:ascii="標楷體" w:eastAsia="標楷體" w:hAnsi="標楷體" w:cs="新細明體" w:hint="eastAsia"/>
                <w:color w:val="FF0000"/>
                <w:kern w:val="0"/>
                <w:rPrChange w:id="12433" w:author="家興 余" w:date="2021-01-26T18:17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新保</w:t>
            </w:r>
            <w:r w:rsidRPr="005B50C9">
              <w:rPr>
                <w:rFonts w:ascii="標楷體" w:eastAsia="標楷體" w:hAnsi="標楷體" w:cs="新細明體"/>
                <w:color w:val="FF0000"/>
                <w:kern w:val="0"/>
                <w:rPrChange w:id="12434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;2:自保</w:t>
            </w:r>
          </w:p>
        </w:tc>
      </w:tr>
      <w:tr w:rsidR="004A2350" w:rsidRPr="008F20B5" w14:paraId="6F049C7E" w14:textId="77777777" w:rsidTr="00ED7C56">
        <w:trPr>
          <w:trHeight w:val="340"/>
          <w:trPrChange w:id="12435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436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C7135E3" w14:textId="7DD80BDA" w:rsidR="003719AD" w:rsidRPr="004A1C2C" w:rsidRDefault="003719AD" w:rsidP="004A1C2C">
            <w:pPr>
              <w:pStyle w:val="af9"/>
              <w:widowControl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tcPrChange w:id="12437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E2D08D3" w14:textId="70B97904" w:rsidR="003719AD" w:rsidRPr="004A1C2C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923" w:type="pct"/>
            <w:tcPrChange w:id="12438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0B86BCF" w14:textId="36EE3651" w:rsidR="003719AD" w:rsidRPr="004A1C2C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4A1C2C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  <w:tcPrChange w:id="12439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E0C9FEB" w14:textId="6BA68562" w:rsidR="003719AD" w:rsidRPr="004A1C2C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tcPrChange w:id="12440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55FCB4C" w14:textId="6E57F723" w:rsidR="003719AD" w:rsidRPr="004A1C2C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  <w:tcPrChange w:id="12441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FC57DAB" w14:textId="41299EA1" w:rsidR="003719AD" w:rsidRPr="004A1C2C" w:rsidRDefault="005B50C9">
            <w:pPr>
              <w:widowControl/>
              <w:jc w:val="center"/>
              <w:rPr>
                <w:ins w:id="12442" w:author="家興 余" w:date="2021-01-21T18:08:00Z"/>
                <w:rFonts w:ascii="標楷體" w:eastAsia="標楷體" w:hAnsi="標楷體" w:cs="新細明體"/>
                <w:kern w:val="0"/>
              </w:rPr>
              <w:pPrChange w:id="12443" w:author="家興 余" w:date="2021-01-21T18:08:00Z">
                <w:pPr>
                  <w:widowControl/>
                </w:pPr>
              </w:pPrChange>
            </w:pPr>
            <w:ins w:id="12444" w:author="家興 余" w:date="2021-01-26T18:13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264" w:type="pct"/>
            <w:tcPrChange w:id="12445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4706E825" w14:textId="0FDF7820" w:rsidR="003719AD" w:rsidRPr="004A1C2C" w:rsidRDefault="005B50C9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ins w:id="12446" w:author="家興 余" w:date="2021-01-26T18:13:00Z">
              <w:r>
                <w:rPr>
                  <w:rFonts w:ascii="標楷體" w:eastAsia="標楷體" w:hAnsi="標楷體" w:cs="新細明體" w:hint="eastAsia"/>
                  <w:kern w:val="0"/>
                </w:rPr>
                <w:t>固定為1</w:t>
              </w:r>
            </w:ins>
          </w:p>
        </w:tc>
      </w:tr>
      <w:tr w:rsidR="004A2350" w:rsidRPr="008F20B5" w14:paraId="35759466" w14:textId="77777777" w:rsidTr="00ED7C56">
        <w:trPr>
          <w:trHeight w:val="340"/>
          <w:trPrChange w:id="12447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448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09365FF" w14:textId="44848C02" w:rsidR="003719AD" w:rsidRPr="004A1C2C" w:rsidRDefault="003719AD" w:rsidP="004A1C2C">
            <w:pPr>
              <w:pStyle w:val="af9"/>
              <w:widowControl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tcPrChange w:id="12449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1BCAD18" w14:textId="2B348F9B" w:rsidR="003719AD" w:rsidRPr="004A1C2C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923" w:type="pct"/>
            <w:tcPrChange w:id="12450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E495A2B" w14:textId="0D125CBA" w:rsidR="003719AD" w:rsidRPr="004A1C2C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4A1C2C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75" w:type="pct"/>
            <w:tcPrChange w:id="12451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F150566" w14:textId="147C0378" w:rsidR="003719AD" w:rsidRPr="004A1C2C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tcPrChange w:id="12452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47D1BD5" w14:textId="749DD966" w:rsidR="003719AD" w:rsidRPr="004A1C2C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75" w:type="pct"/>
            <w:tcPrChange w:id="12453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B94816D" w14:textId="0989526C" w:rsidR="003719AD" w:rsidRPr="004A1C2C" w:rsidRDefault="005B50C9">
            <w:pPr>
              <w:widowControl/>
              <w:jc w:val="center"/>
              <w:rPr>
                <w:ins w:id="12454" w:author="家興 余" w:date="2021-01-21T18:08:00Z"/>
                <w:rFonts w:ascii="標楷體" w:eastAsia="標楷體" w:hAnsi="標楷體" w:cs="新細明體"/>
                <w:kern w:val="0"/>
              </w:rPr>
              <w:pPrChange w:id="12455" w:author="家興 余" w:date="2021-01-21T18:08:00Z">
                <w:pPr>
                  <w:widowControl/>
                </w:pPr>
              </w:pPrChange>
            </w:pPr>
            <w:ins w:id="12456" w:author="家興 余" w:date="2021-01-26T18:13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264" w:type="pct"/>
            <w:tcPrChange w:id="12457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1EA184EF" w14:textId="7672C24A" w:rsidR="003719AD" w:rsidRPr="004A1C2C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4A2350" w:rsidRPr="008F20B5" w14:paraId="59EBE178" w14:textId="77777777" w:rsidTr="00ED7C56">
        <w:trPr>
          <w:trHeight w:val="340"/>
          <w:trPrChange w:id="12458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459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ED43154" w14:textId="027FA835" w:rsidR="003719AD" w:rsidRPr="004A1C2C" w:rsidRDefault="003719AD" w:rsidP="004A1C2C">
            <w:pPr>
              <w:pStyle w:val="af9"/>
              <w:widowControl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noWrap/>
            <w:hideMark/>
            <w:tcPrChange w:id="12460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3D754932" w14:textId="7664B81E" w:rsidR="003719AD" w:rsidRPr="004A1C2C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ClNo</w:t>
            </w:r>
          </w:p>
        </w:tc>
        <w:tc>
          <w:tcPr>
            <w:tcW w:w="1923" w:type="pct"/>
            <w:noWrap/>
            <w:hideMark/>
            <w:tcPrChange w:id="12461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785C94C" w14:textId="77777777" w:rsidR="003719AD" w:rsidRPr="004A1C2C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擔保品編號</w:t>
            </w:r>
          </w:p>
        </w:tc>
        <w:tc>
          <w:tcPr>
            <w:tcW w:w="275" w:type="pct"/>
            <w:hideMark/>
            <w:tcPrChange w:id="12462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288430C" w14:textId="10F83FF4" w:rsidR="003719AD" w:rsidRPr="004A1C2C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noWrap/>
            <w:hideMark/>
            <w:tcPrChange w:id="12463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081066B" w14:textId="1EBA3129" w:rsidR="003719AD" w:rsidRPr="004A1C2C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75" w:type="pct"/>
            <w:tcPrChange w:id="12464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28B01BD" w14:textId="4DD32BF6" w:rsidR="003719AD" w:rsidRPr="004A1C2C" w:rsidRDefault="005B50C9">
            <w:pPr>
              <w:widowControl/>
              <w:jc w:val="center"/>
              <w:rPr>
                <w:ins w:id="12465" w:author="家興 余" w:date="2021-01-21T18:08:00Z"/>
                <w:rFonts w:ascii="標楷體" w:eastAsia="標楷體" w:hAnsi="標楷體" w:cs="新細明體"/>
                <w:kern w:val="0"/>
              </w:rPr>
              <w:pPrChange w:id="12466" w:author="家興 余" w:date="2021-01-21T18:08:00Z">
                <w:pPr>
                  <w:widowControl/>
                </w:pPr>
              </w:pPrChange>
            </w:pPr>
            <w:ins w:id="12467" w:author="家興 余" w:date="2021-01-26T18:13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264" w:type="pct"/>
            <w:noWrap/>
            <w:hideMark/>
            <w:tcPrChange w:id="12468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0DFEF4A" w14:textId="7B3605D7" w:rsidR="003719AD" w:rsidRPr="004A1C2C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4A2350" w:rsidRPr="005B50C9" w14:paraId="3C59E056" w14:textId="77777777" w:rsidTr="00ED7C56">
        <w:trPr>
          <w:trHeight w:val="340"/>
          <w:trPrChange w:id="12469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470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52467EE" w14:textId="77777777" w:rsidR="003719AD" w:rsidRPr="005B50C9" w:rsidRDefault="003719AD" w:rsidP="004A1C2C">
            <w:pPr>
              <w:pStyle w:val="af9"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/>
                <w:color w:val="000000" w:themeColor="text1"/>
                <w:rPrChange w:id="12471" w:author="家興 余" w:date="2021-01-26T18:17:00Z">
                  <w:rPr>
                    <w:rFonts w:ascii="標楷體" w:eastAsia="標楷體" w:hAnsi="標楷體"/>
                  </w:rPr>
                </w:rPrChange>
              </w:rPr>
            </w:pPr>
          </w:p>
        </w:tc>
        <w:tc>
          <w:tcPr>
            <w:tcW w:w="714" w:type="pct"/>
            <w:noWrap/>
            <w:tcPrChange w:id="12472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0B3DC0B" w14:textId="40F8BA82" w:rsidR="003719AD" w:rsidRPr="005B50C9" w:rsidRDefault="003719AD" w:rsidP="00492EC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rPrChange w:id="12473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/>
                <w:color w:val="000000" w:themeColor="text1"/>
                <w:kern w:val="0"/>
                <w:rPrChange w:id="12474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PrevInsuNo</w:t>
            </w:r>
          </w:p>
        </w:tc>
        <w:tc>
          <w:tcPr>
            <w:tcW w:w="1923" w:type="pct"/>
            <w:noWrap/>
            <w:tcPrChange w:id="12475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F0D6FE2" w14:textId="3E0B6A5B" w:rsidR="003719AD" w:rsidRPr="005B50C9" w:rsidRDefault="003719AD" w:rsidP="00492EC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rPrChange w:id="12476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 w:hint="eastAsia"/>
                <w:color w:val="000000" w:themeColor="text1"/>
                <w:kern w:val="0"/>
                <w:rPrChange w:id="12477" w:author="家興 余" w:date="2021-01-26T18:17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原保單號碼</w:t>
            </w:r>
          </w:p>
        </w:tc>
        <w:tc>
          <w:tcPr>
            <w:tcW w:w="275" w:type="pct"/>
            <w:tcPrChange w:id="12478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189FB6E" w14:textId="5F857398" w:rsidR="003719AD" w:rsidRPr="005B50C9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  <w:rPrChange w:id="12479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/>
                <w:color w:val="000000" w:themeColor="text1"/>
                <w:kern w:val="0"/>
                <w:rPrChange w:id="12480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X</w:t>
            </w:r>
          </w:p>
        </w:tc>
        <w:tc>
          <w:tcPr>
            <w:tcW w:w="275" w:type="pct"/>
            <w:noWrap/>
            <w:tcPrChange w:id="12481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57F8BFF" w14:textId="1DB0807D" w:rsidR="003719AD" w:rsidRPr="005B50C9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  <w:rPrChange w:id="12482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/>
                <w:color w:val="000000" w:themeColor="text1"/>
                <w:kern w:val="0"/>
                <w:rPrChange w:id="12483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16</w:t>
            </w:r>
          </w:p>
        </w:tc>
        <w:tc>
          <w:tcPr>
            <w:tcW w:w="275" w:type="pct"/>
            <w:tcPrChange w:id="12484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60D27AF" w14:textId="7E379AA4" w:rsidR="003719AD" w:rsidRPr="005B50C9" w:rsidRDefault="005B50C9">
            <w:pPr>
              <w:widowControl/>
              <w:jc w:val="center"/>
              <w:rPr>
                <w:ins w:id="12485" w:author="家興 余" w:date="2021-01-21T18:08:00Z"/>
                <w:rFonts w:ascii="標楷體" w:eastAsia="標楷體" w:hAnsi="標楷體" w:cs="新細明體"/>
                <w:color w:val="000000" w:themeColor="text1"/>
                <w:kern w:val="0"/>
                <w:rPrChange w:id="12486" w:author="家興 余" w:date="2021-01-26T18:17:00Z">
                  <w:rPr>
                    <w:ins w:id="12487" w:author="家興 余" w:date="2021-01-21T18:08:00Z"/>
                    <w:rFonts w:ascii="標楷體" w:eastAsia="標楷體" w:hAnsi="標楷體" w:cs="新細明體"/>
                    <w:kern w:val="0"/>
                  </w:rPr>
                </w:rPrChange>
              </w:rPr>
              <w:pPrChange w:id="12488" w:author="家興 余" w:date="2021-01-21T18:08:00Z">
                <w:pPr>
                  <w:widowControl/>
                </w:pPr>
              </w:pPrChange>
            </w:pPr>
            <w:ins w:id="12489" w:author="家興 余" w:date="2021-01-26T18:13:00Z">
              <w:r w:rsidRPr="005B50C9">
                <w:rPr>
                  <w:rFonts w:ascii="標楷體" w:eastAsia="標楷體" w:hAnsi="標楷體" w:cs="新細明體"/>
                  <w:color w:val="000000" w:themeColor="text1"/>
                  <w:kern w:val="0"/>
                  <w:rPrChange w:id="12490" w:author="家興 余" w:date="2021-01-26T18:17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V</w:t>
              </w:r>
            </w:ins>
          </w:p>
        </w:tc>
        <w:tc>
          <w:tcPr>
            <w:tcW w:w="1264" w:type="pct"/>
            <w:noWrap/>
            <w:tcPrChange w:id="12491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92A71BC" w14:textId="09CE9A96" w:rsidR="003719AD" w:rsidRPr="005B50C9" w:rsidDel="00492ECF" w:rsidRDefault="003719AD" w:rsidP="00492EC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rPrChange w:id="12492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2493" w:author="ST1" w:date="2020-12-30T20:43:00Z">
              <w:r w:rsidRPr="005B50C9">
                <w:rPr>
                  <w:rFonts w:ascii="標楷體" w:eastAsia="標楷體" w:hAnsi="標楷體" w:cs="新細明體" w:hint="eastAsia"/>
                  <w:color w:val="000000" w:themeColor="text1"/>
                  <w:kern w:val="0"/>
                  <w:rPrChange w:id="12494" w:author="家興 余" w:date="2021-01-26T18:17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t>保單號碼</w:t>
              </w:r>
            </w:ins>
          </w:p>
        </w:tc>
      </w:tr>
      <w:tr w:rsidR="00ED7C56" w:rsidRPr="005B50C9" w14:paraId="21A33726" w14:textId="77777777" w:rsidTr="00ED7C56">
        <w:trPr>
          <w:trHeight w:val="340"/>
          <w:ins w:id="12495" w:author="家興 余" w:date="2021-03-19T19:21:00Z"/>
        </w:trPr>
        <w:tc>
          <w:tcPr>
            <w:tcW w:w="274" w:type="pct"/>
          </w:tcPr>
          <w:p w14:paraId="42165D6F" w14:textId="77777777" w:rsidR="00ED7C56" w:rsidRPr="005B50C9" w:rsidRDefault="00ED7C56" w:rsidP="00ED7C56">
            <w:pPr>
              <w:pStyle w:val="af9"/>
              <w:numPr>
                <w:ilvl w:val="0"/>
                <w:numId w:val="42"/>
              </w:numPr>
              <w:ind w:leftChars="0"/>
              <w:jc w:val="center"/>
              <w:rPr>
                <w:ins w:id="12496" w:author="家興 余" w:date="2021-03-19T19:21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714" w:type="pct"/>
            <w:noWrap/>
          </w:tcPr>
          <w:p w14:paraId="6F0B36D9" w14:textId="586EC851" w:rsidR="00ED7C56" w:rsidRPr="00ED7C56" w:rsidRDefault="00ED7C56" w:rsidP="00ED7C56">
            <w:pPr>
              <w:widowControl/>
              <w:rPr>
                <w:ins w:id="12497" w:author="家興 余" w:date="2021-03-19T19:21:00Z"/>
                <w:rFonts w:ascii="標楷體" w:eastAsia="標楷體" w:hAnsi="標楷體" w:cs="新細明體"/>
                <w:color w:val="000000" w:themeColor="text1"/>
                <w:kern w:val="0"/>
                <w:highlight w:val="yellow"/>
                <w:rPrChange w:id="12498" w:author="家興 余" w:date="2021-03-19T19:22:00Z">
                  <w:rPr>
                    <w:ins w:id="12499" w:author="家興 余" w:date="2021-03-19T19:21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ins w:id="12500" w:author="家興 余" w:date="2021-03-19T19:22:00Z">
              <w:r w:rsidRPr="00ED7C56">
                <w:rPr>
                  <w:rFonts w:ascii="標楷體" w:eastAsia="標楷體" w:hAnsi="標楷體" w:cs="新細明體"/>
                  <w:color w:val="000000" w:themeColor="text1"/>
                  <w:kern w:val="0"/>
                  <w:highlight w:val="yellow"/>
                  <w:rPrChange w:id="12501" w:author="家興 余" w:date="2021-03-19T19:22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t>EndoInsuNo</w:t>
              </w:r>
            </w:ins>
          </w:p>
        </w:tc>
        <w:tc>
          <w:tcPr>
            <w:tcW w:w="1923" w:type="pct"/>
            <w:noWrap/>
          </w:tcPr>
          <w:p w14:paraId="1C4426A2" w14:textId="1495DFF7" w:rsidR="00ED7C56" w:rsidRPr="005B50C9" w:rsidRDefault="00ED7C56" w:rsidP="00ED7C56">
            <w:pPr>
              <w:widowControl/>
              <w:rPr>
                <w:ins w:id="12502" w:author="家興 余" w:date="2021-03-19T19:21:00Z"/>
                <w:rFonts w:ascii="標楷體" w:eastAsia="標楷體" w:hAnsi="標楷體" w:cs="新細明體"/>
                <w:color w:val="000000" w:themeColor="text1"/>
                <w:kern w:val="0"/>
              </w:rPr>
            </w:pPr>
            <w:ins w:id="12503" w:author="家興 余" w:date="2021-03-19T19:22:00Z">
              <w:r w:rsidRPr="00ED7C56">
                <w:rPr>
                  <w:rFonts w:ascii="標楷體" w:eastAsia="標楷體" w:hAnsi="標楷體" w:cs="新細明體" w:hint="eastAsia"/>
                  <w:color w:val="000000" w:themeColor="text1"/>
                  <w:kern w:val="0"/>
                  <w:highlight w:val="yellow"/>
                  <w:rPrChange w:id="12504" w:author="家興 余" w:date="2021-03-19T19:22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t>批單號碼</w:t>
              </w:r>
            </w:ins>
          </w:p>
        </w:tc>
        <w:tc>
          <w:tcPr>
            <w:tcW w:w="275" w:type="pct"/>
          </w:tcPr>
          <w:p w14:paraId="7D8ADBCE" w14:textId="1E934B98" w:rsidR="00ED7C56" w:rsidRPr="005B50C9" w:rsidRDefault="00ED7C56" w:rsidP="00ED7C56">
            <w:pPr>
              <w:widowControl/>
              <w:jc w:val="center"/>
              <w:rPr>
                <w:ins w:id="12505" w:author="家興 余" w:date="2021-03-19T19:21:00Z"/>
                <w:rFonts w:ascii="標楷體" w:eastAsia="標楷體" w:hAnsi="標楷體" w:cs="新細明體"/>
                <w:color w:val="000000" w:themeColor="text1"/>
                <w:kern w:val="0"/>
              </w:rPr>
            </w:pPr>
            <w:ins w:id="12506" w:author="家興 余" w:date="2021-03-19T19:22:00Z">
              <w:r w:rsidRPr="00403C73">
                <w:rPr>
                  <w:rFonts w:ascii="標楷體" w:eastAsia="標楷體" w:hAnsi="標楷體" w:cs="新細明體"/>
                  <w:color w:val="000000" w:themeColor="text1"/>
                  <w:kern w:val="0"/>
                </w:rPr>
                <w:t>X</w:t>
              </w:r>
            </w:ins>
          </w:p>
        </w:tc>
        <w:tc>
          <w:tcPr>
            <w:tcW w:w="275" w:type="pct"/>
            <w:noWrap/>
          </w:tcPr>
          <w:p w14:paraId="531F6E90" w14:textId="13C7D592" w:rsidR="00ED7C56" w:rsidRPr="005B50C9" w:rsidRDefault="00ED7C56" w:rsidP="00ED7C56">
            <w:pPr>
              <w:widowControl/>
              <w:jc w:val="center"/>
              <w:rPr>
                <w:ins w:id="12507" w:author="家興 余" w:date="2021-03-19T19:21:00Z"/>
                <w:rFonts w:ascii="標楷體" w:eastAsia="標楷體" w:hAnsi="標楷體" w:cs="新細明體"/>
                <w:color w:val="000000" w:themeColor="text1"/>
                <w:kern w:val="0"/>
              </w:rPr>
            </w:pPr>
            <w:ins w:id="12508" w:author="家興 余" w:date="2021-03-19T19:22:00Z">
              <w:r w:rsidRPr="00403C73">
                <w:rPr>
                  <w:rFonts w:ascii="標楷體" w:eastAsia="標楷體" w:hAnsi="標楷體" w:cs="新細明體"/>
                  <w:color w:val="000000" w:themeColor="text1"/>
                  <w:kern w:val="0"/>
                </w:rPr>
                <w:t>16</w:t>
              </w:r>
            </w:ins>
          </w:p>
        </w:tc>
        <w:tc>
          <w:tcPr>
            <w:tcW w:w="275" w:type="pct"/>
          </w:tcPr>
          <w:p w14:paraId="77E1668C" w14:textId="77777777" w:rsidR="00ED7C56" w:rsidRPr="005B50C9" w:rsidRDefault="00ED7C56" w:rsidP="00ED7C56">
            <w:pPr>
              <w:widowControl/>
              <w:jc w:val="center"/>
              <w:rPr>
                <w:ins w:id="12509" w:author="家興 余" w:date="2021-03-19T19:21:00Z"/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1264" w:type="pct"/>
            <w:noWrap/>
          </w:tcPr>
          <w:p w14:paraId="1D27F9B4" w14:textId="77777777" w:rsidR="00ED7C56" w:rsidRPr="005B50C9" w:rsidRDefault="00ED7C56" w:rsidP="00ED7C56">
            <w:pPr>
              <w:widowControl/>
              <w:rPr>
                <w:ins w:id="12510" w:author="家興 余" w:date="2021-03-19T19:21:00Z"/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</w:tr>
      <w:tr w:rsidR="00ED7C56" w:rsidRPr="005B50C9" w14:paraId="10B7D63F" w14:textId="77777777" w:rsidTr="00ED7C56">
        <w:trPr>
          <w:trHeight w:val="340"/>
          <w:trPrChange w:id="12511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512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A4457AB" w14:textId="1E57393E" w:rsidR="00ED7C56" w:rsidRPr="005B50C9" w:rsidRDefault="00ED7C56" w:rsidP="00ED7C56">
            <w:pPr>
              <w:pStyle w:val="af9"/>
              <w:widowControl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 w:cs="新細明體"/>
                <w:color w:val="FF0000"/>
                <w:kern w:val="0"/>
                <w:rPrChange w:id="12513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</w:p>
        </w:tc>
        <w:tc>
          <w:tcPr>
            <w:tcW w:w="714" w:type="pct"/>
            <w:noWrap/>
            <w:hideMark/>
            <w:tcPrChange w:id="12514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3AE413C3" w14:textId="133BCEE0" w:rsidR="00ED7C56" w:rsidRPr="005B50C9" w:rsidRDefault="00ED7C56" w:rsidP="00ED7C56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rPrChange w:id="12515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/>
                <w:color w:val="FF0000"/>
                <w:kern w:val="0"/>
                <w:rPrChange w:id="12516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NowInsuNo</w:t>
            </w:r>
          </w:p>
        </w:tc>
        <w:tc>
          <w:tcPr>
            <w:tcW w:w="1923" w:type="pct"/>
            <w:noWrap/>
            <w:hideMark/>
            <w:tcPrChange w:id="12517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AD6F51B" w14:textId="77777777" w:rsidR="00ED7C56" w:rsidRPr="005B50C9" w:rsidRDefault="00ED7C56" w:rsidP="00ED7C56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rPrChange w:id="12518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 w:hint="eastAsia"/>
                <w:color w:val="FF0000"/>
                <w:kern w:val="0"/>
                <w:rPrChange w:id="12519" w:author="家興 余" w:date="2021-01-26T18:17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新保單號碼</w:t>
            </w:r>
          </w:p>
        </w:tc>
        <w:tc>
          <w:tcPr>
            <w:tcW w:w="275" w:type="pct"/>
            <w:hideMark/>
            <w:tcPrChange w:id="12520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38601C7" w14:textId="77777777" w:rsidR="00ED7C56" w:rsidRPr="005B50C9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rPrChange w:id="12521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/>
                <w:color w:val="FF0000"/>
                <w:kern w:val="0"/>
                <w:rPrChange w:id="12522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X</w:t>
            </w:r>
          </w:p>
        </w:tc>
        <w:tc>
          <w:tcPr>
            <w:tcW w:w="275" w:type="pct"/>
            <w:noWrap/>
            <w:hideMark/>
            <w:tcPrChange w:id="12523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6FED129" w14:textId="77777777" w:rsidR="00ED7C56" w:rsidRPr="005B50C9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rPrChange w:id="12524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/>
                <w:color w:val="FF0000"/>
                <w:kern w:val="0"/>
                <w:rPrChange w:id="12525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16</w:t>
            </w:r>
          </w:p>
        </w:tc>
        <w:tc>
          <w:tcPr>
            <w:tcW w:w="275" w:type="pct"/>
            <w:tcPrChange w:id="12526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7195955" w14:textId="77777777" w:rsidR="00ED7C56" w:rsidRPr="005B50C9" w:rsidRDefault="00ED7C56">
            <w:pPr>
              <w:widowControl/>
              <w:jc w:val="center"/>
              <w:rPr>
                <w:ins w:id="12527" w:author="家興 余" w:date="2021-01-21T18:08:00Z"/>
                <w:rFonts w:ascii="標楷體" w:eastAsia="標楷體" w:hAnsi="標楷體" w:cs="新細明體"/>
                <w:color w:val="FF0000"/>
                <w:kern w:val="0"/>
                <w:rPrChange w:id="12528" w:author="家興 余" w:date="2021-01-26T18:17:00Z">
                  <w:rPr>
                    <w:ins w:id="12529" w:author="家興 余" w:date="2021-01-21T18:08:00Z"/>
                    <w:rFonts w:ascii="標楷體" w:eastAsia="標楷體" w:hAnsi="標楷體" w:cs="新細明體"/>
                    <w:kern w:val="0"/>
                  </w:rPr>
                </w:rPrChange>
              </w:rPr>
              <w:pPrChange w:id="12530" w:author="家興 余" w:date="2021-01-21T18:08:00Z">
                <w:pPr>
                  <w:widowControl/>
                </w:pPr>
              </w:pPrChange>
            </w:pPr>
          </w:p>
        </w:tc>
        <w:tc>
          <w:tcPr>
            <w:tcW w:w="1264" w:type="pct"/>
            <w:noWrap/>
            <w:hideMark/>
            <w:tcPrChange w:id="12531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8AAEFA1" w14:textId="51B85172" w:rsidR="00ED7C56" w:rsidRPr="005B50C9" w:rsidRDefault="00ED7C56" w:rsidP="00ED7C56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rPrChange w:id="12532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2533" w:author="ST1" w:date="2020-12-30T20:44:00Z">
              <w:r w:rsidRPr="005B50C9">
                <w:rPr>
                  <w:rFonts w:ascii="標楷體" w:eastAsia="標楷體" w:hAnsi="標楷體" w:cs="新細明體" w:hint="eastAsia"/>
                  <w:color w:val="FF0000"/>
                  <w:kern w:val="0"/>
                  <w:rPrChange w:id="12534" w:author="家興 余" w:date="2021-01-26T18:17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t>空值</w:t>
              </w:r>
            </w:ins>
          </w:p>
        </w:tc>
      </w:tr>
      <w:tr w:rsidR="00ED7C56" w:rsidRPr="008F20B5" w14:paraId="5655BA4D" w14:textId="77777777" w:rsidTr="00ED7C56">
        <w:trPr>
          <w:trHeight w:val="340"/>
          <w:trPrChange w:id="12535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536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A74D31D" w14:textId="77777777" w:rsidR="00ED7C56" w:rsidRPr="004A1C2C" w:rsidDel="004D15A0" w:rsidRDefault="00ED7C56" w:rsidP="00ED7C56">
            <w:pPr>
              <w:pStyle w:val="af9"/>
              <w:widowControl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noWrap/>
            <w:tcPrChange w:id="12537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ED3CCEF" w14:textId="6333776C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InsuCompany</w:t>
            </w:r>
          </w:p>
        </w:tc>
        <w:tc>
          <w:tcPr>
            <w:tcW w:w="1923" w:type="pct"/>
            <w:noWrap/>
            <w:tcPrChange w:id="12538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E69DF03" w14:textId="69A4078D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保險公司</w:t>
            </w:r>
          </w:p>
        </w:tc>
        <w:tc>
          <w:tcPr>
            <w:tcW w:w="275" w:type="pct"/>
            <w:tcPrChange w:id="12539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E9D6F66" w14:textId="5D7D2406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noWrap/>
            <w:tcPrChange w:id="12540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8C778E4" w14:textId="64CAD1CD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75" w:type="pct"/>
            <w:tcPrChange w:id="12541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E9ED72D" w14:textId="2FDBDC67" w:rsidR="00ED7C56" w:rsidRPr="004A1C2C" w:rsidDel="00492ECF" w:rsidRDefault="00ED7C56">
            <w:pPr>
              <w:widowControl/>
              <w:jc w:val="center"/>
              <w:rPr>
                <w:ins w:id="12542" w:author="家興 余" w:date="2021-01-21T18:08:00Z"/>
                <w:rFonts w:ascii="標楷體" w:eastAsia="標楷體" w:hAnsi="標楷體" w:cs="新細明體"/>
                <w:kern w:val="0"/>
              </w:rPr>
              <w:pPrChange w:id="12543" w:author="家興 余" w:date="2021-01-21T18:08:00Z">
                <w:pPr>
                  <w:widowControl/>
                </w:pPr>
              </w:pPrChange>
            </w:pPr>
            <w:ins w:id="12544" w:author="家興 余" w:date="2021-01-26T18:18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264" w:type="pct"/>
            <w:noWrap/>
            <w:tcPrChange w:id="12545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7759EB0" w14:textId="1284E055" w:rsidR="00ED7C56" w:rsidRPr="004A1C2C" w:rsidDel="00492ECF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ED7C56" w:rsidRPr="008F20B5" w14:paraId="26D0FFF5" w14:textId="77777777" w:rsidTr="00ED7C56">
        <w:trPr>
          <w:trHeight w:val="340"/>
          <w:trPrChange w:id="12546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547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8061A5F" w14:textId="77777777" w:rsidR="00ED7C56" w:rsidRPr="004A1C2C" w:rsidDel="004D15A0" w:rsidRDefault="00ED7C56" w:rsidP="00ED7C56">
            <w:pPr>
              <w:pStyle w:val="af9"/>
              <w:widowControl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noWrap/>
            <w:tcPrChange w:id="12548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D2E7E3C" w14:textId="710CC95D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InsuTypeCode</w:t>
            </w:r>
          </w:p>
        </w:tc>
        <w:tc>
          <w:tcPr>
            <w:tcW w:w="1923" w:type="pct"/>
            <w:noWrap/>
            <w:tcPrChange w:id="12549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BADA7D3" w14:textId="78257B43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保險類別</w:t>
            </w:r>
          </w:p>
        </w:tc>
        <w:tc>
          <w:tcPr>
            <w:tcW w:w="275" w:type="pct"/>
            <w:tcPrChange w:id="12550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00C364D" w14:textId="14278021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noWrap/>
            <w:tcPrChange w:id="12551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F8BE9FC" w14:textId="4D106701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75" w:type="pct"/>
            <w:tcPrChange w:id="12552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E45F75F" w14:textId="42FA70A3" w:rsidR="00ED7C56" w:rsidRPr="004A1C2C" w:rsidDel="00492ECF" w:rsidRDefault="00ED7C56">
            <w:pPr>
              <w:widowControl/>
              <w:jc w:val="center"/>
              <w:rPr>
                <w:ins w:id="12553" w:author="家興 余" w:date="2021-01-21T18:08:00Z"/>
                <w:rFonts w:ascii="標楷體" w:eastAsia="標楷體" w:hAnsi="標楷體" w:cs="新細明體"/>
                <w:kern w:val="0"/>
              </w:rPr>
              <w:pPrChange w:id="12554" w:author="家興 余" w:date="2021-01-21T18:08:00Z">
                <w:pPr>
                  <w:widowControl/>
                </w:pPr>
              </w:pPrChange>
            </w:pPr>
            <w:ins w:id="12555" w:author="家興 余" w:date="2021-01-26T18:18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264" w:type="pct"/>
            <w:noWrap/>
            <w:tcPrChange w:id="12556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59C435D" w14:textId="7EB198F5" w:rsidR="00ED7C56" w:rsidRPr="004A1C2C" w:rsidDel="00492ECF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ED7C56" w:rsidRPr="008F20B5" w14:paraId="1BDC8B1F" w14:textId="77777777" w:rsidTr="00ED7C56">
        <w:trPr>
          <w:trHeight w:val="340"/>
          <w:trPrChange w:id="12557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558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24FB0E5" w14:textId="2E14461B" w:rsidR="00ED7C56" w:rsidRPr="004A1C2C" w:rsidRDefault="00ED7C56" w:rsidP="00ED7C56">
            <w:pPr>
              <w:pStyle w:val="af9"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noWrap/>
            <w:hideMark/>
            <w:tcPrChange w:id="12559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6422E6F" w14:textId="4FF44F17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FireInsuCovrg</w:t>
            </w:r>
          </w:p>
        </w:tc>
        <w:tc>
          <w:tcPr>
            <w:tcW w:w="1923" w:type="pct"/>
            <w:noWrap/>
            <w:hideMark/>
            <w:tcPrChange w:id="12560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3FC523B" w14:textId="6A8B0CE7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火災險保險金額</w:t>
            </w:r>
          </w:p>
        </w:tc>
        <w:tc>
          <w:tcPr>
            <w:tcW w:w="275" w:type="pct"/>
            <w:noWrap/>
            <w:hideMark/>
            <w:tcPrChange w:id="12561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1EB8FA7" w14:textId="234C1DBD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ins w:id="12562" w:author="家興 余" w:date="2020-12-30T09:59:00Z">
              <w:r>
                <w:rPr>
                  <w:rFonts w:ascii="標楷體" w:eastAsia="標楷體" w:hAnsi="標楷體" w:cs="新細明體" w:hint="eastAsia"/>
                  <w:kern w:val="0"/>
                </w:rPr>
                <w:t>9</w:t>
              </w:r>
            </w:ins>
            <w:del w:id="12563" w:author="家興 余" w:date="2020-12-30T09:59:00Z">
              <w:r w:rsidRPr="004A1C2C" w:rsidDel="004444BD">
                <w:rPr>
                  <w:rFonts w:ascii="標楷體" w:eastAsia="標楷體" w:hAnsi="標楷體" w:cs="新細明體"/>
                  <w:kern w:val="0"/>
                </w:rPr>
                <w:delText>X</w:delText>
              </w:r>
            </w:del>
          </w:p>
        </w:tc>
        <w:tc>
          <w:tcPr>
            <w:tcW w:w="275" w:type="pct"/>
            <w:noWrap/>
            <w:hideMark/>
            <w:tcPrChange w:id="12564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4F2DAED" w14:textId="7B100747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14.2</w:t>
            </w:r>
          </w:p>
        </w:tc>
        <w:tc>
          <w:tcPr>
            <w:tcW w:w="275" w:type="pct"/>
            <w:tcPrChange w:id="12565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1DD94A6" w14:textId="4869B2A1" w:rsidR="00ED7C56" w:rsidRPr="004A1C2C" w:rsidDel="004444BD" w:rsidRDefault="00ED7C56">
            <w:pPr>
              <w:widowControl/>
              <w:jc w:val="center"/>
              <w:rPr>
                <w:ins w:id="12566" w:author="家興 余" w:date="2021-01-21T18:08:00Z"/>
                <w:rFonts w:ascii="標楷體" w:eastAsia="標楷體" w:hAnsi="標楷體" w:cs="新細明體"/>
                <w:kern w:val="0"/>
              </w:rPr>
              <w:pPrChange w:id="12567" w:author="家興 余" w:date="2021-01-21T18:08:00Z">
                <w:pPr>
                  <w:widowControl/>
                </w:pPr>
              </w:pPrChange>
            </w:pPr>
            <w:ins w:id="12568" w:author="家興 余" w:date="2021-01-26T18:23:00Z">
              <w:r>
                <w:rPr>
                  <w:rFonts w:ascii="標楷體" w:eastAsia="標楷體" w:hAnsi="標楷體" w:cs="新細明體" w:hint="eastAsia"/>
                  <w:kern w:val="0"/>
                </w:rPr>
                <w:t>O</w:t>
              </w:r>
            </w:ins>
          </w:p>
        </w:tc>
        <w:tc>
          <w:tcPr>
            <w:tcW w:w="1264" w:type="pct"/>
            <w:hideMark/>
            <w:tcPrChange w:id="12569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13C58719" w14:textId="5D2FE7D4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del w:id="12570" w:author="家興 余" w:date="2020-12-30T09:59:00Z">
              <w:r w:rsidRPr="004A1C2C" w:rsidDel="004444BD">
                <w:rPr>
                  <w:rFonts w:ascii="標楷體" w:eastAsia="標楷體" w:hAnsi="標楷體" w:cs="新細明體"/>
                  <w:kern w:val="0"/>
                </w:rPr>
                <w:delText>0000000000000</w:delText>
              </w:r>
            </w:del>
            <w:r w:rsidRPr="004A1C2C">
              <w:rPr>
                <w:rFonts w:ascii="標楷體" w:eastAsia="標楷體" w:hAnsi="標楷體" w:cs="新細明體"/>
                <w:kern w:val="0"/>
              </w:rPr>
              <w:t>0.00</w:t>
            </w:r>
          </w:p>
        </w:tc>
      </w:tr>
      <w:tr w:rsidR="00ED7C56" w:rsidRPr="008F20B5" w14:paraId="537F0DBD" w14:textId="77777777" w:rsidTr="00ED7C56">
        <w:trPr>
          <w:trHeight w:val="340"/>
          <w:trPrChange w:id="12571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572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B542F5D" w14:textId="0C069CB0" w:rsidR="00ED7C56" w:rsidRPr="004A1C2C" w:rsidRDefault="00ED7C56" w:rsidP="00ED7C56">
            <w:pPr>
              <w:pStyle w:val="af9"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noWrap/>
            <w:hideMark/>
            <w:tcPrChange w:id="12573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7A9B331" w14:textId="7A88C22B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EthqInsuCovrg</w:t>
            </w:r>
          </w:p>
        </w:tc>
        <w:tc>
          <w:tcPr>
            <w:tcW w:w="1923" w:type="pct"/>
            <w:noWrap/>
            <w:hideMark/>
            <w:tcPrChange w:id="12574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44C1F51" w14:textId="6B8DF077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地震險保險金額</w:t>
            </w:r>
          </w:p>
        </w:tc>
        <w:tc>
          <w:tcPr>
            <w:tcW w:w="275" w:type="pct"/>
            <w:noWrap/>
            <w:hideMark/>
            <w:tcPrChange w:id="12575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75A28F6" w14:textId="07CBD330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ins w:id="12576" w:author="家興 余" w:date="2020-12-30T10:00:00Z">
              <w:r>
                <w:rPr>
                  <w:rFonts w:ascii="標楷體" w:eastAsia="標楷體" w:hAnsi="標楷體" w:cs="新細明體" w:hint="eastAsia"/>
                  <w:kern w:val="0"/>
                </w:rPr>
                <w:t>9</w:t>
              </w:r>
            </w:ins>
            <w:del w:id="12577" w:author="家興 余" w:date="2020-12-30T10:00:00Z">
              <w:r w:rsidRPr="004A1C2C" w:rsidDel="00DD40A7">
                <w:rPr>
                  <w:rFonts w:ascii="標楷體" w:eastAsia="標楷體" w:hAnsi="標楷體" w:cs="新細明體"/>
                  <w:kern w:val="0"/>
                </w:rPr>
                <w:delText>X</w:delText>
              </w:r>
            </w:del>
          </w:p>
        </w:tc>
        <w:tc>
          <w:tcPr>
            <w:tcW w:w="275" w:type="pct"/>
            <w:noWrap/>
            <w:hideMark/>
            <w:tcPrChange w:id="12578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8E24A98" w14:textId="6DD1CD81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ins w:id="12579" w:author="家興 余" w:date="2020-12-30T10:00:00Z">
              <w:r w:rsidRPr="004A1C2C">
                <w:rPr>
                  <w:rFonts w:ascii="標楷體" w:eastAsia="標楷體" w:hAnsi="標楷體" w:cs="新細明體"/>
                  <w:kern w:val="0"/>
                </w:rPr>
                <w:t>14.2</w:t>
              </w:r>
            </w:ins>
            <w:del w:id="12580" w:author="家興 余" w:date="2020-12-30T10:00:00Z">
              <w:r w:rsidRPr="004A1C2C" w:rsidDel="00DD40A7">
                <w:rPr>
                  <w:rFonts w:ascii="標楷體" w:eastAsia="標楷體" w:hAnsi="標楷體" w:cs="新細明體"/>
                  <w:kern w:val="0"/>
                </w:rPr>
                <w:delText>14.2</w:delText>
              </w:r>
            </w:del>
          </w:p>
        </w:tc>
        <w:tc>
          <w:tcPr>
            <w:tcW w:w="275" w:type="pct"/>
            <w:tcPrChange w:id="12581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48D0915" w14:textId="2ED7C9B7" w:rsidR="00ED7C56" w:rsidRPr="004A1C2C" w:rsidRDefault="00ED7C56">
            <w:pPr>
              <w:widowControl/>
              <w:jc w:val="center"/>
              <w:rPr>
                <w:ins w:id="12582" w:author="家興 余" w:date="2021-01-21T18:08:00Z"/>
                <w:rFonts w:ascii="標楷體" w:eastAsia="標楷體" w:hAnsi="標楷體" w:cs="新細明體"/>
                <w:kern w:val="0"/>
              </w:rPr>
              <w:pPrChange w:id="12583" w:author="家興 余" w:date="2021-01-21T18:08:00Z">
                <w:pPr>
                  <w:widowControl/>
                </w:pPr>
              </w:pPrChange>
            </w:pPr>
            <w:ins w:id="12584" w:author="家興 余" w:date="2021-01-26T18:23:00Z">
              <w:r>
                <w:rPr>
                  <w:rFonts w:ascii="標楷體" w:eastAsia="標楷體" w:hAnsi="標楷體" w:cs="新細明體" w:hint="eastAsia"/>
                  <w:kern w:val="0"/>
                </w:rPr>
                <w:t>O</w:t>
              </w:r>
            </w:ins>
          </w:p>
        </w:tc>
        <w:tc>
          <w:tcPr>
            <w:tcW w:w="1264" w:type="pct"/>
            <w:hideMark/>
            <w:tcPrChange w:id="12585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34B5D89F" w14:textId="46E8A54A" w:rsidR="00ED7C56" w:rsidRDefault="00ED7C56" w:rsidP="00ED7C56">
            <w:pPr>
              <w:widowControl/>
              <w:rPr>
                <w:ins w:id="12586" w:author="家興 余" w:date="2021-01-26T18:22:00Z"/>
                <w:rFonts w:ascii="標楷體" w:eastAsia="標楷體" w:hAnsi="標楷體" w:cs="新細明體"/>
                <w:kern w:val="0"/>
              </w:rPr>
            </w:pPr>
            <w:ins w:id="12587" w:author="家興 余" w:date="2021-01-26T18:22:00Z">
              <w:r>
                <w:rPr>
                  <w:rFonts w:ascii="標楷體" w:eastAsia="標楷體" w:hAnsi="標楷體" w:cs="新細明體" w:hint="eastAsia"/>
                  <w:kern w:val="0"/>
                </w:rPr>
                <w:t>火災險與地震險保險金額最少輸入一欄</w:t>
              </w:r>
            </w:ins>
          </w:p>
          <w:p w14:paraId="7C549257" w14:textId="1DE35162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ins w:id="12588" w:author="家興 余" w:date="2020-12-30T10:00:00Z">
              <w:r w:rsidRPr="004A1C2C">
                <w:rPr>
                  <w:rFonts w:ascii="標楷體" w:eastAsia="標楷體" w:hAnsi="標楷體" w:cs="新細明體"/>
                  <w:kern w:val="0"/>
                </w:rPr>
                <w:t>0.00</w:t>
              </w:r>
            </w:ins>
            <w:del w:id="12589" w:author="家興 余" w:date="2020-12-30T10:00:00Z">
              <w:r w:rsidRPr="004A1C2C" w:rsidDel="00DD40A7">
                <w:rPr>
                  <w:rFonts w:ascii="標楷體" w:eastAsia="標楷體" w:hAnsi="標楷體" w:cs="新細明體"/>
                  <w:kern w:val="0"/>
                </w:rPr>
                <w:delText>00000000000000.00</w:delText>
              </w:r>
            </w:del>
          </w:p>
        </w:tc>
      </w:tr>
      <w:tr w:rsidR="00ED7C56" w:rsidRPr="008F20B5" w14:paraId="4782292A" w14:textId="77777777" w:rsidTr="00ED7C56">
        <w:trPr>
          <w:trHeight w:val="340"/>
          <w:trPrChange w:id="12590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591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D860A9F" w14:textId="77777777" w:rsidR="00ED7C56" w:rsidRPr="004A1C2C" w:rsidDel="004D15A0" w:rsidRDefault="00ED7C56" w:rsidP="00ED7C56">
            <w:pPr>
              <w:pStyle w:val="af9"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noWrap/>
            <w:tcPrChange w:id="12592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A523BD2" w14:textId="3D02C181" w:rsidR="00ED7C56" w:rsidRPr="004A1C2C" w:rsidDel="00260F95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FireInsuPrem</w:t>
            </w:r>
          </w:p>
        </w:tc>
        <w:tc>
          <w:tcPr>
            <w:tcW w:w="1923" w:type="pct"/>
            <w:noWrap/>
            <w:tcPrChange w:id="12593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FCDBAC1" w14:textId="0B0E589A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火災險保費</w:t>
            </w:r>
          </w:p>
        </w:tc>
        <w:tc>
          <w:tcPr>
            <w:tcW w:w="275" w:type="pct"/>
            <w:noWrap/>
            <w:tcPrChange w:id="12594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2828BA8" w14:textId="15DD83F0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ins w:id="12595" w:author="家興 余" w:date="2020-12-30T10:00:00Z">
              <w:r>
                <w:rPr>
                  <w:rFonts w:ascii="標楷體" w:eastAsia="標楷體" w:hAnsi="標楷體" w:cs="新細明體" w:hint="eastAsia"/>
                  <w:kern w:val="0"/>
                </w:rPr>
                <w:t>9</w:t>
              </w:r>
            </w:ins>
            <w:del w:id="12596" w:author="家興 余" w:date="2020-12-30T10:00:00Z">
              <w:r w:rsidRPr="008F20B5" w:rsidDel="00DD40A7">
                <w:rPr>
                  <w:rFonts w:ascii="標楷體" w:eastAsia="標楷體" w:hAnsi="標楷體" w:cs="新細明體"/>
                  <w:kern w:val="0"/>
                </w:rPr>
                <w:delText>X</w:delText>
              </w:r>
            </w:del>
          </w:p>
        </w:tc>
        <w:tc>
          <w:tcPr>
            <w:tcW w:w="275" w:type="pct"/>
            <w:noWrap/>
            <w:tcPrChange w:id="12597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5346427" w14:textId="259C14FA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ins w:id="12598" w:author="家興 余" w:date="2020-12-30T10:00:00Z">
              <w:r w:rsidRPr="004A1C2C">
                <w:rPr>
                  <w:rFonts w:ascii="標楷體" w:eastAsia="標楷體" w:hAnsi="標楷體" w:cs="新細明體"/>
                  <w:kern w:val="0"/>
                </w:rPr>
                <w:t>14.2</w:t>
              </w:r>
            </w:ins>
            <w:del w:id="12599" w:author="家興 余" w:date="2020-12-30T10:00:00Z">
              <w:r w:rsidRPr="008F20B5" w:rsidDel="00DD40A7">
                <w:rPr>
                  <w:rFonts w:ascii="標楷體" w:eastAsia="標楷體" w:hAnsi="標楷體" w:cs="新細明體"/>
                  <w:kern w:val="0"/>
                </w:rPr>
                <w:delText>14.2</w:delText>
              </w:r>
            </w:del>
          </w:p>
        </w:tc>
        <w:tc>
          <w:tcPr>
            <w:tcW w:w="275" w:type="pct"/>
            <w:tcPrChange w:id="12600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404FC7F" w14:textId="1740BD5C" w:rsidR="00ED7C56" w:rsidRPr="004A1C2C" w:rsidRDefault="00ED7C56">
            <w:pPr>
              <w:widowControl/>
              <w:jc w:val="center"/>
              <w:rPr>
                <w:ins w:id="12601" w:author="家興 余" w:date="2021-01-21T18:08:00Z"/>
                <w:rFonts w:ascii="標楷體" w:eastAsia="標楷體" w:hAnsi="標楷體" w:cs="新細明體"/>
                <w:kern w:val="0"/>
              </w:rPr>
              <w:pPrChange w:id="12602" w:author="家興 余" w:date="2021-01-21T18:08:00Z">
                <w:pPr>
                  <w:widowControl/>
                </w:pPr>
              </w:pPrChange>
            </w:pPr>
            <w:ins w:id="12603" w:author="家興 余" w:date="2021-01-26T18:21:00Z">
              <w:r>
                <w:rPr>
                  <w:rFonts w:ascii="標楷體" w:eastAsia="標楷體" w:hAnsi="標楷體" w:cs="新細明體" w:hint="eastAsia"/>
                  <w:kern w:val="0"/>
                </w:rPr>
                <w:t>O</w:t>
              </w:r>
            </w:ins>
          </w:p>
        </w:tc>
        <w:tc>
          <w:tcPr>
            <w:tcW w:w="1264" w:type="pct"/>
            <w:tcPrChange w:id="12604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76E81A89" w14:textId="088A8C0C" w:rsidR="00ED7C56" w:rsidRDefault="00ED7C56" w:rsidP="00ED7C56">
            <w:pPr>
              <w:widowControl/>
              <w:rPr>
                <w:ins w:id="12605" w:author="家興 余" w:date="2021-01-26T18:21:00Z"/>
                <w:rFonts w:ascii="標楷體" w:eastAsia="標楷體" w:hAnsi="標楷體" w:cs="新細明體"/>
                <w:kern w:val="0"/>
              </w:rPr>
            </w:pPr>
            <w:ins w:id="12606" w:author="家興 余" w:date="2021-01-26T18:21:00Z">
              <w:r>
                <w:rPr>
                  <w:rFonts w:ascii="標楷體" w:eastAsia="標楷體" w:hAnsi="標楷體" w:cs="新細明體" w:hint="eastAsia"/>
                  <w:kern w:val="0"/>
                </w:rPr>
                <w:t>火災險保險</w:t>
              </w:r>
            </w:ins>
            <w:ins w:id="12607" w:author="家興 余" w:date="2021-01-26T18:22:00Z">
              <w:r>
                <w:rPr>
                  <w:rFonts w:ascii="標楷體" w:eastAsia="標楷體" w:hAnsi="標楷體" w:cs="新細明體" w:hint="eastAsia"/>
                  <w:kern w:val="0"/>
                </w:rPr>
                <w:t>金額</w:t>
              </w:r>
            </w:ins>
            <w:ins w:id="12608" w:author="家興 余" w:date="2021-01-26T18:21:00Z">
              <w:r>
                <w:rPr>
                  <w:rFonts w:ascii="標楷體" w:eastAsia="標楷體" w:hAnsi="標楷體" w:cs="新細明體" w:hint="eastAsia"/>
                  <w:kern w:val="0"/>
                </w:rPr>
                <w:t>有輸入時必須輸入</w:t>
              </w:r>
            </w:ins>
          </w:p>
          <w:p w14:paraId="35F307E2" w14:textId="3D9ACE46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ins w:id="12609" w:author="家興 余" w:date="2020-12-30T10:00:00Z">
              <w:r w:rsidRPr="004A1C2C">
                <w:rPr>
                  <w:rFonts w:ascii="標楷體" w:eastAsia="標楷體" w:hAnsi="標楷體" w:cs="新細明體"/>
                  <w:kern w:val="0"/>
                </w:rPr>
                <w:t>0.00</w:t>
              </w:r>
            </w:ins>
            <w:del w:id="12610" w:author="家興 余" w:date="2020-12-30T10:00:00Z">
              <w:r w:rsidRPr="008F20B5" w:rsidDel="00DD40A7">
                <w:rPr>
                  <w:rFonts w:ascii="標楷體" w:eastAsia="標楷體" w:hAnsi="標楷體" w:cs="新細明體"/>
                  <w:kern w:val="0"/>
                </w:rPr>
                <w:delText>00000000000000.00</w:delText>
              </w:r>
            </w:del>
          </w:p>
        </w:tc>
      </w:tr>
      <w:tr w:rsidR="00ED7C56" w:rsidRPr="008F20B5" w14:paraId="756C5073" w14:textId="77777777" w:rsidTr="00ED7C56">
        <w:trPr>
          <w:trHeight w:val="340"/>
          <w:trPrChange w:id="12611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612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E5E85E7" w14:textId="4DDD650E" w:rsidR="00ED7C56" w:rsidRPr="004A1C2C" w:rsidRDefault="00ED7C56" w:rsidP="00ED7C56">
            <w:pPr>
              <w:pStyle w:val="af9"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noWrap/>
            <w:hideMark/>
            <w:tcPrChange w:id="12613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B43E1B6" w14:textId="1809971E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EthqInsuPrem</w:t>
            </w:r>
          </w:p>
        </w:tc>
        <w:tc>
          <w:tcPr>
            <w:tcW w:w="1923" w:type="pct"/>
            <w:noWrap/>
            <w:hideMark/>
            <w:tcPrChange w:id="12614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636C115" w14:textId="42F723B4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地震險保費</w:t>
            </w:r>
          </w:p>
        </w:tc>
        <w:tc>
          <w:tcPr>
            <w:tcW w:w="275" w:type="pct"/>
            <w:noWrap/>
            <w:hideMark/>
            <w:tcPrChange w:id="12615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D9A24C9" w14:textId="30E98DAB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ins w:id="12616" w:author="家興 余" w:date="2020-12-30T10:00:00Z">
              <w:r>
                <w:rPr>
                  <w:rFonts w:ascii="標楷體" w:eastAsia="標楷體" w:hAnsi="標楷體" w:cs="新細明體" w:hint="eastAsia"/>
                  <w:kern w:val="0"/>
                </w:rPr>
                <w:t>9</w:t>
              </w:r>
            </w:ins>
            <w:del w:id="12617" w:author="家興 余" w:date="2020-12-30T10:00:00Z">
              <w:r w:rsidRPr="004A1C2C" w:rsidDel="00DD40A7">
                <w:rPr>
                  <w:rFonts w:ascii="標楷體" w:eastAsia="標楷體" w:hAnsi="標楷體" w:cs="新細明體"/>
                  <w:kern w:val="0"/>
                </w:rPr>
                <w:delText>X</w:delText>
              </w:r>
            </w:del>
          </w:p>
        </w:tc>
        <w:tc>
          <w:tcPr>
            <w:tcW w:w="275" w:type="pct"/>
            <w:noWrap/>
            <w:hideMark/>
            <w:tcPrChange w:id="12618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D820AE9" w14:textId="31E5C3B8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ins w:id="12619" w:author="家興 余" w:date="2020-12-30T10:00:00Z">
              <w:r w:rsidRPr="004A1C2C">
                <w:rPr>
                  <w:rFonts w:ascii="標楷體" w:eastAsia="標楷體" w:hAnsi="標楷體" w:cs="新細明體"/>
                  <w:kern w:val="0"/>
                </w:rPr>
                <w:t>14.2</w:t>
              </w:r>
            </w:ins>
            <w:del w:id="12620" w:author="家興 余" w:date="2020-12-30T10:00:00Z">
              <w:r w:rsidRPr="004A1C2C" w:rsidDel="00DD40A7">
                <w:rPr>
                  <w:rFonts w:ascii="標楷體" w:eastAsia="標楷體" w:hAnsi="標楷體" w:cs="新細明體"/>
                  <w:kern w:val="0"/>
                </w:rPr>
                <w:delText>14.2</w:delText>
              </w:r>
            </w:del>
          </w:p>
        </w:tc>
        <w:tc>
          <w:tcPr>
            <w:tcW w:w="275" w:type="pct"/>
            <w:tcPrChange w:id="12621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C36E08A" w14:textId="272E4E2E" w:rsidR="00ED7C56" w:rsidRPr="004A1C2C" w:rsidRDefault="00ED7C56">
            <w:pPr>
              <w:widowControl/>
              <w:jc w:val="center"/>
              <w:rPr>
                <w:ins w:id="12622" w:author="家興 余" w:date="2021-01-21T18:08:00Z"/>
                <w:rFonts w:ascii="標楷體" w:eastAsia="標楷體" w:hAnsi="標楷體" w:cs="新細明體"/>
                <w:kern w:val="0"/>
              </w:rPr>
              <w:pPrChange w:id="12623" w:author="家興 余" w:date="2021-01-21T18:08:00Z">
                <w:pPr>
                  <w:widowControl/>
                </w:pPr>
              </w:pPrChange>
            </w:pPr>
            <w:ins w:id="12624" w:author="家興 余" w:date="2021-01-26T18:21:00Z">
              <w:r>
                <w:rPr>
                  <w:rFonts w:ascii="標楷體" w:eastAsia="標楷體" w:hAnsi="標楷體" w:cs="新細明體" w:hint="eastAsia"/>
                  <w:kern w:val="0"/>
                </w:rPr>
                <w:t>O</w:t>
              </w:r>
            </w:ins>
          </w:p>
        </w:tc>
        <w:tc>
          <w:tcPr>
            <w:tcW w:w="1264" w:type="pct"/>
            <w:hideMark/>
            <w:tcPrChange w:id="12625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5B1AD5E0" w14:textId="0B8291A7" w:rsidR="00ED7C56" w:rsidRDefault="00ED7C56" w:rsidP="00ED7C56">
            <w:pPr>
              <w:widowControl/>
              <w:rPr>
                <w:ins w:id="12626" w:author="家興 余" w:date="2021-01-26T18:21:00Z"/>
                <w:rFonts w:ascii="標楷體" w:eastAsia="標楷體" w:hAnsi="標楷體" w:cs="新細明體"/>
                <w:kern w:val="0"/>
              </w:rPr>
            </w:pPr>
            <w:ins w:id="12627" w:author="家興 余" w:date="2021-01-26T18:22:00Z">
              <w:r>
                <w:rPr>
                  <w:rFonts w:ascii="標楷體" w:eastAsia="標楷體" w:hAnsi="標楷體" w:cs="新細明體" w:hint="eastAsia"/>
                  <w:kern w:val="0"/>
                </w:rPr>
                <w:t>地震</w:t>
              </w:r>
            </w:ins>
            <w:ins w:id="12628" w:author="家興 余" w:date="2021-01-26T18:21:00Z">
              <w:r>
                <w:rPr>
                  <w:rFonts w:ascii="標楷體" w:eastAsia="標楷體" w:hAnsi="標楷體" w:cs="新細明體" w:hint="eastAsia"/>
                  <w:kern w:val="0"/>
                </w:rPr>
                <w:t>險保險</w:t>
              </w:r>
            </w:ins>
            <w:ins w:id="12629" w:author="家興 余" w:date="2021-01-26T18:22:00Z">
              <w:r>
                <w:rPr>
                  <w:rFonts w:ascii="標楷體" w:eastAsia="標楷體" w:hAnsi="標楷體" w:cs="新細明體" w:hint="eastAsia"/>
                  <w:kern w:val="0"/>
                </w:rPr>
                <w:t>金額</w:t>
              </w:r>
            </w:ins>
            <w:ins w:id="12630" w:author="家興 余" w:date="2021-01-26T18:21:00Z">
              <w:r>
                <w:rPr>
                  <w:rFonts w:ascii="標楷體" w:eastAsia="標楷體" w:hAnsi="標楷體" w:cs="新細明體" w:hint="eastAsia"/>
                  <w:kern w:val="0"/>
                </w:rPr>
                <w:t>有輸入時必須輸入</w:t>
              </w:r>
            </w:ins>
          </w:p>
          <w:p w14:paraId="60E968F4" w14:textId="0E57752C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ins w:id="12631" w:author="家興 余" w:date="2020-12-30T10:00:00Z">
              <w:r w:rsidRPr="004A1C2C">
                <w:rPr>
                  <w:rFonts w:ascii="標楷體" w:eastAsia="標楷體" w:hAnsi="標楷體" w:cs="新細明體"/>
                  <w:kern w:val="0"/>
                </w:rPr>
                <w:t>0.00</w:t>
              </w:r>
            </w:ins>
            <w:del w:id="12632" w:author="家興 余" w:date="2020-12-30T10:00:00Z">
              <w:r w:rsidRPr="004A1C2C" w:rsidDel="00DD40A7">
                <w:rPr>
                  <w:rFonts w:ascii="標楷體" w:eastAsia="標楷體" w:hAnsi="標楷體" w:cs="新細明體"/>
                  <w:kern w:val="0"/>
                </w:rPr>
                <w:delText>00000000000000.00</w:delText>
              </w:r>
            </w:del>
          </w:p>
        </w:tc>
      </w:tr>
      <w:tr w:rsidR="00ED7C56" w:rsidRPr="008F20B5" w14:paraId="42CEBB95" w14:textId="77777777" w:rsidTr="00ED7C56">
        <w:trPr>
          <w:trHeight w:val="340"/>
          <w:trPrChange w:id="12633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634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AC1DB39" w14:textId="0468DAE7" w:rsidR="00ED7C56" w:rsidRPr="004A1C2C" w:rsidRDefault="00ED7C56" w:rsidP="00ED7C56">
            <w:pPr>
              <w:pStyle w:val="af9"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noWrap/>
            <w:hideMark/>
            <w:tcPrChange w:id="12635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4A03DABF" w14:textId="082FB901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InsuStartDate</w:t>
            </w:r>
          </w:p>
        </w:tc>
        <w:tc>
          <w:tcPr>
            <w:tcW w:w="1923" w:type="pct"/>
            <w:noWrap/>
            <w:hideMark/>
            <w:tcPrChange w:id="12636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0EB9E57" w14:textId="29D904A7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保險起日</w:t>
            </w:r>
          </w:p>
        </w:tc>
        <w:tc>
          <w:tcPr>
            <w:tcW w:w="275" w:type="pct"/>
            <w:hideMark/>
            <w:tcPrChange w:id="12637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A2637FD" w14:textId="77777777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9</w:t>
            </w:r>
          </w:p>
        </w:tc>
        <w:tc>
          <w:tcPr>
            <w:tcW w:w="275" w:type="pct"/>
            <w:noWrap/>
            <w:hideMark/>
            <w:tcPrChange w:id="12638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73EAA37" w14:textId="0594315F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75" w:type="pct"/>
            <w:tcPrChange w:id="12639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D8F0E38" w14:textId="3E98EFC7" w:rsidR="00ED7C56" w:rsidRPr="004A1C2C" w:rsidRDefault="00ED7C56">
            <w:pPr>
              <w:widowControl/>
              <w:jc w:val="center"/>
              <w:rPr>
                <w:ins w:id="12640" w:author="家興 余" w:date="2021-01-21T18:08:00Z"/>
                <w:rFonts w:ascii="標楷體" w:eastAsia="標楷體" w:hAnsi="標楷體" w:cs="新細明體"/>
                <w:kern w:val="0"/>
              </w:rPr>
              <w:pPrChange w:id="12641" w:author="家興 余" w:date="2021-01-21T18:08:00Z">
                <w:pPr>
                  <w:widowControl/>
                </w:pPr>
              </w:pPrChange>
            </w:pPr>
            <w:ins w:id="12642" w:author="家興 余" w:date="2021-01-26T18:23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264" w:type="pct"/>
            <w:noWrap/>
            <w:hideMark/>
            <w:tcPrChange w:id="12643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A1500DB" w14:textId="7050F9E1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yyymmdd</w:t>
            </w:r>
          </w:p>
        </w:tc>
      </w:tr>
      <w:tr w:rsidR="00ED7C56" w:rsidRPr="008F20B5" w14:paraId="75B6D164" w14:textId="77777777" w:rsidTr="00ED7C56">
        <w:trPr>
          <w:trHeight w:val="340"/>
          <w:trPrChange w:id="12644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645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4CC93D9" w14:textId="086F830C" w:rsidR="00ED7C56" w:rsidRPr="004A1C2C" w:rsidRDefault="00ED7C56" w:rsidP="00ED7C56">
            <w:pPr>
              <w:pStyle w:val="af9"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noWrap/>
            <w:tcPrChange w:id="12646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750C752" w14:textId="44C1163C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InsuEndDate</w:t>
            </w:r>
          </w:p>
        </w:tc>
        <w:tc>
          <w:tcPr>
            <w:tcW w:w="1923" w:type="pct"/>
            <w:noWrap/>
            <w:hideMark/>
            <w:tcPrChange w:id="12647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0FB6651" w14:textId="3E7EE080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保險迄日</w:t>
            </w:r>
          </w:p>
        </w:tc>
        <w:tc>
          <w:tcPr>
            <w:tcW w:w="275" w:type="pct"/>
            <w:hideMark/>
            <w:tcPrChange w:id="12648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790D684" w14:textId="77777777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9</w:t>
            </w:r>
          </w:p>
        </w:tc>
        <w:tc>
          <w:tcPr>
            <w:tcW w:w="275" w:type="pct"/>
            <w:noWrap/>
            <w:hideMark/>
            <w:tcPrChange w:id="12649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A825C6D" w14:textId="24776D23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75" w:type="pct"/>
            <w:tcPrChange w:id="12650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F790BDF" w14:textId="667835CB" w:rsidR="00ED7C56" w:rsidRPr="004A1C2C" w:rsidRDefault="00ED7C56">
            <w:pPr>
              <w:widowControl/>
              <w:jc w:val="center"/>
              <w:rPr>
                <w:ins w:id="12651" w:author="家興 余" w:date="2021-01-21T18:08:00Z"/>
                <w:rFonts w:ascii="標楷體" w:eastAsia="標楷體" w:hAnsi="標楷體" w:cs="新細明體"/>
                <w:kern w:val="0"/>
              </w:rPr>
              <w:pPrChange w:id="12652" w:author="家興 余" w:date="2021-01-21T18:08:00Z">
                <w:pPr>
                  <w:widowControl/>
                </w:pPr>
              </w:pPrChange>
            </w:pPr>
            <w:ins w:id="12653" w:author="家興 余" w:date="2021-01-26T18:23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264" w:type="pct"/>
            <w:noWrap/>
            <w:hideMark/>
            <w:tcPrChange w:id="12654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62071B4" w14:textId="24216053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yyymmdd</w:t>
            </w:r>
          </w:p>
        </w:tc>
      </w:tr>
    </w:tbl>
    <w:p w14:paraId="7CD675C2" w14:textId="77777777" w:rsidR="009C1DD1" w:rsidRPr="008F20B5" w:rsidRDefault="009C1DD1" w:rsidP="009C1DD1">
      <w:pPr>
        <w:ind w:leftChars="500" w:left="1200"/>
        <w:rPr>
          <w:rFonts w:ascii="標楷體" w:eastAsia="標楷體" w:hAnsi="標楷體"/>
        </w:rPr>
      </w:pPr>
    </w:p>
    <w:p w14:paraId="4A707E19" w14:textId="77777777" w:rsidR="0013799E" w:rsidRPr="004A1C2C" w:rsidRDefault="0013799E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58A27134" w14:textId="77777777" w:rsidR="0013799E" w:rsidRPr="004A1C2C" w:rsidRDefault="0013799E" w:rsidP="009C1DD1">
      <w:pPr>
        <w:rPr>
          <w:rFonts w:ascii="標楷體" w:eastAsia="標楷體" w:hAnsi="標楷體"/>
        </w:rPr>
      </w:pPr>
    </w:p>
    <w:p w14:paraId="6ADDB5D9" w14:textId="77777777" w:rsidR="009C1DD1" w:rsidRPr="008F20B5" w:rsidRDefault="0013799E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  <w:b/>
          <w:szCs w:val="32"/>
        </w:rPr>
        <w:pPrChange w:id="12655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12656" w:name="_L2101商品參數維護"/>
      <w:bookmarkEnd w:id="12656"/>
      <w:r w:rsidRPr="008F20B5">
        <w:rPr>
          <w:rFonts w:ascii="標楷體" w:hAnsi="標楷體"/>
          <w:b/>
          <w:szCs w:val="32"/>
        </w:rPr>
        <w:t>L2101</w:t>
      </w:r>
      <w:r w:rsidRPr="008F20B5">
        <w:rPr>
          <w:rFonts w:ascii="標楷體" w:hAnsi="標楷體" w:hint="eastAsia"/>
          <w:b/>
          <w:szCs w:val="32"/>
        </w:rPr>
        <w:t>商品參數維護</w:t>
      </w:r>
    </w:p>
    <w:tbl>
      <w:tblPr>
        <w:tblStyle w:val="ac"/>
        <w:tblW w:w="5050" w:type="pct"/>
        <w:tblLayout w:type="fixed"/>
        <w:tblLook w:val="04A0" w:firstRow="1" w:lastRow="0" w:firstColumn="1" w:lastColumn="0" w:noHBand="0" w:noVBand="1"/>
        <w:tblPrChange w:id="12657" w:author="家興 余" w:date="2021-01-22T11:02:00Z">
          <w:tblPr>
            <w:tblW w:w="5050" w:type="pct"/>
            <w:tblInd w:w="454" w:type="dxa"/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5"/>
        <w:gridCol w:w="1470"/>
        <w:gridCol w:w="3960"/>
        <w:gridCol w:w="566"/>
        <w:gridCol w:w="566"/>
        <w:gridCol w:w="566"/>
        <w:gridCol w:w="2603"/>
        <w:tblGridChange w:id="12658">
          <w:tblGrid>
            <w:gridCol w:w="738"/>
            <w:gridCol w:w="1463"/>
            <w:gridCol w:w="3935"/>
            <w:gridCol w:w="620"/>
            <w:gridCol w:w="618"/>
            <w:gridCol w:w="634"/>
            <w:gridCol w:w="2288"/>
          </w:tblGrid>
        </w:tblGridChange>
      </w:tblGrid>
      <w:tr w:rsidR="00D64561" w:rsidRPr="008F20B5" w14:paraId="413CE07F" w14:textId="77777777" w:rsidTr="0066205D">
        <w:trPr>
          <w:trHeight w:val="340"/>
          <w:trPrChange w:id="12659" w:author="家興 余" w:date="2021-01-22T11:02:00Z">
            <w:trPr>
              <w:trHeight w:val="340"/>
              <w:tblHeader/>
            </w:trPr>
          </w:trPrChange>
        </w:trPr>
        <w:tc>
          <w:tcPr>
            <w:tcW w:w="250" w:type="pct"/>
            <w:hideMark/>
            <w:tcPrChange w:id="12660" w:author="家興 余" w:date="2021-01-22T11:02:00Z">
              <w:tcPr>
                <w:tcW w:w="328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6963D7E" w14:textId="7777777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序號</w:t>
            </w:r>
          </w:p>
        </w:tc>
        <w:tc>
          <w:tcPr>
            <w:tcW w:w="650" w:type="pct"/>
            <w:hideMark/>
            <w:tcPrChange w:id="12661" w:author="家興 余" w:date="2021-01-22T11:02:00Z">
              <w:tcPr>
                <w:tcW w:w="650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CC1E7C2" w14:textId="7777777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英文名稱</w:t>
            </w:r>
          </w:p>
        </w:tc>
        <w:tc>
          <w:tcPr>
            <w:tcW w:w="1750" w:type="pct"/>
            <w:hideMark/>
            <w:tcPrChange w:id="12662" w:author="家興 余" w:date="2021-01-22T11:02:00Z">
              <w:tcPr>
                <w:tcW w:w="1750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5E4E747" w14:textId="7777777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中文名稱</w:t>
            </w:r>
          </w:p>
        </w:tc>
        <w:tc>
          <w:tcPr>
            <w:tcW w:w="250" w:type="pct"/>
            <w:hideMark/>
            <w:tcPrChange w:id="12663" w:author="家興 余" w:date="2021-01-22T11:02:00Z">
              <w:tcPr>
                <w:tcW w:w="276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989548E" w14:textId="7777777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型態</w:t>
            </w:r>
          </w:p>
        </w:tc>
        <w:tc>
          <w:tcPr>
            <w:tcW w:w="250" w:type="pct"/>
            <w:hideMark/>
            <w:tcPrChange w:id="12664" w:author="家興 余" w:date="2021-01-22T11:02:00Z">
              <w:tcPr>
                <w:tcW w:w="275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47D832E" w14:textId="7777777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長度</w:t>
            </w:r>
          </w:p>
        </w:tc>
        <w:tc>
          <w:tcPr>
            <w:tcW w:w="250" w:type="pct"/>
            <w:tcPrChange w:id="12665" w:author="家興 余" w:date="2021-01-22T11:02:00Z">
              <w:tcPr>
                <w:tcW w:w="282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8079B1F" w14:textId="5BD68DBA" w:rsidR="00EA5E57" w:rsidRPr="008F20B5" w:rsidRDefault="00EA5E57">
            <w:pPr>
              <w:widowControl/>
              <w:jc w:val="center"/>
              <w:rPr>
                <w:ins w:id="12666" w:author="家興 余" w:date="2021-01-21T17:52:00Z"/>
                <w:rFonts w:ascii="標楷體" w:eastAsia="標楷體" w:hAnsi="標楷體" w:cs="新細明體"/>
                <w:kern w:val="0"/>
              </w:rPr>
              <w:pPrChange w:id="12667" w:author="家興 余" w:date="2021-01-21T17:52:00Z">
                <w:pPr>
                  <w:widowControl/>
                </w:pPr>
              </w:pPrChange>
            </w:pPr>
            <w:ins w:id="12668" w:author="家興 余" w:date="2021-01-21T17:52:00Z">
              <w:r>
                <w:rPr>
                  <w:rFonts w:ascii="標楷體" w:eastAsia="標楷體" w:hAnsi="標楷體" w:cs="新細明體" w:hint="eastAsia"/>
                  <w:kern w:val="0"/>
                </w:rPr>
                <w:t>必填</w:t>
              </w:r>
            </w:ins>
          </w:p>
        </w:tc>
        <w:tc>
          <w:tcPr>
            <w:tcW w:w="1150" w:type="pct"/>
            <w:hideMark/>
            <w:tcPrChange w:id="12669" w:author="家興 余" w:date="2021-01-22T11:02:00Z">
              <w:tcPr>
                <w:tcW w:w="1017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E1E7360" w14:textId="2E4BABB9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欄位說明</w:t>
            </w:r>
          </w:p>
        </w:tc>
      </w:tr>
      <w:tr w:rsidR="00D64561" w:rsidRPr="008F20B5" w14:paraId="6A681AF6" w14:textId="77777777" w:rsidTr="0066205D">
        <w:trPr>
          <w:trHeight w:val="340"/>
          <w:trPrChange w:id="12670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671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77D51EF" w14:textId="3D212D2F" w:rsidR="00EA5E57" w:rsidRPr="004A1C2C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hideMark/>
            <w:tcPrChange w:id="12672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DBD29F1" w14:textId="3CCF4A47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750" w:type="pct"/>
            <w:hideMark/>
            <w:tcPrChange w:id="12673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CFF06DF" w14:textId="77777777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交易代號</w:t>
            </w:r>
          </w:p>
        </w:tc>
        <w:tc>
          <w:tcPr>
            <w:tcW w:w="250" w:type="pct"/>
            <w:hideMark/>
            <w:tcPrChange w:id="12674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EB790D3" w14:textId="7777777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hideMark/>
            <w:tcPrChange w:id="12675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33BB324" w14:textId="7777777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50" w:type="pct"/>
            <w:tcPrChange w:id="12676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51BA1C1" w14:textId="551B1FFB" w:rsidR="00EA5E57" w:rsidRPr="008F20B5" w:rsidRDefault="00EA5E57">
            <w:pPr>
              <w:widowControl/>
              <w:jc w:val="center"/>
              <w:rPr>
                <w:ins w:id="12677" w:author="家興 余" w:date="2021-01-21T17:52:00Z"/>
                <w:rFonts w:ascii="標楷體" w:eastAsia="標楷體" w:hAnsi="標楷體" w:cs="新細明體"/>
                <w:kern w:val="0"/>
              </w:rPr>
              <w:pPrChange w:id="12678" w:author="家興 余" w:date="2021-01-21T17:52:00Z">
                <w:pPr>
                  <w:widowControl/>
                </w:pPr>
              </w:pPrChange>
            </w:pPr>
            <w:ins w:id="12679" w:author="家興 余" w:date="2021-01-21T17:53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hideMark/>
            <w:tcPrChange w:id="12680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454204E" w14:textId="46D6AF9B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L2101</w:t>
            </w:r>
          </w:p>
        </w:tc>
      </w:tr>
      <w:tr w:rsidR="00D64561" w:rsidRPr="008F20B5" w14:paraId="444CB290" w14:textId="77777777" w:rsidTr="0066205D">
        <w:trPr>
          <w:trHeight w:val="340"/>
          <w:trPrChange w:id="12681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682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67B01BB" w14:textId="77615656" w:rsidR="00EA5E57" w:rsidRPr="004A1C2C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2683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7FE2625" w14:textId="763591C7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FuncCode</w:t>
            </w:r>
          </w:p>
        </w:tc>
        <w:tc>
          <w:tcPr>
            <w:tcW w:w="1750" w:type="pct"/>
            <w:tcPrChange w:id="12684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C0A30A8" w14:textId="3764671E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功能</w:t>
            </w:r>
          </w:p>
        </w:tc>
        <w:tc>
          <w:tcPr>
            <w:tcW w:w="250" w:type="pct"/>
            <w:tcPrChange w:id="12685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DF9875C" w14:textId="69578EAD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2686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8CA7E3C" w14:textId="5BDE4FB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50" w:type="pct"/>
            <w:tcPrChange w:id="12687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27E0F95" w14:textId="3A03965F" w:rsidR="00EA5E57" w:rsidRPr="008F20B5" w:rsidRDefault="00EA5E57">
            <w:pPr>
              <w:widowControl/>
              <w:jc w:val="center"/>
              <w:rPr>
                <w:ins w:id="12688" w:author="家興 余" w:date="2021-01-21T17:52:00Z"/>
                <w:rFonts w:ascii="標楷體" w:eastAsia="標楷體" w:hAnsi="標楷體" w:cs="新細明體"/>
                <w:kern w:val="0"/>
              </w:rPr>
              <w:pPrChange w:id="12689" w:author="家興 余" w:date="2021-01-21T17:52:00Z">
                <w:pPr>
                  <w:widowControl/>
                </w:pPr>
              </w:pPrChange>
            </w:pPr>
            <w:ins w:id="12690" w:author="家興 余" w:date="2021-01-21T17:53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2691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BE9EF14" w14:textId="001937CB" w:rsidR="00EA5E57" w:rsidRPr="008F20B5" w:rsidRDefault="00EA5E57" w:rsidP="00FA0C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新增</w:t>
            </w:r>
          </w:p>
          <w:p w14:paraId="351AFF30" w14:textId="0585DAAF" w:rsidR="00EA5E57" w:rsidRPr="008F20B5" w:rsidRDefault="00EA5E5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修改</w:t>
            </w:r>
          </w:p>
          <w:p w14:paraId="67BCAA14" w14:textId="77777777" w:rsidR="00EA5E57" w:rsidRPr="008F20B5" w:rsidRDefault="00EA5E57" w:rsidP="00FA0C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4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刪除</w:t>
            </w:r>
          </w:p>
          <w:p w14:paraId="4B5984E9" w14:textId="27E64181" w:rsidR="00EA5E57" w:rsidRPr="008F20B5" w:rsidRDefault="00EA5E5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5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查詢</w:t>
            </w:r>
          </w:p>
        </w:tc>
      </w:tr>
      <w:tr w:rsidR="00D64561" w:rsidRPr="008F20B5" w14:paraId="7F9166B4" w14:textId="77777777" w:rsidTr="0066205D">
        <w:trPr>
          <w:trHeight w:val="340"/>
          <w:trPrChange w:id="12692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693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6DF4C46" w14:textId="0EA5F2C8" w:rsidR="00EA5E57" w:rsidRPr="004A1C2C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hideMark/>
            <w:tcPrChange w:id="12694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F7DEB67" w14:textId="0F5F9071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ProdNo</w:t>
            </w:r>
          </w:p>
        </w:tc>
        <w:tc>
          <w:tcPr>
            <w:tcW w:w="1750" w:type="pct"/>
            <w:hideMark/>
            <w:tcPrChange w:id="12695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CBC9D52" w14:textId="77777777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商品代碼</w:t>
            </w:r>
          </w:p>
        </w:tc>
        <w:tc>
          <w:tcPr>
            <w:tcW w:w="250" w:type="pct"/>
            <w:hideMark/>
            <w:tcPrChange w:id="12696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AEC1088" w14:textId="7777777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hideMark/>
            <w:tcPrChange w:id="12697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D42FEA9" w14:textId="7777777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50" w:type="pct"/>
            <w:tcPrChange w:id="12698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6AB89CA" w14:textId="427F6FE4" w:rsidR="00EA5E57" w:rsidRPr="008F20B5" w:rsidRDefault="00EA5E57">
            <w:pPr>
              <w:widowControl/>
              <w:jc w:val="center"/>
              <w:rPr>
                <w:ins w:id="12699" w:author="家興 余" w:date="2021-01-21T17:52:00Z"/>
                <w:rFonts w:ascii="標楷體" w:eastAsia="標楷體" w:hAnsi="標楷體" w:cs="新細明體"/>
                <w:kern w:val="0"/>
              </w:rPr>
              <w:pPrChange w:id="12700" w:author="家興 余" w:date="2021-01-21T17:52:00Z">
                <w:pPr>
                  <w:widowControl/>
                </w:pPr>
              </w:pPrChange>
            </w:pPr>
            <w:ins w:id="12701" w:author="家興 余" w:date="2021-01-21T17:53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hideMark/>
            <w:tcPrChange w:id="12702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E305749" w14:textId="1928A0BF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eLoan-利率專案維護-代碼</w:t>
            </w:r>
          </w:p>
        </w:tc>
      </w:tr>
      <w:tr w:rsidR="00D64561" w:rsidRPr="008F20B5" w14:paraId="61F6D6C8" w14:textId="77777777" w:rsidTr="0066205D">
        <w:trPr>
          <w:trHeight w:val="340"/>
          <w:trPrChange w:id="12703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704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81E09C5" w14:textId="6A2F17E0" w:rsidR="00EA5E57" w:rsidRPr="004A1C2C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hideMark/>
            <w:tcPrChange w:id="12705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3698025" w14:textId="2BB3EADB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ProdName</w:t>
            </w:r>
          </w:p>
        </w:tc>
        <w:tc>
          <w:tcPr>
            <w:tcW w:w="1750" w:type="pct"/>
            <w:hideMark/>
            <w:tcPrChange w:id="12706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165BA0D" w14:textId="77777777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商品名稱</w:t>
            </w:r>
          </w:p>
        </w:tc>
        <w:tc>
          <w:tcPr>
            <w:tcW w:w="250" w:type="pct"/>
            <w:hideMark/>
            <w:tcPrChange w:id="12707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69F3773" w14:textId="7777777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hideMark/>
            <w:tcPrChange w:id="12708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51F0F7F" w14:textId="7777777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60</w:t>
            </w:r>
          </w:p>
        </w:tc>
        <w:tc>
          <w:tcPr>
            <w:tcW w:w="250" w:type="pct"/>
            <w:tcPrChange w:id="12709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A4C77F0" w14:textId="039FB59A" w:rsidR="00EA5E57" w:rsidRPr="008F20B5" w:rsidRDefault="00EA5E57">
            <w:pPr>
              <w:widowControl/>
              <w:jc w:val="center"/>
              <w:rPr>
                <w:ins w:id="12710" w:author="家興 余" w:date="2021-01-21T17:52:00Z"/>
                <w:rFonts w:ascii="標楷體" w:eastAsia="標楷體" w:hAnsi="標楷體" w:cs="新細明體"/>
                <w:kern w:val="0"/>
              </w:rPr>
              <w:pPrChange w:id="12711" w:author="家興 余" w:date="2021-01-21T17:52:00Z">
                <w:pPr>
                  <w:widowControl/>
                </w:pPr>
              </w:pPrChange>
            </w:pPr>
            <w:ins w:id="12712" w:author="家興 余" w:date="2021-01-21T17:53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hideMark/>
            <w:tcPrChange w:id="12713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3A23C79" w14:textId="3DD1F262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eLoan-利率專案維護-名稱</w:t>
            </w:r>
          </w:p>
        </w:tc>
      </w:tr>
      <w:tr w:rsidR="00D64561" w:rsidRPr="008F20B5" w14:paraId="76A406EB" w14:textId="77777777" w:rsidTr="0066205D">
        <w:trPr>
          <w:trHeight w:val="1360"/>
          <w:trPrChange w:id="12714" w:author="家興 余" w:date="2021-01-22T11:02:00Z">
            <w:trPr>
              <w:trHeight w:val="1360"/>
            </w:trPr>
          </w:trPrChange>
        </w:trPr>
        <w:tc>
          <w:tcPr>
            <w:tcW w:w="250" w:type="pct"/>
            <w:tcPrChange w:id="12715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360282A" w14:textId="79DB0D97" w:rsidR="00EA5E57" w:rsidRPr="004A1C2C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noWrap/>
            <w:hideMark/>
            <w:tcPrChange w:id="12716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7AF1B64F" w14:textId="63A545D3" w:rsidR="00EA5E57" w:rsidRPr="008F20B5" w:rsidRDefault="00EA5E57" w:rsidP="009B524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StartDate</w:t>
            </w:r>
          </w:p>
        </w:tc>
        <w:tc>
          <w:tcPr>
            <w:tcW w:w="1750" w:type="pct"/>
            <w:noWrap/>
            <w:hideMark/>
            <w:tcPrChange w:id="12717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25EBF9D9" w14:textId="77777777" w:rsidR="00EA5E57" w:rsidRPr="008F20B5" w:rsidRDefault="00EA5E57" w:rsidP="009B524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商品生效日期</w:t>
            </w:r>
          </w:p>
        </w:tc>
        <w:tc>
          <w:tcPr>
            <w:tcW w:w="250" w:type="pct"/>
            <w:hideMark/>
            <w:tcPrChange w:id="12718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8DCCB21" w14:textId="77777777" w:rsidR="00EA5E57" w:rsidRPr="008F20B5" w:rsidRDefault="00EA5E57" w:rsidP="009B5241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  <w:tcPrChange w:id="12719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79698DE5" w14:textId="2AB66CE3" w:rsidR="00EA5E57" w:rsidRPr="008F20B5" w:rsidRDefault="00EA5E57" w:rsidP="009B5241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50" w:type="pct"/>
            <w:tcPrChange w:id="12720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BE56F09" w14:textId="7976B914" w:rsidR="00EA5E57" w:rsidRPr="008F20B5" w:rsidRDefault="00EA5E57">
            <w:pPr>
              <w:widowControl/>
              <w:jc w:val="center"/>
              <w:rPr>
                <w:ins w:id="12721" w:author="家興 余" w:date="2021-01-21T17:52:00Z"/>
                <w:rFonts w:ascii="標楷體" w:eastAsia="標楷體" w:hAnsi="標楷體" w:cs="新細明體"/>
                <w:kern w:val="0"/>
              </w:rPr>
              <w:pPrChange w:id="12722" w:author="家興 余" w:date="2021-01-21T17:52:00Z">
                <w:pPr>
                  <w:widowControl/>
                </w:pPr>
              </w:pPrChange>
            </w:pPr>
            <w:ins w:id="12723" w:author="家興 余" w:date="2021-01-21T17:53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hideMark/>
            <w:tcPrChange w:id="12724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1759362" w14:textId="22A1FFF7" w:rsidR="00EA5E57" w:rsidRPr="008F20B5" w:rsidRDefault="00EA5E57" w:rsidP="009B524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eLoan-利率專案維護-狀態</w:t>
            </w:r>
            <w:r w:rsidRPr="008F20B5">
              <w:rPr>
                <w:rFonts w:ascii="標楷體" w:eastAsia="標楷體" w:hAnsi="標楷體" w:cs="新細明體"/>
                <w:kern w:val="0"/>
              </w:rPr>
              <w:br/>
              <w:t>yyymmdd</w:t>
            </w:r>
            <w:r w:rsidRPr="008F20B5">
              <w:rPr>
                <w:rFonts w:ascii="標楷體" w:eastAsia="標楷體" w:hAnsi="標楷體" w:cs="新細明體"/>
                <w:kern w:val="0"/>
              </w:rPr>
              <w:br/>
              <w:t xml:space="preserve">if (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狀態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==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啟用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) {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最後修改日期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}</w:t>
            </w:r>
            <w:r w:rsidRPr="008F20B5">
              <w:rPr>
                <w:rFonts w:ascii="標楷體" w:eastAsia="標楷體" w:hAnsi="標楷體" w:cs="新細明體"/>
                <w:kern w:val="0"/>
              </w:rPr>
              <w:br/>
              <w:t xml:space="preserve">else { 19000101 } </w:t>
            </w:r>
          </w:p>
        </w:tc>
      </w:tr>
      <w:tr w:rsidR="00D64561" w:rsidRPr="008F20B5" w14:paraId="0540F06C" w14:textId="77777777" w:rsidTr="0066205D">
        <w:trPr>
          <w:trHeight w:val="1360"/>
          <w:trPrChange w:id="12725" w:author="家興 余" w:date="2021-01-22T11:02:00Z">
            <w:trPr>
              <w:trHeight w:val="1360"/>
            </w:trPr>
          </w:trPrChange>
        </w:trPr>
        <w:tc>
          <w:tcPr>
            <w:tcW w:w="250" w:type="pct"/>
            <w:tcPrChange w:id="12726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DAA49EE" w14:textId="5415870B" w:rsidR="00EA5E57" w:rsidRPr="004A1C2C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noWrap/>
            <w:hideMark/>
            <w:tcPrChange w:id="12727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58E2D9F2" w14:textId="58EA8909" w:rsidR="00EA5E57" w:rsidRPr="008F20B5" w:rsidRDefault="00EA5E57" w:rsidP="009B524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EndDate</w:t>
            </w:r>
          </w:p>
        </w:tc>
        <w:tc>
          <w:tcPr>
            <w:tcW w:w="1750" w:type="pct"/>
            <w:noWrap/>
            <w:hideMark/>
            <w:tcPrChange w:id="12728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11CFF262" w14:textId="77777777" w:rsidR="00EA5E57" w:rsidRPr="008F20B5" w:rsidRDefault="00EA5E57" w:rsidP="009B524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商品截止日期</w:t>
            </w:r>
          </w:p>
        </w:tc>
        <w:tc>
          <w:tcPr>
            <w:tcW w:w="250" w:type="pct"/>
            <w:hideMark/>
            <w:tcPrChange w:id="12729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192486E" w14:textId="77777777" w:rsidR="00EA5E57" w:rsidRPr="008F20B5" w:rsidRDefault="00EA5E57" w:rsidP="009B5241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  <w:tcPrChange w:id="12730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13F191F5" w14:textId="1031B46C" w:rsidR="00EA5E57" w:rsidRPr="008F20B5" w:rsidRDefault="00EA5E57" w:rsidP="009B5241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50" w:type="pct"/>
            <w:tcPrChange w:id="12731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7837F17" w14:textId="0932B3CD" w:rsidR="00EA5E57" w:rsidRPr="008F20B5" w:rsidRDefault="00EA5E57">
            <w:pPr>
              <w:widowControl/>
              <w:rPr>
                <w:ins w:id="12732" w:author="家興 余" w:date="2021-01-21T17:52:00Z"/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50" w:type="pct"/>
            <w:hideMark/>
            <w:tcPrChange w:id="12733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579305B" w14:textId="6BE190F9" w:rsidR="00EA5E57" w:rsidRPr="008F20B5" w:rsidRDefault="00EA5E57" w:rsidP="009B524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eLoan-利率專案維護-狀態</w:t>
            </w:r>
            <w:r w:rsidRPr="008F20B5">
              <w:rPr>
                <w:rFonts w:ascii="標楷體" w:eastAsia="標楷體" w:hAnsi="標楷體" w:cs="新細明體"/>
                <w:kern w:val="0"/>
              </w:rPr>
              <w:br/>
              <w:t>yyymmdd</w:t>
            </w:r>
            <w:r w:rsidRPr="008F20B5">
              <w:rPr>
                <w:rFonts w:ascii="標楷體" w:eastAsia="標楷體" w:hAnsi="標楷體" w:cs="新細明體"/>
                <w:kern w:val="0"/>
              </w:rPr>
              <w:br/>
              <w:t xml:space="preserve">if (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狀態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==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停用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) {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最後修改日期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}</w:t>
            </w:r>
            <w:r w:rsidRPr="008F20B5">
              <w:rPr>
                <w:rFonts w:ascii="標楷體" w:eastAsia="標楷體" w:hAnsi="標楷體" w:cs="新細明體"/>
                <w:kern w:val="0"/>
              </w:rPr>
              <w:br/>
              <w:t xml:space="preserve">else { 99991231 }  </w:t>
            </w:r>
          </w:p>
        </w:tc>
      </w:tr>
      <w:tr w:rsidR="00D64561" w:rsidRPr="008F20B5" w14:paraId="74CBAE01" w14:textId="77777777" w:rsidTr="0066205D">
        <w:trPr>
          <w:trHeight w:val="340"/>
          <w:trPrChange w:id="12734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735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B8F7557" w14:textId="38980885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2736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99558FB" w14:textId="4867DE17" w:rsidR="00EA5E57" w:rsidRPr="008F20B5" w:rsidRDefault="00EA5E57" w:rsidP="00FA0C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StatusCode</w:t>
            </w:r>
          </w:p>
        </w:tc>
        <w:tc>
          <w:tcPr>
            <w:tcW w:w="1750" w:type="pct"/>
            <w:tcPrChange w:id="12737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1836EDF" w14:textId="53BFEB73" w:rsidR="00EA5E57" w:rsidRPr="008F20B5" w:rsidRDefault="00EA5E57" w:rsidP="00FA0C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商品狀態</w:t>
            </w:r>
          </w:p>
        </w:tc>
        <w:tc>
          <w:tcPr>
            <w:tcW w:w="250" w:type="pct"/>
            <w:tcPrChange w:id="12738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A414B1C" w14:textId="7CCAEB61" w:rsidR="00EA5E57" w:rsidRPr="008F20B5" w:rsidRDefault="00EA5E57" w:rsidP="00FA0C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2739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5EB52CD" w14:textId="7F3026CB" w:rsidR="00EA5E57" w:rsidRPr="008F20B5" w:rsidRDefault="00EA5E57" w:rsidP="00FA0C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50" w:type="pct"/>
            <w:tcPrChange w:id="12740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9AB076B" w14:textId="208F73E7" w:rsidR="00EA5E57" w:rsidRPr="008F20B5" w:rsidRDefault="00EA5E57">
            <w:pPr>
              <w:widowControl/>
              <w:jc w:val="center"/>
              <w:rPr>
                <w:ins w:id="12741" w:author="家興 余" w:date="2021-01-21T17:52:00Z"/>
                <w:rFonts w:ascii="標楷體" w:eastAsia="標楷體" w:hAnsi="標楷體" w:cs="新細明體"/>
                <w:kern w:val="0"/>
              </w:rPr>
              <w:pPrChange w:id="12742" w:author="家興 余" w:date="2021-01-21T17:52:00Z">
                <w:pPr>
                  <w:widowControl/>
                </w:pPr>
              </w:pPrChange>
            </w:pPr>
            <w:ins w:id="12743" w:author="家興 余" w:date="2021-01-21T17:54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2744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D5A5ABF" w14:textId="1AAF7F15" w:rsidR="00EA5E57" w:rsidRPr="008F20B5" w:rsidRDefault="00EA5E57" w:rsidP="001105A3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正常</w:t>
            </w:r>
          </w:p>
          <w:p w14:paraId="5FD4764F" w14:textId="4E5821DC" w:rsidR="00EA5E57" w:rsidRPr="008F20B5" w:rsidRDefault="00EA5E57" w:rsidP="001105A3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停用</w:t>
            </w:r>
          </w:p>
        </w:tc>
      </w:tr>
      <w:tr w:rsidR="00D64561" w:rsidRPr="008F20B5" w14:paraId="7115C035" w14:textId="77777777" w:rsidTr="0066205D">
        <w:trPr>
          <w:trHeight w:val="340"/>
          <w:trPrChange w:id="12745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746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D1EED2B" w14:textId="3B8B9F86" w:rsidR="00EA5E57" w:rsidRPr="004A1C2C" w:rsidDel="00FA0C30" w:rsidRDefault="00EA5E57" w:rsidP="004A1C2C">
            <w:pPr>
              <w:pStyle w:val="af9"/>
              <w:numPr>
                <w:ilvl w:val="0"/>
                <w:numId w:val="50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tcPrChange w:id="12747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67D4C55" w14:textId="4CB898E4" w:rsidR="00EA5E57" w:rsidRPr="008F20B5" w:rsidRDefault="00EA5E57" w:rsidP="00FA0C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CurrencyCode</w:t>
            </w:r>
          </w:p>
        </w:tc>
        <w:tc>
          <w:tcPr>
            <w:tcW w:w="1750" w:type="pct"/>
            <w:tcPrChange w:id="12748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FE63E2E" w14:textId="55265720" w:rsidR="00EA5E57" w:rsidRPr="008F20B5" w:rsidRDefault="00EA5E57" w:rsidP="00FA0C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250" w:type="pct"/>
            <w:tcPrChange w:id="12749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EEC5ABA" w14:textId="548CB579" w:rsidR="00EA5E57" w:rsidRPr="008F20B5" w:rsidRDefault="00EA5E57" w:rsidP="00FA0C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2750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C6180B0" w14:textId="54520780" w:rsidR="00EA5E57" w:rsidRPr="008F20B5" w:rsidRDefault="00EA5E57" w:rsidP="00FA0C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50" w:type="pct"/>
            <w:tcPrChange w:id="12751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3E1E291" w14:textId="4419D6F4" w:rsidR="00EA5E57" w:rsidRPr="008F20B5" w:rsidRDefault="00EA5E57">
            <w:pPr>
              <w:widowControl/>
              <w:jc w:val="center"/>
              <w:rPr>
                <w:ins w:id="12752" w:author="家興 余" w:date="2021-01-21T17:52:00Z"/>
                <w:rFonts w:ascii="標楷體" w:eastAsia="標楷體" w:hAnsi="標楷體" w:cs="新細明體"/>
                <w:kern w:val="0"/>
              </w:rPr>
              <w:pPrChange w:id="12753" w:author="家興 余" w:date="2021-01-21T17:52:00Z">
                <w:pPr>
                  <w:widowControl/>
                </w:pPr>
              </w:pPrChange>
            </w:pPr>
            <w:ins w:id="12754" w:author="家興 余" w:date="2021-01-21T17:54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2755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392C82A" w14:textId="114875F5" w:rsidR="00EA5E57" w:rsidRPr="008F20B5" w:rsidRDefault="00EA5E57" w:rsidP="00FA0C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TWD</w:t>
            </w:r>
          </w:p>
        </w:tc>
      </w:tr>
      <w:tr w:rsidR="00D64561" w:rsidRPr="008F20B5" w14:paraId="29DB84F0" w14:textId="77777777" w:rsidTr="0066205D">
        <w:trPr>
          <w:trHeight w:val="340"/>
          <w:trPrChange w:id="12756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757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914852B" w14:textId="76739CE9" w:rsidR="00EA5E57" w:rsidRPr="004A1C2C" w:rsidDel="00FA0C30" w:rsidRDefault="00EA5E57" w:rsidP="004A1C2C">
            <w:pPr>
              <w:pStyle w:val="af9"/>
              <w:numPr>
                <w:ilvl w:val="0"/>
                <w:numId w:val="50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tcPrChange w:id="12758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3458100" w14:textId="01FAACFB" w:rsidR="00EA5E57" w:rsidRPr="008F20B5" w:rsidRDefault="00EA5E57" w:rsidP="0014362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BaseRateCode</w:t>
            </w:r>
          </w:p>
        </w:tc>
        <w:tc>
          <w:tcPr>
            <w:tcW w:w="1750" w:type="pct"/>
            <w:tcPrChange w:id="12759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C72ABEF" w14:textId="3AE94E40" w:rsidR="00EA5E57" w:rsidRPr="008F20B5" w:rsidRDefault="00EA5E57" w:rsidP="0014362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指標利率代碼</w:t>
            </w:r>
          </w:p>
        </w:tc>
        <w:tc>
          <w:tcPr>
            <w:tcW w:w="250" w:type="pct"/>
            <w:tcPrChange w:id="12760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63AEA8F" w14:textId="2C310E85" w:rsidR="00EA5E57" w:rsidRPr="008F20B5" w:rsidRDefault="00EA5E57" w:rsidP="0014362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2761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D4537A9" w14:textId="0D695385" w:rsidR="00EA5E57" w:rsidRPr="008F20B5" w:rsidRDefault="00EA5E57" w:rsidP="0014362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50" w:type="pct"/>
            <w:tcPrChange w:id="12762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21A0676" w14:textId="0833244C" w:rsidR="00EA5E57" w:rsidRPr="008F20B5" w:rsidRDefault="00EA5E57">
            <w:pPr>
              <w:widowControl/>
              <w:jc w:val="center"/>
              <w:rPr>
                <w:ins w:id="12763" w:author="家興 余" w:date="2021-01-21T17:52:00Z"/>
                <w:rFonts w:ascii="標楷體" w:eastAsia="標楷體" w:hAnsi="標楷體" w:cs="新細明體"/>
                <w:kern w:val="0"/>
              </w:rPr>
              <w:pPrChange w:id="12764" w:author="家興 余" w:date="2021-01-21T17:52:00Z">
                <w:pPr>
                  <w:widowControl/>
                </w:pPr>
              </w:pPrChange>
            </w:pPr>
            <w:ins w:id="12765" w:author="家興 余" w:date="2021-01-21T17:54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2766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01EB70B" w14:textId="2BBD8EBF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保單分紅利率</w:t>
            </w:r>
          </w:p>
          <w:p w14:paraId="456102DA" w14:textId="77777777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中華郵政二年期定儲機動利率</w:t>
            </w:r>
          </w:p>
          <w:p w14:paraId="3374FB5A" w14:textId="35B74794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99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自訂利率</w:t>
            </w:r>
          </w:p>
        </w:tc>
      </w:tr>
      <w:tr w:rsidR="00D64561" w:rsidRPr="008F20B5" w14:paraId="642A0142" w14:textId="77777777" w:rsidTr="0066205D">
        <w:trPr>
          <w:trHeight w:val="340"/>
          <w:trPrChange w:id="12767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768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587AB79" w14:textId="4C57908D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2769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0CA3B51" w14:textId="08CADDAC" w:rsidR="00EA5E57" w:rsidRPr="008F20B5" w:rsidRDefault="00EA5E57" w:rsidP="0014362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ProdIncr</w:t>
            </w:r>
          </w:p>
        </w:tc>
        <w:tc>
          <w:tcPr>
            <w:tcW w:w="1750" w:type="pct"/>
            <w:tcPrChange w:id="12770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9525DA8" w14:textId="236BCF1C" w:rsidR="00EA5E57" w:rsidRPr="008F20B5" w:rsidRDefault="00EA5E57" w:rsidP="0014362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商品加碼利率</w:t>
            </w:r>
          </w:p>
        </w:tc>
        <w:tc>
          <w:tcPr>
            <w:tcW w:w="250" w:type="pct"/>
            <w:tcPrChange w:id="12771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7DFB798" w14:textId="01CBE3BE" w:rsidR="00EA5E57" w:rsidRPr="008F20B5" w:rsidRDefault="00EA5E57" w:rsidP="0014362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2772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C931996" w14:textId="56515F71" w:rsidR="00EA5E57" w:rsidRPr="008F20B5" w:rsidRDefault="00EA5E57" w:rsidP="0014362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2.4</w:t>
            </w:r>
          </w:p>
        </w:tc>
        <w:tc>
          <w:tcPr>
            <w:tcW w:w="250" w:type="pct"/>
            <w:tcPrChange w:id="12773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19FEE34" w14:textId="2667B191" w:rsidR="00EA5E57" w:rsidRPr="008F20B5" w:rsidRDefault="00EA5E57">
            <w:pPr>
              <w:widowControl/>
              <w:jc w:val="center"/>
              <w:rPr>
                <w:ins w:id="12774" w:author="家興 余" w:date="2021-01-21T17:52:00Z"/>
                <w:rFonts w:ascii="標楷體" w:eastAsia="標楷體" w:hAnsi="標楷體" w:cs="新細明體"/>
                <w:kern w:val="0"/>
              </w:rPr>
              <w:pPrChange w:id="12775" w:author="家興 余" w:date="2021-01-21T17:52:00Z">
                <w:pPr>
                  <w:widowControl/>
                </w:pPr>
              </w:pPrChange>
            </w:pPr>
            <w:ins w:id="12776" w:author="家興 余" w:date="2021-01-21T17:54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2777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2496163" w14:textId="5B76A4DF" w:rsidR="00EA5E57" w:rsidRPr="008F20B5" w:rsidRDefault="00EA5E57" w:rsidP="0014362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00.0000 or -00.0000</w:t>
            </w:r>
          </w:p>
        </w:tc>
      </w:tr>
      <w:tr w:rsidR="00D64561" w:rsidRPr="008F20B5" w14:paraId="65A78703" w14:textId="77777777" w:rsidTr="0066205D">
        <w:trPr>
          <w:trHeight w:val="340"/>
          <w:trPrChange w:id="12778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779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CE590DD" w14:textId="0AC75350" w:rsidR="00EA5E57" w:rsidRPr="004A1C2C" w:rsidDel="00FA0C30" w:rsidRDefault="00EA5E57" w:rsidP="004A1C2C">
            <w:pPr>
              <w:pStyle w:val="af9"/>
              <w:numPr>
                <w:ilvl w:val="0"/>
                <w:numId w:val="50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tcPrChange w:id="12780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DF332FE" w14:textId="1BD3CEB3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/>
              </w:rPr>
              <w:t>LowLimitRate</w:t>
            </w:r>
          </w:p>
        </w:tc>
        <w:tc>
          <w:tcPr>
            <w:tcW w:w="1750" w:type="pct"/>
            <w:tcPrChange w:id="12781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5F829C4" w14:textId="27AD6A11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利率下限</w:t>
            </w:r>
          </w:p>
        </w:tc>
        <w:tc>
          <w:tcPr>
            <w:tcW w:w="250" w:type="pct"/>
            <w:tcPrChange w:id="12782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C6728D5" w14:textId="66120235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2783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C964B0C" w14:textId="5BEB926E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2.4</w:t>
            </w:r>
          </w:p>
        </w:tc>
        <w:tc>
          <w:tcPr>
            <w:tcW w:w="250" w:type="pct"/>
            <w:tcPrChange w:id="12784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078A4F3" w14:textId="77777777" w:rsidR="00EA5E57" w:rsidRPr="008F20B5" w:rsidRDefault="00EA5E57">
            <w:pPr>
              <w:widowControl/>
              <w:jc w:val="center"/>
              <w:rPr>
                <w:ins w:id="12785" w:author="家興 余" w:date="2021-01-21T17:52:00Z"/>
                <w:rFonts w:ascii="標楷體" w:eastAsia="標楷體" w:hAnsi="標楷體" w:cs="新細明體"/>
                <w:kern w:val="0"/>
              </w:rPr>
              <w:pPrChange w:id="12786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2787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CC9D2C3" w14:textId="1F823003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00.0000</w:t>
            </w:r>
          </w:p>
        </w:tc>
      </w:tr>
      <w:tr w:rsidR="00D64561" w:rsidRPr="008F20B5" w14:paraId="1A02DD67" w14:textId="77777777" w:rsidTr="0066205D">
        <w:trPr>
          <w:trHeight w:val="340"/>
          <w:trPrChange w:id="12788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789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A90D131" w14:textId="42CADB21" w:rsidR="00EA5E57" w:rsidRPr="004A1C2C" w:rsidDel="00FA0C30" w:rsidRDefault="00EA5E57" w:rsidP="004A1C2C">
            <w:pPr>
              <w:pStyle w:val="af9"/>
              <w:numPr>
                <w:ilvl w:val="0"/>
                <w:numId w:val="50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tcPrChange w:id="12790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0B613C6" w14:textId="392377AE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IncrFlag</w:t>
            </w:r>
          </w:p>
        </w:tc>
        <w:tc>
          <w:tcPr>
            <w:tcW w:w="1750" w:type="pct"/>
            <w:tcPrChange w:id="12791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4217E01" w14:textId="44061DF5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加減碼是否依合約</w:t>
            </w:r>
          </w:p>
        </w:tc>
        <w:tc>
          <w:tcPr>
            <w:tcW w:w="250" w:type="pct"/>
            <w:tcPrChange w:id="12792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3EBB57E" w14:textId="260933E7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2793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49E8768" w14:textId="75F4003E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50" w:type="pct"/>
            <w:tcPrChange w:id="12794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BAA3CBA" w14:textId="77777777" w:rsidR="00EA5E57" w:rsidRPr="008F20B5" w:rsidRDefault="00EA5E57">
            <w:pPr>
              <w:widowControl/>
              <w:jc w:val="center"/>
              <w:rPr>
                <w:ins w:id="12795" w:author="家興 余" w:date="2021-01-21T17:52:00Z"/>
                <w:rFonts w:ascii="標楷體" w:eastAsia="標楷體" w:hAnsi="標楷體" w:cs="新細明體"/>
                <w:kern w:val="0"/>
              </w:rPr>
              <w:pPrChange w:id="12796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2797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F553073" w14:textId="0F5CF185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是</w:t>
            </w:r>
          </w:p>
          <w:p w14:paraId="20BD5216" w14:textId="02309E46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lastRenderedPageBreak/>
              <w:t>N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否</w:t>
            </w:r>
          </w:p>
        </w:tc>
      </w:tr>
      <w:tr w:rsidR="00D64561" w:rsidRPr="008F20B5" w14:paraId="4696F098" w14:textId="77777777" w:rsidTr="0066205D">
        <w:trPr>
          <w:trHeight w:val="340"/>
          <w:ins w:id="12798" w:author="家興 余" w:date="2021-01-07T19:36:00Z"/>
          <w:trPrChange w:id="12799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800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79FC69A" w14:textId="77777777" w:rsidR="00EA5E57" w:rsidRPr="004A1C2C" w:rsidDel="00FA0C30" w:rsidRDefault="00EA5E57" w:rsidP="004A1C2C">
            <w:pPr>
              <w:pStyle w:val="af9"/>
              <w:numPr>
                <w:ilvl w:val="0"/>
                <w:numId w:val="50"/>
              </w:numPr>
              <w:ind w:leftChars="0"/>
              <w:rPr>
                <w:ins w:id="12801" w:author="家興 余" w:date="2021-01-07T19:36:00Z"/>
                <w:rFonts w:ascii="標楷體" w:eastAsia="標楷體" w:hAnsi="標楷體"/>
              </w:rPr>
            </w:pPr>
          </w:p>
        </w:tc>
        <w:tc>
          <w:tcPr>
            <w:tcW w:w="650" w:type="pct"/>
            <w:tcPrChange w:id="12802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792AEAD" w14:textId="28247233" w:rsidR="00EA5E57" w:rsidRPr="00E15AC6" w:rsidRDefault="00EA5E57" w:rsidP="004C0046">
            <w:pPr>
              <w:widowControl/>
              <w:rPr>
                <w:ins w:id="12803" w:author="家興 余" w:date="2021-01-07T19:36:00Z"/>
                <w:rFonts w:ascii="標楷體" w:eastAsia="標楷體" w:hAnsi="標楷體"/>
                <w:color w:val="00B0F0"/>
                <w:rPrChange w:id="12804" w:author="家興 余" w:date="2021-01-07T19:39:00Z">
                  <w:rPr>
                    <w:ins w:id="12805" w:author="家興 余" w:date="2021-01-07T19:36:00Z"/>
                    <w:rFonts w:ascii="標楷體" w:eastAsia="標楷體" w:hAnsi="標楷體"/>
                  </w:rPr>
                </w:rPrChange>
              </w:rPr>
            </w:pPr>
            <w:ins w:id="12806" w:author="家興 余" w:date="2021-01-07T19:36:00Z">
              <w:r w:rsidRPr="00E15AC6">
                <w:rPr>
                  <w:rFonts w:ascii="標楷體" w:eastAsia="標楷體" w:hAnsi="標楷體"/>
                  <w:color w:val="00B0F0"/>
                  <w:rPrChange w:id="12807" w:author="家興 余" w:date="2021-01-07T19:39:00Z">
                    <w:rPr>
                      <w:rFonts w:ascii="標楷體" w:eastAsia="標楷體" w:hAnsi="標楷體"/>
                    </w:rPr>
                  </w:rPrChange>
                </w:rPr>
                <w:t>RateCode</w:t>
              </w:r>
            </w:ins>
          </w:p>
        </w:tc>
        <w:tc>
          <w:tcPr>
            <w:tcW w:w="1750" w:type="pct"/>
            <w:tcPrChange w:id="12808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1440D8D" w14:textId="2BE2CF9E" w:rsidR="00EA5E57" w:rsidRPr="00E15AC6" w:rsidRDefault="00EA5E57" w:rsidP="004C0046">
            <w:pPr>
              <w:widowControl/>
              <w:rPr>
                <w:ins w:id="12809" w:author="家興 余" w:date="2021-01-07T19:36:00Z"/>
                <w:rFonts w:ascii="標楷體" w:eastAsia="標楷體" w:hAnsi="標楷體"/>
                <w:color w:val="00B0F0"/>
                <w:rPrChange w:id="12810" w:author="家興 余" w:date="2021-01-07T19:39:00Z">
                  <w:rPr>
                    <w:ins w:id="12811" w:author="家興 余" w:date="2021-01-07T19:36:00Z"/>
                    <w:rFonts w:ascii="標楷體" w:eastAsia="標楷體" w:hAnsi="標楷體"/>
                  </w:rPr>
                </w:rPrChange>
              </w:rPr>
            </w:pPr>
            <w:ins w:id="12812" w:author="家興 余" w:date="2021-01-07T19:36:00Z">
              <w:r w:rsidRPr="00E15AC6">
                <w:rPr>
                  <w:rFonts w:ascii="標楷體" w:eastAsia="標楷體" w:hAnsi="標楷體" w:hint="eastAsia"/>
                  <w:color w:val="00B0F0"/>
                  <w:rPrChange w:id="12813" w:author="家興 余" w:date="2021-01-07T19:39:00Z">
                    <w:rPr>
                      <w:rFonts w:ascii="標楷體" w:eastAsia="標楷體" w:hAnsi="標楷體" w:hint="eastAsia"/>
                    </w:rPr>
                  </w:rPrChange>
                </w:rPr>
                <w:t>利率區分</w:t>
              </w:r>
            </w:ins>
          </w:p>
        </w:tc>
        <w:tc>
          <w:tcPr>
            <w:tcW w:w="250" w:type="pct"/>
            <w:tcPrChange w:id="12814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AC88083" w14:textId="16BE4FAC" w:rsidR="00EA5E57" w:rsidRPr="00E15AC6" w:rsidRDefault="00EA5E57" w:rsidP="004C0046">
            <w:pPr>
              <w:widowControl/>
              <w:jc w:val="center"/>
              <w:rPr>
                <w:ins w:id="12815" w:author="家興 余" w:date="2021-01-07T19:36:00Z"/>
                <w:rFonts w:ascii="標楷體" w:eastAsia="標楷體" w:hAnsi="標楷體" w:cs="新細明體"/>
                <w:color w:val="00B0F0"/>
                <w:kern w:val="0"/>
                <w:rPrChange w:id="12816" w:author="家興 余" w:date="2021-01-07T19:39:00Z">
                  <w:rPr>
                    <w:ins w:id="12817" w:author="家興 余" w:date="2021-01-07T19:36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2818" w:author="家興 余" w:date="2021-01-07T19:36:00Z">
              <w:r w:rsidRPr="00E15AC6">
                <w:rPr>
                  <w:rFonts w:ascii="標楷體" w:eastAsia="標楷體" w:hAnsi="標楷體" w:cs="新細明體"/>
                  <w:color w:val="00B0F0"/>
                  <w:kern w:val="0"/>
                  <w:rPrChange w:id="12819" w:author="家興 余" w:date="2021-01-07T19:39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tcPrChange w:id="12820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8F6F476" w14:textId="17AE29D9" w:rsidR="00EA5E57" w:rsidRPr="00E15AC6" w:rsidRDefault="00EA5E57" w:rsidP="004C0046">
            <w:pPr>
              <w:widowControl/>
              <w:jc w:val="center"/>
              <w:rPr>
                <w:ins w:id="12821" w:author="家興 余" w:date="2021-01-07T19:36:00Z"/>
                <w:rFonts w:ascii="標楷體" w:eastAsia="標楷體" w:hAnsi="標楷體" w:cs="新細明體"/>
                <w:color w:val="00B0F0"/>
                <w:kern w:val="0"/>
                <w:rPrChange w:id="12822" w:author="家興 余" w:date="2021-01-07T19:39:00Z">
                  <w:rPr>
                    <w:ins w:id="12823" w:author="家興 余" w:date="2021-01-07T19:36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2824" w:author="家興 余" w:date="2021-01-07T19:36:00Z">
              <w:r w:rsidRPr="00E15AC6">
                <w:rPr>
                  <w:rFonts w:ascii="標楷體" w:eastAsia="標楷體" w:hAnsi="標楷體" w:cs="新細明體"/>
                  <w:color w:val="00B0F0"/>
                  <w:kern w:val="0"/>
                  <w:rPrChange w:id="12825" w:author="家興 余" w:date="2021-01-07T19:39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1</w:t>
              </w:r>
            </w:ins>
          </w:p>
        </w:tc>
        <w:tc>
          <w:tcPr>
            <w:tcW w:w="250" w:type="pct"/>
            <w:tcPrChange w:id="12826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29D18ED" w14:textId="77777777" w:rsidR="00EA5E57" w:rsidRPr="00E15AC6" w:rsidRDefault="00EA5E57">
            <w:pPr>
              <w:pStyle w:val="af9"/>
              <w:widowControl/>
              <w:ind w:leftChars="0"/>
              <w:rPr>
                <w:ins w:id="12827" w:author="家興 余" w:date="2021-01-21T17:52:00Z"/>
                <w:rFonts w:ascii="標楷體" w:eastAsia="標楷體" w:hAnsi="標楷體" w:cs="新細明體"/>
                <w:color w:val="00B0F0"/>
                <w:kern w:val="0"/>
              </w:rPr>
              <w:pPrChange w:id="12828" w:author="家興 余" w:date="2021-01-21T17:54:00Z">
                <w:pPr>
                  <w:pStyle w:val="af9"/>
                  <w:widowControl/>
                  <w:numPr>
                    <w:numId w:val="59"/>
                  </w:numPr>
                  <w:ind w:leftChars="0" w:hanging="480"/>
                </w:pPr>
              </w:pPrChange>
            </w:pPr>
          </w:p>
        </w:tc>
        <w:tc>
          <w:tcPr>
            <w:tcW w:w="1150" w:type="pct"/>
            <w:tcPrChange w:id="12829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A5A94C2" w14:textId="4CE89B5D" w:rsidR="00EA5E57" w:rsidRPr="00E15AC6" w:rsidRDefault="00EA5E57" w:rsidP="00E15AC6">
            <w:pPr>
              <w:pStyle w:val="af9"/>
              <w:widowControl/>
              <w:numPr>
                <w:ilvl w:val="0"/>
                <w:numId w:val="59"/>
              </w:numPr>
              <w:ind w:leftChars="0"/>
              <w:rPr>
                <w:ins w:id="12830" w:author="家興 余" w:date="2021-01-07T19:39:00Z"/>
                <w:rFonts w:ascii="標楷體" w:eastAsia="標楷體" w:hAnsi="標楷體" w:cs="新細明體"/>
                <w:color w:val="00B0F0"/>
                <w:kern w:val="0"/>
                <w:rPrChange w:id="12831" w:author="家興 余" w:date="2021-01-07T19:39:00Z">
                  <w:rPr>
                    <w:ins w:id="12832" w:author="家興 余" w:date="2021-01-07T19:39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2833" w:author="家興 余" w:date="2021-01-07T19:39:00Z">
              <w:r w:rsidRPr="00E15AC6">
                <w:rPr>
                  <w:rFonts w:ascii="標楷體" w:eastAsia="標楷體" w:hAnsi="標楷體" w:cs="新細明體" w:hint="eastAsia"/>
                  <w:color w:val="00B0F0"/>
                  <w:kern w:val="0"/>
                  <w:rPrChange w:id="12834" w:author="家興 余" w:date="2021-01-07T19:39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t>機動</w:t>
              </w:r>
            </w:ins>
          </w:p>
          <w:p w14:paraId="7ABC8324" w14:textId="543AAF0E" w:rsidR="00EA5E57" w:rsidRPr="00E15AC6" w:rsidRDefault="00EA5E57" w:rsidP="00E15AC6">
            <w:pPr>
              <w:pStyle w:val="af9"/>
              <w:widowControl/>
              <w:numPr>
                <w:ilvl w:val="0"/>
                <w:numId w:val="59"/>
              </w:numPr>
              <w:ind w:leftChars="0"/>
              <w:rPr>
                <w:ins w:id="12835" w:author="家興 余" w:date="2021-01-07T19:39:00Z"/>
                <w:rFonts w:ascii="標楷體" w:eastAsia="標楷體" w:hAnsi="標楷體" w:cs="新細明體"/>
                <w:color w:val="00B0F0"/>
                <w:kern w:val="0"/>
                <w:rPrChange w:id="12836" w:author="家興 余" w:date="2021-01-07T19:39:00Z">
                  <w:rPr>
                    <w:ins w:id="12837" w:author="家興 余" w:date="2021-01-07T19:39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2838" w:author="家興 余" w:date="2021-01-07T19:39:00Z">
              <w:r w:rsidRPr="00E15AC6">
                <w:rPr>
                  <w:rFonts w:ascii="標楷體" w:eastAsia="標楷體" w:hAnsi="標楷體" w:cs="新細明體" w:hint="eastAsia"/>
                  <w:color w:val="00B0F0"/>
                  <w:kern w:val="0"/>
                  <w:rPrChange w:id="12839" w:author="家興 余" w:date="2021-01-07T19:39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t>固動</w:t>
              </w:r>
            </w:ins>
          </w:p>
          <w:p w14:paraId="650D3429" w14:textId="29189662" w:rsidR="00EA5E57" w:rsidRPr="00E15AC6" w:rsidRDefault="00EA5E57">
            <w:pPr>
              <w:pStyle w:val="af9"/>
              <w:widowControl/>
              <w:numPr>
                <w:ilvl w:val="0"/>
                <w:numId w:val="59"/>
              </w:numPr>
              <w:ind w:leftChars="0"/>
              <w:rPr>
                <w:ins w:id="12840" w:author="家興 余" w:date="2021-01-07T19:36:00Z"/>
                <w:rFonts w:ascii="標楷體" w:eastAsia="標楷體" w:hAnsi="標楷體" w:cs="新細明體"/>
                <w:color w:val="00B0F0"/>
                <w:kern w:val="0"/>
                <w:rPrChange w:id="12841" w:author="家興 余" w:date="2021-01-07T19:39:00Z">
                  <w:rPr>
                    <w:ins w:id="12842" w:author="家興 余" w:date="2021-01-07T19:36:00Z"/>
                  </w:rPr>
                </w:rPrChange>
              </w:rPr>
              <w:pPrChange w:id="12843" w:author="家興 余" w:date="2021-01-07T19:39:00Z">
                <w:pPr>
                  <w:widowControl/>
                </w:pPr>
              </w:pPrChange>
            </w:pPr>
            <w:ins w:id="12844" w:author="家興 余" w:date="2021-01-07T19:39:00Z">
              <w:r w:rsidRPr="00E15AC6">
                <w:rPr>
                  <w:rFonts w:ascii="標楷體" w:eastAsia="標楷體" w:hAnsi="標楷體" w:cs="新細明體" w:hint="eastAsia"/>
                  <w:color w:val="00B0F0"/>
                  <w:kern w:val="0"/>
                  <w:rPrChange w:id="12845" w:author="家興 余" w:date="2021-01-07T19:39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t>固定機動</w:t>
              </w:r>
            </w:ins>
          </w:p>
        </w:tc>
      </w:tr>
      <w:tr w:rsidR="00D64561" w:rsidRPr="008F20B5" w14:paraId="2775D4A3" w14:textId="77777777" w:rsidTr="0066205D">
        <w:trPr>
          <w:trHeight w:val="340"/>
          <w:trPrChange w:id="12846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847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03220D7" w14:textId="7B45495E" w:rsidR="00EA5E57" w:rsidRPr="004A1C2C" w:rsidDel="00FA0C30" w:rsidRDefault="00EA5E57" w:rsidP="004A1C2C">
            <w:pPr>
              <w:pStyle w:val="af9"/>
              <w:numPr>
                <w:ilvl w:val="0"/>
                <w:numId w:val="50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tcPrChange w:id="12848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CBAF21F" w14:textId="77777777" w:rsidR="00EA5E57" w:rsidRDefault="00EA5E57" w:rsidP="004C0046">
            <w:pPr>
              <w:widowControl/>
              <w:rPr>
                <w:ins w:id="12849" w:author="v06v25n@yahoo.com.tw" w:date="2020-11-20T14:44:00Z"/>
                <w:rFonts w:ascii="標楷體" w:eastAsia="標楷體" w:hAnsi="標楷體"/>
                <w:strike/>
                <w:color w:val="FF0000"/>
              </w:rPr>
            </w:pPr>
            <w:r w:rsidRPr="00C167B9">
              <w:rPr>
                <w:rFonts w:ascii="標楷體" w:eastAsia="標楷體" w:hAnsi="標楷體"/>
                <w:strike/>
                <w:color w:val="FF0000"/>
                <w:rPrChange w:id="12850" w:author="v06v25n@yahoo.com.tw" w:date="2020-11-20T14:44:00Z">
                  <w:rPr>
                    <w:rFonts w:ascii="標楷體" w:eastAsia="標楷體" w:hAnsi="標楷體"/>
                  </w:rPr>
                </w:rPrChange>
              </w:rPr>
              <w:t>AdvanceCloseCode</w:t>
            </w:r>
          </w:p>
          <w:p w14:paraId="5E229E29" w14:textId="6711AA83" w:rsidR="00EA5E57" w:rsidRPr="00C167B9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ins w:id="12851" w:author="v06v25n@yahoo.com.tw" w:date="2020-11-20T14:44:00Z">
              <w:r w:rsidRPr="00C167B9">
                <w:rPr>
                  <w:rFonts w:ascii="標楷體" w:eastAsia="標楷體" w:hAnsi="標楷體"/>
                  <w:color w:val="FF0000"/>
                  <w:rPrChange w:id="12852" w:author="v06v25n@yahoo.com.tw" w:date="2020-11-20T14:44:00Z">
                    <w:rPr>
                      <w:rFonts w:ascii="標楷體" w:eastAsia="標楷體" w:hAnsi="標楷體"/>
                      <w:strike/>
                      <w:color w:val="FF0000"/>
                    </w:rPr>
                  </w:rPrChange>
                </w:rPr>
                <w:t>BreachFlag</w:t>
              </w:r>
            </w:ins>
          </w:p>
        </w:tc>
        <w:tc>
          <w:tcPr>
            <w:tcW w:w="1750" w:type="pct"/>
            <w:tcPrChange w:id="12853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E7F4F3E" w14:textId="77777777" w:rsidR="00EA5E57" w:rsidRPr="008751A5" w:rsidRDefault="00EA5E57" w:rsidP="004C0046">
            <w:pPr>
              <w:widowControl/>
              <w:rPr>
                <w:ins w:id="12854" w:author="v06v25n@yahoo.com.tw" w:date="2020-11-20T15:20:00Z"/>
                <w:rFonts w:ascii="標楷體" w:eastAsia="標楷體" w:hAnsi="標楷體"/>
                <w:strike/>
                <w:color w:val="FF0000"/>
                <w:rPrChange w:id="12855" w:author="v06v25n@yahoo.com.tw" w:date="2020-11-20T15:20:00Z">
                  <w:rPr>
                    <w:ins w:id="12856" w:author="v06v25n@yahoo.com.tw" w:date="2020-11-20T15:20:00Z"/>
                    <w:rFonts w:ascii="標楷體" w:eastAsia="標楷體" w:hAnsi="標楷體"/>
                  </w:rPr>
                </w:rPrChange>
              </w:rPr>
            </w:pPr>
            <w:r w:rsidRPr="008751A5">
              <w:rPr>
                <w:rFonts w:ascii="標楷體" w:eastAsia="標楷體" w:hAnsi="標楷體" w:hint="eastAsia"/>
                <w:strike/>
                <w:color w:val="FF0000"/>
                <w:rPrChange w:id="12857" w:author="v06v25n@yahoo.com.tw" w:date="2020-11-20T15:20:00Z">
                  <w:rPr>
                    <w:rFonts w:ascii="標楷體" w:eastAsia="標楷體" w:hAnsi="標楷體" w:hint="eastAsia"/>
                  </w:rPr>
                </w:rPrChange>
              </w:rPr>
              <w:t>提前清償記號</w:t>
            </w:r>
          </w:p>
          <w:p w14:paraId="711A84BA" w14:textId="7F345204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ins w:id="12858" w:author="v06v25n@yahoo.com.tw" w:date="2020-11-20T15:20:00Z">
              <w:r w:rsidRPr="008751A5">
                <w:rPr>
                  <w:rFonts w:ascii="標楷體" w:eastAsia="標楷體" w:hAnsi="標楷體" w:cs="新細明體" w:hint="eastAsia"/>
                  <w:color w:val="FF0000"/>
                  <w:kern w:val="0"/>
                  <w:rPrChange w:id="12859" w:author="v06v25n@yahoo.com.tw" w:date="2020-11-20T15:20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t>是否限制清償</w:t>
              </w:r>
            </w:ins>
          </w:p>
        </w:tc>
        <w:tc>
          <w:tcPr>
            <w:tcW w:w="250" w:type="pct"/>
            <w:tcPrChange w:id="12860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162BAC0" w14:textId="3F521A9C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2861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3A30FDF" w14:textId="5510010F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50" w:type="pct"/>
            <w:tcPrChange w:id="12862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6D4AA10" w14:textId="12130104" w:rsidR="00EA5E57" w:rsidRPr="00EA5E57" w:rsidRDefault="00EA5E57">
            <w:pPr>
              <w:widowControl/>
              <w:jc w:val="center"/>
              <w:rPr>
                <w:ins w:id="12863" w:author="家興 余" w:date="2021-01-21T17:52:00Z"/>
                <w:rFonts w:ascii="標楷體" w:eastAsia="標楷體" w:hAnsi="標楷體" w:cs="新細明體"/>
                <w:color w:val="FF0000"/>
                <w:kern w:val="0"/>
                <w:rPrChange w:id="12864" w:author="家興 余" w:date="2021-01-21T17:55:00Z">
                  <w:rPr>
                    <w:ins w:id="12865" w:author="家興 余" w:date="2021-01-21T17:52:00Z"/>
                    <w:rFonts w:ascii="標楷體" w:eastAsia="標楷體" w:hAnsi="標楷體" w:cs="新細明體"/>
                    <w:strike/>
                    <w:color w:val="FF0000"/>
                    <w:kern w:val="0"/>
                  </w:rPr>
                </w:rPrChange>
              </w:rPr>
              <w:pPrChange w:id="12866" w:author="家興 余" w:date="2021-01-21T17:52:00Z">
                <w:pPr>
                  <w:widowControl/>
                </w:pPr>
              </w:pPrChange>
            </w:pPr>
            <w:ins w:id="12867" w:author="家興 余" w:date="2021-01-21T17:55:00Z">
              <w:r w:rsidRPr="00EA5E57">
                <w:rPr>
                  <w:rFonts w:ascii="標楷體" w:eastAsia="標楷體" w:hAnsi="標楷體" w:cs="新細明體"/>
                  <w:color w:val="FF0000"/>
                  <w:kern w:val="0"/>
                  <w:rPrChange w:id="12868" w:author="家興 余" w:date="2021-01-21T17:55:00Z">
                    <w:rPr>
                      <w:rFonts w:ascii="標楷體" w:eastAsia="標楷體" w:hAnsi="標楷體" w:cs="新細明體"/>
                      <w:strike/>
                      <w:color w:val="FF0000"/>
                      <w:kern w:val="0"/>
                    </w:rPr>
                  </w:rPrChange>
                </w:rPr>
                <w:t>V</w:t>
              </w:r>
            </w:ins>
          </w:p>
        </w:tc>
        <w:tc>
          <w:tcPr>
            <w:tcW w:w="1150" w:type="pct"/>
            <w:tcPrChange w:id="12869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7674F41" w14:textId="2FD20348" w:rsidR="00EA5E57" w:rsidRPr="00983BCC" w:rsidRDefault="00EA5E57" w:rsidP="004F2F81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  <w:rPrChange w:id="12870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983BCC">
              <w:rPr>
                <w:rFonts w:ascii="標楷體" w:eastAsia="標楷體" w:hAnsi="標楷體" w:cs="新細明體"/>
                <w:strike/>
                <w:color w:val="FF0000"/>
                <w:kern w:val="0"/>
                <w:rPrChange w:id="12871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0</w:t>
            </w:r>
            <w:r w:rsidRPr="00983BCC">
              <w:rPr>
                <w:rFonts w:ascii="標楷體" w:eastAsia="標楷體" w:hAnsi="標楷體" w:cs="新細明體"/>
                <w:strike/>
                <w:color w:val="FF0000"/>
                <w:kern w:val="0"/>
                <w:rPrChange w:id="12872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ab/>
            </w:r>
            <w:r w:rsidRPr="00983BCC">
              <w:rPr>
                <w:rFonts w:ascii="標楷體" w:eastAsia="標楷體" w:hAnsi="標楷體" w:cs="新細明體" w:hint="eastAsia"/>
                <w:strike/>
                <w:color w:val="FF0000"/>
                <w:kern w:val="0"/>
                <w:rPrChange w:id="12873" w:author="v06v25n@yahoo.com.tw" w:date="2020-11-20T15:31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允許</w:t>
            </w:r>
          </w:p>
          <w:p w14:paraId="71583459" w14:textId="77777777" w:rsidR="00EA5E57" w:rsidRPr="00983BCC" w:rsidRDefault="00EA5E57" w:rsidP="004F2F81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  <w:rPrChange w:id="12874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983BCC">
              <w:rPr>
                <w:rFonts w:ascii="標楷體" w:eastAsia="標楷體" w:hAnsi="標楷體" w:cs="新細明體"/>
                <w:strike/>
                <w:color w:val="FF0000"/>
                <w:kern w:val="0"/>
                <w:rPrChange w:id="12875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1</w:t>
            </w:r>
            <w:r w:rsidRPr="00983BCC">
              <w:rPr>
                <w:rFonts w:ascii="標楷體" w:eastAsia="標楷體" w:hAnsi="標楷體" w:cs="新細明體"/>
                <w:strike/>
                <w:color w:val="FF0000"/>
                <w:kern w:val="0"/>
                <w:rPrChange w:id="12876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ab/>
            </w:r>
            <w:r w:rsidRPr="00983BCC">
              <w:rPr>
                <w:rFonts w:ascii="標楷體" w:eastAsia="標楷體" w:hAnsi="標楷體" w:cs="新細明體" w:hint="eastAsia"/>
                <w:strike/>
                <w:color w:val="FF0000"/>
                <w:kern w:val="0"/>
                <w:rPrChange w:id="12877" w:author="v06v25n@yahoo.com.tw" w:date="2020-11-20T15:31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限制</w:t>
            </w:r>
            <w:r w:rsidRPr="00983BCC">
              <w:rPr>
                <w:rFonts w:ascii="標楷體" w:eastAsia="標楷體" w:hAnsi="標楷體" w:cs="新細明體"/>
                <w:strike/>
                <w:color w:val="FF0000"/>
                <w:kern w:val="0"/>
                <w:rPrChange w:id="12878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[限制領清償證明]</w:t>
            </w:r>
          </w:p>
          <w:p w14:paraId="5FDD1BF6" w14:textId="77777777" w:rsidR="00EA5E57" w:rsidRPr="00983BCC" w:rsidRDefault="00EA5E57" w:rsidP="004F2F81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  <w:rPrChange w:id="12879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983BCC">
              <w:rPr>
                <w:rFonts w:ascii="標楷體" w:eastAsia="標楷體" w:hAnsi="標楷體" w:cs="新細明體"/>
                <w:strike/>
                <w:color w:val="FF0000"/>
                <w:kern w:val="0"/>
                <w:rPrChange w:id="12880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2</w:t>
            </w:r>
            <w:r w:rsidRPr="00983BCC">
              <w:rPr>
                <w:rFonts w:ascii="標楷體" w:eastAsia="標楷體" w:hAnsi="標楷體" w:cs="新細明體"/>
                <w:strike/>
                <w:color w:val="FF0000"/>
                <w:kern w:val="0"/>
                <w:rPrChange w:id="12881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ab/>
            </w:r>
            <w:r w:rsidRPr="00983BCC">
              <w:rPr>
                <w:rFonts w:ascii="標楷體" w:eastAsia="標楷體" w:hAnsi="標楷體" w:cs="新細明體" w:hint="eastAsia"/>
                <w:strike/>
                <w:color w:val="FF0000"/>
                <w:kern w:val="0"/>
                <w:rPrChange w:id="12882" w:author="v06v25n@yahoo.com.tw" w:date="2020-11-20T15:31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限制</w:t>
            </w:r>
            <w:r w:rsidRPr="00983BCC">
              <w:rPr>
                <w:rFonts w:ascii="標楷體" w:eastAsia="標楷體" w:hAnsi="標楷體" w:cs="新細明體"/>
                <w:strike/>
                <w:color w:val="FF0000"/>
                <w:kern w:val="0"/>
                <w:rPrChange w:id="12883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[允許領清償證明]</w:t>
            </w:r>
          </w:p>
          <w:p w14:paraId="65F8C678" w14:textId="77777777" w:rsidR="00EA5E57" w:rsidRPr="00983BCC" w:rsidRDefault="00EA5E57" w:rsidP="00983BCC">
            <w:pPr>
              <w:widowControl/>
              <w:rPr>
                <w:ins w:id="12884" w:author="v06v25n@yahoo.com.tw" w:date="2020-11-20T15:31:00Z"/>
                <w:rFonts w:ascii="標楷體" w:eastAsia="標楷體" w:hAnsi="標楷體" w:cs="新細明體"/>
                <w:strike/>
                <w:color w:val="FF0000"/>
                <w:kern w:val="0"/>
                <w:rPrChange w:id="12885" w:author="v06v25n@yahoo.com.tw" w:date="2020-11-20T15:31:00Z">
                  <w:rPr>
                    <w:ins w:id="12886" w:author="v06v25n@yahoo.com.tw" w:date="2020-11-20T15:31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983BCC">
              <w:rPr>
                <w:rFonts w:ascii="標楷體" w:eastAsia="標楷體" w:hAnsi="標楷體" w:cs="新細明體"/>
                <w:strike/>
                <w:color w:val="FF0000"/>
                <w:kern w:val="0"/>
                <w:rPrChange w:id="12887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9</w:t>
            </w:r>
            <w:r w:rsidRPr="00983BCC">
              <w:rPr>
                <w:rFonts w:ascii="標楷體" w:eastAsia="標楷體" w:hAnsi="標楷體" w:cs="新細明體"/>
                <w:strike/>
                <w:color w:val="FF0000"/>
                <w:kern w:val="0"/>
                <w:rPrChange w:id="12888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ab/>
            </w:r>
            <w:r w:rsidRPr="00983BCC">
              <w:rPr>
                <w:rFonts w:ascii="標楷體" w:eastAsia="標楷體" w:hAnsi="標楷體" w:cs="新細明體" w:hint="eastAsia"/>
                <w:strike/>
                <w:color w:val="FF0000"/>
                <w:kern w:val="0"/>
                <w:rPrChange w:id="12889" w:author="v06v25n@yahoo.com.tw" w:date="2020-11-20T15:31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不限制</w:t>
            </w:r>
            <w:ins w:id="12890" w:author="v06v25n@yahoo.com.tw" w:date="2020-11-20T15:31:00Z">
              <w:r w:rsidRPr="00983BCC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12891" w:author="v06v25n@yahoo.com.tw" w:date="2020-11-20T15:31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 xml:space="preserve">  </w:t>
              </w:r>
            </w:ins>
          </w:p>
          <w:p w14:paraId="20C02501" w14:textId="0B1CABD5" w:rsidR="00EA5E57" w:rsidRPr="00983BCC" w:rsidRDefault="00EA5E57" w:rsidP="00983BCC">
            <w:pPr>
              <w:widowControl/>
              <w:rPr>
                <w:ins w:id="12892" w:author="v06v25n@yahoo.com.tw" w:date="2020-11-20T15:31:00Z"/>
                <w:rFonts w:ascii="標楷體" w:eastAsia="標楷體" w:hAnsi="標楷體" w:cs="新細明體"/>
                <w:color w:val="FF0000"/>
                <w:kern w:val="0"/>
                <w:rPrChange w:id="12893" w:author="v06v25n@yahoo.com.tw" w:date="2020-11-20T15:32:00Z">
                  <w:rPr>
                    <w:ins w:id="12894" w:author="v06v25n@yahoo.com.tw" w:date="2020-11-20T15:31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2895" w:author="v06v25n@yahoo.com.tw" w:date="2020-11-20T15:31:00Z">
              <w:r w:rsidRPr="00983BCC">
                <w:rPr>
                  <w:rFonts w:ascii="標楷體" w:eastAsia="標楷體" w:hAnsi="標楷體" w:cs="新細明體"/>
                  <w:color w:val="FF0000"/>
                  <w:kern w:val="0"/>
                  <w:rPrChange w:id="12896" w:author="v06v25n@yahoo.com.tw" w:date="2020-11-20T15:32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Y</w:t>
              </w:r>
              <w:r w:rsidRPr="00983BCC">
                <w:rPr>
                  <w:rFonts w:ascii="標楷體" w:eastAsia="標楷體" w:hAnsi="標楷體" w:cs="新細明體"/>
                  <w:color w:val="FF0000"/>
                  <w:kern w:val="0"/>
                  <w:rPrChange w:id="12897" w:author="v06v25n@yahoo.com.tw" w:date="2020-11-20T15:32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ab/>
              </w:r>
              <w:r w:rsidRPr="00983BCC">
                <w:rPr>
                  <w:rFonts w:ascii="標楷體" w:eastAsia="標楷體" w:hAnsi="標楷體" w:cs="新細明體" w:hint="eastAsia"/>
                  <w:color w:val="FF0000"/>
                  <w:kern w:val="0"/>
                  <w:rPrChange w:id="12898" w:author="v06v25n@yahoo.com.tw" w:date="2020-11-20T15:32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t>是</w:t>
              </w:r>
            </w:ins>
          </w:p>
          <w:p w14:paraId="01A4B9BA" w14:textId="065857BB" w:rsidR="00EA5E57" w:rsidRPr="008F20B5" w:rsidRDefault="00EA5E57" w:rsidP="00983BCC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ins w:id="12899" w:author="v06v25n@yahoo.com.tw" w:date="2020-11-20T15:31:00Z">
              <w:r w:rsidRPr="00983BCC">
                <w:rPr>
                  <w:rFonts w:ascii="標楷體" w:eastAsia="標楷體" w:hAnsi="標楷體" w:cs="新細明體"/>
                  <w:color w:val="FF0000"/>
                  <w:kern w:val="0"/>
                  <w:rPrChange w:id="12900" w:author="v06v25n@yahoo.com.tw" w:date="2020-11-20T15:32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N</w:t>
              </w:r>
              <w:r w:rsidRPr="00983BCC">
                <w:rPr>
                  <w:rFonts w:ascii="標楷體" w:eastAsia="標楷體" w:hAnsi="標楷體" w:cs="新細明體"/>
                  <w:color w:val="FF0000"/>
                  <w:kern w:val="0"/>
                  <w:rPrChange w:id="12901" w:author="v06v25n@yahoo.com.tw" w:date="2020-11-20T15:32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ab/>
              </w:r>
              <w:r w:rsidRPr="00983BCC">
                <w:rPr>
                  <w:rFonts w:ascii="標楷體" w:eastAsia="標楷體" w:hAnsi="標楷體" w:cs="新細明體" w:hint="eastAsia"/>
                  <w:color w:val="FF0000"/>
                  <w:kern w:val="0"/>
                  <w:rPrChange w:id="12902" w:author="v06v25n@yahoo.com.tw" w:date="2020-11-20T15:32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t>否</w:t>
              </w:r>
            </w:ins>
          </w:p>
        </w:tc>
      </w:tr>
      <w:tr w:rsidR="00D64561" w:rsidRPr="008F20B5" w14:paraId="0BF27D1A" w14:textId="77777777" w:rsidTr="0066205D">
        <w:trPr>
          <w:trHeight w:val="340"/>
          <w:trPrChange w:id="12903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904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F4F08B1" w14:textId="2C1C86D2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2905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60D41EC" w14:textId="41D525E1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BreachCode</w:t>
            </w:r>
          </w:p>
        </w:tc>
        <w:tc>
          <w:tcPr>
            <w:tcW w:w="1750" w:type="pct"/>
            <w:tcPrChange w:id="12906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5A6C97B" w14:textId="1CABE9F6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違約適用方式</w:t>
            </w:r>
          </w:p>
        </w:tc>
        <w:tc>
          <w:tcPr>
            <w:tcW w:w="250" w:type="pct"/>
            <w:tcPrChange w:id="12907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A8C7037" w14:textId="73DB3D53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2908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8B9C37A" w14:textId="6C2AD2B2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50" w:type="pct"/>
            <w:tcPrChange w:id="12909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60126CD" w14:textId="4CC6E198" w:rsidR="00EA5E57" w:rsidRPr="008F20B5" w:rsidRDefault="00EA5E57">
            <w:pPr>
              <w:widowControl/>
              <w:jc w:val="center"/>
              <w:rPr>
                <w:ins w:id="12910" w:author="家興 余" w:date="2021-01-21T17:52:00Z"/>
                <w:rFonts w:ascii="標楷體" w:eastAsia="標楷體" w:hAnsi="標楷體" w:cs="新細明體"/>
                <w:kern w:val="0"/>
              </w:rPr>
              <w:pPrChange w:id="12911" w:author="家興 余" w:date="2021-01-21T17:52:00Z">
                <w:pPr>
                  <w:widowControl/>
                </w:pPr>
              </w:pPrChange>
            </w:pPr>
            <w:ins w:id="12912" w:author="家興 余" w:date="2021-01-21T17:57:00Z">
              <w:r>
                <w:rPr>
                  <w:rFonts w:ascii="標楷體" w:eastAsia="標楷體" w:hAnsi="標楷體" w:cs="新細明體" w:hint="eastAsia"/>
                  <w:kern w:val="0"/>
                </w:rPr>
                <w:t>O</w:t>
              </w:r>
            </w:ins>
          </w:p>
        </w:tc>
        <w:tc>
          <w:tcPr>
            <w:tcW w:w="1150" w:type="pct"/>
            <w:tcPrChange w:id="12913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477AADE" w14:textId="3CEFCAB6" w:rsidR="00EA5E57" w:rsidRDefault="00EA5E57" w:rsidP="004F2F81">
            <w:pPr>
              <w:widowControl/>
              <w:rPr>
                <w:ins w:id="12914" w:author="家興 余" w:date="2021-01-21T17:56:00Z"/>
                <w:rFonts w:ascii="標楷體" w:eastAsia="標楷體" w:hAnsi="標楷體" w:cs="新細明體"/>
                <w:kern w:val="0"/>
              </w:rPr>
            </w:pPr>
            <w:ins w:id="12915" w:author="家興 余" w:date="2021-01-21T17:56:00Z">
              <w:r>
                <w:rPr>
                  <w:rFonts w:ascii="標楷體" w:eastAsia="標楷體" w:hAnsi="標楷體" w:cs="新細明體" w:hint="eastAsia"/>
                  <w:kern w:val="0"/>
                </w:rPr>
                <w:t>是否限制清償為Y時必須輸入</w:t>
              </w:r>
            </w:ins>
          </w:p>
          <w:p w14:paraId="2C1A52F5" w14:textId="03C0BF4D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001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綁約專案</w:t>
            </w:r>
            <w:r w:rsidRPr="008F20B5">
              <w:rPr>
                <w:rFonts w:ascii="標楷體" w:eastAsia="標楷體" w:hAnsi="標楷體" w:cs="新細明體"/>
                <w:kern w:val="0"/>
              </w:rPr>
              <w:t>[按年分段]</w:t>
            </w:r>
          </w:p>
          <w:p w14:paraId="08ED4FFB" w14:textId="77777777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002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綁約專案</w:t>
            </w:r>
            <w:r w:rsidRPr="008F20B5">
              <w:rPr>
                <w:rFonts w:ascii="標楷體" w:eastAsia="標楷體" w:hAnsi="標楷體" w:cs="新細明體"/>
                <w:kern w:val="0"/>
              </w:rPr>
              <w:t>[按月分段]</w:t>
            </w:r>
          </w:p>
          <w:p w14:paraId="132214E5" w14:textId="77777777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003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依核准額度</w:t>
            </w:r>
          </w:p>
          <w:p w14:paraId="1D885E53" w14:textId="77777777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004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依申貸金額</w:t>
            </w:r>
          </w:p>
          <w:p w14:paraId="1397546C" w14:textId="77777777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005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本息均攤依提前償還金額</w:t>
            </w:r>
          </w:p>
          <w:p w14:paraId="598CDC76" w14:textId="2F8E648A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999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不限制</w:t>
            </w:r>
          </w:p>
        </w:tc>
      </w:tr>
      <w:tr w:rsidR="00D64561" w:rsidRPr="008F20B5" w14:paraId="5BD41A02" w14:textId="77777777" w:rsidTr="0066205D">
        <w:trPr>
          <w:trHeight w:val="340"/>
          <w:trPrChange w:id="12916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917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0B606F0" w14:textId="5D6D00E0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2918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23523BF" w14:textId="291B007B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BreachGetCode</w:t>
            </w:r>
          </w:p>
        </w:tc>
        <w:tc>
          <w:tcPr>
            <w:tcW w:w="1750" w:type="pct"/>
            <w:tcPrChange w:id="12919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BA901EC" w14:textId="0A3B3206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違約金收取方式</w:t>
            </w:r>
          </w:p>
        </w:tc>
        <w:tc>
          <w:tcPr>
            <w:tcW w:w="250" w:type="pct"/>
            <w:tcPrChange w:id="12920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DBB82AA" w14:textId="745C232A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2921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D909BFB" w14:textId="25BBB24F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50" w:type="pct"/>
            <w:tcPrChange w:id="12922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89F707D" w14:textId="14DBD79F" w:rsidR="00EA5E57" w:rsidRPr="008F20B5" w:rsidRDefault="00EA5E57">
            <w:pPr>
              <w:widowControl/>
              <w:jc w:val="center"/>
              <w:rPr>
                <w:ins w:id="12923" w:author="家興 余" w:date="2021-01-21T17:52:00Z"/>
                <w:rFonts w:ascii="標楷體" w:eastAsia="標楷體" w:hAnsi="標楷體" w:cs="新細明體"/>
                <w:kern w:val="0"/>
              </w:rPr>
              <w:pPrChange w:id="12924" w:author="家興 余" w:date="2021-01-21T17:52:00Z">
                <w:pPr>
                  <w:widowControl/>
                </w:pPr>
              </w:pPrChange>
            </w:pPr>
            <w:ins w:id="12925" w:author="家興 余" w:date="2021-01-21T17:58:00Z">
              <w:r>
                <w:rPr>
                  <w:rFonts w:ascii="標楷體" w:eastAsia="標楷體" w:hAnsi="標楷體" w:cs="新細明體" w:hint="eastAsia"/>
                  <w:kern w:val="0"/>
                </w:rPr>
                <w:t>O</w:t>
              </w:r>
            </w:ins>
          </w:p>
        </w:tc>
        <w:tc>
          <w:tcPr>
            <w:tcW w:w="1150" w:type="pct"/>
            <w:tcPrChange w:id="12926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8D942C9" w14:textId="77777777" w:rsidR="00EA5E57" w:rsidRDefault="00EA5E57" w:rsidP="00EA5E57">
            <w:pPr>
              <w:widowControl/>
              <w:rPr>
                <w:ins w:id="12927" w:author="家興 余" w:date="2021-01-21T17:58:00Z"/>
                <w:rFonts w:ascii="標楷體" w:eastAsia="標楷體" w:hAnsi="標楷體" w:cs="新細明體"/>
                <w:kern w:val="0"/>
              </w:rPr>
            </w:pPr>
            <w:ins w:id="12928" w:author="家興 余" w:date="2021-01-21T17:58:00Z">
              <w:r>
                <w:rPr>
                  <w:rFonts w:ascii="標楷體" w:eastAsia="標楷體" w:hAnsi="標楷體" w:cs="新細明體" w:hint="eastAsia"/>
                  <w:kern w:val="0"/>
                </w:rPr>
                <w:t>是否限制清償為Y時必須輸入</w:t>
              </w:r>
            </w:ins>
          </w:p>
          <w:p w14:paraId="5CED1D33" w14:textId="77777777" w:rsidR="00EA5E57" w:rsidRDefault="00EA5E57" w:rsidP="004F2F81">
            <w:pPr>
              <w:widowControl/>
              <w:rPr>
                <w:ins w:id="12929" w:author="家興 余" w:date="2021-01-21T17:58:00Z"/>
                <w:rFonts w:ascii="標楷體" w:eastAsia="標楷體" w:hAnsi="標楷體" w:cs="新細明體"/>
                <w:kern w:val="0"/>
              </w:rPr>
            </w:pPr>
          </w:p>
          <w:p w14:paraId="4671712F" w14:textId="2EE6879B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即時收取</w:t>
            </w:r>
          </w:p>
          <w:p w14:paraId="0FBCDF6D" w14:textId="090FE122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領清償證明時收取</w:t>
            </w:r>
          </w:p>
        </w:tc>
      </w:tr>
      <w:tr w:rsidR="00D64561" w:rsidRPr="008F20B5" w14:paraId="22C4255A" w14:textId="77777777" w:rsidTr="0066205D">
        <w:trPr>
          <w:trHeight w:val="340"/>
          <w:trPrChange w:id="12930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931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A587002" w14:textId="39C7825E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2932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1E5F7BF" w14:textId="77777777" w:rsidR="00EA5E57" w:rsidRDefault="00EA5E57" w:rsidP="004C0046">
            <w:pPr>
              <w:widowControl/>
              <w:rPr>
                <w:ins w:id="12933" w:author="v06v25n@yahoo.com.tw" w:date="2020-11-20T14:45:00Z"/>
                <w:rFonts w:ascii="標楷體" w:eastAsia="標楷體" w:hAnsi="標楷體"/>
                <w:strike/>
                <w:color w:val="FF0000"/>
              </w:rPr>
            </w:pPr>
            <w:r w:rsidRPr="00C167B9">
              <w:rPr>
                <w:rFonts w:ascii="標楷體" w:eastAsia="標楷體" w:hAnsi="標楷體"/>
                <w:strike/>
                <w:color w:val="FF0000"/>
                <w:rPrChange w:id="12934" w:author="v06v25n@yahoo.com.tw" w:date="2020-11-20T14:45:00Z">
                  <w:rPr>
                    <w:rFonts w:ascii="標楷體" w:eastAsia="標楷體" w:hAnsi="標楷體"/>
                  </w:rPr>
                </w:rPrChange>
              </w:rPr>
              <w:t>DecreaseFlag</w:t>
            </w:r>
          </w:p>
          <w:p w14:paraId="4DCDAA6F" w14:textId="683E35E7" w:rsidR="00EA5E57" w:rsidRPr="00C167B9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ins w:id="12935" w:author="v06v25n@yahoo.com.tw" w:date="2020-11-20T14:45:00Z">
              <w:r w:rsidRPr="00C167B9">
                <w:rPr>
                  <w:rFonts w:ascii="標楷體" w:eastAsia="標楷體" w:hAnsi="標楷體"/>
                  <w:color w:val="FF0000"/>
                  <w:rPrChange w:id="12936" w:author="v06v25n@yahoo.com.tw" w:date="2020-11-20T14:46:00Z">
                    <w:rPr>
                      <w:rFonts w:ascii="標楷體" w:eastAsia="標楷體" w:hAnsi="標楷體"/>
                      <w:strike/>
                      <w:color w:val="FF0000"/>
                    </w:rPr>
                  </w:rPrChange>
                </w:rPr>
                <w:t>Prohibit</w:t>
              </w:r>
              <w:del w:id="12937" w:author="家興 余" w:date="2021-01-28T16:55:00Z">
                <w:r w:rsidRPr="00C167B9" w:rsidDel="0069423C">
                  <w:rPr>
                    <w:rFonts w:ascii="標楷體" w:eastAsia="標楷體" w:hAnsi="標楷體"/>
                    <w:color w:val="FF0000"/>
                    <w:rPrChange w:id="12938" w:author="v06v25n@yahoo.com.tw" w:date="2020-11-20T14:46:00Z">
                      <w:rPr>
                        <w:rFonts w:ascii="標楷體" w:eastAsia="標楷體" w:hAnsi="標楷體"/>
                        <w:strike/>
                        <w:color w:val="FF0000"/>
                      </w:rPr>
                    </w:rPrChange>
                  </w:rPr>
                  <w:delText>yea</w:delText>
                </w:r>
              </w:del>
            </w:ins>
            <w:ins w:id="12939" w:author="v06v25n@yahoo.com.tw" w:date="2020-11-20T14:46:00Z">
              <w:del w:id="12940" w:author="家興 余" w:date="2021-01-28T16:55:00Z">
                <w:r w:rsidRPr="00C167B9" w:rsidDel="0069423C">
                  <w:rPr>
                    <w:rFonts w:ascii="標楷體" w:eastAsia="標楷體" w:hAnsi="標楷體"/>
                    <w:color w:val="FF0000"/>
                    <w:rPrChange w:id="12941" w:author="v06v25n@yahoo.com.tw" w:date="2020-11-20T14:46:00Z">
                      <w:rPr>
                        <w:rFonts w:ascii="標楷體" w:eastAsia="標楷體" w:hAnsi="標楷體"/>
                        <w:strike/>
                        <w:color w:val="FF0000"/>
                      </w:rPr>
                    </w:rPrChange>
                  </w:rPr>
                  <w:delText>r</w:delText>
                </w:r>
              </w:del>
            </w:ins>
            <w:ins w:id="12942" w:author="家興 余" w:date="2021-01-28T16:55:00Z">
              <w:r w:rsidR="0069423C">
                <w:rPr>
                  <w:rFonts w:ascii="標楷體" w:eastAsia="標楷體" w:hAnsi="標楷體" w:hint="eastAsia"/>
                  <w:color w:val="FF0000"/>
                </w:rPr>
                <w:t>M</w:t>
              </w:r>
              <w:r w:rsidR="0069423C">
                <w:rPr>
                  <w:rFonts w:ascii="標楷體" w:eastAsia="標楷體" w:hAnsi="標楷體"/>
                  <w:color w:val="FF0000"/>
                </w:rPr>
                <w:t>onth</w:t>
              </w:r>
            </w:ins>
          </w:p>
        </w:tc>
        <w:tc>
          <w:tcPr>
            <w:tcW w:w="1750" w:type="pct"/>
            <w:tcPrChange w:id="12943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28B162A" w14:textId="77777777" w:rsidR="00EA5E57" w:rsidRPr="00DB0832" w:rsidRDefault="00EA5E57" w:rsidP="004C0046">
            <w:pPr>
              <w:widowControl/>
              <w:rPr>
                <w:ins w:id="12944" w:author="v06v25n@yahoo.com.tw" w:date="2020-11-20T15:08:00Z"/>
                <w:rFonts w:ascii="標楷體" w:eastAsia="標楷體" w:hAnsi="標楷體"/>
                <w:strike/>
                <w:color w:val="FF0000"/>
                <w:rPrChange w:id="12945" w:author="v06v25n@yahoo.com.tw" w:date="2020-11-20T15:09:00Z">
                  <w:rPr>
                    <w:ins w:id="12946" w:author="v06v25n@yahoo.com.tw" w:date="2020-11-20T15:08:00Z"/>
                    <w:rFonts w:ascii="標楷體" w:eastAsia="標楷體" w:hAnsi="標楷體"/>
                    <w:strike/>
                  </w:rPr>
                </w:rPrChange>
              </w:rPr>
            </w:pPr>
            <w:r w:rsidRPr="00DB0832">
              <w:rPr>
                <w:rFonts w:ascii="標楷體" w:eastAsia="標楷體" w:hAnsi="標楷體" w:hint="eastAsia"/>
                <w:strike/>
                <w:color w:val="FF0000"/>
                <w:rPrChange w:id="12947" w:author="v06v25n@yahoo.com.tw" w:date="2020-11-20T15:09:00Z">
                  <w:rPr>
                    <w:rFonts w:ascii="標楷體" w:eastAsia="標楷體" w:hAnsi="標楷體" w:hint="eastAsia"/>
                  </w:rPr>
                </w:rPrChange>
              </w:rPr>
              <w:t>違約金按月遞減</w:t>
            </w:r>
          </w:p>
          <w:p w14:paraId="66103685" w14:textId="698DA3BE" w:rsidR="00EA5E57" w:rsidRPr="00DB0832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ins w:id="12948" w:author="v06v25n@yahoo.com.tw" w:date="2020-11-20T15:08:00Z">
              <w:r w:rsidRPr="00DB0832">
                <w:rPr>
                  <w:rFonts w:ascii="標楷體" w:eastAsia="標楷體" w:hAnsi="標楷體" w:cs="新細明體" w:hint="eastAsia"/>
                  <w:color w:val="FF0000"/>
                  <w:kern w:val="0"/>
                  <w:rPrChange w:id="12949" w:author="v06v25n@yahoo.com.tw" w:date="2020-11-20T15:09:00Z">
                    <w:rPr>
                      <w:rFonts w:ascii="標楷體" w:eastAsia="標楷體" w:hAnsi="標楷體" w:cs="新細明體" w:hint="eastAsia"/>
                      <w:strike/>
                      <w:kern w:val="0"/>
                    </w:rPr>
                  </w:rPrChange>
                </w:rPr>
                <w:t>限制清償</w:t>
              </w:r>
            </w:ins>
            <w:ins w:id="12950" w:author="家興 余" w:date="2021-01-28T16:55:00Z">
              <w:r w:rsidR="0069423C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期間</w:t>
              </w:r>
            </w:ins>
            <w:ins w:id="12951" w:author="v06v25n@yahoo.com.tw" w:date="2020-11-20T15:08:00Z">
              <w:del w:id="12952" w:author="家興 余" w:date="2021-01-28T16:55:00Z">
                <w:r w:rsidRPr="00DB0832" w:rsidDel="0069423C">
                  <w:rPr>
                    <w:rFonts w:ascii="標楷體" w:eastAsia="標楷體" w:hAnsi="標楷體" w:cs="新細明體" w:hint="eastAsia"/>
                    <w:color w:val="FF0000"/>
                    <w:kern w:val="0"/>
                    <w:rPrChange w:id="12953" w:author="v06v25n@yahoo.com.tw" w:date="2020-11-20T15:09:00Z">
                      <w:rPr>
                        <w:rFonts w:ascii="標楷體" w:eastAsia="標楷體" w:hAnsi="標楷體" w:cs="新細明體" w:hint="eastAsia"/>
                        <w:strike/>
                        <w:kern w:val="0"/>
                      </w:rPr>
                    </w:rPrChange>
                  </w:rPr>
                  <w:delText>期限</w:delText>
                </w:r>
              </w:del>
            </w:ins>
          </w:p>
        </w:tc>
        <w:tc>
          <w:tcPr>
            <w:tcW w:w="250" w:type="pct"/>
            <w:tcPrChange w:id="12954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7087020" w14:textId="115E92D7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2955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4E85623" w14:textId="77777777" w:rsidR="00EA5E57" w:rsidRDefault="00EA5E57" w:rsidP="004C0046">
            <w:pPr>
              <w:widowControl/>
              <w:jc w:val="center"/>
              <w:rPr>
                <w:ins w:id="12956" w:author="v06v25n@yahoo.com.tw" w:date="2020-11-20T14:46:00Z"/>
                <w:rFonts w:ascii="標楷體" w:eastAsia="標楷體" w:hAnsi="標楷體" w:cs="新細明體"/>
                <w:strike/>
                <w:color w:val="FF0000"/>
                <w:kern w:val="0"/>
              </w:rPr>
            </w:pPr>
            <w:r w:rsidRPr="00C167B9">
              <w:rPr>
                <w:rFonts w:ascii="標楷體" w:eastAsia="標楷體" w:hAnsi="標楷體" w:cs="新細明體"/>
                <w:strike/>
                <w:color w:val="FF0000"/>
                <w:kern w:val="0"/>
                <w:rPrChange w:id="12957" w:author="v06v25n@yahoo.com.tw" w:date="2020-11-20T14:46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1</w:t>
            </w:r>
          </w:p>
          <w:p w14:paraId="5F678AD0" w14:textId="77777777" w:rsidR="0069423C" w:rsidRDefault="00EA5E57" w:rsidP="004C0046">
            <w:pPr>
              <w:widowControl/>
              <w:jc w:val="center"/>
              <w:rPr>
                <w:ins w:id="12958" w:author="家興 余" w:date="2021-01-28T16:56:00Z"/>
                <w:rFonts w:ascii="標楷體" w:eastAsia="標楷體" w:hAnsi="標楷體" w:cs="新細明體"/>
                <w:color w:val="FF0000"/>
                <w:kern w:val="0"/>
              </w:rPr>
            </w:pPr>
            <w:ins w:id="12959" w:author="v06v25n@yahoo.com.tw" w:date="2020-11-20T14:46:00Z">
              <w:del w:id="12960" w:author="家興 余" w:date="2021-01-28T17:04:00Z">
                <w:r w:rsidRPr="00C167B9" w:rsidDel="00E07801">
                  <w:rPr>
                    <w:rFonts w:ascii="標楷體" w:eastAsia="標楷體" w:hAnsi="標楷體" w:cs="新細明體"/>
                    <w:color w:val="FF0000"/>
                    <w:kern w:val="0"/>
                    <w:rPrChange w:id="12961" w:author="v06v25n@yahoo.com.tw" w:date="2020-11-20T14:46:00Z">
                      <w:rPr>
                        <w:rFonts w:ascii="標楷體" w:eastAsia="標楷體" w:hAnsi="標楷體" w:cs="新細明體"/>
                        <w:strike/>
                        <w:color w:val="FF0000"/>
                        <w:kern w:val="0"/>
                      </w:rPr>
                    </w:rPrChange>
                  </w:rPr>
                  <w:delText>2</w:delText>
                </w:r>
              </w:del>
            </w:ins>
          </w:p>
          <w:p w14:paraId="39C22D01" w14:textId="050457F6" w:rsidR="0069423C" w:rsidRPr="0069423C" w:rsidRDefault="0069423C" w:rsidP="00E07801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rPrChange w:id="12962" w:author="家興 余" w:date="2021-01-28T16:56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2963" w:author="家興 余" w:date="2021-01-28T16:56:00Z">
              <w:r>
                <w:rPr>
                  <w:rFonts w:ascii="標楷體" w:eastAsia="標楷體" w:hAnsi="標楷體" w:cs="新細明體"/>
                  <w:color w:val="FF0000"/>
                  <w:kern w:val="0"/>
                </w:rPr>
                <w:t>3</w:t>
              </w:r>
            </w:ins>
          </w:p>
        </w:tc>
        <w:tc>
          <w:tcPr>
            <w:tcW w:w="250" w:type="pct"/>
            <w:tcPrChange w:id="12964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0B4B81E" w14:textId="0B7C48A3" w:rsidR="00EA5E57" w:rsidRPr="00EA5E57" w:rsidRDefault="00EA5E57">
            <w:pPr>
              <w:widowControl/>
              <w:jc w:val="center"/>
              <w:rPr>
                <w:ins w:id="12965" w:author="家興 余" w:date="2021-01-21T17:52:00Z"/>
                <w:rFonts w:ascii="標楷體" w:eastAsia="標楷體" w:hAnsi="標楷體" w:cs="新細明體"/>
                <w:color w:val="FF0000"/>
                <w:kern w:val="0"/>
                <w:rPrChange w:id="12966" w:author="家興 余" w:date="2021-01-21T18:03:00Z">
                  <w:rPr>
                    <w:ins w:id="12967" w:author="家興 余" w:date="2021-01-21T17:52:00Z"/>
                    <w:rFonts w:ascii="標楷體" w:eastAsia="標楷體" w:hAnsi="標楷體" w:cs="新細明體"/>
                    <w:strike/>
                    <w:color w:val="FF0000"/>
                    <w:kern w:val="0"/>
                  </w:rPr>
                </w:rPrChange>
              </w:rPr>
              <w:pPrChange w:id="12968" w:author="家興 余" w:date="2021-01-21T17:52:00Z">
                <w:pPr>
                  <w:widowControl/>
                </w:pPr>
              </w:pPrChange>
            </w:pPr>
            <w:ins w:id="12969" w:author="家興 余" w:date="2021-01-21T18:03:00Z">
              <w:r w:rsidRPr="00EA5E57">
                <w:rPr>
                  <w:rFonts w:ascii="標楷體" w:eastAsia="標楷體" w:hAnsi="標楷體" w:cs="新細明體"/>
                  <w:color w:val="FF0000"/>
                  <w:kern w:val="0"/>
                  <w:rPrChange w:id="12970" w:author="家興 余" w:date="2021-01-21T18:03:00Z">
                    <w:rPr>
                      <w:rFonts w:ascii="標楷體" w:eastAsia="標楷體" w:hAnsi="標楷體" w:cs="新細明體"/>
                      <w:strike/>
                      <w:color w:val="FF0000"/>
                      <w:kern w:val="0"/>
                    </w:rPr>
                  </w:rPrChange>
                </w:rPr>
                <w:t>O</w:t>
              </w:r>
            </w:ins>
          </w:p>
        </w:tc>
        <w:tc>
          <w:tcPr>
            <w:tcW w:w="1150" w:type="pct"/>
            <w:tcPrChange w:id="12971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88DE3CC" w14:textId="77777777" w:rsidR="00EA5E57" w:rsidRDefault="00EA5E57" w:rsidP="00EA5E57">
            <w:pPr>
              <w:widowControl/>
              <w:rPr>
                <w:ins w:id="12972" w:author="家興 余" w:date="2021-01-21T18:03:00Z"/>
                <w:rFonts w:ascii="標楷體" w:eastAsia="標楷體" w:hAnsi="標楷體" w:cs="新細明體"/>
                <w:kern w:val="0"/>
              </w:rPr>
            </w:pPr>
            <w:r w:rsidRPr="00DB0832">
              <w:rPr>
                <w:rFonts w:ascii="標楷體" w:eastAsia="標楷體" w:hAnsi="標楷體" w:cs="新細明體"/>
                <w:strike/>
                <w:color w:val="FF0000"/>
                <w:kern w:val="0"/>
                <w:rPrChange w:id="12973" w:author="v06v25n@yahoo.com.tw" w:date="2020-11-20T15:09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Y</w:t>
            </w:r>
            <w:r w:rsidRPr="00DB0832">
              <w:rPr>
                <w:rFonts w:ascii="標楷體" w:eastAsia="標楷體" w:hAnsi="標楷體" w:cs="新細明體"/>
                <w:strike/>
                <w:color w:val="FF0000"/>
                <w:kern w:val="0"/>
                <w:rPrChange w:id="12974" w:author="v06v25n@yahoo.com.tw" w:date="2020-11-20T15:09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ab/>
            </w:r>
            <w:r w:rsidRPr="00DB0832">
              <w:rPr>
                <w:rFonts w:ascii="標楷體" w:eastAsia="標楷體" w:hAnsi="標楷體" w:cs="新細明體" w:hint="eastAsia"/>
                <w:strike/>
                <w:color w:val="FF0000"/>
                <w:kern w:val="0"/>
                <w:rPrChange w:id="12975" w:author="v06v25n@yahoo.com.tw" w:date="2020-11-20T15:09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是</w:t>
            </w:r>
            <w:ins w:id="12976" w:author="家興 余" w:date="2021-01-21T18:03:00Z">
              <w:r>
                <w:rPr>
                  <w:rFonts w:ascii="標楷體" w:eastAsia="標楷體" w:hAnsi="標楷體" w:cs="新細明體" w:hint="eastAsia"/>
                  <w:kern w:val="0"/>
                </w:rPr>
                <w:t>是否限制清償為Y時必須輸入</w:t>
              </w:r>
            </w:ins>
          </w:p>
          <w:p w14:paraId="6A6125C5" w14:textId="1668BB8A" w:rsidR="00EA5E57" w:rsidRPr="00EA5E57" w:rsidRDefault="00EA5E57" w:rsidP="004F2F81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  <w:rPrChange w:id="12977" w:author="家興 余" w:date="2021-01-21T18:03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</w:p>
          <w:p w14:paraId="69454DBC" w14:textId="07B14633" w:rsidR="00EA5E57" w:rsidRPr="00DB0832" w:rsidRDefault="00EA5E57" w:rsidP="004F2F81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  <w:rPrChange w:id="12978" w:author="v06v25n@yahoo.com.tw" w:date="2020-11-20T15:09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DB0832">
              <w:rPr>
                <w:rFonts w:ascii="標楷體" w:eastAsia="標楷體" w:hAnsi="標楷體" w:cs="新細明體"/>
                <w:strike/>
                <w:color w:val="FF0000"/>
                <w:kern w:val="0"/>
                <w:rPrChange w:id="12979" w:author="v06v25n@yahoo.com.tw" w:date="2020-11-20T15:09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N</w:t>
            </w:r>
            <w:r w:rsidRPr="00DB0832">
              <w:rPr>
                <w:rFonts w:ascii="標楷體" w:eastAsia="標楷體" w:hAnsi="標楷體" w:cs="新細明體"/>
                <w:strike/>
                <w:color w:val="FF0000"/>
                <w:kern w:val="0"/>
                <w:rPrChange w:id="12980" w:author="v06v25n@yahoo.com.tw" w:date="2020-11-20T15:09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ab/>
            </w:r>
            <w:r w:rsidRPr="00DB0832">
              <w:rPr>
                <w:rFonts w:ascii="標楷體" w:eastAsia="標楷體" w:hAnsi="標楷體" w:cs="新細明體" w:hint="eastAsia"/>
                <w:strike/>
                <w:color w:val="FF0000"/>
                <w:kern w:val="0"/>
                <w:rPrChange w:id="12981" w:author="v06v25n@yahoo.com.tw" w:date="2020-11-20T15:09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否</w:t>
            </w:r>
            <w:ins w:id="12982" w:author="v06v25n@yahoo.com.tw" w:date="2020-11-20T15:09:00Z">
              <w:r w:rsidRPr="00DB0832">
                <w:rPr>
                  <w:rFonts w:ascii="標楷體" w:eastAsia="標楷體" w:hAnsi="標楷體" w:cs="新細明體"/>
                  <w:color w:val="FF0000"/>
                  <w:kern w:val="0"/>
                  <w:rPrChange w:id="12983" w:author="v06v25n@yahoo.com.tw" w:date="2020-11-20T15:09:00Z">
                    <w:rPr>
                      <w:rFonts w:ascii="標楷體" w:eastAsia="標楷體" w:hAnsi="標楷體" w:cs="新細明體"/>
                      <w:strike/>
                      <w:color w:val="FF0000"/>
                      <w:kern w:val="0"/>
                    </w:rPr>
                  </w:rPrChange>
                </w:rPr>
                <w:t xml:space="preserve"> 單位</w:t>
              </w:r>
            </w:ins>
            <w:ins w:id="12984" w:author="v06v25n@yahoo.com.tw" w:date="2020-11-20T15:10:00Z">
              <w:r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【</w:t>
              </w:r>
            </w:ins>
            <w:ins w:id="12985" w:author="v06v25n@yahoo.com.tw" w:date="2020-11-20T15:09:00Z">
              <w:r w:rsidRPr="00DB0832">
                <w:rPr>
                  <w:rFonts w:ascii="標楷體" w:eastAsia="標楷體" w:hAnsi="標楷體" w:cs="新細明體" w:hint="eastAsia"/>
                  <w:color w:val="FF0000"/>
                  <w:kern w:val="0"/>
                  <w:rPrChange w:id="12986" w:author="v06v25n@yahoo.com.tw" w:date="2020-11-20T15:09:00Z">
                    <w:rPr>
                      <w:rFonts w:ascii="標楷體" w:eastAsia="標楷體" w:hAnsi="標楷體" w:cs="新細明體" w:hint="eastAsia"/>
                      <w:strike/>
                      <w:color w:val="FF0000"/>
                      <w:kern w:val="0"/>
                    </w:rPr>
                  </w:rPrChange>
                </w:rPr>
                <w:t>年</w:t>
              </w:r>
            </w:ins>
            <w:ins w:id="12987" w:author="v06v25n@yahoo.com.tw" w:date="2020-11-20T15:10:00Z">
              <w:r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】</w:t>
              </w:r>
            </w:ins>
          </w:p>
        </w:tc>
      </w:tr>
      <w:tr w:rsidR="00D64561" w:rsidRPr="008F20B5" w14:paraId="3B29665E" w14:textId="77777777" w:rsidTr="0066205D">
        <w:trPr>
          <w:trHeight w:val="340"/>
          <w:ins w:id="12988" w:author="ST1" w:date="2020-11-25T00:49:00Z"/>
          <w:trPrChange w:id="12989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990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14E46E5" w14:textId="77777777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ins w:id="12991" w:author="ST1" w:date="2020-11-25T00:49:00Z"/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2992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3028E03" w14:textId="21501D43" w:rsidR="00EA5E57" w:rsidRPr="00CC54F1" w:rsidRDefault="00EA5E57" w:rsidP="004C0046">
            <w:pPr>
              <w:widowControl/>
              <w:rPr>
                <w:ins w:id="12993" w:author="ST1" w:date="2020-11-25T00:49:00Z"/>
                <w:rFonts w:ascii="標楷體" w:eastAsia="標楷體" w:hAnsi="標楷體"/>
                <w:color w:val="0070C0"/>
                <w:rPrChange w:id="12994" w:author="ST1" w:date="2020-11-25T00:50:00Z">
                  <w:rPr>
                    <w:ins w:id="12995" w:author="ST1" w:date="2020-11-25T00:49:00Z"/>
                    <w:rFonts w:ascii="標楷體" w:eastAsia="標楷體" w:hAnsi="標楷體"/>
                    <w:strike/>
                    <w:color w:val="FF0000"/>
                  </w:rPr>
                </w:rPrChange>
              </w:rPr>
            </w:pPr>
            <w:ins w:id="12996" w:author="ST1" w:date="2020-11-25T00:50:00Z">
              <w:r w:rsidRPr="00CC54F1">
                <w:rPr>
                  <w:rFonts w:ascii="標楷體" w:eastAsia="標楷體" w:hAnsi="標楷體"/>
                  <w:color w:val="0070C0"/>
                  <w:rPrChange w:id="12997" w:author="ST1" w:date="2020-11-25T00:50:00Z">
                    <w:rPr>
                      <w:rFonts w:ascii="標楷體" w:eastAsia="標楷體" w:hAnsi="標楷體"/>
                      <w:strike/>
                      <w:color w:val="FF0000"/>
                    </w:rPr>
                  </w:rPrChange>
                </w:rPr>
                <w:t>BreachPercent</w:t>
              </w:r>
            </w:ins>
          </w:p>
        </w:tc>
        <w:tc>
          <w:tcPr>
            <w:tcW w:w="1750" w:type="pct"/>
            <w:tcPrChange w:id="12998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40F0C97" w14:textId="1ED3372F" w:rsidR="00EA5E57" w:rsidRPr="00CC54F1" w:rsidRDefault="00EA5E57" w:rsidP="004C0046">
            <w:pPr>
              <w:widowControl/>
              <w:rPr>
                <w:ins w:id="12999" w:author="ST1" w:date="2020-11-25T00:49:00Z"/>
                <w:rFonts w:ascii="標楷體" w:eastAsia="標楷體" w:hAnsi="標楷體"/>
                <w:color w:val="0070C0"/>
                <w:rPrChange w:id="13000" w:author="ST1" w:date="2020-11-25T00:50:00Z">
                  <w:rPr>
                    <w:ins w:id="13001" w:author="ST1" w:date="2020-11-25T00:49:00Z"/>
                    <w:rFonts w:ascii="標楷體" w:eastAsia="標楷體" w:hAnsi="標楷體"/>
                    <w:strike/>
                    <w:color w:val="FF0000"/>
                  </w:rPr>
                </w:rPrChange>
              </w:rPr>
            </w:pPr>
            <w:ins w:id="13002" w:author="ST1" w:date="2020-11-25T01:11:00Z">
              <w:r w:rsidRPr="00D775B7">
                <w:rPr>
                  <w:rFonts w:ascii="標楷體" w:eastAsia="標楷體" w:hAnsi="標楷體" w:hint="eastAsia"/>
                  <w:color w:val="0070C0"/>
                </w:rPr>
                <w:t>違約金百分比</w:t>
              </w:r>
            </w:ins>
          </w:p>
        </w:tc>
        <w:tc>
          <w:tcPr>
            <w:tcW w:w="250" w:type="pct"/>
            <w:tcPrChange w:id="13003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062CE4E" w14:textId="61E563CB" w:rsidR="00EA5E57" w:rsidRPr="00CC54F1" w:rsidRDefault="00EA5E57" w:rsidP="004C0046">
            <w:pPr>
              <w:widowControl/>
              <w:jc w:val="center"/>
              <w:rPr>
                <w:ins w:id="13004" w:author="ST1" w:date="2020-11-25T00:49:00Z"/>
                <w:rFonts w:ascii="標楷體" w:eastAsia="標楷體" w:hAnsi="標楷體" w:cs="新細明體"/>
                <w:color w:val="0070C0"/>
                <w:kern w:val="0"/>
                <w:rPrChange w:id="13005" w:author="ST1" w:date="2020-11-25T00:50:00Z">
                  <w:rPr>
                    <w:ins w:id="13006" w:author="ST1" w:date="2020-11-25T00:49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3007" w:author="ST1" w:date="2020-11-25T01:12:00Z">
              <w:r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X</w:t>
              </w:r>
            </w:ins>
          </w:p>
        </w:tc>
        <w:tc>
          <w:tcPr>
            <w:tcW w:w="250" w:type="pct"/>
            <w:tcPrChange w:id="13008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9914AD2" w14:textId="3948DFE6" w:rsidR="00EA5E57" w:rsidRPr="00CC54F1" w:rsidRDefault="00EA5E57" w:rsidP="004C0046">
            <w:pPr>
              <w:widowControl/>
              <w:jc w:val="center"/>
              <w:rPr>
                <w:ins w:id="13009" w:author="ST1" w:date="2020-11-25T00:49:00Z"/>
                <w:rFonts w:ascii="標楷體" w:eastAsia="標楷體" w:hAnsi="標楷體" w:cs="新細明體"/>
                <w:color w:val="0070C0"/>
                <w:kern w:val="0"/>
                <w:rPrChange w:id="13010" w:author="ST1" w:date="2020-11-25T00:50:00Z">
                  <w:rPr>
                    <w:ins w:id="13011" w:author="ST1" w:date="2020-11-25T00:49:00Z"/>
                    <w:rFonts w:ascii="標楷體" w:eastAsia="標楷體" w:hAnsi="標楷體" w:cs="新細明體"/>
                    <w:strike/>
                    <w:color w:val="FF0000"/>
                    <w:kern w:val="0"/>
                  </w:rPr>
                </w:rPrChange>
              </w:rPr>
            </w:pPr>
            <w:ins w:id="13012" w:author="ST1" w:date="2020-11-25T01:12:00Z">
              <w:r w:rsidRPr="00D775B7">
                <w:rPr>
                  <w:rFonts w:ascii="標楷體" w:eastAsia="標楷體" w:hAnsi="標楷體" w:cs="新細明體"/>
                  <w:color w:val="0070C0"/>
                  <w:kern w:val="0"/>
                </w:rPr>
                <w:t>3.2</w:t>
              </w:r>
            </w:ins>
          </w:p>
        </w:tc>
        <w:tc>
          <w:tcPr>
            <w:tcW w:w="250" w:type="pct"/>
            <w:tcPrChange w:id="13013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C8BF8B1" w14:textId="187C4BCA" w:rsidR="00EA5E57" w:rsidRPr="00D50FF2" w:rsidRDefault="00EA5E57">
            <w:pPr>
              <w:widowControl/>
              <w:jc w:val="center"/>
              <w:rPr>
                <w:ins w:id="13014" w:author="家興 余" w:date="2021-01-21T17:52:00Z"/>
                <w:rFonts w:ascii="標楷體" w:eastAsia="標楷體" w:hAnsi="標楷體" w:cs="新細明體"/>
                <w:color w:val="0070C0"/>
                <w:kern w:val="0"/>
              </w:rPr>
              <w:pPrChange w:id="13015" w:author="家興 余" w:date="2021-01-21T17:52:00Z">
                <w:pPr>
                  <w:widowControl/>
                </w:pPr>
              </w:pPrChange>
            </w:pPr>
            <w:ins w:id="13016" w:author="家興 余" w:date="2021-01-21T18:03:00Z">
              <w:r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O</w:t>
              </w:r>
            </w:ins>
          </w:p>
        </w:tc>
        <w:tc>
          <w:tcPr>
            <w:tcW w:w="1150" w:type="pct"/>
            <w:tcPrChange w:id="13017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BC70EF1" w14:textId="77777777" w:rsidR="00EA5E57" w:rsidRDefault="00EA5E57" w:rsidP="00EA5E57">
            <w:pPr>
              <w:widowControl/>
              <w:rPr>
                <w:ins w:id="13018" w:author="家興 余" w:date="2021-01-21T18:03:00Z"/>
                <w:rFonts w:ascii="標楷體" w:eastAsia="標楷體" w:hAnsi="標楷體" w:cs="新細明體"/>
                <w:kern w:val="0"/>
              </w:rPr>
            </w:pPr>
            <w:ins w:id="13019" w:author="家興 余" w:date="2021-01-21T18:03:00Z">
              <w:r>
                <w:rPr>
                  <w:rFonts w:ascii="標楷體" w:eastAsia="標楷體" w:hAnsi="標楷體" w:cs="新細明體" w:hint="eastAsia"/>
                  <w:kern w:val="0"/>
                </w:rPr>
                <w:t>是否限制清償為Y時必須輸入</w:t>
              </w:r>
            </w:ins>
          </w:p>
          <w:p w14:paraId="15F034E1" w14:textId="3007F698" w:rsidR="00EA5E57" w:rsidRPr="00D50FF2" w:rsidRDefault="00EA5E57" w:rsidP="004F2F81">
            <w:pPr>
              <w:widowControl/>
              <w:rPr>
                <w:ins w:id="13020" w:author="ST1" w:date="2020-11-25T00:49:00Z"/>
                <w:rFonts w:ascii="標楷體" w:eastAsia="標楷體" w:hAnsi="標楷體" w:cs="新細明體"/>
                <w:color w:val="0070C0"/>
                <w:kern w:val="0"/>
                <w:rPrChange w:id="13021" w:author="ST1" w:date="2020-11-25T01:15:00Z">
                  <w:rPr>
                    <w:ins w:id="13022" w:author="ST1" w:date="2020-11-25T00:49:00Z"/>
                    <w:rFonts w:ascii="標楷體" w:eastAsia="標楷體" w:hAnsi="標楷體" w:cs="新細明體"/>
                    <w:strike/>
                    <w:color w:val="FF0000"/>
                    <w:kern w:val="0"/>
                  </w:rPr>
                </w:rPrChange>
              </w:rPr>
            </w:pPr>
            <w:ins w:id="13023" w:author="ST1" w:date="2020-11-25T01:14:00Z">
              <w:r w:rsidRPr="00D50FF2">
                <w:rPr>
                  <w:rFonts w:ascii="標楷體" w:eastAsia="標楷體" w:hAnsi="標楷體" w:cs="新細明體"/>
                  <w:color w:val="0070C0"/>
                  <w:kern w:val="0"/>
                  <w:rPrChange w:id="13024" w:author="ST1" w:date="2020-11-25T01:15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000.00</w:t>
              </w:r>
            </w:ins>
          </w:p>
        </w:tc>
      </w:tr>
      <w:tr w:rsidR="00D64561" w:rsidRPr="008F20B5" w14:paraId="1CC4A9DE" w14:textId="77777777" w:rsidTr="0066205D">
        <w:trPr>
          <w:trHeight w:val="340"/>
          <w:ins w:id="13025" w:author="ST1" w:date="2020-11-25T00:49:00Z"/>
          <w:trPrChange w:id="13026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027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41D0CED" w14:textId="77777777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ins w:id="13028" w:author="ST1" w:date="2020-11-25T00:49:00Z"/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029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985B8F7" w14:textId="0AD2915A" w:rsidR="00EA5E57" w:rsidRPr="00CC54F1" w:rsidRDefault="00EA5E57" w:rsidP="004C0046">
            <w:pPr>
              <w:widowControl/>
              <w:rPr>
                <w:ins w:id="13030" w:author="ST1" w:date="2020-11-25T00:49:00Z"/>
                <w:rFonts w:ascii="標楷體" w:eastAsia="標楷體" w:hAnsi="標楷體"/>
                <w:color w:val="0070C0"/>
                <w:rPrChange w:id="13031" w:author="ST1" w:date="2020-11-25T00:50:00Z">
                  <w:rPr>
                    <w:ins w:id="13032" w:author="ST1" w:date="2020-11-25T00:49:00Z"/>
                    <w:rFonts w:ascii="標楷體" w:eastAsia="標楷體" w:hAnsi="標楷體"/>
                    <w:strike/>
                    <w:color w:val="FF0000"/>
                  </w:rPr>
                </w:rPrChange>
              </w:rPr>
            </w:pPr>
            <w:ins w:id="13033" w:author="ST1" w:date="2020-11-25T00:50:00Z">
              <w:r w:rsidRPr="00CC54F1">
                <w:rPr>
                  <w:rFonts w:ascii="標楷體" w:eastAsia="標楷體" w:hAnsi="標楷體"/>
                  <w:color w:val="0070C0"/>
                </w:rPr>
                <w:t>BreachDecreaseMonth</w:t>
              </w:r>
            </w:ins>
          </w:p>
        </w:tc>
        <w:tc>
          <w:tcPr>
            <w:tcW w:w="1750" w:type="pct"/>
            <w:tcPrChange w:id="13034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A15AB02" w14:textId="446E0F3B" w:rsidR="00EA5E57" w:rsidRPr="00CC54F1" w:rsidRDefault="00EA5E57" w:rsidP="004C0046">
            <w:pPr>
              <w:widowControl/>
              <w:rPr>
                <w:ins w:id="13035" w:author="ST1" w:date="2020-11-25T00:49:00Z"/>
                <w:rFonts w:ascii="標楷體" w:eastAsia="標楷體" w:hAnsi="標楷體"/>
                <w:color w:val="0070C0"/>
                <w:rPrChange w:id="13036" w:author="ST1" w:date="2020-11-25T00:50:00Z">
                  <w:rPr>
                    <w:ins w:id="13037" w:author="ST1" w:date="2020-11-25T00:49:00Z"/>
                    <w:rFonts w:ascii="標楷體" w:eastAsia="標楷體" w:hAnsi="標楷體"/>
                    <w:strike/>
                    <w:color w:val="FF0000"/>
                  </w:rPr>
                </w:rPrChange>
              </w:rPr>
            </w:pPr>
            <w:ins w:id="13038" w:author="ST1" w:date="2020-11-25T01:12:00Z">
              <w:r w:rsidRPr="00D775B7">
                <w:rPr>
                  <w:rFonts w:ascii="標楷體" w:eastAsia="標楷體" w:hAnsi="標楷體" w:hint="eastAsia"/>
                  <w:color w:val="0070C0"/>
                </w:rPr>
                <w:t>違約金分段月數</w:t>
              </w:r>
            </w:ins>
          </w:p>
        </w:tc>
        <w:tc>
          <w:tcPr>
            <w:tcW w:w="250" w:type="pct"/>
            <w:tcPrChange w:id="13039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C4E25F1" w14:textId="64FDCC7C" w:rsidR="00EA5E57" w:rsidRPr="00CC54F1" w:rsidRDefault="00EA5E57" w:rsidP="004C0046">
            <w:pPr>
              <w:widowControl/>
              <w:jc w:val="center"/>
              <w:rPr>
                <w:ins w:id="13040" w:author="ST1" w:date="2020-11-25T00:49:00Z"/>
                <w:rFonts w:ascii="標楷體" w:eastAsia="標楷體" w:hAnsi="標楷體" w:cs="新細明體"/>
                <w:color w:val="0070C0"/>
                <w:kern w:val="0"/>
                <w:rPrChange w:id="13041" w:author="ST1" w:date="2020-11-25T00:50:00Z">
                  <w:rPr>
                    <w:ins w:id="13042" w:author="ST1" w:date="2020-11-25T00:49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3043" w:author="ST1" w:date="2020-11-25T01:13:00Z">
              <w:r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X</w:t>
              </w:r>
            </w:ins>
          </w:p>
        </w:tc>
        <w:tc>
          <w:tcPr>
            <w:tcW w:w="250" w:type="pct"/>
            <w:tcPrChange w:id="13044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D1293EC" w14:textId="54C06BD0" w:rsidR="00EA5E57" w:rsidRPr="00CC54F1" w:rsidRDefault="00EA5E57" w:rsidP="004C0046">
            <w:pPr>
              <w:widowControl/>
              <w:jc w:val="center"/>
              <w:rPr>
                <w:ins w:id="13045" w:author="ST1" w:date="2020-11-25T00:49:00Z"/>
                <w:rFonts w:ascii="標楷體" w:eastAsia="標楷體" w:hAnsi="標楷體" w:cs="新細明體"/>
                <w:color w:val="0070C0"/>
                <w:kern w:val="0"/>
                <w:rPrChange w:id="13046" w:author="ST1" w:date="2020-11-25T00:50:00Z">
                  <w:rPr>
                    <w:ins w:id="13047" w:author="ST1" w:date="2020-11-25T00:49:00Z"/>
                    <w:rFonts w:ascii="標楷體" w:eastAsia="標楷體" w:hAnsi="標楷體" w:cs="新細明體"/>
                    <w:strike/>
                    <w:color w:val="FF0000"/>
                    <w:kern w:val="0"/>
                  </w:rPr>
                </w:rPrChange>
              </w:rPr>
            </w:pPr>
            <w:ins w:id="13048" w:author="ST1" w:date="2020-11-25T01:12:00Z">
              <w:r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3</w:t>
              </w:r>
            </w:ins>
          </w:p>
        </w:tc>
        <w:tc>
          <w:tcPr>
            <w:tcW w:w="250" w:type="pct"/>
            <w:tcPrChange w:id="13049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696F622" w14:textId="5D6F98F0" w:rsidR="00EA5E57" w:rsidRPr="00D50FF2" w:rsidRDefault="00EA5E57">
            <w:pPr>
              <w:widowControl/>
              <w:jc w:val="center"/>
              <w:rPr>
                <w:ins w:id="13050" w:author="家興 余" w:date="2021-01-21T17:52:00Z"/>
                <w:rFonts w:ascii="標楷體" w:eastAsia="標楷體" w:hAnsi="標楷體" w:cs="新細明體"/>
                <w:color w:val="0070C0"/>
                <w:kern w:val="0"/>
              </w:rPr>
              <w:pPrChange w:id="13051" w:author="家興 余" w:date="2021-01-21T17:52:00Z">
                <w:pPr>
                  <w:widowControl/>
                </w:pPr>
              </w:pPrChange>
            </w:pPr>
            <w:ins w:id="13052" w:author="家興 余" w:date="2021-01-21T18:04:00Z">
              <w:r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O</w:t>
              </w:r>
            </w:ins>
          </w:p>
        </w:tc>
        <w:tc>
          <w:tcPr>
            <w:tcW w:w="1150" w:type="pct"/>
            <w:tcPrChange w:id="13053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19FDD2B" w14:textId="77777777" w:rsidR="00EA5E57" w:rsidRDefault="00EA5E57" w:rsidP="00EA5E57">
            <w:pPr>
              <w:widowControl/>
              <w:rPr>
                <w:ins w:id="13054" w:author="家興 余" w:date="2021-01-21T18:04:00Z"/>
                <w:rFonts w:ascii="標楷體" w:eastAsia="標楷體" w:hAnsi="標楷體" w:cs="新細明體"/>
                <w:kern w:val="0"/>
              </w:rPr>
            </w:pPr>
            <w:ins w:id="13055" w:author="家興 余" w:date="2021-01-21T18:04:00Z">
              <w:r>
                <w:rPr>
                  <w:rFonts w:ascii="標楷體" w:eastAsia="標楷體" w:hAnsi="標楷體" w:cs="新細明體" w:hint="eastAsia"/>
                  <w:kern w:val="0"/>
                </w:rPr>
                <w:t>是否限制清償為Y時必須輸入</w:t>
              </w:r>
            </w:ins>
          </w:p>
          <w:p w14:paraId="2CC1AADD" w14:textId="60D06A9D" w:rsidR="00EA5E57" w:rsidRPr="00D50FF2" w:rsidRDefault="00EA5E57" w:rsidP="004F2F81">
            <w:pPr>
              <w:widowControl/>
              <w:rPr>
                <w:ins w:id="13056" w:author="ST1" w:date="2020-11-25T00:49:00Z"/>
                <w:rFonts w:ascii="標楷體" w:eastAsia="標楷體" w:hAnsi="標楷體" w:cs="新細明體"/>
                <w:color w:val="0070C0"/>
                <w:kern w:val="0"/>
                <w:rPrChange w:id="13057" w:author="ST1" w:date="2020-11-25T01:15:00Z">
                  <w:rPr>
                    <w:ins w:id="13058" w:author="ST1" w:date="2020-11-25T00:49:00Z"/>
                    <w:rFonts w:ascii="標楷體" w:eastAsia="標楷體" w:hAnsi="標楷體" w:cs="新細明體"/>
                    <w:strike/>
                    <w:color w:val="FF0000"/>
                    <w:kern w:val="0"/>
                  </w:rPr>
                </w:rPrChange>
              </w:rPr>
            </w:pPr>
            <w:ins w:id="13059" w:author="ST1" w:date="2020-11-25T01:14:00Z">
              <w:r w:rsidRPr="00D50FF2">
                <w:rPr>
                  <w:rFonts w:ascii="標楷體" w:eastAsia="標楷體" w:hAnsi="標楷體" w:cs="新細明體"/>
                  <w:color w:val="0070C0"/>
                  <w:kern w:val="0"/>
                </w:rPr>
                <w:t>000</w:t>
              </w:r>
            </w:ins>
          </w:p>
        </w:tc>
      </w:tr>
      <w:tr w:rsidR="00D64561" w:rsidRPr="008F20B5" w14:paraId="03A00CBD" w14:textId="77777777" w:rsidTr="0066205D">
        <w:trPr>
          <w:trHeight w:val="340"/>
          <w:ins w:id="13060" w:author="ST1" w:date="2020-11-25T00:49:00Z"/>
          <w:trPrChange w:id="13061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062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5A76D0E" w14:textId="77777777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ins w:id="13063" w:author="ST1" w:date="2020-11-25T00:49:00Z"/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064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30F9570" w14:textId="5E927DB8" w:rsidR="00EA5E57" w:rsidRPr="00CC54F1" w:rsidRDefault="00EA5E57" w:rsidP="004C0046">
            <w:pPr>
              <w:widowControl/>
              <w:rPr>
                <w:ins w:id="13065" w:author="ST1" w:date="2020-11-25T00:49:00Z"/>
                <w:rFonts w:ascii="標楷體" w:eastAsia="標楷體" w:hAnsi="標楷體"/>
                <w:color w:val="0070C0"/>
                <w:rPrChange w:id="13066" w:author="ST1" w:date="2020-11-25T00:50:00Z">
                  <w:rPr>
                    <w:ins w:id="13067" w:author="ST1" w:date="2020-11-25T00:49:00Z"/>
                    <w:rFonts w:ascii="標楷體" w:eastAsia="標楷體" w:hAnsi="標楷體"/>
                    <w:strike/>
                    <w:color w:val="FF0000"/>
                  </w:rPr>
                </w:rPrChange>
              </w:rPr>
            </w:pPr>
            <w:ins w:id="13068" w:author="ST1" w:date="2020-11-25T00:50:00Z">
              <w:r w:rsidRPr="00CC54F1">
                <w:rPr>
                  <w:rFonts w:ascii="標楷體" w:eastAsia="標楷體" w:hAnsi="標楷體"/>
                  <w:color w:val="0070C0"/>
                </w:rPr>
                <w:t>BreachDecrease</w:t>
              </w:r>
            </w:ins>
          </w:p>
        </w:tc>
        <w:tc>
          <w:tcPr>
            <w:tcW w:w="1750" w:type="pct"/>
            <w:tcPrChange w:id="13069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7E4E459" w14:textId="2D66670E" w:rsidR="00EA5E57" w:rsidRPr="00CC54F1" w:rsidRDefault="00EA5E57" w:rsidP="004C0046">
            <w:pPr>
              <w:widowControl/>
              <w:rPr>
                <w:ins w:id="13070" w:author="ST1" w:date="2020-11-25T00:49:00Z"/>
                <w:rFonts w:ascii="標楷體" w:eastAsia="標楷體" w:hAnsi="標楷體"/>
                <w:color w:val="0070C0"/>
                <w:rPrChange w:id="13071" w:author="ST1" w:date="2020-11-25T00:50:00Z">
                  <w:rPr>
                    <w:ins w:id="13072" w:author="ST1" w:date="2020-11-25T00:49:00Z"/>
                    <w:rFonts w:ascii="標楷體" w:eastAsia="標楷體" w:hAnsi="標楷體"/>
                    <w:strike/>
                    <w:color w:val="FF0000"/>
                  </w:rPr>
                </w:rPrChange>
              </w:rPr>
            </w:pPr>
            <w:ins w:id="13073" w:author="ST1" w:date="2020-11-25T01:12:00Z">
              <w:r w:rsidRPr="00D775B7">
                <w:rPr>
                  <w:rFonts w:ascii="標楷體" w:eastAsia="標楷體" w:hAnsi="標楷體" w:hint="eastAsia"/>
                  <w:color w:val="0070C0"/>
                </w:rPr>
                <w:t>分段遞減百分比</w:t>
              </w:r>
            </w:ins>
          </w:p>
        </w:tc>
        <w:tc>
          <w:tcPr>
            <w:tcW w:w="250" w:type="pct"/>
            <w:tcPrChange w:id="13074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318EB25" w14:textId="56670F3A" w:rsidR="00EA5E57" w:rsidRPr="00CC54F1" w:rsidRDefault="00EA5E57" w:rsidP="004C0046">
            <w:pPr>
              <w:widowControl/>
              <w:jc w:val="center"/>
              <w:rPr>
                <w:ins w:id="13075" w:author="ST1" w:date="2020-11-25T00:49:00Z"/>
                <w:rFonts w:ascii="標楷體" w:eastAsia="標楷體" w:hAnsi="標楷體" w:cs="新細明體"/>
                <w:color w:val="0070C0"/>
                <w:kern w:val="0"/>
                <w:rPrChange w:id="13076" w:author="ST1" w:date="2020-11-25T00:50:00Z">
                  <w:rPr>
                    <w:ins w:id="13077" w:author="ST1" w:date="2020-11-25T00:49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3078" w:author="ST1" w:date="2020-11-25T01:13:00Z">
              <w:r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X</w:t>
              </w:r>
            </w:ins>
          </w:p>
        </w:tc>
        <w:tc>
          <w:tcPr>
            <w:tcW w:w="250" w:type="pct"/>
            <w:tcPrChange w:id="13079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E01C8DA" w14:textId="1D47FEDB" w:rsidR="00EA5E57" w:rsidRPr="00CC54F1" w:rsidRDefault="00EA5E57" w:rsidP="004C0046">
            <w:pPr>
              <w:widowControl/>
              <w:jc w:val="center"/>
              <w:rPr>
                <w:ins w:id="13080" w:author="ST1" w:date="2020-11-25T00:49:00Z"/>
                <w:rFonts w:ascii="標楷體" w:eastAsia="標楷體" w:hAnsi="標楷體" w:cs="新細明體"/>
                <w:color w:val="0070C0"/>
                <w:kern w:val="0"/>
                <w:rPrChange w:id="13081" w:author="ST1" w:date="2020-11-25T00:50:00Z">
                  <w:rPr>
                    <w:ins w:id="13082" w:author="ST1" w:date="2020-11-25T00:49:00Z"/>
                    <w:rFonts w:ascii="標楷體" w:eastAsia="標楷體" w:hAnsi="標楷體" w:cs="新細明體"/>
                    <w:strike/>
                    <w:color w:val="FF0000"/>
                    <w:kern w:val="0"/>
                  </w:rPr>
                </w:rPrChange>
              </w:rPr>
            </w:pPr>
            <w:ins w:id="13083" w:author="ST1" w:date="2020-11-25T01:12:00Z">
              <w:r w:rsidRPr="00D775B7">
                <w:rPr>
                  <w:rFonts w:ascii="標楷體" w:eastAsia="標楷體" w:hAnsi="標楷體" w:cs="新細明體"/>
                  <w:color w:val="0070C0"/>
                  <w:kern w:val="0"/>
                </w:rPr>
                <w:t>3.2</w:t>
              </w:r>
            </w:ins>
          </w:p>
        </w:tc>
        <w:tc>
          <w:tcPr>
            <w:tcW w:w="250" w:type="pct"/>
            <w:tcPrChange w:id="13084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19C5CA6" w14:textId="4538CB79" w:rsidR="00EA5E57" w:rsidRPr="00D50FF2" w:rsidRDefault="00EA5E57">
            <w:pPr>
              <w:widowControl/>
              <w:jc w:val="center"/>
              <w:rPr>
                <w:ins w:id="13085" w:author="家興 余" w:date="2021-01-21T17:52:00Z"/>
                <w:rFonts w:ascii="標楷體" w:eastAsia="標楷體" w:hAnsi="標楷體" w:cs="新細明體"/>
                <w:color w:val="0070C0"/>
                <w:kern w:val="0"/>
              </w:rPr>
              <w:pPrChange w:id="13086" w:author="家興 余" w:date="2021-01-21T17:52:00Z">
                <w:pPr>
                  <w:widowControl/>
                </w:pPr>
              </w:pPrChange>
            </w:pPr>
            <w:ins w:id="13087" w:author="家興 余" w:date="2021-01-21T18:04:00Z">
              <w:r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O</w:t>
              </w:r>
            </w:ins>
          </w:p>
        </w:tc>
        <w:tc>
          <w:tcPr>
            <w:tcW w:w="1150" w:type="pct"/>
            <w:tcPrChange w:id="13088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7557406" w14:textId="77777777" w:rsidR="00EA5E57" w:rsidRDefault="00EA5E57" w:rsidP="00EA5E57">
            <w:pPr>
              <w:widowControl/>
              <w:rPr>
                <w:ins w:id="13089" w:author="家興 余" w:date="2021-01-21T18:04:00Z"/>
                <w:rFonts w:ascii="標楷體" w:eastAsia="標楷體" w:hAnsi="標楷體" w:cs="新細明體"/>
                <w:kern w:val="0"/>
              </w:rPr>
            </w:pPr>
            <w:ins w:id="13090" w:author="家興 余" w:date="2021-01-21T18:04:00Z">
              <w:r>
                <w:rPr>
                  <w:rFonts w:ascii="標楷體" w:eastAsia="標楷體" w:hAnsi="標楷體" w:cs="新細明體" w:hint="eastAsia"/>
                  <w:kern w:val="0"/>
                </w:rPr>
                <w:t>是否限制清償為Y時必須輸入</w:t>
              </w:r>
            </w:ins>
          </w:p>
          <w:p w14:paraId="358327F1" w14:textId="586D3BCF" w:rsidR="00EA5E57" w:rsidRPr="00D50FF2" w:rsidRDefault="00EA5E57" w:rsidP="004F2F81">
            <w:pPr>
              <w:widowControl/>
              <w:rPr>
                <w:ins w:id="13091" w:author="ST1" w:date="2020-11-25T00:49:00Z"/>
                <w:rFonts w:ascii="標楷體" w:eastAsia="標楷體" w:hAnsi="標楷體" w:cs="新細明體"/>
                <w:color w:val="0070C0"/>
                <w:kern w:val="0"/>
                <w:rPrChange w:id="13092" w:author="ST1" w:date="2020-11-25T01:15:00Z">
                  <w:rPr>
                    <w:ins w:id="13093" w:author="ST1" w:date="2020-11-25T00:49:00Z"/>
                    <w:rFonts w:ascii="標楷體" w:eastAsia="標楷體" w:hAnsi="標楷體" w:cs="新細明體"/>
                    <w:strike/>
                    <w:color w:val="FF0000"/>
                    <w:kern w:val="0"/>
                  </w:rPr>
                </w:rPrChange>
              </w:rPr>
            </w:pPr>
            <w:ins w:id="13094" w:author="ST1" w:date="2020-11-25T01:14:00Z">
              <w:r w:rsidRPr="00D50FF2">
                <w:rPr>
                  <w:rFonts w:ascii="標楷體" w:eastAsia="標楷體" w:hAnsi="標楷體" w:cs="新細明體"/>
                  <w:color w:val="0070C0"/>
                  <w:kern w:val="0"/>
                  <w:rPrChange w:id="13095" w:author="ST1" w:date="2020-11-25T01:15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000.00</w:t>
              </w:r>
            </w:ins>
          </w:p>
        </w:tc>
      </w:tr>
      <w:tr w:rsidR="00D64561" w:rsidRPr="008F20B5" w14:paraId="1A54D003" w14:textId="77777777" w:rsidTr="0066205D">
        <w:trPr>
          <w:trHeight w:val="340"/>
          <w:ins w:id="13096" w:author="ST1" w:date="2020-11-25T00:49:00Z"/>
          <w:trPrChange w:id="13097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098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0C108DE" w14:textId="77777777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ins w:id="13099" w:author="ST1" w:date="2020-11-25T00:49:00Z"/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100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87DF4E2" w14:textId="716804D8" w:rsidR="00EA5E57" w:rsidRPr="00CC54F1" w:rsidRDefault="00EA5E57" w:rsidP="004C0046">
            <w:pPr>
              <w:widowControl/>
              <w:rPr>
                <w:ins w:id="13101" w:author="ST1" w:date="2020-11-25T00:49:00Z"/>
                <w:rFonts w:ascii="標楷體" w:eastAsia="標楷體" w:hAnsi="標楷體"/>
                <w:color w:val="0070C0"/>
                <w:rPrChange w:id="13102" w:author="ST1" w:date="2020-11-25T00:50:00Z">
                  <w:rPr>
                    <w:ins w:id="13103" w:author="ST1" w:date="2020-11-25T00:49:00Z"/>
                    <w:rFonts w:ascii="標楷體" w:eastAsia="標楷體" w:hAnsi="標楷體"/>
                    <w:strike/>
                    <w:color w:val="FF0000"/>
                  </w:rPr>
                </w:rPrChange>
              </w:rPr>
            </w:pPr>
            <w:ins w:id="13104" w:author="ST1" w:date="2020-11-25T00:50:00Z">
              <w:r w:rsidRPr="00CC54F1">
                <w:rPr>
                  <w:rFonts w:ascii="標楷體" w:eastAsia="標楷體" w:hAnsi="標楷體"/>
                  <w:color w:val="0070C0"/>
                </w:rPr>
                <w:t>BreachStartPercent</w:t>
              </w:r>
            </w:ins>
          </w:p>
        </w:tc>
        <w:tc>
          <w:tcPr>
            <w:tcW w:w="1750" w:type="pct"/>
            <w:tcPrChange w:id="13105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328397A" w14:textId="58D1259B" w:rsidR="00EA5E57" w:rsidRPr="00CC54F1" w:rsidRDefault="00EA5E57" w:rsidP="004C0046">
            <w:pPr>
              <w:widowControl/>
              <w:rPr>
                <w:ins w:id="13106" w:author="ST1" w:date="2020-11-25T00:49:00Z"/>
                <w:rFonts w:ascii="標楷體" w:eastAsia="標楷體" w:hAnsi="標楷體"/>
                <w:color w:val="0070C0"/>
                <w:rPrChange w:id="13107" w:author="ST1" w:date="2020-11-25T00:50:00Z">
                  <w:rPr>
                    <w:ins w:id="13108" w:author="ST1" w:date="2020-11-25T00:49:00Z"/>
                    <w:rFonts w:ascii="標楷體" w:eastAsia="標楷體" w:hAnsi="標楷體"/>
                    <w:strike/>
                    <w:color w:val="FF0000"/>
                  </w:rPr>
                </w:rPrChange>
              </w:rPr>
            </w:pPr>
            <w:ins w:id="13109" w:author="ST1" w:date="2020-11-25T01:12:00Z">
              <w:r w:rsidRPr="00D775B7">
                <w:rPr>
                  <w:rFonts w:ascii="標楷體" w:eastAsia="標楷體" w:hAnsi="標楷體" w:hint="eastAsia"/>
                  <w:color w:val="0070C0"/>
                </w:rPr>
                <w:t>還款起算比例</w:t>
              </w:r>
            </w:ins>
          </w:p>
        </w:tc>
        <w:tc>
          <w:tcPr>
            <w:tcW w:w="250" w:type="pct"/>
            <w:tcPrChange w:id="13110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931B9B7" w14:textId="4E922D73" w:rsidR="00EA5E57" w:rsidRPr="00CC54F1" w:rsidRDefault="00EA5E57" w:rsidP="004C0046">
            <w:pPr>
              <w:widowControl/>
              <w:jc w:val="center"/>
              <w:rPr>
                <w:ins w:id="13111" w:author="ST1" w:date="2020-11-25T00:49:00Z"/>
                <w:rFonts w:ascii="標楷體" w:eastAsia="標楷體" w:hAnsi="標楷體" w:cs="新細明體"/>
                <w:color w:val="0070C0"/>
                <w:kern w:val="0"/>
                <w:rPrChange w:id="13112" w:author="ST1" w:date="2020-11-25T00:50:00Z">
                  <w:rPr>
                    <w:ins w:id="13113" w:author="ST1" w:date="2020-11-25T00:49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3114" w:author="ST1" w:date="2020-11-25T01:13:00Z">
              <w:r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X</w:t>
              </w:r>
            </w:ins>
          </w:p>
        </w:tc>
        <w:tc>
          <w:tcPr>
            <w:tcW w:w="250" w:type="pct"/>
            <w:tcPrChange w:id="13115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3AE6465" w14:textId="02EAD006" w:rsidR="00EA5E57" w:rsidRPr="00CC54F1" w:rsidRDefault="00EA5E57" w:rsidP="004C0046">
            <w:pPr>
              <w:widowControl/>
              <w:jc w:val="center"/>
              <w:rPr>
                <w:ins w:id="13116" w:author="ST1" w:date="2020-11-25T00:49:00Z"/>
                <w:rFonts w:ascii="標楷體" w:eastAsia="標楷體" w:hAnsi="標楷體" w:cs="新細明體"/>
                <w:color w:val="0070C0"/>
                <w:kern w:val="0"/>
                <w:rPrChange w:id="13117" w:author="ST1" w:date="2020-11-25T00:50:00Z">
                  <w:rPr>
                    <w:ins w:id="13118" w:author="ST1" w:date="2020-11-25T00:49:00Z"/>
                    <w:rFonts w:ascii="標楷體" w:eastAsia="標楷體" w:hAnsi="標楷體" w:cs="新細明體"/>
                    <w:strike/>
                    <w:color w:val="FF0000"/>
                    <w:kern w:val="0"/>
                  </w:rPr>
                </w:rPrChange>
              </w:rPr>
            </w:pPr>
            <w:ins w:id="13119" w:author="ST1" w:date="2020-11-25T01:12:00Z">
              <w:r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2</w:t>
              </w:r>
            </w:ins>
          </w:p>
        </w:tc>
        <w:tc>
          <w:tcPr>
            <w:tcW w:w="250" w:type="pct"/>
            <w:tcPrChange w:id="13120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A43DD7A" w14:textId="70E886CE" w:rsidR="00EA5E57" w:rsidRPr="00D50FF2" w:rsidRDefault="0082244E">
            <w:pPr>
              <w:widowControl/>
              <w:jc w:val="center"/>
              <w:rPr>
                <w:ins w:id="13121" w:author="家興 余" w:date="2021-01-21T17:52:00Z"/>
                <w:rFonts w:ascii="標楷體" w:eastAsia="標楷體" w:hAnsi="標楷體" w:cs="新細明體"/>
                <w:color w:val="0070C0"/>
                <w:kern w:val="0"/>
              </w:rPr>
              <w:pPrChange w:id="13122" w:author="家興 余" w:date="2021-01-21T17:52:00Z">
                <w:pPr>
                  <w:widowControl/>
                </w:pPr>
              </w:pPrChange>
            </w:pPr>
            <w:ins w:id="13123" w:author="家興 余" w:date="2021-01-21T18:04:00Z">
              <w:r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O</w:t>
              </w:r>
            </w:ins>
          </w:p>
        </w:tc>
        <w:tc>
          <w:tcPr>
            <w:tcW w:w="1150" w:type="pct"/>
            <w:tcPrChange w:id="13124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BCDDD8B" w14:textId="19A64982" w:rsidR="0082244E" w:rsidRDefault="0082244E" w:rsidP="0082244E">
            <w:pPr>
              <w:widowControl/>
              <w:rPr>
                <w:ins w:id="13125" w:author="家興 余" w:date="2021-01-21T18:04:00Z"/>
                <w:rFonts w:ascii="標楷體" w:eastAsia="標楷體" w:hAnsi="標楷體" w:cs="新細明體"/>
                <w:kern w:val="0"/>
              </w:rPr>
            </w:pPr>
            <w:ins w:id="13126" w:author="家興 余" w:date="2021-01-21T18:04:00Z">
              <w:r>
                <w:rPr>
                  <w:rFonts w:ascii="標楷體" w:eastAsia="標楷體" w:hAnsi="標楷體" w:cs="新細明體" w:hint="eastAsia"/>
                  <w:kern w:val="0"/>
                </w:rPr>
                <w:t>是否限制清償為Y時可輸入</w:t>
              </w:r>
            </w:ins>
          </w:p>
          <w:p w14:paraId="144E490A" w14:textId="169B2E17" w:rsidR="00EA5E57" w:rsidRPr="00D50FF2" w:rsidRDefault="00EA5E57" w:rsidP="004F2F81">
            <w:pPr>
              <w:widowControl/>
              <w:rPr>
                <w:ins w:id="13127" w:author="ST1" w:date="2020-11-25T00:49:00Z"/>
                <w:rFonts w:ascii="標楷體" w:eastAsia="標楷體" w:hAnsi="標楷體" w:cs="新細明體"/>
                <w:color w:val="0070C0"/>
                <w:kern w:val="0"/>
                <w:rPrChange w:id="13128" w:author="ST1" w:date="2020-11-25T01:15:00Z">
                  <w:rPr>
                    <w:ins w:id="13129" w:author="ST1" w:date="2020-11-25T00:49:00Z"/>
                    <w:rFonts w:ascii="標楷體" w:eastAsia="標楷體" w:hAnsi="標楷體" w:cs="新細明體"/>
                    <w:strike/>
                    <w:color w:val="FF0000"/>
                    <w:kern w:val="0"/>
                  </w:rPr>
                </w:rPrChange>
              </w:rPr>
            </w:pPr>
            <w:ins w:id="13130" w:author="ST1" w:date="2020-11-25T01:14:00Z">
              <w:r w:rsidRPr="00D50FF2">
                <w:rPr>
                  <w:rFonts w:ascii="標楷體" w:eastAsia="標楷體" w:hAnsi="標楷體" w:cs="新細明體"/>
                  <w:color w:val="0070C0"/>
                  <w:kern w:val="0"/>
                </w:rPr>
                <w:t>00</w:t>
              </w:r>
            </w:ins>
          </w:p>
        </w:tc>
      </w:tr>
      <w:tr w:rsidR="00D64561" w:rsidRPr="008F20B5" w14:paraId="657A670F" w14:textId="77777777" w:rsidTr="0066205D">
        <w:trPr>
          <w:trHeight w:val="340"/>
          <w:trPrChange w:id="13131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132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9D9B16E" w14:textId="35E126B1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133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F78AA99" w14:textId="4DA94223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GovOfferFlag</w:t>
            </w:r>
          </w:p>
        </w:tc>
        <w:tc>
          <w:tcPr>
            <w:tcW w:w="1750" w:type="pct"/>
            <w:tcPrChange w:id="13134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33556B2" w14:textId="0133330C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政府優惠房貸</w:t>
            </w:r>
          </w:p>
        </w:tc>
        <w:tc>
          <w:tcPr>
            <w:tcW w:w="250" w:type="pct"/>
            <w:tcPrChange w:id="13135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04BBD76" w14:textId="3A60EE0F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3136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4B026B2" w14:textId="202089F6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50" w:type="pct"/>
            <w:tcPrChange w:id="13137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56081B4" w14:textId="6E95449C" w:rsidR="00EA5E57" w:rsidRPr="008F20B5" w:rsidRDefault="003719AD">
            <w:pPr>
              <w:widowControl/>
              <w:jc w:val="center"/>
              <w:rPr>
                <w:ins w:id="13138" w:author="家興 余" w:date="2021-01-21T17:52:00Z"/>
                <w:rFonts w:ascii="標楷體" w:eastAsia="標楷體" w:hAnsi="標楷體" w:cs="新細明體"/>
                <w:kern w:val="0"/>
              </w:rPr>
              <w:pPrChange w:id="13139" w:author="家興 余" w:date="2021-01-21T17:52:00Z">
                <w:pPr>
                  <w:widowControl/>
                </w:pPr>
              </w:pPrChange>
            </w:pPr>
            <w:ins w:id="13140" w:author="家興 余" w:date="2021-01-21T18:04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3141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C08C0A1" w14:textId="78948934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是</w:t>
            </w:r>
          </w:p>
          <w:p w14:paraId="74C9316F" w14:textId="06D2B0E4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否</w:t>
            </w:r>
          </w:p>
        </w:tc>
      </w:tr>
      <w:tr w:rsidR="00D64561" w:rsidRPr="008F20B5" w14:paraId="03C9F958" w14:textId="77777777" w:rsidTr="0066205D">
        <w:trPr>
          <w:trHeight w:val="340"/>
          <w:trPrChange w:id="13142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143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DD15A74" w14:textId="19962646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144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387D9E6" w14:textId="715B22D0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FinancialFlag</w:t>
            </w:r>
          </w:p>
        </w:tc>
        <w:tc>
          <w:tcPr>
            <w:tcW w:w="1750" w:type="pct"/>
            <w:tcPrChange w:id="13145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DBF2A83" w14:textId="243A0E7B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理財型房貸</w:t>
            </w:r>
          </w:p>
        </w:tc>
        <w:tc>
          <w:tcPr>
            <w:tcW w:w="250" w:type="pct"/>
            <w:tcPrChange w:id="13146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9CEDB41" w14:textId="455861A9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3147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FBE033C" w14:textId="1FBF43E2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50" w:type="pct"/>
            <w:tcPrChange w:id="13148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E22DCA9" w14:textId="0E1F1436" w:rsidR="00EA5E57" w:rsidRPr="008F20B5" w:rsidRDefault="003719AD">
            <w:pPr>
              <w:widowControl/>
              <w:jc w:val="center"/>
              <w:rPr>
                <w:ins w:id="13149" w:author="家興 余" w:date="2021-01-21T17:52:00Z"/>
                <w:rFonts w:ascii="標楷體" w:eastAsia="標楷體" w:hAnsi="標楷體" w:cs="新細明體"/>
                <w:kern w:val="0"/>
              </w:rPr>
              <w:pPrChange w:id="13150" w:author="家興 余" w:date="2021-01-21T17:52:00Z">
                <w:pPr>
                  <w:widowControl/>
                </w:pPr>
              </w:pPrChange>
            </w:pPr>
            <w:ins w:id="13151" w:author="家興 余" w:date="2021-01-21T18:04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3152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D43E724" w14:textId="125CD34D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是</w:t>
            </w:r>
          </w:p>
          <w:p w14:paraId="378EFE99" w14:textId="31073947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否</w:t>
            </w:r>
          </w:p>
        </w:tc>
      </w:tr>
      <w:tr w:rsidR="00D64561" w:rsidRPr="008F20B5" w14:paraId="302EFEA3" w14:textId="77777777" w:rsidTr="0066205D">
        <w:trPr>
          <w:trHeight w:val="340"/>
          <w:trPrChange w:id="13153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154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BB168DD" w14:textId="77777777" w:rsidR="00EA5E57" w:rsidRPr="004A1C2C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155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010B5B5" w14:textId="3BC035C3" w:rsidR="00EA5E57" w:rsidRPr="008F20B5" w:rsidRDefault="00EA5E57" w:rsidP="002F2BB5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EmpFlag</w:t>
            </w:r>
          </w:p>
        </w:tc>
        <w:tc>
          <w:tcPr>
            <w:tcW w:w="1750" w:type="pct"/>
            <w:tcPrChange w:id="13156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C17CF46" w14:textId="7BF82737" w:rsidR="00EA5E57" w:rsidRPr="008F20B5" w:rsidRDefault="00EA5E57" w:rsidP="002F2BB5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員工優惠貸款</w:t>
            </w:r>
          </w:p>
        </w:tc>
        <w:tc>
          <w:tcPr>
            <w:tcW w:w="250" w:type="pct"/>
            <w:tcPrChange w:id="13157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8778733" w14:textId="28A411E5" w:rsidR="00EA5E57" w:rsidRPr="008F20B5" w:rsidRDefault="00EA5E57" w:rsidP="002F2BB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3158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C8A700B" w14:textId="394F3A5C" w:rsidR="00EA5E57" w:rsidRPr="008F20B5" w:rsidRDefault="00EA5E57" w:rsidP="002F2BB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50" w:type="pct"/>
            <w:tcPrChange w:id="13159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614CD8A" w14:textId="39DAB841" w:rsidR="00EA5E57" w:rsidRPr="008F20B5" w:rsidRDefault="003719AD">
            <w:pPr>
              <w:widowControl/>
              <w:jc w:val="center"/>
              <w:rPr>
                <w:ins w:id="13160" w:author="家興 余" w:date="2021-01-21T17:52:00Z"/>
                <w:rFonts w:ascii="標楷體" w:eastAsia="標楷體" w:hAnsi="標楷體" w:cs="新細明體"/>
                <w:kern w:val="0"/>
              </w:rPr>
              <w:pPrChange w:id="13161" w:author="家興 余" w:date="2021-01-21T17:52:00Z">
                <w:pPr>
                  <w:widowControl/>
                </w:pPr>
              </w:pPrChange>
            </w:pPr>
            <w:ins w:id="13162" w:author="家興 余" w:date="2021-01-21T18:04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3163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563E6D7" w14:textId="6A77EEE6" w:rsidR="00EA5E57" w:rsidRPr="008F20B5" w:rsidRDefault="00EA5E57" w:rsidP="002F2BB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是</w:t>
            </w:r>
          </w:p>
          <w:p w14:paraId="35F91889" w14:textId="549B9DEC" w:rsidR="00EA5E57" w:rsidRPr="008F20B5" w:rsidRDefault="00EA5E57" w:rsidP="002F2BB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否</w:t>
            </w:r>
          </w:p>
        </w:tc>
      </w:tr>
      <w:tr w:rsidR="00D64561" w:rsidRPr="008F20B5" w14:paraId="2B0227FA" w14:textId="77777777" w:rsidTr="0066205D">
        <w:trPr>
          <w:trHeight w:val="340"/>
          <w:trPrChange w:id="13164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165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C470BED" w14:textId="30471A55" w:rsidR="00EA5E57" w:rsidRPr="004A1C2C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166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CA15418" w14:textId="6E75BAE2" w:rsidR="00EA5E57" w:rsidRPr="004A1C2C" w:rsidRDefault="00EA5E57" w:rsidP="002F2BB5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L2101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StepOccurs</w:t>
            </w:r>
          </w:p>
        </w:tc>
        <w:tc>
          <w:tcPr>
            <w:tcW w:w="1750" w:type="pct"/>
            <w:tcPrChange w:id="13167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4240420" w14:textId="77777777" w:rsidR="00EA5E57" w:rsidRPr="004A1C2C" w:rsidRDefault="00EA5E57" w:rsidP="002F2BB5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250" w:type="pct"/>
            <w:tcPrChange w:id="13168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4BEE636" w14:textId="77777777" w:rsidR="00EA5E57" w:rsidRPr="008F20B5" w:rsidRDefault="00EA5E57" w:rsidP="002F2BB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50" w:type="pct"/>
            <w:tcPrChange w:id="13169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A92945C" w14:textId="77777777" w:rsidR="00EA5E57" w:rsidRPr="008F20B5" w:rsidRDefault="00EA5E57" w:rsidP="002F2BB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50" w:type="pct"/>
            <w:tcPrChange w:id="13170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3439736" w14:textId="77777777" w:rsidR="00EA5E57" w:rsidRPr="008F20B5" w:rsidRDefault="00EA5E57">
            <w:pPr>
              <w:widowControl/>
              <w:jc w:val="center"/>
              <w:rPr>
                <w:ins w:id="13171" w:author="家興 余" w:date="2021-01-21T17:52:00Z"/>
                <w:rFonts w:ascii="標楷體" w:eastAsia="標楷體" w:hAnsi="標楷體" w:cs="新細明體"/>
                <w:kern w:val="0"/>
              </w:rPr>
              <w:pPrChange w:id="13172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173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452793E" w14:textId="371DF4C2" w:rsidR="00EA5E57" w:rsidRPr="008F20B5" w:rsidRDefault="00EA5E57" w:rsidP="002F2BB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可輸入</w:t>
            </w:r>
            <w:ins w:id="13174" w:author="v06v25n@yahoo.com.tw" w:date="2020-11-20T14:57:00Z">
              <w:r w:rsidRPr="00513BB9">
                <w:rPr>
                  <w:rFonts w:ascii="標楷體" w:eastAsia="標楷體" w:hAnsi="標楷體" w:cs="新細明體" w:hint="eastAsia"/>
                  <w:kern w:val="0"/>
                  <w:rPrChange w:id="13175" w:author="v06v25n@yahoo.com.tw" w:date="2020-11-20T14:57:00Z">
                    <w:rPr>
                      <w:rFonts w:ascii="標楷體" w:eastAsia="標楷體" w:hAnsi="標楷體" w:cs="新細明體" w:hint="eastAsia"/>
                      <w:color w:val="FF0000"/>
                      <w:kern w:val="0"/>
                    </w:rPr>
                  </w:rPrChange>
                </w:rPr>
                <w:t>多</w:t>
              </w:r>
            </w:ins>
            <w:del w:id="13176" w:author="v06v25n@yahoo.com.tw" w:date="2020-11-20T14:54:00Z">
              <w:r w:rsidRPr="008F20B5" w:rsidDel="00513BB9">
                <w:rPr>
                  <w:rFonts w:ascii="標楷體" w:eastAsia="標楷體" w:hAnsi="標楷體" w:cs="新細明體" w:hint="eastAsia"/>
                  <w:kern w:val="0"/>
                </w:rPr>
                <w:delText>多</w:delText>
              </w:r>
            </w:del>
            <w:r w:rsidRPr="008F20B5">
              <w:rPr>
                <w:rFonts w:ascii="標楷體" w:eastAsia="標楷體" w:hAnsi="標楷體" w:hint="eastAsia"/>
              </w:rPr>
              <w:t>組</w:t>
            </w:r>
          </w:p>
        </w:tc>
      </w:tr>
      <w:tr w:rsidR="00D64561" w:rsidRPr="008F20B5" w14:paraId="10B598DD" w14:textId="77777777" w:rsidTr="0066205D">
        <w:trPr>
          <w:trHeight w:val="340"/>
          <w:trPrChange w:id="13177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178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B863BA8" w14:textId="32C9EC9F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179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7AB6A56" w14:textId="0EBE130C" w:rsidR="00EA5E57" w:rsidRPr="004A1C2C" w:rsidRDefault="00EA5E57" w:rsidP="004A1C2C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StepMonth</w:t>
            </w:r>
            <w:ins w:id="13180" w:author="ST1" w:date="2020-12-16T11:05:00Z">
              <w:r>
                <w:rPr>
                  <w:rFonts w:ascii="標楷體" w:eastAsia="標楷體" w:hAnsi="標楷體" w:cs="新細明體" w:hint="eastAsia"/>
                  <w:color w:val="000000" w:themeColor="text1"/>
                  <w:kern w:val="0"/>
                </w:rPr>
                <w:t>S</w:t>
              </w:r>
            </w:ins>
            <w:del w:id="13181" w:author="ST1" w:date="2020-12-16T11:05:00Z">
              <w:r w:rsidRPr="004A1C2C" w:rsidDel="00C66300">
                <w:rPr>
                  <w:rFonts w:ascii="標楷體" w:eastAsia="標楷體" w:hAnsi="標楷體" w:cs="新細明體"/>
                  <w:color w:val="000000" w:themeColor="text1"/>
                  <w:kern w:val="0"/>
                </w:rPr>
                <w:delText>s</w:delText>
              </w:r>
            </w:del>
          </w:p>
        </w:tc>
        <w:tc>
          <w:tcPr>
            <w:tcW w:w="1750" w:type="pct"/>
            <w:tcPrChange w:id="13182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61B1199" w14:textId="5E2BF99E" w:rsidR="00EA5E57" w:rsidRPr="004A1C2C" w:rsidRDefault="00EA5E57" w:rsidP="002F2BB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階梯式利率－月數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-起</w:t>
            </w:r>
          </w:p>
        </w:tc>
        <w:tc>
          <w:tcPr>
            <w:tcW w:w="250" w:type="pct"/>
            <w:tcPrChange w:id="13183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77F08CD" w14:textId="5814054D" w:rsidR="00EA5E57" w:rsidRPr="008F20B5" w:rsidRDefault="00EA5E57" w:rsidP="002F2BB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3184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F8181BC" w14:textId="40E7E4E3" w:rsidR="00EA5E57" w:rsidRPr="008F20B5" w:rsidRDefault="00EA5E57" w:rsidP="002F2BB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50" w:type="pct"/>
            <w:tcPrChange w:id="13185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A29B76A" w14:textId="77777777" w:rsidR="00EA5E57" w:rsidRPr="008F20B5" w:rsidRDefault="00EA5E57">
            <w:pPr>
              <w:widowControl/>
              <w:jc w:val="center"/>
              <w:rPr>
                <w:ins w:id="13186" w:author="家興 余" w:date="2021-01-21T17:52:00Z"/>
                <w:rFonts w:ascii="標楷體" w:eastAsia="標楷體" w:hAnsi="標楷體" w:cs="新細明體"/>
                <w:kern w:val="0"/>
              </w:rPr>
              <w:pPrChange w:id="13187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188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65AB3EE" w14:textId="230CB934" w:rsidR="00EA5E57" w:rsidRPr="008F20B5" w:rsidRDefault="00EA5E57" w:rsidP="002F2BB5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64561" w:rsidRPr="008F20B5" w14:paraId="124D4250" w14:textId="77777777" w:rsidTr="0066205D">
        <w:trPr>
          <w:trHeight w:val="340"/>
          <w:trPrChange w:id="13189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190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90F27F4" w14:textId="77777777" w:rsidR="00EA5E57" w:rsidRPr="004A1C2C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191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57CAD28" w14:textId="4378C7E0" w:rsidR="00EA5E57" w:rsidRPr="004A1C2C" w:rsidRDefault="00EA5E57" w:rsidP="002F2BB5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StepMonthE</w:t>
            </w:r>
          </w:p>
        </w:tc>
        <w:tc>
          <w:tcPr>
            <w:tcW w:w="1750" w:type="pct"/>
            <w:tcPrChange w:id="13192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B0BB87E" w14:textId="5E7DE9CB" w:rsidR="00EA5E57" w:rsidRPr="004A1C2C" w:rsidRDefault="00EA5E57" w:rsidP="002F2BB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階梯式利率－月數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-止</w:t>
            </w:r>
          </w:p>
        </w:tc>
        <w:tc>
          <w:tcPr>
            <w:tcW w:w="250" w:type="pct"/>
            <w:tcPrChange w:id="13193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BB16EE5" w14:textId="323E6FF6" w:rsidR="00EA5E57" w:rsidRPr="008F20B5" w:rsidRDefault="00EA5E57" w:rsidP="002F2BB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3194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0F83F14" w14:textId="205A1140" w:rsidR="00EA5E57" w:rsidRPr="008F20B5" w:rsidRDefault="00EA5E57" w:rsidP="002F2BB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50" w:type="pct"/>
            <w:tcPrChange w:id="13195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5FB1DC6" w14:textId="77777777" w:rsidR="00EA5E57" w:rsidRPr="008F20B5" w:rsidRDefault="00EA5E57">
            <w:pPr>
              <w:widowControl/>
              <w:jc w:val="center"/>
              <w:rPr>
                <w:ins w:id="13196" w:author="家興 余" w:date="2021-01-21T17:52:00Z"/>
                <w:rFonts w:ascii="標楷體" w:eastAsia="標楷體" w:hAnsi="標楷體" w:cs="新細明體"/>
                <w:kern w:val="0"/>
              </w:rPr>
              <w:pPrChange w:id="13197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198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E98ADB9" w14:textId="6D6E27D6" w:rsidR="00EA5E57" w:rsidRPr="008F20B5" w:rsidRDefault="00EA5E57" w:rsidP="002F2BB5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64561" w:rsidRPr="008F20B5" w14:paraId="4C0C971E" w14:textId="77777777" w:rsidTr="0066205D">
        <w:trPr>
          <w:trHeight w:val="340"/>
          <w:trPrChange w:id="13199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200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1047ED4" w14:textId="131C5230" w:rsidR="00EA5E57" w:rsidRPr="004A1C2C" w:rsidDel="00FA0C30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201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482496F" w14:textId="4559E996" w:rsidR="00EA5E57" w:rsidRPr="000A40C7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  <w:highlight w:val="yellow"/>
                <w:rPrChange w:id="13202" w:author="ST1" w:date="2020-12-06T20:21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ins w:id="13203" w:author="ST1" w:date="2020-12-06T20:22:00Z">
              <w:r w:rsidRPr="0001164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StepRateType</w:t>
              </w:r>
            </w:ins>
            <w:del w:id="13204" w:author="ST1" w:date="2020-12-06T20:21:00Z">
              <w:r w:rsidRPr="000A40C7" w:rsidDel="000A40C7">
                <w:rPr>
                  <w:rFonts w:ascii="標楷體" w:eastAsia="標楷體" w:hAnsi="標楷體" w:cs="新細明體"/>
                  <w:color w:val="000000" w:themeColor="text1"/>
                  <w:kern w:val="0"/>
                  <w:highlight w:val="yellow"/>
                  <w:rPrChange w:id="13205" w:author="ST1" w:date="2020-12-06T20:21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StepRateCode</w:delText>
              </w:r>
            </w:del>
          </w:p>
        </w:tc>
        <w:tc>
          <w:tcPr>
            <w:tcW w:w="1750" w:type="pct"/>
            <w:tcPrChange w:id="13206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547E691" w14:textId="62FDECCA" w:rsidR="00EA5E57" w:rsidRPr="000A40C7" w:rsidRDefault="00EA5E57" w:rsidP="000A40C7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highlight w:val="yellow"/>
                <w:rPrChange w:id="13207" w:author="ST1" w:date="2020-12-06T20:21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ins w:id="13208" w:author="ST1" w:date="2020-12-06T20:22:00Z">
              <w:r w:rsidRPr="0001164A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>階梯式利率－利率種類</w:t>
              </w:r>
            </w:ins>
            <w:del w:id="13209" w:author="ST1" w:date="2020-12-06T20:22:00Z">
              <w:r w:rsidRPr="000A40C7" w:rsidDel="008E14B4">
                <w:rPr>
                  <w:rFonts w:ascii="標楷體" w:eastAsia="標楷體" w:hAnsi="標楷體" w:cs="新細明體" w:hint="eastAsia"/>
                  <w:color w:val="000000" w:themeColor="text1"/>
                  <w:kern w:val="0"/>
                  <w:highlight w:val="yellow"/>
                  <w:rPrChange w:id="13210" w:author="ST1" w:date="2020-12-06T20:21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delText>階梯式利率－利率區分</w:delText>
              </w:r>
            </w:del>
          </w:p>
        </w:tc>
        <w:tc>
          <w:tcPr>
            <w:tcW w:w="250" w:type="pct"/>
            <w:tcPrChange w:id="13211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2651358" w14:textId="256CA5F3" w:rsidR="00EA5E57" w:rsidRPr="000A40C7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yellow"/>
                <w:rPrChange w:id="13212" w:author="ST1" w:date="2020-12-06T20:2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3213" w:author="ST1" w:date="2020-12-06T20:22:00Z">
              <w:r w:rsidRPr="0001164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X</w:t>
              </w:r>
            </w:ins>
            <w:del w:id="13214" w:author="ST1" w:date="2020-12-06T20:22:00Z">
              <w:r w:rsidRPr="000A40C7" w:rsidDel="008E14B4">
                <w:rPr>
                  <w:rFonts w:ascii="標楷體" w:eastAsia="標楷體" w:hAnsi="標楷體" w:cs="新細明體"/>
                  <w:kern w:val="0"/>
                  <w:highlight w:val="yellow"/>
                  <w:rPrChange w:id="13215" w:author="ST1" w:date="2020-12-06T20:21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50" w:type="pct"/>
            <w:tcPrChange w:id="13216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AA3DDD1" w14:textId="7C2B343A" w:rsidR="00EA5E57" w:rsidRPr="000A40C7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yellow"/>
                <w:rPrChange w:id="13217" w:author="ST1" w:date="2020-12-06T20:2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3218" w:author="ST1" w:date="2020-12-06T20:22:00Z">
              <w:r w:rsidRPr="0001164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1</w:t>
              </w:r>
            </w:ins>
            <w:del w:id="13219" w:author="ST1" w:date="2020-12-06T20:22:00Z">
              <w:r w:rsidRPr="000A40C7" w:rsidDel="008E14B4">
                <w:rPr>
                  <w:rFonts w:ascii="標楷體" w:eastAsia="標楷體" w:hAnsi="標楷體" w:cs="新細明體"/>
                  <w:kern w:val="0"/>
                  <w:highlight w:val="yellow"/>
                  <w:rPrChange w:id="13220" w:author="ST1" w:date="2020-12-06T20:21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delText>1</w:delText>
              </w:r>
            </w:del>
          </w:p>
        </w:tc>
        <w:tc>
          <w:tcPr>
            <w:tcW w:w="250" w:type="pct"/>
            <w:tcPrChange w:id="13221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43ADE3D" w14:textId="77777777" w:rsidR="00EA5E57" w:rsidRPr="0001164A" w:rsidRDefault="00EA5E57">
            <w:pPr>
              <w:widowControl/>
              <w:jc w:val="center"/>
              <w:rPr>
                <w:ins w:id="13222" w:author="家興 余" w:date="2021-01-21T17:52:00Z"/>
                <w:rFonts w:ascii="標楷體" w:eastAsia="標楷體" w:hAnsi="標楷體" w:cs="新細明體"/>
                <w:color w:val="FF0000"/>
                <w:kern w:val="0"/>
                <w:highlight w:val="yellow"/>
              </w:rPr>
              <w:pPrChange w:id="13223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224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BDAADD3" w14:textId="7DB21775" w:rsidR="00EA5E57" w:rsidRPr="0001164A" w:rsidRDefault="00EA5E57" w:rsidP="000A40C7">
            <w:pPr>
              <w:widowControl/>
              <w:rPr>
                <w:ins w:id="13225" w:author="ST1" w:date="2020-12-06T20:22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13226" w:author="ST1" w:date="2020-12-06T20:22:00Z">
              <w:r w:rsidRPr="0001164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1</w:t>
              </w:r>
              <w:r w:rsidRPr="0001164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ab/>
              </w:r>
              <w:r w:rsidRPr="0001164A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>固定利率</w:t>
              </w:r>
            </w:ins>
          </w:p>
          <w:p w14:paraId="4E2C5EC9" w14:textId="6F4B4E31" w:rsidR="00EA5E57" w:rsidRPr="000A40C7" w:rsidDel="008E14B4" w:rsidRDefault="00EA5E57" w:rsidP="000A40C7">
            <w:pPr>
              <w:widowControl/>
              <w:rPr>
                <w:del w:id="13227" w:author="ST1" w:date="2020-12-06T20:22:00Z"/>
                <w:rFonts w:ascii="標楷體" w:eastAsia="標楷體" w:hAnsi="標楷體" w:cs="新細明體"/>
                <w:kern w:val="0"/>
                <w:highlight w:val="yellow"/>
                <w:rPrChange w:id="13228" w:author="ST1" w:date="2020-12-06T20:21:00Z">
                  <w:rPr>
                    <w:del w:id="13229" w:author="ST1" w:date="2020-12-06T20:22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3230" w:author="ST1" w:date="2020-12-06T20:22:00Z">
              <w:r w:rsidRPr="0001164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2</w:t>
              </w:r>
              <w:r w:rsidRPr="0001164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ab/>
              </w:r>
              <w:r w:rsidRPr="0001164A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>加碼利率</w:t>
              </w:r>
            </w:ins>
            <w:del w:id="13231" w:author="ST1" w:date="2020-12-06T20:22:00Z">
              <w:r w:rsidRPr="000A40C7" w:rsidDel="008E14B4">
                <w:rPr>
                  <w:rFonts w:ascii="標楷體" w:eastAsia="標楷體" w:hAnsi="標楷體" w:cs="新細明體"/>
                  <w:kern w:val="0"/>
                  <w:highlight w:val="yellow"/>
                  <w:rPrChange w:id="13232" w:author="ST1" w:date="2020-12-06T20:21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delText>1</w:delText>
              </w:r>
              <w:r w:rsidRPr="000A40C7" w:rsidDel="008E14B4">
                <w:rPr>
                  <w:rFonts w:ascii="標楷體" w:eastAsia="標楷體" w:hAnsi="標楷體" w:cs="新細明體"/>
                  <w:kern w:val="0"/>
                  <w:highlight w:val="yellow"/>
                  <w:rPrChange w:id="13233" w:author="ST1" w:date="2020-12-06T20:21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ab/>
              </w:r>
              <w:r w:rsidRPr="000A40C7" w:rsidDel="008E14B4">
                <w:rPr>
                  <w:rFonts w:ascii="標楷體" w:eastAsia="標楷體" w:hAnsi="標楷體" w:cs="新細明體" w:hint="eastAsia"/>
                  <w:kern w:val="0"/>
                  <w:highlight w:val="yellow"/>
                  <w:rPrChange w:id="13234" w:author="ST1" w:date="2020-12-06T20:21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delText>機動</w:delText>
              </w:r>
            </w:del>
          </w:p>
          <w:p w14:paraId="173D31D1" w14:textId="29C39AFF" w:rsidR="00EA5E57" w:rsidRPr="000A40C7" w:rsidDel="008E14B4" w:rsidRDefault="00EA5E57" w:rsidP="000A40C7">
            <w:pPr>
              <w:widowControl/>
              <w:rPr>
                <w:del w:id="13235" w:author="ST1" w:date="2020-12-06T20:22:00Z"/>
                <w:rFonts w:ascii="標楷體" w:eastAsia="標楷體" w:hAnsi="標楷體" w:cs="新細明體"/>
                <w:kern w:val="0"/>
                <w:highlight w:val="yellow"/>
                <w:rPrChange w:id="13236" w:author="ST1" w:date="2020-12-06T20:21:00Z">
                  <w:rPr>
                    <w:del w:id="13237" w:author="ST1" w:date="2020-12-06T20:22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del w:id="13238" w:author="ST1" w:date="2020-12-06T20:22:00Z">
              <w:r w:rsidRPr="000A40C7" w:rsidDel="008E14B4">
                <w:rPr>
                  <w:rFonts w:ascii="標楷體" w:eastAsia="標楷體" w:hAnsi="標楷體" w:cs="新細明體"/>
                  <w:kern w:val="0"/>
                  <w:highlight w:val="yellow"/>
                  <w:rPrChange w:id="13239" w:author="ST1" w:date="2020-12-06T20:21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delText>2</w:delText>
              </w:r>
              <w:r w:rsidRPr="000A40C7" w:rsidDel="008E14B4">
                <w:rPr>
                  <w:rFonts w:ascii="標楷體" w:eastAsia="標楷體" w:hAnsi="標楷體" w:cs="新細明體"/>
                  <w:kern w:val="0"/>
                  <w:highlight w:val="yellow"/>
                  <w:rPrChange w:id="13240" w:author="ST1" w:date="2020-12-06T20:21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ab/>
              </w:r>
              <w:r w:rsidRPr="000A40C7" w:rsidDel="008E14B4">
                <w:rPr>
                  <w:rFonts w:ascii="標楷體" w:eastAsia="標楷體" w:hAnsi="標楷體" w:cs="新細明體" w:hint="eastAsia"/>
                  <w:kern w:val="0"/>
                  <w:highlight w:val="yellow"/>
                  <w:rPrChange w:id="13241" w:author="ST1" w:date="2020-12-06T20:21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delText>固動</w:delText>
              </w:r>
            </w:del>
          </w:p>
          <w:p w14:paraId="1B8157A8" w14:textId="271E98DA" w:rsidR="00EA5E57" w:rsidRPr="000A40C7" w:rsidRDefault="00EA5E57" w:rsidP="000A40C7">
            <w:pPr>
              <w:widowControl/>
              <w:rPr>
                <w:rFonts w:ascii="標楷體" w:eastAsia="標楷體" w:hAnsi="標楷體" w:cs="新細明體"/>
                <w:kern w:val="0"/>
                <w:highlight w:val="yellow"/>
                <w:rPrChange w:id="13242" w:author="ST1" w:date="2020-12-06T20:2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del w:id="13243" w:author="ST1" w:date="2020-12-06T20:22:00Z">
              <w:r w:rsidRPr="000A40C7" w:rsidDel="008E14B4">
                <w:rPr>
                  <w:rFonts w:ascii="標楷體" w:eastAsia="標楷體" w:hAnsi="標楷體" w:cs="新細明體"/>
                  <w:kern w:val="0"/>
                  <w:highlight w:val="yellow"/>
                  <w:rPrChange w:id="13244" w:author="ST1" w:date="2020-12-06T20:21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delText>3</w:delText>
              </w:r>
              <w:r w:rsidRPr="000A40C7" w:rsidDel="008E14B4">
                <w:rPr>
                  <w:rFonts w:ascii="標楷體" w:eastAsia="標楷體" w:hAnsi="標楷體" w:cs="新細明體"/>
                  <w:kern w:val="0"/>
                  <w:highlight w:val="yellow"/>
                  <w:rPrChange w:id="13245" w:author="ST1" w:date="2020-12-06T20:21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ab/>
              </w:r>
              <w:r w:rsidRPr="000A40C7" w:rsidDel="008E14B4">
                <w:rPr>
                  <w:rFonts w:ascii="標楷體" w:eastAsia="標楷體" w:hAnsi="標楷體" w:cs="新細明體" w:hint="eastAsia"/>
                  <w:kern w:val="0"/>
                  <w:highlight w:val="yellow"/>
                  <w:rPrChange w:id="13246" w:author="ST1" w:date="2020-12-06T20:21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delText>定期機動</w:delText>
              </w:r>
            </w:del>
          </w:p>
        </w:tc>
      </w:tr>
      <w:tr w:rsidR="00D64561" w:rsidRPr="008F20B5" w14:paraId="789E609E" w14:textId="77777777" w:rsidTr="0066205D">
        <w:trPr>
          <w:trHeight w:val="340"/>
          <w:trPrChange w:id="13247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248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276C972" w14:textId="4089AE8A" w:rsidR="00EA5E57" w:rsidRPr="004A1C2C" w:rsidDel="00FA0C30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249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21ADF34" w14:textId="3D5906B4" w:rsidR="00EA5E57" w:rsidRPr="004A1C2C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StepRateIncr</w:t>
            </w:r>
          </w:p>
        </w:tc>
        <w:tc>
          <w:tcPr>
            <w:tcW w:w="1750" w:type="pct"/>
            <w:tcPrChange w:id="13250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BF177A1" w14:textId="3A6DF0E9" w:rsidR="00EA5E57" w:rsidRPr="004A1C2C" w:rsidRDefault="00EA5E57" w:rsidP="000A40C7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階梯式利率－加碼利率</w:t>
            </w:r>
          </w:p>
        </w:tc>
        <w:tc>
          <w:tcPr>
            <w:tcW w:w="250" w:type="pct"/>
            <w:tcPrChange w:id="13251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98715A1" w14:textId="5594E1EE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3252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E55BFE4" w14:textId="7CF9B953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2.4</w:t>
            </w:r>
          </w:p>
        </w:tc>
        <w:tc>
          <w:tcPr>
            <w:tcW w:w="250" w:type="pct"/>
            <w:tcPrChange w:id="13253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D2A84B6" w14:textId="77777777" w:rsidR="00EA5E57" w:rsidRPr="008F20B5" w:rsidRDefault="00EA5E57">
            <w:pPr>
              <w:widowControl/>
              <w:jc w:val="center"/>
              <w:rPr>
                <w:ins w:id="13254" w:author="家興 余" w:date="2021-01-21T17:52:00Z"/>
                <w:rFonts w:ascii="標楷體" w:eastAsia="標楷體" w:hAnsi="標楷體" w:cs="新細明體"/>
                <w:kern w:val="0"/>
              </w:rPr>
              <w:pPrChange w:id="13255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256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AAF7814" w14:textId="516C9204" w:rsidR="00EA5E57" w:rsidRPr="008F20B5" w:rsidRDefault="00EA5E57" w:rsidP="000A40C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00.0000 or -00.0000</w:t>
            </w:r>
          </w:p>
        </w:tc>
      </w:tr>
      <w:tr w:rsidR="00D64561" w:rsidRPr="008F20B5" w14:paraId="1CD9BC9A" w14:textId="77777777" w:rsidTr="0066205D">
        <w:trPr>
          <w:trHeight w:val="340"/>
          <w:trPrChange w:id="13257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258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3F0EA67" w14:textId="13479326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259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C5D336F" w14:textId="3D8D8527" w:rsidR="00EA5E57" w:rsidRPr="004A1C2C" w:rsidRDefault="00EA5E57" w:rsidP="000A40C7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L2101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PremiumOccurs</w:t>
            </w:r>
            <w:ins w:id="13260" w:author="v06v25n@yahoo.com.tw" w:date="2020-11-20T14:51:00Z">
              <w:r>
                <w:rPr>
                  <w:rFonts w:ascii="標楷體" w:eastAsia="標楷體" w:hAnsi="標楷體" w:cs="新細明體" w:hint="eastAsia"/>
                  <w:color w:val="000000" w:themeColor="text1"/>
                  <w:kern w:val="0"/>
                </w:rPr>
                <w:t xml:space="preserve"> </w:t>
              </w:r>
            </w:ins>
          </w:p>
        </w:tc>
        <w:tc>
          <w:tcPr>
            <w:tcW w:w="1750" w:type="pct"/>
            <w:tcPrChange w:id="13261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E8ADDC6" w14:textId="77777777" w:rsidR="00EA5E57" w:rsidRPr="004A1C2C" w:rsidRDefault="00EA5E57" w:rsidP="000A40C7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250" w:type="pct"/>
            <w:tcPrChange w:id="13262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06AD476" w14:textId="77777777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50" w:type="pct"/>
            <w:tcPrChange w:id="13263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D65A369" w14:textId="77777777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50" w:type="pct"/>
            <w:tcPrChange w:id="13264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1E13EEF" w14:textId="77777777" w:rsidR="00EA5E57" w:rsidRPr="008F20B5" w:rsidRDefault="00EA5E57">
            <w:pPr>
              <w:widowControl/>
              <w:jc w:val="center"/>
              <w:rPr>
                <w:ins w:id="13265" w:author="家興 余" w:date="2021-01-21T17:52:00Z"/>
                <w:rFonts w:ascii="標楷體" w:eastAsia="標楷體" w:hAnsi="標楷體" w:cs="新細明體"/>
                <w:kern w:val="0"/>
              </w:rPr>
              <w:pPrChange w:id="13266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267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F3AC664" w14:textId="73320B1D" w:rsidR="00EA5E57" w:rsidRPr="008F20B5" w:rsidRDefault="00EA5E57" w:rsidP="000A40C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可輸入</w:t>
            </w:r>
            <w:ins w:id="13268" w:author="v06v25n@yahoo.com.tw" w:date="2020-11-20T15:17:00Z">
              <w:r w:rsidRPr="00612CAE">
                <w:rPr>
                  <w:rFonts w:ascii="標楷體" w:eastAsia="標楷體" w:hAnsi="標楷體" w:cs="新細明體" w:hint="eastAsia"/>
                  <w:kern w:val="0"/>
                  <w:rPrChange w:id="13269" w:author="v06v25n@yahoo.com.tw" w:date="2020-11-20T15:17:00Z">
                    <w:rPr>
                      <w:rFonts w:ascii="標楷體" w:eastAsia="標楷體" w:hAnsi="標楷體" w:cs="新細明體" w:hint="eastAsia"/>
                      <w:color w:val="FF0000"/>
                      <w:kern w:val="0"/>
                    </w:rPr>
                  </w:rPrChange>
                </w:rPr>
                <w:t>多</w:t>
              </w:r>
            </w:ins>
            <w:del w:id="13270" w:author="v06v25n@yahoo.com.tw" w:date="2020-11-20T14:54:00Z">
              <w:r w:rsidRPr="008F20B5" w:rsidDel="00513BB9">
                <w:rPr>
                  <w:rFonts w:ascii="標楷體" w:eastAsia="標楷體" w:hAnsi="標楷體" w:cs="新細明體" w:hint="eastAsia"/>
                  <w:kern w:val="0"/>
                </w:rPr>
                <w:delText>多</w:delText>
              </w:r>
            </w:del>
            <w:r w:rsidRPr="008F20B5">
              <w:rPr>
                <w:rFonts w:ascii="標楷體" w:eastAsia="標楷體" w:hAnsi="標楷體" w:hint="eastAsia"/>
              </w:rPr>
              <w:t>組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，</w:t>
            </w:r>
            <w:r w:rsidRPr="008F20B5">
              <w:rPr>
                <w:rFonts w:ascii="標楷體" w:eastAsia="標楷體" w:hAnsi="標楷體" w:hint="eastAsia"/>
              </w:rPr>
              <w:t>最少</w:t>
            </w:r>
            <w:r w:rsidRPr="008F20B5">
              <w:rPr>
                <w:rFonts w:ascii="標楷體" w:eastAsia="標楷體" w:hAnsi="標楷體"/>
              </w:rPr>
              <w:t>1</w:t>
            </w:r>
            <w:r w:rsidRPr="008F20B5">
              <w:rPr>
                <w:rFonts w:ascii="標楷體" w:eastAsia="標楷體" w:hAnsi="標楷體" w:hint="eastAsia"/>
              </w:rPr>
              <w:t>組</w:t>
            </w:r>
          </w:p>
        </w:tc>
      </w:tr>
      <w:tr w:rsidR="00D64561" w:rsidRPr="008F20B5" w14:paraId="3AF22577" w14:textId="77777777" w:rsidTr="0066205D">
        <w:trPr>
          <w:trHeight w:val="340"/>
          <w:trPrChange w:id="13271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272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12B2A80" w14:textId="3BE4E528" w:rsidR="00EA5E57" w:rsidRPr="004A1C2C" w:rsidDel="00FA0C30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273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00A4014" w14:textId="4CDC33A8" w:rsidR="00EA5E57" w:rsidRPr="004A1C2C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TimPremium</w:t>
            </w:r>
          </w:p>
        </w:tc>
        <w:tc>
          <w:tcPr>
            <w:tcW w:w="1750" w:type="pct"/>
            <w:tcPrChange w:id="13274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448EEFF" w14:textId="77777777" w:rsidR="00EA5E57" w:rsidRPr="004A1C2C" w:rsidRDefault="00EA5E57" w:rsidP="000A40C7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年繳保費優惠減碼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-保戶壽險年繳化保費(含)以上</w:t>
            </w:r>
          </w:p>
        </w:tc>
        <w:tc>
          <w:tcPr>
            <w:tcW w:w="250" w:type="pct"/>
            <w:tcPrChange w:id="13275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D057B2A" w14:textId="6F989D2E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ins w:id="13276" w:author="家興 余" w:date="2020-12-30T10:00:00Z">
              <w:r>
                <w:rPr>
                  <w:rFonts w:ascii="標楷體" w:eastAsia="標楷體" w:hAnsi="標楷體" w:cs="新細明體" w:hint="eastAsia"/>
                  <w:kern w:val="0"/>
                </w:rPr>
                <w:t>9</w:t>
              </w:r>
            </w:ins>
            <w:del w:id="13277" w:author="家興 余" w:date="2020-12-30T10:00:00Z">
              <w:r w:rsidRPr="008F20B5" w:rsidDel="004444BD">
                <w:rPr>
                  <w:rFonts w:ascii="標楷體" w:eastAsia="標楷體" w:hAnsi="標楷體" w:cs="新細明體"/>
                  <w:kern w:val="0"/>
                </w:rPr>
                <w:delText>X</w:delText>
              </w:r>
            </w:del>
          </w:p>
        </w:tc>
        <w:tc>
          <w:tcPr>
            <w:tcW w:w="250" w:type="pct"/>
            <w:tcPrChange w:id="13278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652C928" w14:textId="77777777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14.2</w:t>
            </w:r>
          </w:p>
        </w:tc>
        <w:tc>
          <w:tcPr>
            <w:tcW w:w="250" w:type="pct"/>
            <w:tcPrChange w:id="13279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F810F76" w14:textId="77777777" w:rsidR="00EA5E57" w:rsidRPr="008F20B5" w:rsidDel="004444BD" w:rsidRDefault="00EA5E57">
            <w:pPr>
              <w:widowControl/>
              <w:jc w:val="center"/>
              <w:rPr>
                <w:ins w:id="13280" w:author="家興 余" w:date="2021-01-21T17:52:00Z"/>
                <w:rFonts w:ascii="標楷體" w:eastAsia="標楷體" w:hAnsi="標楷體" w:cs="新細明體"/>
                <w:kern w:val="0"/>
              </w:rPr>
              <w:pPrChange w:id="13281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282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0FBE7A2" w14:textId="19384A24" w:rsidR="00EA5E57" w:rsidRPr="008F20B5" w:rsidRDefault="00EA5E57" w:rsidP="000A40C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del w:id="13283" w:author="家興 余" w:date="2020-12-30T10:00:00Z">
              <w:r w:rsidRPr="008F20B5" w:rsidDel="004444BD">
                <w:rPr>
                  <w:rFonts w:ascii="標楷體" w:eastAsia="標楷體" w:hAnsi="標楷體" w:cs="新細明體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kern w:val="0"/>
              </w:rPr>
              <w:t>0.00</w:t>
            </w:r>
          </w:p>
        </w:tc>
      </w:tr>
      <w:tr w:rsidR="00D64561" w:rsidRPr="008F20B5" w14:paraId="769AD6B6" w14:textId="77777777" w:rsidTr="0066205D">
        <w:trPr>
          <w:trHeight w:val="340"/>
          <w:trPrChange w:id="13284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285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6942A7B" w14:textId="57380CE4" w:rsidR="00EA5E57" w:rsidRPr="004A1C2C" w:rsidDel="00FA0C30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286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D2EB23C" w14:textId="003A4DE1" w:rsidR="00EA5E57" w:rsidRPr="004A1C2C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PremiumIncr</w:t>
            </w:r>
          </w:p>
        </w:tc>
        <w:tc>
          <w:tcPr>
            <w:tcW w:w="1750" w:type="pct"/>
            <w:tcPrChange w:id="13287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37883E2" w14:textId="77777777" w:rsidR="00EA5E57" w:rsidRPr="004A1C2C" w:rsidRDefault="00EA5E57" w:rsidP="000A40C7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年繳保費優惠減碼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-優惠減碼</w:t>
            </w:r>
          </w:p>
        </w:tc>
        <w:tc>
          <w:tcPr>
            <w:tcW w:w="250" w:type="pct"/>
            <w:tcPrChange w:id="13288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1685801" w14:textId="77777777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3289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B051593" w14:textId="1C536D1C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2.4</w:t>
            </w:r>
          </w:p>
        </w:tc>
        <w:tc>
          <w:tcPr>
            <w:tcW w:w="250" w:type="pct"/>
            <w:tcPrChange w:id="13290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FC383DD" w14:textId="77777777" w:rsidR="00EA5E57" w:rsidRPr="008F20B5" w:rsidRDefault="00EA5E57">
            <w:pPr>
              <w:widowControl/>
              <w:jc w:val="center"/>
              <w:rPr>
                <w:ins w:id="13291" w:author="家興 余" w:date="2021-01-21T17:52:00Z"/>
                <w:rFonts w:ascii="標楷體" w:eastAsia="標楷體" w:hAnsi="標楷體" w:cs="新細明體"/>
                <w:kern w:val="0"/>
              </w:rPr>
              <w:pPrChange w:id="13292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293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D1981F2" w14:textId="353AE72D" w:rsidR="00EA5E57" w:rsidRPr="008F20B5" w:rsidRDefault="00EA5E57" w:rsidP="000A40C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00.0000 or -00.0000</w:t>
            </w:r>
          </w:p>
        </w:tc>
      </w:tr>
      <w:tr w:rsidR="00D64561" w:rsidRPr="008F20B5" w14:paraId="627DD091" w14:textId="77777777" w:rsidTr="0066205D">
        <w:trPr>
          <w:trHeight w:val="340"/>
          <w:trPrChange w:id="13294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295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60E22B2" w14:textId="478D7C53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296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755F136" w14:textId="0242F9FD" w:rsidR="00EA5E57" w:rsidRPr="004A1C2C" w:rsidRDefault="00EA5E57" w:rsidP="000A40C7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L2101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AcctFeeOccurs</w:t>
            </w:r>
          </w:p>
        </w:tc>
        <w:tc>
          <w:tcPr>
            <w:tcW w:w="1750" w:type="pct"/>
            <w:tcPrChange w:id="13297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71389B2" w14:textId="77777777" w:rsidR="00EA5E57" w:rsidRPr="004A1C2C" w:rsidRDefault="00EA5E57" w:rsidP="000A40C7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250" w:type="pct"/>
            <w:tcPrChange w:id="13298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3964CC7" w14:textId="77777777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50" w:type="pct"/>
            <w:tcPrChange w:id="13299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80C4356" w14:textId="77777777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50" w:type="pct"/>
            <w:tcPrChange w:id="13300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F7AB693" w14:textId="77777777" w:rsidR="00EA5E57" w:rsidRPr="008F20B5" w:rsidRDefault="00EA5E57">
            <w:pPr>
              <w:widowControl/>
              <w:jc w:val="center"/>
              <w:rPr>
                <w:ins w:id="13301" w:author="家興 余" w:date="2021-01-21T17:52:00Z"/>
                <w:rFonts w:ascii="標楷體" w:eastAsia="標楷體" w:hAnsi="標楷體" w:cs="新細明體"/>
                <w:kern w:val="0"/>
              </w:rPr>
              <w:pPrChange w:id="13302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303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9801A4E" w14:textId="7AA678F1" w:rsidR="00EA5E57" w:rsidRPr="008F20B5" w:rsidRDefault="00EA5E57" w:rsidP="000A40C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可輸入</w:t>
            </w:r>
            <w:ins w:id="13304" w:author="v06v25n@yahoo.com.tw" w:date="2020-11-20T15:17:00Z">
              <w:r w:rsidRPr="001E2DEA">
                <w:rPr>
                  <w:rFonts w:ascii="標楷體" w:eastAsia="標楷體" w:hAnsi="標楷體" w:cs="新細明體" w:hint="eastAsia"/>
                  <w:kern w:val="0"/>
                </w:rPr>
                <w:t>多</w:t>
              </w:r>
            </w:ins>
            <w:del w:id="13305" w:author="v06v25n@yahoo.com.tw" w:date="2020-11-20T14:55:00Z">
              <w:r w:rsidRPr="008F20B5" w:rsidDel="00513BB9">
                <w:rPr>
                  <w:rFonts w:ascii="標楷體" w:eastAsia="標楷體" w:hAnsi="標楷體" w:cs="新細明體" w:hint="eastAsia"/>
                  <w:kern w:val="0"/>
                </w:rPr>
                <w:delText>多</w:delText>
              </w:r>
            </w:del>
            <w:r w:rsidRPr="008F20B5">
              <w:rPr>
                <w:rFonts w:ascii="標楷體" w:eastAsia="標楷體" w:hAnsi="標楷體" w:hint="eastAsia"/>
              </w:rPr>
              <w:t>組</w:t>
            </w:r>
          </w:p>
        </w:tc>
      </w:tr>
      <w:tr w:rsidR="00D64561" w:rsidRPr="008F20B5" w14:paraId="6B6B124B" w14:textId="77777777" w:rsidTr="0066205D">
        <w:trPr>
          <w:trHeight w:val="340"/>
          <w:trPrChange w:id="13306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307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7F1E2CE" w14:textId="19E75BFD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308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596F838" w14:textId="10B0E29C" w:rsidR="00EA5E57" w:rsidRPr="004A1C2C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TimLoanAmt</w:t>
            </w:r>
          </w:p>
        </w:tc>
        <w:tc>
          <w:tcPr>
            <w:tcW w:w="1750" w:type="pct"/>
            <w:tcPrChange w:id="13309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BBD27BA" w14:textId="77777777" w:rsidR="00EA5E57" w:rsidRPr="004A1C2C" w:rsidRDefault="00EA5E57" w:rsidP="000A40C7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帳管費－貸款金額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(含)以上</w:t>
            </w:r>
          </w:p>
        </w:tc>
        <w:tc>
          <w:tcPr>
            <w:tcW w:w="250" w:type="pct"/>
            <w:tcPrChange w:id="13310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2A9EAEF" w14:textId="54E6C0E3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ins w:id="13311" w:author="家興 余" w:date="2020-12-30T10:00:00Z">
              <w:r>
                <w:rPr>
                  <w:rFonts w:ascii="標楷體" w:eastAsia="標楷體" w:hAnsi="標楷體" w:cs="新細明體" w:hint="eastAsia"/>
                  <w:kern w:val="0"/>
                </w:rPr>
                <w:t>9</w:t>
              </w:r>
            </w:ins>
            <w:del w:id="13312" w:author="家興 余" w:date="2020-12-30T10:00:00Z">
              <w:r w:rsidRPr="008F20B5" w:rsidDel="004444BD">
                <w:rPr>
                  <w:rFonts w:ascii="標楷體" w:eastAsia="標楷體" w:hAnsi="標楷體" w:cs="新細明體"/>
                  <w:kern w:val="0"/>
                </w:rPr>
                <w:delText>X</w:delText>
              </w:r>
            </w:del>
          </w:p>
        </w:tc>
        <w:tc>
          <w:tcPr>
            <w:tcW w:w="250" w:type="pct"/>
            <w:tcPrChange w:id="13313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BA67691" w14:textId="77777777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14.2</w:t>
            </w:r>
          </w:p>
        </w:tc>
        <w:tc>
          <w:tcPr>
            <w:tcW w:w="250" w:type="pct"/>
            <w:tcPrChange w:id="13314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2680AF4" w14:textId="77777777" w:rsidR="00EA5E57" w:rsidRPr="008F20B5" w:rsidDel="004444BD" w:rsidRDefault="00EA5E57">
            <w:pPr>
              <w:widowControl/>
              <w:jc w:val="center"/>
              <w:rPr>
                <w:ins w:id="13315" w:author="家興 余" w:date="2021-01-21T17:52:00Z"/>
                <w:rFonts w:ascii="標楷體" w:eastAsia="標楷體" w:hAnsi="標楷體" w:cs="新細明體"/>
                <w:kern w:val="0"/>
              </w:rPr>
              <w:pPrChange w:id="13316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317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C1F64CE" w14:textId="01BB1D84" w:rsidR="00EA5E57" w:rsidRPr="008F20B5" w:rsidRDefault="00EA5E57" w:rsidP="000A40C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del w:id="13318" w:author="家興 余" w:date="2020-12-30T10:00:00Z">
              <w:r w:rsidRPr="008F20B5" w:rsidDel="004444BD">
                <w:rPr>
                  <w:rFonts w:ascii="標楷體" w:eastAsia="標楷體" w:hAnsi="標楷體" w:cs="新細明體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kern w:val="0"/>
              </w:rPr>
              <w:t>0.00</w:t>
            </w:r>
          </w:p>
        </w:tc>
      </w:tr>
      <w:tr w:rsidR="00D64561" w:rsidRPr="008F20B5" w14:paraId="041F86BE" w14:textId="77777777" w:rsidTr="0066205D">
        <w:trPr>
          <w:trHeight w:val="340"/>
          <w:trPrChange w:id="13319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320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5A9B0D3" w14:textId="5BC0B899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321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9F13F94" w14:textId="556D3A63" w:rsidR="00EA5E57" w:rsidRPr="004A1C2C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TimAcctFee</w:t>
            </w:r>
          </w:p>
        </w:tc>
        <w:tc>
          <w:tcPr>
            <w:tcW w:w="1750" w:type="pct"/>
            <w:tcPrChange w:id="13322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721020F" w14:textId="77777777" w:rsidR="00EA5E57" w:rsidRPr="004A1C2C" w:rsidRDefault="00EA5E57" w:rsidP="000A40C7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帳管費－帳管費</w:t>
            </w:r>
          </w:p>
        </w:tc>
        <w:tc>
          <w:tcPr>
            <w:tcW w:w="250" w:type="pct"/>
            <w:tcPrChange w:id="13323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858C580" w14:textId="215341E0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ins w:id="13324" w:author="家興 余" w:date="2020-12-30T10:00:00Z">
              <w:r>
                <w:rPr>
                  <w:rFonts w:ascii="標楷體" w:eastAsia="標楷體" w:hAnsi="標楷體" w:cs="新細明體" w:hint="eastAsia"/>
                  <w:kern w:val="0"/>
                </w:rPr>
                <w:t>9</w:t>
              </w:r>
            </w:ins>
            <w:del w:id="13325" w:author="家興 余" w:date="2020-12-30T10:00:00Z">
              <w:r w:rsidRPr="008F20B5" w:rsidDel="004444BD">
                <w:rPr>
                  <w:rFonts w:ascii="標楷體" w:eastAsia="標楷體" w:hAnsi="標楷體" w:cs="新細明體"/>
                  <w:kern w:val="0"/>
                </w:rPr>
                <w:delText>X</w:delText>
              </w:r>
            </w:del>
          </w:p>
        </w:tc>
        <w:tc>
          <w:tcPr>
            <w:tcW w:w="250" w:type="pct"/>
            <w:tcPrChange w:id="13326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09DA75A" w14:textId="0B76AE8F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14.2</w:t>
            </w:r>
          </w:p>
        </w:tc>
        <w:tc>
          <w:tcPr>
            <w:tcW w:w="250" w:type="pct"/>
            <w:tcPrChange w:id="13327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2C550B9" w14:textId="77777777" w:rsidR="00EA5E57" w:rsidRPr="008F20B5" w:rsidDel="004444BD" w:rsidRDefault="00EA5E57">
            <w:pPr>
              <w:widowControl/>
              <w:jc w:val="center"/>
              <w:rPr>
                <w:ins w:id="13328" w:author="家興 余" w:date="2021-01-21T17:52:00Z"/>
                <w:rFonts w:ascii="標楷體" w:eastAsia="標楷體" w:hAnsi="標楷體" w:cs="新細明體"/>
                <w:kern w:val="0"/>
              </w:rPr>
              <w:pPrChange w:id="13329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330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B29F818" w14:textId="6C78D662" w:rsidR="00EA5E57" w:rsidRPr="008F20B5" w:rsidRDefault="00EA5E57" w:rsidP="000A40C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del w:id="13331" w:author="家興 余" w:date="2020-12-30T10:00:00Z">
              <w:r w:rsidRPr="008F20B5" w:rsidDel="004444BD">
                <w:rPr>
                  <w:rFonts w:ascii="標楷體" w:eastAsia="標楷體" w:hAnsi="標楷體" w:cs="新細明體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kern w:val="0"/>
              </w:rPr>
              <w:t>0.00</w:t>
            </w:r>
          </w:p>
        </w:tc>
      </w:tr>
      <w:tr w:rsidR="00D64561" w:rsidRPr="008F20B5" w14:paraId="48D6FA88" w14:textId="77777777" w:rsidTr="0066205D">
        <w:trPr>
          <w:trHeight w:val="340"/>
          <w:trPrChange w:id="13332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333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F494370" w14:textId="7ACE0295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334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8ACD4F6" w14:textId="6E65D7A4" w:rsidR="00EA5E57" w:rsidRPr="00CC54F1" w:rsidRDefault="00EA5E57" w:rsidP="000A40C7">
            <w:pPr>
              <w:widowControl/>
              <w:rPr>
                <w:rFonts w:ascii="標楷體" w:eastAsia="標楷體" w:hAnsi="標楷體"/>
                <w:strike/>
                <w:color w:val="0070C0"/>
                <w:rPrChange w:id="13335" w:author="ST1" w:date="2020-11-25T00:52:00Z">
                  <w:rPr>
                    <w:rFonts w:ascii="標楷體" w:eastAsia="標楷體" w:hAnsi="標楷體"/>
                    <w:color w:val="000000" w:themeColor="text1"/>
                  </w:rPr>
                </w:rPrChange>
              </w:rPr>
            </w:pPr>
            <w:r w:rsidRPr="00CC54F1">
              <w:rPr>
                <w:rFonts w:ascii="標楷體" w:eastAsia="標楷體" w:hAnsi="標楷體"/>
                <w:strike/>
                <w:color w:val="0070C0"/>
                <w:rPrChange w:id="13336" w:author="ST1" w:date="2020-11-25T00:52:00Z">
                  <w:rPr>
                    <w:rFonts w:ascii="標楷體" w:eastAsia="標楷體" w:hAnsi="標楷體"/>
                    <w:color w:val="000000" w:themeColor="text1"/>
                  </w:rPr>
                </w:rPrChange>
              </w:rPr>
              <w:t>L2101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337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BreachaOccurs</w:t>
            </w:r>
            <w:ins w:id="13338" w:author="v06v25n@yahoo.com.tw" w:date="2020-11-20T14:51:00Z">
              <w:r w:rsidRPr="00CC54F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13339" w:author="ST1" w:date="2020-11-25T00:52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t xml:space="preserve"> </w:t>
              </w:r>
            </w:ins>
          </w:p>
        </w:tc>
        <w:tc>
          <w:tcPr>
            <w:tcW w:w="1750" w:type="pct"/>
            <w:tcPrChange w:id="13340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972C0D3" w14:textId="77777777" w:rsidR="00EA5E57" w:rsidRPr="00CC54F1" w:rsidRDefault="00EA5E57" w:rsidP="000A40C7">
            <w:pPr>
              <w:widowControl/>
              <w:rPr>
                <w:rFonts w:ascii="標楷體" w:eastAsia="標楷體" w:hAnsi="標楷體"/>
                <w:strike/>
                <w:color w:val="0070C0"/>
                <w:rPrChange w:id="13341" w:author="ST1" w:date="2020-11-25T00:52:00Z">
                  <w:rPr>
                    <w:rFonts w:ascii="標楷體" w:eastAsia="標楷體" w:hAnsi="標楷體"/>
                    <w:color w:val="000000" w:themeColor="text1"/>
                  </w:rPr>
                </w:rPrChange>
              </w:rPr>
            </w:pPr>
          </w:p>
        </w:tc>
        <w:tc>
          <w:tcPr>
            <w:tcW w:w="250" w:type="pct"/>
            <w:tcPrChange w:id="13342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25C483A" w14:textId="77777777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343" w:author="ST1" w:date="2020-11-25T00:52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</w:p>
        </w:tc>
        <w:tc>
          <w:tcPr>
            <w:tcW w:w="250" w:type="pct"/>
            <w:tcPrChange w:id="13344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94BB05C" w14:textId="77777777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345" w:author="ST1" w:date="2020-11-25T00:52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</w:p>
        </w:tc>
        <w:tc>
          <w:tcPr>
            <w:tcW w:w="250" w:type="pct"/>
            <w:tcPrChange w:id="13346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E004B63" w14:textId="77777777" w:rsidR="00EA5E57" w:rsidRPr="00CC54F1" w:rsidRDefault="00EA5E57">
            <w:pPr>
              <w:widowControl/>
              <w:jc w:val="center"/>
              <w:rPr>
                <w:ins w:id="13347" w:author="家興 余" w:date="2021-01-21T17:52:00Z"/>
                <w:rFonts w:ascii="標楷體" w:eastAsia="標楷體" w:hAnsi="標楷體" w:cs="新細明體"/>
                <w:strike/>
                <w:color w:val="0070C0"/>
                <w:kern w:val="0"/>
              </w:rPr>
              <w:pPrChange w:id="13348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349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7B9AAB7" w14:textId="16B6CDC2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350" w:author="ST1" w:date="2020-11-25T00:52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351" w:author="ST1" w:date="2020-11-25T00:5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違約適用方式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352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001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353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354" w:author="ST1" w:date="2020-11-25T00:5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綁約專案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355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[按年分段]</w:t>
            </w:r>
            <w:r w:rsidRPr="00CC54F1">
              <w:rPr>
                <w:rFonts w:ascii="標楷體" w:eastAsia="標楷體" w:hAnsi="標楷體" w:hint="eastAsia"/>
                <w:strike/>
                <w:color w:val="0070C0"/>
                <w:lang w:eastAsia="zh-HK"/>
                <w:rPrChange w:id="13356" w:author="ST1" w:date="2020-11-25T00:52:00Z">
                  <w:rPr>
                    <w:rFonts w:ascii="標楷體" w:eastAsia="標楷體" w:hAnsi="標楷體" w:hint="eastAsia"/>
                    <w:lang w:eastAsia="zh-HK"/>
                  </w:rPr>
                </w:rPrChange>
              </w:rPr>
              <w:t>時</w:t>
            </w:r>
            <w:r w:rsidRPr="00CC54F1">
              <w:rPr>
                <w:rFonts w:ascii="標楷體" w:eastAsia="標楷體" w:hAnsi="標楷體" w:hint="eastAsia"/>
                <w:strike/>
                <w:color w:val="0070C0"/>
                <w:rPrChange w:id="13357" w:author="ST1" w:date="2020-11-25T00:52:00Z">
                  <w:rPr>
                    <w:rFonts w:ascii="標楷體" w:eastAsia="標楷體" w:hAnsi="標楷體" w:hint="eastAsia"/>
                  </w:rPr>
                </w:rPrChange>
              </w:rPr>
              <w:t>必須輸入，</w:t>
            </w: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358" w:author="ST1" w:date="2020-11-25T00:52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可輸入</w:t>
            </w:r>
            <w:ins w:id="13359" w:author="v06v25n@yahoo.com.tw" w:date="2020-11-20T15:17:00Z">
              <w:r w:rsidRPr="00CC54F1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13360" w:author="ST1" w:date="2020-11-25T00:52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t>多</w:t>
              </w:r>
            </w:ins>
            <w:del w:id="13361" w:author="v06v25n@yahoo.com.tw" w:date="2020-11-20T14:55:00Z">
              <w:r w:rsidRPr="00CC54F1" w:rsidDel="00513BB9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13362" w:author="ST1" w:date="2020-11-25T00:52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delText>多</w:delText>
              </w:r>
            </w:del>
            <w:r w:rsidRPr="00CC54F1">
              <w:rPr>
                <w:rFonts w:ascii="標楷體" w:eastAsia="標楷體" w:hAnsi="標楷體" w:hint="eastAsia"/>
                <w:strike/>
                <w:color w:val="0070C0"/>
                <w:rPrChange w:id="13363" w:author="ST1" w:date="2020-11-25T00:52:00Z">
                  <w:rPr>
                    <w:rFonts w:ascii="標楷體" w:eastAsia="標楷體" w:hAnsi="標楷體" w:hint="eastAsia"/>
                  </w:rPr>
                </w:rPrChange>
              </w:rPr>
              <w:t>組</w:t>
            </w: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364" w:author="ST1" w:date="2020-11-25T00:52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，</w:t>
            </w:r>
            <w:r w:rsidRPr="00CC54F1">
              <w:rPr>
                <w:rFonts w:ascii="標楷體" w:eastAsia="標楷體" w:hAnsi="標楷體" w:hint="eastAsia"/>
                <w:strike/>
                <w:color w:val="0070C0"/>
                <w:rPrChange w:id="13365" w:author="ST1" w:date="2020-11-25T00:52:00Z">
                  <w:rPr>
                    <w:rFonts w:ascii="標楷體" w:eastAsia="標楷體" w:hAnsi="標楷體" w:hint="eastAsia"/>
                  </w:rPr>
                </w:rPrChange>
              </w:rPr>
              <w:t>最少</w:t>
            </w:r>
            <w:r w:rsidRPr="00CC54F1">
              <w:rPr>
                <w:rFonts w:ascii="標楷體" w:eastAsia="標楷體" w:hAnsi="標楷體"/>
                <w:strike/>
                <w:color w:val="0070C0"/>
                <w:rPrChange w:id="13366" w:author="ST1" w:date="2020-11-25T00:52:00Z">
                  <w:rPr>
                    <w:rFonts w:ascii="標楷體" w:eastAsia="標楷體" w:hAnsi="標楷體"/>
                  </w:rPr>
                </w:rPrChange>
              </w:rPr>
              <w:t>1</w:t>
            </w:r>
            <w:r w:rsidRPr="00CC54F1">
              <w:rPr>
                <w:rFonts w:ascii="標楷體" w:eastAsia="標楷體" w:hAnsi="標楷體" w:hint="eastAsia"/>
                <w:strike/>
                <w:color w:val="0070C0"/>
                <w:rPrChange w:id="13367" w:author="ST1" w:date="2020-11-25T00:52:00Z">
                  <w:rPr>
                    <w:rFonts w:ascii="標楷體" w:eastAsia="標楷體" w:hAnsi="標楷體" w:hint="eastAsia"/>
                  </w:rPr>
                </w:rPrChange>
              </w:rPr>
              <w:t>組</w:t>
            </w:r>
          </w:p>
        </w:tc>
      </w:tr>
      <w:tr w:rsidR="00D64561" w:rsidRPr="008F20B5" w14:paraId="346D04AC" w14:textId="77777777" w:rsidTr="0066205D">
        <w:trPr>
          <w:trHeight w:val="340"/>
          <w:trPrChange w:id="13368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369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1B8560F" w14:textId="4C4601AB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370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7CA623B" w14:textId="1F2A62EC" w:rsidR="00EA5E57" w:rsidRPr="00CC54F1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371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372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BreachaYyA</w:t>
            </w:r>
          </w:p>
        </w:tc>
        <w:tc>
          <w:tcPr>
            <w:tcW w:w="1750" w:type="pct"/>
            <w:tcPrChange w:id="13373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1A2730AD" w14:textId="77777777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374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375" w:author="ST1" w:date="2020-11-25T00:52:00Z">
                  <w:rPr>
                    <w:rFonts w:ascii="標楷體" w:eastAsia="標楷體" w:hAnsi="標楷體" w:cs="新細明體" w:hint="eastAsia"/>
                    <w:color w:val="000000" w:themeColor="text1"/>
                    <w:kern w:val="0"/>
                  </w:rPr>
                </w:rPrChange>
              </w:rPr>
              <w:t>提前清償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376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-未滿年數</w:t>
            </w:r>
          </w:p>
        </w:tc>
        <w:tc>
          <w:tcPr>
            <w:tcW w:w="250" w:type="pct"/>
            <w:tcPrChange w:id="13377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6C831C03" w14:textId="34BADA8F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378" w:author="ST1" w:date="2020-11-25T00:52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379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X</w:t>
            </w:r>
          </w:p>
        </w:tc>
        <w:tc>
          <w:tcPr>
            <w:tcW w:w="250" w:type="pct"/>
            <w:tcPrChange w:id="13380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7CD67DA5" w14:textId="77777777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381" w:author="ST1" w:date="2020-11-25T00:52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382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</w:t>
            </w:r>
          </w:p>
        </w:tc>
        <w:tc>
          <w:tcPr>
            <w:tcW w:w="250" w:type="pct"/>
            <w:tcPrChange w:id="13383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034C84E" w14:textId="77777777" w:rsidR="00EA5E57" w:rsidRPr="00CC54F1" w:rsidRDefault="00EA5E57">
            <w:pPr>
              <w:widowControl/>
              <w:jc w:val="center"/>
              <w:rPr>
                <w:ins w:id="13384" w:author="家興 余" w:date="2021-01-21T17:52:00Z"/>
                <w:rFonts w:ascii="標楷體" w:eastAsia="標楷體" w:hAnsi="標楷體" w:cs="新細明體"/>
                <w:strike/>
                <w:color w:val="0070C0"/>
                <w:kern w:val="0"/>
              </w:rPr>
              <w:pPrChange w:id="13385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386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4B9F2C22" w14:textId="6C5912D8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387" w:author="ST1" w:date="2020-11-25T00:52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</w:p>
        </w:tc>
      </w:tr>
      <w:tr w:rsidR="00D64561" w:rsidRPr="008F20B5" w14:paraId="1A88C51F" w14:textId="77777777" w:rsidTr="0066205D">
        <w:trPr>
          <w:trHeight w:val="340"/>
          <w:trPrChange w:id="13388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389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558F8AD" w14:textId="7F5F66D4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390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148D58B" w14:textId="0634A8DD" w:rsidR="00EA5E57" w:rsidRPr="00CC54F1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391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392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BreachaYyB</w:t>
            </w:r>
          </w:p>
        </w:tc>
        <w:tc>
          <w:tcPr>
            <w:tcW w:w="1750" w:type="pct"/>
            <w:tcPrChange w:id="13393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72352762" w14:textId="77777777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394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395" w:author="ST1" w:date="2020-11-25T00:52:00Z">
                  <w:rPr>
                    <w:rFonts w:ascii="標楷體" w:eastAsia="標楷體" w:hAnsi="標楷體" w:cs="新細明體" w:hint="eastAsia"/>
                    <w:color w:val="000000" w:themeColor="text1"/>
                    <w:kern w:val="0"/>
                  </w:rPr>
                </w:rPrChange>
              </w:rPr>
              <w:t>提前清償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396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-期滿年數</w:t>
            </w:r>
          </w:p>
        </w:tc>
        <w:tc>
          <w:tcPr>
            <w:tcW w:w="250" w:type="pct"/>
            <w:tcPrChange w:id="13397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7C34DE66" w14:textId="09F8CCC7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398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399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X</w:t>
            </w:r>
          </w:p>
        </w:tc>
        <w:tc>
          <w:tcPr>
            <w:tcW w:w="250" w:type="pct"/>
            <w:tcPrChange w:id="13400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1344DC61" w14:textId="77777777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01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02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</w:t>
            </w:r>
          </w:p>
        </w:tc>
        <w:tc>
          <w:tcPr>
            <w:tcW w:w="250" w:type="pct"/>
            <w:tcPrChange w:id="13403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CAA6707" w14:textId="77777777" w:rsidR="00EA5E57" w:rsidRPr="00CC54F1" w:rsidRDefault="00EA5E57">
            <w:pPr>
              <w:widowControl/>
              <w:jc w:val="center"/>
              <w:rPr>
                <w:ins w:id="13404" w:author="家興 余" w:date="2021-01-21T17:52:00Z"/>
                <w:rFonts w:ascii="標楷體" w:eastAsia="標楷體" w:hAnsi="標楷體" w:cs="新細明體"/>
                <w:strike/>
                <w:color w:val="0070C0"/>
                <w:kern w:val="0"/>
              </w:rPr>
              <w:pPrChange w:id="13405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406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53C72950" w14:textId="73F51819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07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D64561" w:rsidRPr="008F20B5" w14:paraId="18B8C9D5" w14:textId="77777777" w:rsidTr="0066205D">
        <w:trPr>
          <w:trHeight w:val="340"/>
          <w:trPrChange w:id="13408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409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BFEEEB0" w14:textId="28D4A837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410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E1780CC" w14:textId="1C94921D" w:rsidR="00EA5E57" w:rsidRPr="00CC54F1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11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12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BreachaPercent</w:t>
            </w:r>
          </w:p>
        </w:tc>
        <w:tc>
          <w:tcPr>
            <w:tcW w:w="1750" w:type="pct"/>
            <w:tcPrChange w:id="13413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76B4E80D" w14:textId="77777777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14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415" w:author="ST1" w:date="2020-11-25T00:52:00Z">
                  <w:rPr>
                    <w:rFonts w:ascii="標楷體" w:eastAsia="標楷體" w:hAnsi="標楷體" w:cs="新細明體" w:hint="eastAsia"/>
                    <w:color w:val="000000" w:themeColor="text1"/>
                    <w:kern w:val="0"/>
                  </w:rPr>
                </w:rPrChange>
              </w:rPr>
              <w:t>違約率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16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(%)</w:t>
            </w:r>
          </w:p>
        </w:tc>
        <w:tc>
          <w:tcPr>
            <w:tcW w:w="250" w:type="pct"/>
            <w:tcPrChange w:id="13417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153721AD" w14:textId="77777777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18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19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X</w:t>
            </w:r>
          </w:p>
        </w:tc>
        <w:tc>
          <w:tcPr>
            <w:tcW w:w="250" w:type="pct"/>
            <w:tcPrChange w:id="13420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7F13B380" w14:textId="77777777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21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22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1.2</w:t>
            </w:r>
          </w:p>
        </w:tc>
        <w:tc>
          <w:tcPr>
            <w:tcW w:w="250" w:type="pct"/>
            <w:tcPrChange w:id="13423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48A17A9" w14:textId="77777777" w:rsidR="00EA5E57" w:rsidRPr="00CC54F1" w:rsidRDefault="00EA5E57">
            <w:pPr>
              <w:widowControl/>
              <w:jc w:val="center"/>
              <w:rPr>
                <w:ins w:id="13424" w:author="家興 余" w:date="2021-01-21T17:52:00Z"/>
                <w:rFonts w:ascii="標楷體" w:eastAsia="標楷體" w:hAnsi="標楷體" w:cs="新細明體"/>
                <w:strike/>
                <w:color w:val="0070C0"/>
                <w:kern w:val="0"/>
              </w:rPr>
              <w:pPrChange w:id="13425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426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31DA248C" w14:textId="503F3967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27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28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0.00</w:t>
            </w:r>
          </w:p>
        </w:tc>
      </w:tr>
      <w:tr w:rsidR="00D64561" w:rsidRPr="008F20B5" w14:paraId="38014355" w14:textId="77777777" w:rsidTr="0066205D">
        <w:trPr>
          <w:trHeight w:val="340"/>
          <w:trPrChange w:id="13429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430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23951DC" w14:textId="0146091F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431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C063D1C" w14:textId="6D94A3B0" w:rsidR="00EA5E57" w:rsidRPr="00CC54F1" w:rsidRDefault="00EA5E57" w:rsidP="000A40C7">
            <w:pPr>
              <w:widowControl/>
              <w:rPr>
                <w:rFonts w:ascii="標楷體" w:eastAsia="標楷體" w:hAnsi="標楷體"/>
                <w:strike/>
                <w:color w:val="0070C0"/>
                <w:rPrChange w:id="13432" w:author="ST1" w:date="2020-11-25T00:52:00Z">
                  <w:rPr>
                    <w:rFonts w:ascii="標楷體" w:eastAsia="標楷體" w:hAnsi="標楷體"/>
                    <w:color w:val="000000" w:themeColor="text1"/>
                  </w:rPr>
                </w:rPrChange>
              </w:rPr>
            </w:pPr>
            <w:r w:rsidRPr="00CC54F1">
              <w:rPr>
                <w:rFonts w:ascii="標楷體" w:eastAsia="標楷體" w:hAnsi="標楷體"/>
                <w:strike/>
                <w:color w:val="0070C0"/>
                <w:rPrChange w:id="13433" w:author="ST1" w:date="2020-11-25T00:52:00Z">
                  <w:rPr>
                    <w:rFonts w:ascii="標楷體" w:eastAsia="標楷體" w:hAnsi="標楷體"/>
                    <w:color w:val="000000" w:themeColor="text1"/>
                  </w:rPr>
                </w:rPrChange>
              </w:rPr>
              <w:t>L2101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34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BreachbOccurs</w:t>
            </w:r>
            <w:ins w:id="13435" w:author="v06v25n@yahoo.com.tw" w:date="2020-11-20T14:52:00Z">
              <w:r w:rsidRPr="00CC54F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13436" w:author="ST1" w:date="2020-11-25T00:52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t xml:space="preserve"> </w:t>
              </w:r>
            </w:ins>
          </w:p>
        </w:tc>
        <w:tc>
          <w:tcPr>
            <w:tcW w:w="1750" w:type="pct"/>
            <w:tcPrChange w:id="13437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663535C" w14:textId="77777777" w:rsidR="00EA5E57" w:rsidRPr="00CC54F1" w:rsidRDefault="00EA5E57" w:rsidP="000A40C7">
            <w:pPr>
              <w:widowControl/>
              <w:rPr>
                <w:rFonts w:ascii="標楷體" w:eastAsia="標楷體" w:hAnsi="標楷體"/>
                <w:strike/>
                <w:color w:val="0070C0"/>
                <w:rPrChange w:id="13438" w:author="ST1" w:date="2020-11-25T00:52:00Z">
                  <w:rPr>
                    <w:rFonts w:ascii="標楷體" w:eastAsia="標楷體" w:hAnsi="標楷體"/>
                    <w:color w:val="000000" w:themeColor="text1"/>
                  </w:rPr>
                </w:rPrChange>
              </w:rPr>
            </w:pPr>
          </w:p>
        </w:tc>
        <w:tc>
          <w:tcPr>
            <w:tcW w:w="250" w:type="pct"/>
            <w:tcPrChange w:id="13439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B81B162" w14:textId="77777777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40" w:author="ST1" w:date="2020-11-25T00:52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</w:p>
        </w:tc>
        <w:tc>
          <w:tcPr>
            <w:tcW w:w="250" w:type="pct"/>
            <w:tcPrChange w:id="13441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97EE8F3" w14:textId="77777777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42" w:author="ST1" w:date="2020-11-25T00:52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</w:p>
        </w:tc>
        <w:tc>
          <w:tcPr>
            <w:tcW w:w="250" w:type="pct"/>
            <w:tcPrChange w:id="13443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B6021A0" w14:textId="77777777" w:rsidR="00EA5E57" w:rsidRPr="00CC54F1" w:rsidRDefault="00EA5E57">
            <w:pPr>
              <w:widowControl/>
              <w:jc w:val="center"/>
              <w:rPr>
                <w:ins w:id="13444" w:author="家興 余" w:date="2021-01-21T17:52:00Z"/>
                <w:rFonts w:ascii="標楷體" w:eastAsia="標楷體" w:hAnsi="標楷體" w:cs="新細明體"/>
                <w:strike/>
                <w:color w:val="0070C0"/>
                <w:kern w:val="0"/>
              </w:rPr>
              <w:pPrChange w:id="13445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446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4BB7EEE" w14:textId="60BA6FCE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47" w:author="ST1" w:date="2020-11-25T00:52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448" w:author="ST1" w:date="2020-11-25T00:5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違約適用方式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49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002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50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451" w:author="ST1" w:date="2020-11-25T00:5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綁約專案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52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[按月分段]</w:t>
            </w:r>
            <w:r w:rsidRPr="00CC54F1">
              <w:rPr>
                <w:rFonts w:ascii="標楷體" w:eastAsia="標楷體" w:hAnsi="標楷體" w:hint="eastAsia"/>
                <w:strike/>
                <w:color w:val="0070C0"/>
                <w:lang w:eastAsia="zh-HK"/>
                <w:rPrChange w:id="13453" w:author="ST1" w:date="2020-11-25T00:52:00Z">
                  <w:rPr>
                    <w:rFonts w:ascii="標楷體" w:eastAsia="標楷體" w:hAnsi="標楷體" w:hint="eastAsia"/>
                    <w:lang w:eastAsia="zh-HK"/>
                  </w:rPr>
                </w:rPrChange>
              </w:rPr>
              <w:t>時</w:t>
            </w:r>
            <w:r w:rsidRPr="00CC54F1">
              <w:rPr>
                <w:rFonts w:ascii="標楷體" w:eastAsia="標楷體" w:hAnsi="標楷體" w:hint="eastAsia"/>
                <w:strike/>
                <w:color w:val="0070C0"/>
                <w:rPrChange w:id="13454" w:author="ST1" w:date="2020-11-25T00:52:00Z">
                  <w:rPr>
                    <w:rFonts w:ascii="標楷體" w:eastAsia="標楷體" w:hAnsi="標楷體" w:hint="eastAsia"/>
                  </w:rPr>
                </w:rPrChange>
              </w:rPr>
              <w:t>必須輸入，</w:t>
            </w: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455" w:author="ST1" w:date="2020-11-25T00:52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可輸入</w:t>
            </w:r>
            <w:ins w:id="13456" w:author="v06v25n@yahoo.com.tw" w:date="2020-11-20T15:17:00Z">
              <w:r w:rsidRPr="00CC54F1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13457" w:author="ST1" w:date="2020-11-25T00:52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t>多</w:t>
              </w:r>
            </w:ins>
            <w:del w:id="13458" w:author="v06v25n@yahoo.com.tw" w:date="2020-11-20T14:55:00Z">
              <w:r w:rsidRPr="00CC54F1" w:rsidDel="00513BB9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13459" w:author="ST1" w:date="2020-11-25T00:52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delText>多</w:delText>
              </w:r>
            </w:del>
            <w:r w:rsidRPr="00CC54F1">
              <w:rPr>
                <w:rFonts w:ascii="標楷體" w:eastAsia="標楷體" w:hAnsi="標楷體" w:hint="eastAsia"/>
                <w:strike/>
                <w:color w:val="0070C0"/>
                <w:rPrChange w:id="13460" w:author="ST1" w:date="2020-11-25T00:52:00Z">
                  <w:rPr>
                    <w:rFonts w:ascii="標楷體" w:eastAsia="標楷體" w:hAnsi="標楷體" w:hint="eastAsia"/>
                  </w:rPr>
                </w:rPrChange>
              </w:rPr>
              <w:t>組</w:t>
            </w: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461" w:author="ST1" w:date="2020-11-25T00:52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，</w:t>
            </w:r>
            <w:r w:rsidRPr="00CC54F1">
              <w:rPr>
                <w:rFonts w:ascii="標楷體" w:eastAsia="標楷體" w:hAnsi="標楷體" w:hint="eastAsia"/>
                <w:strike/>
                <w:color w:val="0070C0"/>
                <w:rPrChange w:id="13462" w:author="ST1" w:date="2020-11-25T00:52:00Z">
                  <w:rPr>
                    <w:rFonts w:ascii="標楷體" w:eastAsia="標楷體" w:hAnsi="標楷體" w:hint="eastAsia"/>
                  </w:rPr>
                </w:rPrChange>
              </w:rPr>
              <w:t>最少</w:t>
            </w:r>
            <w:r w:rsidRPr="00CC54F1">
              <w:rPr>
                <w:rFonts w:ascii="標楷體" w:eastAsia="標楷體" w:hAnsi="標楷體"/>
                <w:strike/>
                <w:color w:val="0070C0"/>
                <w:rPrChange w:id="13463" w:author="ST1" w:date="2020-11-25T00:52:00Z">
                  <w:rPr>
                    <w:rFonts w:ascii="標楷體" w:eastAsia="標楷體" w:hAnsi="標楷體"/>
                  </w:rPr>
                </w:rPrChange>
              </w:rPr>
              <w:t>1</w:t>
            </w:r>
            <w:r w:rsidRPr="00CC54F1">
              <w:rPr>
                <w:rFonts w:ascii="標楷體" w:eastAsia="標楷體" w:hAnsi="標楷體" w:hint="eastAsia"/>
                <w:strike/>
                <w:color w:val="0070C0"/>
                <w:rPrChange w:id="13464" w:author="ST1" w:date="2020-11-25T00:52:00Z">
                  <w:rPr>
                    <w:rFonts w:ascii="標楷體" w:eastAsia="標楷體" w:hAnsi="標楷體" w:hint="eastAsia"/>
                  </w:rPr>
                </w:rPrChange>
              </w:rPr>
              <w:t>組</w:t>
            </w:r>
          </w:p>
        </w:tc>
      </w:tr>
      <w:tr w:rsidR="00D64561" w:rsidRPr="008F20B5" w14:paraId="196A9D4B" w14:textId="77777777" w:rsidTr="0066205D">
        <w:trPr>
          <w:trHeight w:val="340"/>
          <w:trPrChange w:id="13465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466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559778E" w14:textId="76D89425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467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144C5C21" w14:textId="3427CFA1" w:rsidR="00EA5E57" w:rsidRPr="00CC54F1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68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69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BreachbMmA</w:t>
            </w:r>
          </w:p>
        </w:tc>
        <w:tc>
          <w:tcPr>
            <w:tcW w:w="1750" w:type="pct"/>
            <w:tcPrChange w:id="13470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507713C9" w14:textId="4463C542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71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472" w:author="ST1" w:date="2020-11-25T00:52:00Z">
                  <w:rPr>
                    <w:rFonts w:ascii="標楷體" w:eastAsia="標楷體" w:hAnsi="標楷體" w:cs="新細明體" w:hint="eastAsia"/>
                    <w:color w:val="000000" w:themeColor="text1"/>
                    <w:kern w:val="0"/>
                  </w:rPr>
                </w:rPrChange>
              </w:rPr>
              <w:t>提前清償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73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-未滿月數</w:t>
            </w:r>
          </w:p>
        </w:tc>
        <w:tc>
          <w:tcPr>
            <w:tcW w:w="250" w:type="pct"/>
            <w:tcPrChange w:id="13474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033EEFE6" w14:textId="6DB83DE2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75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76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X</w:t>
            </w:r>
          </w:p>
        </w:tc>
        <w:tc>
          <w:tcPr>
            <w:tcW w:w="250" w:type="pct"/>
            <w:tcPrChange w:id="13477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2085F0EC" w14:textId="29D8C75D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78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79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2</w:t>
            </w:r>
          </w:p>
        </w:tc>
        <w:tc>
          <w:tcPr>
            <w:tcW w:w="250" w:type="pct"/>
            <w:tcPrChange w:id="13480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A86A2BE" w14:textId="77777777" w:rsidR="00EA5E57" w:rsidRPr="00CC54F1" w:rsidRDefault="00EA5E57">
            <w:pPr>
              <w:widowControl/>
              <w:jc w:val="center"/>
              <w:rPr>
                <w:ins w:id="13481" w:author="家興 余" w:date="2021-01-21T17:52:00Z"/>
                <w:rFonts w:ascii="標楷體" w:eastAsia="標楷體" w:hAnsi="標楷體" w:cs="新細明體"/>
                <w:strike/>
                <w:color w:val="0070C0"/>
                <w:kern w:val="0"/>
              </w:rPr>
              <w:pPrChange w:id="13482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483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4D784136" w14:textId="61F6F7A0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84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D64561" w:rsidRPr="008F20B5" w14:paraId="16BF4B1C" w14:textId="77777777" w:rsidTr="0066205D">
        <w:trPr>
          <w:trHeight w:val="340"/>
          <w:trPrChange w:id="13485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486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E973802" w14:textId="502B08CD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487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0A4C9499" w14:textId="7C01FBEC" w:rsidR="00EA5E57" w:rsidRPr="00CC54F1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88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89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BreachbMmB</w:t>
            </w:r>
          </w:p>
        </w:tc>
        <w:tc>
          <w:tcPr>
            <w:tcW w:w="1750" w:type="pct"/>
            <w:tcPrChange w:id="13490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36ED6C67" w14:textId="40845D6E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91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492" w:author="ST1" w:date="2020-11-25T00:52:00Z">
                  <w:rPr>
                    <w:rFonts w:ascii="標楷體" w:eastAsia="標楷體" w:hAnsi="標楷體" w:cs="新細明體" w:hint="eastAsia"/>
                    <w:color w:val="000000" w:themeColor="text1"/>
                    <w:kern w:val="0"/>
                  </w:rPr>
                </w:rPrChange>
              </w:rPr>
              <w:t>提前清償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93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-期滿月數</w:t>
            </w:r>
          </w:p>
        </w:tc>
        <w:tc>
          <w:tcPr>
            <w:tcW w:w="250" w:type="pct"/>
            <w:tcPrChange w:id="13494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4D647572" w14:textId="1DFD8A80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95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96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X</w:t>
            </w:r>
          </w:p>
        </w:tc>
        <w:tc>
          <w:tcPr>
            <w:tcW w:w="250" w:type="pct"/>
            <w:tcPrChange w:id="13497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21FA81F0" w14:textId="1388CA54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98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99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2</w:t>
            </w:r>
          </w:p>
        </w:tc>
        <w:tc>
          <w:tcPr>
            <w:tcW w:w="250" w:type="pct"/>
            <w:tcPrChange w:id="13500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6ED5AF1" w14:textId="77777777" w:rsidR="00EA5E57" w:rsidRPr="00CC54F1" w:rsidRDefault="00EA5E57">
            <w:pPr>
              <w:widowControl/>
              <w:jc w:val="center"/>
              <w:rPr>
                <w:ins w:id="13501" w:author="家興 余" w:date="2021-01-21T17:52:00Z"/>
                <w:rFonts w:ascii="標楷體" w:eastAsia="標楷體" w:hAnsi="標楷體" w:cs="新細明體"/>
                <w:strike/>
                <w:color w:val="0070C0"/>
                <w:kern w:val="0"/>
              </w:rPr>
              <w:pPrChange w:id="13502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503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2257A0C4" w14:textId="7A1E4942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504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D64561" w:rsidRPr="008F20B5" w14:paraId="743BDAF9" w14:textId="77777777" w:rsidTr="0066205D">
        <w:trPr>
          <w:trHeight w:val="340"/>
          <w:trPrChange w:id="13505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506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2C125F8" w14:textId="22B704CD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507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76DA9274" w14:textId="5716ED39" w:rsidR="00EA5E57" w:rsidRPr="00CC54F1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508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509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BreachbPercent</w:t>
            </w:r>
          </w:p>
        </w:tc>
        <w:tc>
          <w:tcPr>
            <w:tcW w:w="1750" w:type="pct"/>
            <w:tcPrChange w:id="13510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3A31539E" w14:textId="3EA416BB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511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512" w:author="ST1" w:date="2020-11-25T00:52:00Z">
                  <w:rPr>
                    <w:rFonts w:ascii="標楷體" w:eastAsia="標楷體" w:hAnsi="標楷體" w:cs="新細明體" w:hint="eastAsia"/>
                    <w:color w:val="000000" w:themeColor="text1"/>
                    <w:kern w:val="0"/>
                  </w:rPr>
                </w:rPrChange>
              </w:rPr>
              <w:t>違約率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513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(%)</w:t>
            </w:r>
          </w:p>
        </w:tc>
        <w:tc>
          <w:tcPr>
            <w:tcW w:w="250" w:type="pct"/>
            <w:tcPrChange w:id="13514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1161A865" w14:textId="3808CAAB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515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516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X</w:t>
            </w:r>
          </w:p>
        </w:tc>
        <w:tc>
          <w:tcPr>
            <w:tcW w:w="250" w:type="pct"/>
            <w:tcPrChange w:id="13517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6A85F5EB" w14:textId="4453DE95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518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519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1.2</w:t>
            </w:r>
          </w:p>
        </w:tc>
        <w:tc>
          <w:tcPr>
            <w:tcW w:w="250" w:type="pct"/>
            <w:tcPrChange w:id="13520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3F560B7" w14:textId="77777777" w:rsidR="00EA5E57" w:rsidRPr="00CC54F1" w:rsidRDefault="00EA5E57">
            <w:pPr>
              <w:widowControl/>
              <w:jc w:val="center"/>
              <w:rPr>
                <w:ins w:id="13521" w:author="家興 余" w:date="2021-01-21T17:52:00Z"/>
                <w:rFonts w:ascii="標楷體" w:eastAsia="標楷體" w:hAnsi="標楷體" w:cs="新細明體"/>
                <w:strike/>
                <w:color w:val="0070C0"/>
                <w:kern w:val="0"/>
              </w:rPr>
              <w:pPrChange w:id="13522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523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3038204C" w14:textId="0AC6B408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524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525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0.00</w:t>
            </w:r>
          </w:p>
        </w:tc>
      </w:tr>
    </w:tbl>
    <w:p w14:paraId="7D23D7FC" w14:textId="687C93D1" w:rsidR="009C1DD1" w:rsidRPr="008F20B5" w:rsidRDefault="009C1DD1" w:rsidP="009C1DD1">
      <w:pPr>
        <w:ind w:leftChars="500" w:left="1200"/>
        <w:rPr>
          <w:rFonts w:ascii="標楷體" w:eastAsia="標楷體" w:hAnsi="標楷體"/>
        </w:rPr>
      </w:pPr>
    </w:p>
    <w:p w14:paraId="54FD11B6" w14:textId="77777777" w:rsidR="004B4C16" w:rsidRPr="004A1C2C" w:rsidRDefault="00E764D1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26C724DA" w14:textId="77777777" w:rsidR="0013799E" w:rsidRPr="004A1C2C" w:rsidRDefault="0013799E" w:rsidP="0013799E">
      <w:pPr>
        <w:rPr>
          <w:rFonts w:ascii="標楷體" w:eastAsia="標楷體" w:hAnsi="標楷體"/>
        </w:rPr>
      </w:pPr>
    </w:p>
    <w:p w14:paraId="4B83A624" w14:textId="19CF14B3" w:rsidR="00E112C0" w:rsidRPr="008F20B5" w:rsidRDefault="002B4D43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  <w:b/>
          <w:szCs w:val="32"/>
        </w:rPr>
        <w:pPrChange w:id="13526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13527" w:name="_L2102商品參數-階梯式利率明細"/>
      <w:bookmarkStart w:id="13528" w:name="_L6302指標利率登錄/維護"/>
      <w:bookmarkEnd w:id="13527"/>
      <w:bookmarkEnd w:id="13528"/>
      <w:r w:rsidRPr="008F20B5">
        <w:rPr>
          <w:rFonts w:ascii="標楷體" w:hAnsi="標楷體"/>
          <w:b/>
          <w:szCs w:val="32"/>
        </w:rPr>
        <w:t>L6302</w:t>
      </w:r>
      <w:r w:rsidRPr="008F20B5">
        <w:rPr>
          <w:rFonts w:ascii="標楷體" w:hAnsi="標楷體" w:hint="eastAsia"/>
          <w:b/>
          <w:szCs w:val="32"/>
        </w:rPr>
        <w:t>指標利率登錄</w:t>
      </w:r>
      <w:r w:rsidRPr="008F20B5">
        <w:rPr>
          <w:rFonts w:ascii="標楷體" w:hAnsi="標楷體"/>
          <w:b/>
          <w:szCs w:val="32"/>
        </w:rPr>
        <w:t>/</w:t>
      </w:r>
      <w:r w:rsidRPr="008F20B5">
        <w:rPr>
          <w:rFonts w:ascii="標楷體" w:hAnsi="標楷體" w:hint="eastAsia"/>
          <w:b/>
          <w:szCs w:val="32"/>
        </w:rPr>
        <w:t>維護</w:t>
      </w:r>
    </w:p>
    <w:tbl>
      <w:tblPr>
        <w:tblStyle w:val="ac"/>
        <w:tblW w:w="5050" w:type="pct"/>
        <w:tblLook w:val="04A0" w:firstRow="1" w:lastRow="0" w:firstColumn="1" w:lastColumn="0" w:noHBand="0" w:noVBand="1"/>
        <w:tblPrChange w:id="13529" w:author="家興 余" w:date="2021-04-12T12:07:00Z">
          <w:tblPr>
            <w:tblW w:w="4779" w:type="pct"/>
            <w:tblInd w:w="454" w:type="dxa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24"/>
        <w:gridCol w:w="1656"/>
        <w:gridCol w:w="3921"/>
        <w:gridCol w:w="527"/>
        <w:gridCol w:w="577"/>
        <w:gridCol w:w="527"/>
        <w:gridCol w:w="2037"/>
        <w:gridCol w:w="527"/>
        <w:tblGridChange w:id="13530">
          <w:tblGrid>
            <w:gridCol w:w="454"/>
            <w:gridCol w:w="70"/>
            <w:gridCol w:w="2"/>
            <w:gridCol w:w="277"/>
            <w:gridCol w:w="1377"/>
            <w:gridCol w:w="2"/>
            <w:gridCol w:w="1538"/>
            <w:gridCol w:w="1756"/>
            <w:gridCol w:w="625"/>
            <w:gridCol w:w="1"/>
            <w:gridCol w:w="40"/>
            <w:gridCol w:w="438"/>
            <w:gridCol w:w="48"/>
            <w:gridCol w:w="1"/>
            <w:gridCol w:w="576"/>
            <w:gridCol w:w="527"/>
            <w:gridCol w:w="2037"/>
            <w:gridCol w:w="428"/>
            <w:gridCol w:w="99"/>
            <w:gridCol w:w="3518"/>
          </w:tblGrid>
        </w:tblGridChange>
      </w:tblGrid>
      <w:tr w:rsidR="00D64561" w:rsidRPr="008F20B5" w14:paraId="63690FB8" w14:textId="77777777" w:rsidTr="00D745D4">
        <w:trPr>
          <w:trHeight w:val="340"/>
          <w:trPrChange w:id="13531" w:author="家興 余" w:date="2021-04-12T12:07:00Z">
            <w:trPr>
              <w:gridBefore w:val="1"/>
              <w:trHeight w:val="340"/>
            </w:trPr>
          </w:trPrChange>
        </w:trPr>
        <w:tc>
          <w:tcPr>
            <w:tcW w:w="254" w:type="pct"/>
            <w:hideMark/>
            <w:tcPrChange w:id="13532" w:author="家興 余" w:date="2021-04-12T12:07:00Z">
              <w:tcPr>
                <w:tcW w:w="179" w:type="pct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4898F05" w14:textId="77777777" w:rsidR="00D64561" w:rsidRPr="008F20B5" w:rsidRDefault="00D64561" w:rsidP="001A5A5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804" w:type="pct"/>
            <w:hideMark/>
            <w:tcPrChange w:id="13533" w:author="家興 余" w:date="2021-04-12T12:07:00Z">
              <w:tcPr>
                <w:tcW w:w="1497" w:type="pct"/>
                <w:gridSpan w:val="3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C40616B" w14:textId="77777777" w:rsidR="00D64561" w:rsidRPr="008F20B5" w:rsidRDefault="00D64561" w:rsidP="001A5A5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04" w:type="pct"/>
            <w:hideMark/>
            <w:tcPrChange w:id="13534" w:author="家興 余" w:date="2021-04-12T12:07:00Z">
              <w:tcPr>
                <w:tcW w:w="901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CE64553" w14:textId="77777777" w:rsidR="00D64561" w:rsidRPr="008F20B5" w:rsidRDefault="00D64561" w:rsidP="001A5A5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56" w:type="pct"/>
            <w:hideMark/>
            <w:tcPrChange w:id="13535" w:author="家興 余" w:date="2021-04-12T12:07:00Z">
              <w:tcPr>
                <w:tcW w:w="342" w:type="pct"/>
                <w:gridSpan w:val="3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8FE59F1" w14:textId="77777777" w:rsidR="00D64561" w:rsidRPr="008F20B5" w:rsidRDefault="00D64561" w:rsidP="001A5A5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80" w:type="pct"/>
            <w:hideMark/>
            <w:tcPrChange w:id="13536" w:author="家興 余" w:date="2021-04-12T12:07:00Z">
              <w:tcPr>
                <w:tcW w:w="225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0CD55C2" w14:textId="77777777" w:rsidR="00D64561" w:rsidRPr="008F20B5" w:rsidRDefault="00D64561" w:rsidP="001A5A5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6" w:type="pct"/>
            <w:tcPrChange w:id="13537" w:author="家興 余" w:date="2021-04-12T12:07:00Z">
              <w:tcPr>
                <w:tcW w:w="1" w:type="pct"/>
                <w:gridSpan w:val="6"/>
                <w:tcBorders>
                  <w:top w:val="single" w:sz="4" w:space="0" w:color="auto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1B30ACA" w14:textId="21E1E718" w:rsidR="00D64561" w:rsidRPr="008F20B5" w:rsidRDefault="00D64561">
            <w:pPr>
              <w:widowControl/>
              <w:jc w:val="center"/>
              <w:rPr>
                <w:ins w:id="13538" w:author="家興 余" w:date="2021-01-22T10:48:00Z"/>
                <w:rFonts w:ascii="標楷體" w:eastAsia="標楷體" w:hAnsi="標楷體" w:cs="新細明體"/>
                <w:color w:val="000000"/>
                <w:kern w:val="0"/>
              </w:rPr>
              <w:pPrChange w:id="13539" w:author="家興 余" w:date="2021-01-22T10:48:00Z">
                <w:pPr>
                  <w:widowControl/>
                </w:pPr>
              </w:pPrChange>
            </w:pPr>
            <w:ins w:id="13540" w:author="家興 余" w:date="2021-01-22T10:4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245" w:type="pct"/>
            <w:gridSpan w:val="2"/>
            <w:hideMark/>
            <w:tcPrChange w:id="13541" w:author="家興 余" w:date="2021-04-12T12:07:00Z">
              <w:tcPr>
                <w:tcW w:w="1857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05FB9D6" w14:textId="4668E8AD" w:rsidR="00D64561" w:rsidRPr="008F20B5" w:rsidRDefault="00D64561" w:rsidP="001A5A5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D64561" w:rsidRPr="008F20B5" w14:paraId="2156D8EF" w14:textId="77777777" w:rsidTr="00D745D4">
        <w:trPr>
          <w:trHeight w:val="340"/>
          <w:trPrChange w:id="13542" w:author="家興 余" w:date="2021-04-12T12:07:00Z">
            <w:trPr>
              <w:gridBefore w:val="1"/>
              <w:trHeight w:val="340"/>
            </w:trPr>
          </w:trPrChange>
        </w:trPr>
        <w:tc>
          <w:tcPr>
            <w:tcW w:w="254" w:type="pct"/>
            <w:hideMark/>
            <w:tcPrChange w:id="13543" w:author="家興 余" w:date="2021-04-12T12:07:00Z">
              <w:tcPr>
                <w:tcW w:w="179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08D02E6" w14:textId="77777777" w:rsidR="00D64561" w:rsidRPr="008F20B5" w:rsidRDefault="00D64561" w:rsidP="001A5A5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804" w:type="pct"/>
            <w:hideMark/>
            <w:tcPrChange w:id="13544" w:author="家興 余" w:date="2021-04-12T12:07:00Z">
              <w:tcPr>
                <w:tcW w:w="1497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CB51176" w14:textId="29D3366B" w:rsidR="00D64561" w:rsidRPr="008F20B5" w:rsidRDefault="00D64561" w:rsidP="001A5A5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904" w:type="pct"/>
            <w:tcPrChange w:id="13545" w:author="家興 余" w:date="2021-04-12T12:07:00Z">
              <w:tcPr>
                <w:tcW w:w="90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96BC8E3" w14:textId="77777777" w:rsidR="00D64561" w:rsidRPr="008F20B5" w:rsidRDefault="00D64561" w:rsidP="001A5A5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56" w:type="pct"/>
            <w:tcPrChange w:id="13546" w:author="家興 余" w:date="2021-04-12T12:07:00Z">
              <w:tcPr>
                <w:tcW w:w="342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7069152" w14:textId="77777777" w:rsidR="00D64561" w:rsidRPr="008F20B5" w:rsidRDefault="00D64561" w:rsidP="001A5A5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80" w:type="pct"/>
            <w:tcPrChange w:id="13547" w:author="家興 余" w:date="2021-04-12T12:07:00Z">
              <w:tcPr>
                <w:tcW w:w="22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201BCFF" w14:textId="77777777" w:rsidR="00D64561" w:rsidRPr="008F20B5" w:rsidRDefault="00D64561" w:rsidP="001A5A5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6" w:type="pct"/>
            <w:tcPrChange w:id="13548" w:author="家興 余" w:date="2021-04-12T12:07:00Z">
              <w:tcPr>
                <w:tcW w:w="1" w:type="pct"/>
                <w:gridSpan w:val="6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C4582C0" w14:textId="58154088" w:rsidR="00D64561" w:rsidRPr="008F20B5" w:rsidRDefault="00C456F5">
            <w:pPr>
              <w:widowControl/>
              <w:jc w:val="center"/>
              <w:rPr>
                <w:ins w:id="13549" w:author="家興 余" w:date="2021-01-22T10:48:00Z"/>
                <w:rFonts w:ascii="標楷體" w:eastAsia="標楷體" w:hAnsi="標楷體" w:cs="新細明體"/>
                <w:color w:val="000000"/>
                <w:kern w:val="0"/>
              </w:rPr>
              <w:pPrChange w:id="13550" w:author="家興 余" w:date="2021-01-22T10:48:00Z">
                <w:pPr>
                  <w:widowControl/>
                </w:pPr>
              </w:pPrChange>
            </w:pPr>
            <w:ins w:id="13551" w:author="家興 余" w:date="2021-01-26T17:0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45" w:type="pct"/>
            <w:gridSpan w:val="2"/>
            <w:hideMark/>
            <w:tcPrChange w:id="13552" w:author="家興 余" w:date="2021-04-12T12:07:00Z">
              <w:tcPr>
                <w:tcW w:w="1857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7BC640B" w14:textId="0CB1CE56" w:rsidR="00D64561" w:rsidRPr="008F20B5" w:rsidRDefault="00D64561" w:rsidP="001A5A5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L6302</w:t>
            </w:r>
          </w:p>
        </w:tc>
      </w:tr>
      <w:tr w:rsidR="00D64561" w:rsidRPr="008F20B5" w14:paraId="0D7D9945" w14:textId="77777777" w:rsidTr="00D745D4">
        <w:trPr>
          <w:trHeight w:val="340"/>
          <w:trPrChange w:id="13553" w:author="家興 余" w:date="2021-04-12T12:07:00Z">
            <w:trPr>
              <w:gridBefore w:val="1"/>
              <w:trHeight w:val="340"/>
            </w:trPr>
          </w:trPrChange>
        </w:trPr>
        <w:tc>
          <w:tcPr>
            <w:tcW w:w="254" w:type="pct"/>
            <w:tcPrChange w:id="13554" w:author="家興 余" w:date="2021-04-12T12:07:00Z">
              <w:tcPr>
                <w:tcW w:w="179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3689234" w14:textId="29F53FFD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804" w:type="pct"/>
            <w:tcPrChange w:id="13555" w:author="家興 余" w:date="2021-04-12T12:07:00Z">
              <w:tcPr>
                <w:tcW w:w="1497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DBD842B" w14:textId="7EF6B2FA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FuncCode</w:t>
            </w:r>
          </w:p>
        </w:tc>
        <w:tc>
          <w:tcPr>
            <w:tcW w:w="1904" w:type="pct"/>
            <w:tcPrChange w:id="13556" w:author="家興 余" w:date="2021-04-12T12:07:00Z">
              <w:tcPr>
                <w:tcW w:w="90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A845710" w14:textId="553B5B50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56" w:type="pct"/>
            <w:tcPrChange w:id="13557" w:author="家興 余" w:date="2021-04-12T12:07:00Z">
              <w:tcPr>
                <w:tcW w:w="342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20CDACD" w14:textId="433C6D57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80" w:type="pct"/>
            <w:tcPrChange w:id="13558" w:author="家興 余" w:date="2021-04-12T12:07:00Z">
              <w:tcPr>
                <w:tcW w:w="22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232CA15" w14:textId="654C7EEC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6" w:type="pct"/>
            <w:tcPrChange w:id="13559" w:author="家興 余" w:date="2021-04-12T12:07:00Z">
              <w:tcPr>
                <w:tcW w:w="1" w:type="pct"/>
                <w:gridSpan w:val="6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3C05D33" w14:textId="6ECE547D" w:rsidR="00D64561" w:rsidRPr="008F20B5" w:rsidRDefault="00C456F5">
            <w:pPr>
              <w:widowControl/>
              <w:jc w:val="center"/>
              <w:rPr>
                <w:ins w:id="13560" w:author="家興 余" w:date="2021-01-22T10:48:00Z"/>
                <w:rFonts w:ascii="標楷體" w:eastAsia="標楷體" w:hAnsi="標楷體" w:cs="新細明體"/>
                <w:color w:val="000000"/>
                <w:kern w:val="0"/>
              </w:rPr>
              <w:pPrChange w:id="13561" w:author="家興 余" w:date="2021-01-22T10:48:00Z">
                <w:pPr>
                  <w:widowControl/>
                </w:pPr>
              </w:pPrChange>
            </w:pPr>
            <w:ins w:id="13562" w:author="家興 余" w:date="2021-01-26T17:0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45" w:type="pct"/>
            <w:gridSpan w:val="2"/>
            <w:tcPrChange w:id="13563" w:author="家興 余" w:date="2021-04-12T12:07:00Z">
              <w:tcPr>
                <w:tcW w:w="1857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17F58C8" w14:textId="31B5BA7F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D745D4" w:rsidRPr="008F20B5" w14:paraId="4F97926F" w14:textId="77777777" w:rsidTr="00D745D4">
        <w:tblPrEx>
          <w:tblPrExChange w:id="13564" w:author="家興 余" w:date="2021-04-12T12:07:00Z">
            <w:tblPrEx>
              <w:tblW w:w="5050" w:type="pct"/>
              <w:tblInd w:w="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trHeight w:val="340"/>
          <w:ins w:id="13565" w:author="家興 余" w:date="2021-04-12T12:07:00Z"/>
          <w:trPrChange w:id="13566" w:author="家興 余" w:date="2021-04-12T12:07:00Z">
            <w:trPr>
              <w:gridAfter w:val="0"/>
              <w:trHeight w:val="340"/>
            </w:trPr>
          </w:trPrChange>
        </w:trPr>
        <w:tc>
          <w:tcPr>
            <w:tcW w:w="254" w:type="pct"/>
            <w:tcPrChange w:id="13567" w:author="家興 余" w:date="2021-04-12T12:07:00Z">
              <w:tcPr>
                <w:tcW w:w="255" w:type="pct"/>
                <w:gridSpan w:val="2"/>
              </w:tcPr>
            </w:tcPrChange>
          </w:tcPr>
          <w:p w14:paraId="25D5E744" w14:textId="77777777" w:rsidR="00D745D4" w:rsidRPr="008F20B5" w:rsidRDefault="00D745D4" w:rsidP="0040714E">
            <w:pPr>
              <w:widowControl/>
              <w:jc w:val="center"/>
              <w:rPr>
                <w:ins w:id="13568" w:author="家興 余" w:date="2021-04-12T12:07:00Z"/>
                <w:rFonts w:ascii="標楷體" w:eastAsia="標楷體" w:hAnsi="標楷體" w:cs="新細明體"/>
                <w:color w:val="000000"/>
                <w:kern w:val="0"/>
              </w:rPr>
            </w:pPr>
            <w:ins w:id="13569" w:author="家興 余" w:date="2021-04-12T12:07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</w:t>
              </w:r>
            </w:ins>
          </w:p>
        </w:tc>
        <w:tc>
          <w:tcPr>
            <w:tcW w:w="804" w:type="pct"/>
            <w:hideMark/>
            <w:tcPrChange w:id="13570" w:author="家興 余" w:date="2021-04-12T12:07:00Z">
              <w:tcPr>
                <w:tcW w:w="804" w:type="pct"/>
                <w:gridSpan w:val="3"/>
                <w:hideMark/>
              </w:tcPr>
            </w:tcPrChange>
          </w:tcPr>
          <w:p w14:paraId="1A15D7A6" w14:textId="77777777" w:rsidR="00D745D4" w:rsidRPr="008F20B5" w:rsidRDefault="00D745D4" w:rsidP="0040714E">
            <w:pPr>
              <w:widowControl/>
              <w:rPr>
                <w:ins w:id="13571" w:author="家興 余" w:date="2021-04-12T12:07:00Z"/>
                <w:rFonts w:ascii="標楷體" w:eastAsia="標楷體" w:hAnsi="標楷體" w:cs="新細明體"/>
                <w:color w:val="000000"/>
                <w:kern w:val="0"/>
              </w:rPr>
            </w:pPr>
            <w:ins w:id="13572" w:author="家興 余" w:date="2021-04-12T12:07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BaseRateCode</w:t>
              </w:r>
            </w:ins>
          </w:p>
        </w:tc>
        <w:tc>
          <w:tcPr>
            <w:tcW w:w="1904" w:type="pct"/>
            <w:hideMark/>
            <w:tcPrChange w:id="13573" w:author="家興 余" w:date="2021-04-12T12:07:00Z">
              <w:tcPr>
                <w:tcW w:w="1904" w:type="pct"/>
                <w:gridSpan w:val="4"/>
                <w:hideMark/>
              </w:tcPr>
            </w:tcPrChange>
          </w:tcPr>
          <w:p w14:paraId="52FEBAC5" w14:textId="77777777" w:rsidR="00D745D4" w:rsidRPr="008F20B5" w:rsidRDefault="00D745D4" w:rsidP="0040714E">
            <w:pPr>
              <w:widowControl/>
              <w:rPr>
                <w:ins w:id="13574" w:author="家興 余" w:date="2021-04-12T12:07:00Z"/>
                <w:rFonts w:ascii="標楷體" w:eastAsia="標楷體" w:hAnsi="標楷體" w:cs="新細明體"/>
                <w:color w:val="000000"/>
                <w:kern w:val="0"/>
              </w:rPr>
            </w:pPr>
            <w:ins w:id="13575" w:author="家興 余" w:date="2021-04-12T12:07:00Z">
              <w:r w:rsidRPr="008F20B5">
                <w:rPr>
                  <w:rFonts w:ascii="標楷體" w:eastAsia="標楷體" w:hAnsi="標楷體" w:hint="eastAsia"/>
                  <w:lang w:eastAsia="zh-HK"/>
                </w:rPr>
                <w:t>指標</w:t>
              </w:r>
              <w:r w:rsidRPr="008F20B5">
                <w:rPr>
                  <w:rFonts w:ascii="標楷體" w:eastAsia="標楷體" w:hAnsi="標楷體" w:hint="eastAsia"/>
                </w:rPr>
                <w:t>利率種類</w:t>
              </w:r>
            </w:ins>
          </w:p>
        </w:tc>
        <w:tc>
          <w:tcPr>
            <w:tcW w:w="256" w:type="pct"/>
            <w:hideMark/>
            <w:tcPrChange w:id="13576" w:author="家興 余" w:date="2021-04-12T12:07:00Z">
              <w:tcPr>
                <w:tcW w:w="256" w:type="pct"/>
                <w:gridSpan w:val="4"/>
                <w:hideMark/>
              </w:tcPr>
            </w:tcPrChange>
          </w:tcPr>
          <w:p w14:paraId="114FEBA4" w14:textId="77777777" w:rsidR="00D745D4" w:rsidRPr="008F20B5" w:rsidRDefault="00D745D4" w:rsidP="0040714E">
            <w:pPr>
              <w:widowControl/>
              <w:jc w:val="center"/>
              <w:rPr>
                <w:ins w:id="13577" w:author="家興 余" w:date="2021-04-12T12:07:00Z"/>
                <w:rFonts w:ascii="標楷體" w:eastAsia="標楷體" w:hAnsi="標楷體" w:cs="新細明體"/>
                <w:color w:val="000000"/>
                <w:kern w:val="0"/>
              </w:rPr>
            </w:pPr>
            <w:ins w:id="13578" w:author="家興 余" w:date="2021-04-12T12:07:00Z">
              <w:r w:rsidRPr="008F20B5">
                <w:rPr>
                  <w:rFonts w:ascii="標楷體" w:eastAsia="標楷體" w:hAnsi="標楷體"/>
                </w:rPr>
                <w:t>X</w:t>
              </w:r>
            </w:ins>
          </w:p>
        </w:tc>
        <w:tc>
          <w:tcPr>
            <w:tcW w:w="280" w:type="pct"/>
            <w:hideMark/>
            <w:tcPrChange w:id="13579" w:author="家興 余" w:date="2021-04-12T12:07:00Z">
              <w:tcPr>
                <w:tcW w:w="280" w:type="pct"/>
                <w:gridSpan w:val="2"/>
                <w:hideMark/>
              </w:tcPr>
            </w:tcPrChange>
          </w:tcPr>
          <w:p w14:paraId="420F9E69" w14:textId="77777777" w:rsidR="00D745D4" w:rsidRPr="008F20B5" w:rsidRDefault="00D745D4" w:rsidP="0040714E">
            <w:pPr>
              <w:widowControl/>
              <w:jc w:val="center"/>
              <w:rPr>
                <w:ins w:id="13580" w:author="家興 余" w:date="2021-04-12T12:07:00Z"/>
                <w:rFonts w:ascii="標楷體" w:eastAsia="標楷體" w:hAnsi="標楷體" w:cs="新細明體"/>
                <w:color w:val="000000"/>
                <w:kern w:val="0"/>
              </w:rPr>
            </w:pPr>
            <w:ins w:id="13581" w:author="家興 余" w:date="2021-04-12T12:07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56" w:type="pct"/>
            <w:tcPrChange w:id="13582" w:author="家興 余" w:date="2021-04-12T12:07:00Z">
              <w:tcPr>
                <w:tcW w:w="256" w:type="pct"/>
              </w:tcPr>
            </w:tcPrChange>
          </w:tcPr>
          <w:p w14:paraId="6C3D05F2" w14:textId="77777777" w:rsidR="00D745D4" w:rsidRPr="008F20B5" w:rsidRDefault="00D745D4" w:rsidP="0040714E">
            <w:pPr>
              <w:jc w:val="center"/>
              <w:rPr>
                <w:ins w:id="13583" w:author="家興 余" w:date="2021-04-12T12:07:00Z"/>
                <w:rFonts w:ascii="標楷體" w:eastAsia="標楷體" w:hAnsi="標楷體"/>
              </w:rPr>
            </w:pPr>
            <w:ins w:id="13584" w:author="家興 余" w:date="2021-04-12T12:07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245" w:type="pct"/>
            <w:gridSpan w:val="2"/>
            <w:hideMark/>
            <w:tcPrChange w:id="13585" w:author="家興 余" w:date="2021-04-12T12:07:00Z">
              <w:tcPr>
                <w:tcW w:w="1245" w:type="pct"/>
                <w:gridSpan w:val="3"/>
                <w:hideMark/>
              </w:tcPr>
            </w:tcPrChange>
          </w:tcPr>
          <w:p w14:paraId="7C1A1304" w14:textId="77777777" w:rsidR="00D745D4" w:rsidRPr="008F20B5" w:rsidRDefault="00D745D4" w:rsidP="0040714E">
            <w:pPr>
              <w:rPr>
                <w:ins w:id="13586" w:author="家興 余" w:date="2021-04-12T12:07:00Z"/>
                <w:rFonts w:ascii="標楷體" w:eastAsia="標楷體" w:hAnsi="標楷體"/>
                <w:color w:val="000000"/>
              </w:rPr>
            </w:pPr>
            <w:ins w:id="13587" w:author="家興 余" w:date="2021-04-12T12:07:00Z">
              <w:r w:rsidRPr="008F20B5">
                <w:rPr>
                  <w:rFonts w:ascii="標楷體" w:eastAsia="標楷體" w:hAnsi="標楷體"/>
                </w:rPr>
                <w:t>01:</w:t>
              </w:r>
              <w:r w:rsidRPr="008F20B5">
                <w:rPr>
                  <w:rFonts w:ascii="標楷體" w:eastAsia="標楷體" w:hAnsi="標楷體" w:hint="eastAsia"/>
                  <w:lang w:eastAsia="zh-HK"/>
                </w:rPr>
                <w:t>保</w:t>
              </w:r>
              <w:r w:rsidRPr="008F20B5">
                <w:rPr>
                  <w:rFonts w:ascii="標楷體" w:eastAsia="標楷體" w:hAnsi="標楷體" w:hint="eastAsia"/>
                  <w:color w:val="000000"/>
                </w:rPr>
                <w:t>單分紅利率</w:t>
              </w:r>
            </w:ins>
          </w:p>
          <w:p w14:paraId="0F587545" w14:textId="77777777" w:rsidR="00D745D4" w:rsidRPr="008F20B5" w:rsidRDefault="00D745D4" w:rsidP="0040714E">
            <w:pPr>
              <w:rPr>
                <w:ins w:id="13588" w:author="家興 余" w:date="2021-04-12T12:07:00Z"/>
                <w:rFonts w:ascii="標楷體" w:eastAsia="標楷體" w:hAnsi="標楷體"/>
                <w:color w:val="000000"/>
              </w:rPr>
            </w:pPr>
            <w:ins w:id="13589" w:author="家興 余" w:date="2021-04-12T12:07:00Z">
              <w:r w:rsidRPr="008F20B5">
                <w:rPr>
                  <w:rFonts w:ascii="標楷體" w:eastAsia="標楷體" w:hAnsi="標楷體"/>
                  <w:color w:val="000000"/>
                </w:rPr>
                <w:t>02:郵</w:t>
              </w:r>
              <w:r w:rsidRPr="008F20B5">
                <w:rPr>
                  <w:rFonts w:ascii="標楷體" w:eastAsia="標楷體" w:hAnsi="標楷體" w:hint="eastAsia"/>
                  <w:color w:val="000000"/>
                  <w:lang w:eastAsia="zh-HK"/>
                </w:rPr>
                <w:t>政儲金</w:t>
              </w:r>
              <w:r w:rsidRPr="008F20B5">
                <w:rPr>
                  <w:rFonts w:ascii="標楷體" w:eastAsia="標楷體" w:hAnsi="標楷體" w:hint="eastAsia"/>
                  <w:color w:val="000000"/>
                </w:rPr>
                <w:t>利率</w:t>
              </w:r>
            </w:ins>
          </w:p>
        </w:tc>
      </w:tr>
      <w:tr w:rsidR="00D64561" w:rsidRPr="008F20B5" w14:paraId="70DEA5A9" w14:textId="77777777" w:rsidTr="00D745D4">
        <w:trPr>
          <w:trHeight w:val="359"/>
          <w:trPrChange w:id="13590" w:author="家興 余" w:date="2021-04-12T12:07:00Z">
            <w:trPr>
              <w:gridBefore w:val="1"/>
              <w:trHeight w:val="359"/>
            </w:trPr>
          </w:trPrChange>
        </w:trPr>
        <w:tc>
          <w:tcPr>
            <w:tcW w:w="254" w:type="pct"/>
            <w:tcPrChange w:id="13591" w:author="家興 余" w:date="2021-04-12T12:07:00Z">
              <w:tcPr>
                <w:tcW w:w="179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433A5FF" w14:textId="3FF42364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804" w:type="pct"/>
            <w:hideMark/>
            <w:tcPrChange w:id="13592" w:author="家興 余" w:date="2021-04-12T12:07:00Z">
              <w:tcPr>
                <w:tcW w:w="1497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C73F27E" w14:textId="13FE8E38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CurrencyCode</w:t>
            </w:r>
          </w:p>
        </w:tc>
        <w:tc>
          <w:tcPr>
            <w:tcW w:w="1904" w:type="pct"/>
            <w:hideMark/>
            <w:tcPrChange w:id="13593" w:author="家興 余" w:date="2021-04-12T12:07:00Z">
              <w:tcPr>
                <w:tcW w:w="90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72A90DB" w14:textId="77777777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256" w:type="pct"/>
            <w:hideMark/>
            <w:tcPrChange w:id="13594" w:author="家興 余" w:date="2021-04-12T12:07:00Z">
              <w:tcPr>
                <w:tcW w:w="342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7040D88" w14:textId="77777777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hideMark/>
            <w:tcPrChange w:id="13595" w:author="家興 余" w:date="2021-04-12T12:07:00Z">
              <w:tcPr>
                <w:tcW w:w="22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187EA6F" w14:textId="77777777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6" w:type="pct"/>
            <w:tcPrChange w:id="13596" w:author="家興 余" w:date="2021-04-12T12:07:00Z">
              <w:tcPr>
                <w:tcW w:w="1" w:type="pct"/>
                <w:gridSpan w:val="6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3776F66" w14:textId="5B2F0C55" w:rsidR="00D64561" w:rsidRPr="008F20B5" w:rsidRDefault="00C456F5">
            <w:pPr>
              <w:widowControl/>
              <w:jc w:val="center"/>
              <w:rPr>
                <w:ins w:id="13597" w:author="家興 余" w:date="2021-01-22T10:48:00Z"/>
                <w:rFonts w:ascii="標楷體" w:eastAsia="標楷體" w:hAnsi="標楷體"/>
              </w:rPr>
              <w:pPrChange w:id="13598" w:author="家興 余" w:date="2021-01-22T10:48:00Z">
                <w:pPr>
                  <w:widowControl/>
                </w:pPr>
              </w:pPrChange>
            </w:pPr>
            <w:ins w:id="13599" w:author="家興 余" w:date="2021-01-26T17:09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245" w:type="pct"/>
            <w:gridSpan w:val="2"/>
            <w:hideMark/>
            <w:tcPrChange w:id="13600" w:author="家興 余" w:date="2021-04-12T12:07:00Z">
              <w:tcPr>
                <w:tcW w:w="1857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6395780" w14:textId="25C436CF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  <w:lang w:eastAsia="zh-HK"/>
              </w:rPr>
              <w:t>'TWD'</w:t>
            </w:r>
          </w:p>
        </w:tc>
      </w:tr>
      <w:tr w:rsidR="00D64561" w:rsidRPr="008F20B5" w:rsidDel="00D745D4" w14:paraId="0D026C0C" w14:textId="4D605A28" w:rsidTr="00D745D4">
        <w:tblPrEx>
          <w:tblPrExChange w:id="13601" w:author="家興 余" w:date="2021-04-12T12:07:00Z">
            <w:tblPrEx>
              <w:tblW w:w="5050" w:type="pct"/>
              <w:tblInd w:w="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27" w:type="dxa"/>
          <w:trHeight w:val="340"/>
          <w:del w:id="13602" w:author="家興 余" w:date="2021-04-12T12:07:00Z"/>
          <w:trPrChange w:id="13603" w:author="家興 余" w:date="2021-04-12T12:07:00Z">
            <w:trPr>
              <w:gridAfter w:val="1"/>
              <w:trHeight w:val="340"/>
            </w:trPr>
          </w:trPrChange>
        </w:trPr>
        <w:tc>
          <w:tcPr>
            <w:tcW w:w="254" w:type="pct"/>
            <w:tcPrChange w:id="13604" w:author="家興 余" w:date="2021-04-12T12:07:00Z">
              <w:tcPr>
                <w:tcW w:w="250" w:type="pct"/>
                <w:gridSpan w:val="3"/>
              </w:tcPr>
            </w:tcPrChange>
          </w:tcPr>
          <w:p w14:paraId="1BCD019F" w14:textId="7063BC8E" w:rsidR="00D64561" w:rsidRPr="008F20B5" w:rsidDel="00D745D4" w:rsidRDefault="00D64561" w:rsidP="00DF1640">
            <w:pPr>
              <w:widowControl/>
              <w:jc w:val="center"/>
              <w:rPr>
                <w:del w:id="13605" w:author="家興 余" w:date="2021-04-12T12:07:00Z"/>
                <w:rFonts w:ascii="標楷體" w:eastAsia="標楷體" w:hAnsi="標楷體" w:cs="新細明體"/>
                <w:color w:val="000000"/>
                <w:kern w:val="0"/>
              </w:rPr>
            </w:pPr>
            <w:del w:id="13606" w:author="家興 余" w:date="2021-04-12T12:07:00Z">
              <w:r w:rsidRPr="008F20B5" w:rsidDel="00D745D4">
                <w:rPr>
                  <w:rFonts w:ascii="標楷體" w:eastAsia="標楷體" w:hAnsi="標楷體" w:cs="新細明體"/>
                  <w:color w:val="000000"/>
                  <w:kern w:val="0"/>
                </w:rPr>
                <w:delText>4</w:delText>
              </w:r>
            </w:del>
          </w:p>
        </w:tc>
        <w:tc>
          <w:tcPr>
            <w:tcW w:w="804" w:type="pct"/>
            <w:hideMark/>
            <w:tcPrChange w:id="13607" w:author="家興 余" w:date="2021-04-12T12:07:00Z">
              <w:tcPr>
                <w:tcW w:w="650" w:type="pct"/>
                <w:gridSpan w:val="3"/>
                <w:hideMark/>
              </w:tcPr>
            </w:tcPrChange>
          </w:tcPr>
          <w:p w14:paraId="22C3FE77" w14:textId="2C8954A7" w:rsidR="00D64561" w:rsidRPr="008F20B5" w:rsidDel="00D745D4" w:rsidRDefault="00D64561" w:rsidP="00DF1640">
            <w:pPr>
              <w:widowControl/>
              <w:rPr>
                <w:del w:id="13608" w:author="家興 余" w:date="2021-04-12T12:07:00Z"/>
                <w:rFonts w:ascii="標楷體" w:eastAsia="標楷體" w:hAnsi="標楷體" w:cs="新細明體"/>
                <w:color w:val="000000"/>
                <w:kern w:val="0"/>
              </w:rPr>
            </w:pPr>
            <w:del w:id="13609" w:author="家興 余" w:date="2021-04-12T12:07:00Z">
              <w:r w:rsidRPr="008F20B5" w:rsidDel="00D745D4">
                <w:rPr>
                  <w:rFonts w:ascii="標楷體" w:eastAsia="標楷體" w:hAnsi="標楷體" w:cs="新細明體"/>
                  <w:color w:val="000000"/>
                  <w:kern w:val="0"/>
                </w:rPr>
                <w:delText>BaseRateCode</w:delText>
              </w:r>
            </w:del>
          </w:p>
        </w:tc>
        <w:tc>
          <w:tcPr>
            <w:tcW w:w="1904" w:type="pct"/>
            <w:hideMark/>
            <w:tcPrChange w:id="13610" w:author="家興 余" w:date="2021-04-12T12:07:00Z">
              <w:tcPr>
                <w:tcW w:w="1750" w:type="pct"/>
                <w:gridSpan w:val="4"/>
                <w:hideMark/>
              </w:tcPr>
            </w:tcPrChange>
          </w:tcPr>
          <w:p w14:paraId="5405DC91" w14:textId="12EEAEAC" w:rsidR="00D64561" w:rsidRPr="008F20B5" w:rsidDel="00D745D4" w:rsidRDefault="00D64561" w:rsidP="00DF1640">
            <w:pPr>
              <w:widowControl/>
              <w:rPr>
                <w:del w:id="13611" w:author="家興 余" w:date="2021-04-12T12:07:00Z"/>
                <w:rFonts w:ascii="標楷體" w:eastAsia="標楷體" w:hAnsi="標楷體" w:cs="新細明體"/>
                <w:color w:val="000000"/>
                <w:kern w:val="0"/>
              </w:rPr>
            </w:pPr>
            <w:del w:id="13612" w:author="家興 余" w:date="2021-04-12T12:07:00Z">
              <w:r w:rsidRPr="008F20B5" w:rsidDel="00D745D4">
                <w:rPr>
                  <w:rFonts w:ascii="標楷體" w:eastAsia="標楷體" w:hAnsi="標楷體" w:hint="eastAsia"/>
                  <w:lang w:eastAsia="zh-HK"/>
                </w:rPr>
                <w:delText>指標</w:delText>
              </w:r>
              <w:r w:rsidRPr="008F20B5" w:rsidDel="00D745D4">
                <w:rPr>
                  <w:rFonts w:ascii="標楷體" w:eastAsia="標楷體" w:hAnsi="標楷體" w:hint="eastAsia"/>
                </w:rPr>
                <w:delText>利率種類</w:delText>
              </w:r>
            </w:del>
          </w:p>
        </w:tc>
        <w:tc>
          <w:tcPr>
            <w:tcW w:w="256" w:type="pct"/>
            <w:hideMark/>
            <w:tcPrChange w:id="13613" w:author="家興 余" w:date="2021-04-12T12:07:00Z">
              <w:tcPr>
                <w:tcW w:w="250" w:type="pct"/>
                <w:gridSpan w:val="4"/>
                <w:hideMark/>
              </w:tcPr>
            </w:tcPrChange>
          </w:tcPr>
          <w:p w14:paraId="7FEB8F7F" w14:textId="17511BC3" w:rsidR="00D64561" w:rsidRPr="008F20B5" w:rsidDel="00D745D4" w:rsidRDefault="00D64561" w:rsidP="00DF1640">
            <w:pPr>
              <w:widowControl/>
              <w:jc w:val="center"/>
              <w:rPr>
                <w:del w:id="13614" w:author="家興 余" w:date="2021-04-12T12:07:00Z"/>
                <w:rFonts w:ascii="標楷體" w:eastAsia="標楷體" w:hAnsi="標楷體" w:cs="新細明體"/>
                <w:color w:val="000000"/>
                <w:kern w:val="0"/>
              </w:rPr>
            </w:pPr>
            <w:del w:id="13615" w:author="家興 余" w:date="2021-04-12T12:07:00Z">
              <w:r w:rsidRPr="008F20B5" w:rsidDel="00D745D4">
                <w:rPr>
                  <w:rFonts w:ascii="標楷體" w:eastAsia="標楷體" w:hAnsi="標楷體"/>
                </w:rPr>
                <w:delText>X</w:delText>
              </w:r>
            </w:del>
          </w:p>
        </w:tc>
        <w:tc>
          <w:tcPr>
            <w:tcW w:w="280" w:type="pct"/>
            <w:hideMark/>
            <w:tcPrChange w:id="13616" w:author="家興 余" w:date="2021-04-12T12:07:00Z">
              <w:tcPr>
                <w:tcW w:w="250" w:type="pct"/>
                <w:hideMark/>
              </w:tcPr>
            </w:tcPrChange>
          </w:tcPr>
          <w:p w14:paraId="0AECFFC3" w14:textId="0812976D" w:rsidR="00D64561" w:rsidRPr="008F20B5" w:rsidDel="00D745D4" w:rsidRDefault="00D64561" w:rsidP="00DF1640">
            <w:pPr>
              <w:widowControl/>
              <w:jc w:val="center"/>
              <w:rPr>
                <w:del w:id="13617" w:author="家興 余" w:date="2021-04-12T12:07:00Z"/>
                <w:rFonts w:ascii="標楷體" w:eastAsia="標楷體" w:hAnsi="標楷體" w:cs="新細明體"/>
                <w:color w:val="000000"/>
                <w:kern w:val="0"/>
              </w:rPr>
            </w:pPr>
            <w:del w:id="13618" w:author="家興 余" w:date="2021-04-12T12:07:00Z">
              <w:r w:rsidRPr="008F20B5" w:rsidDel="00D745D4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  <w:tc>
          <w:tcPr>
            <w:tcW w:w="1245" w:type="pct"/>
            <w:gridSpan w:val="2"/>
            <w:hideMark/>
            <w:tcPrChange w:id="13619" w:author="家興 余" w:date="2021-04-12T12:07:00Z">
              <w:tcPr>
                <w:tcW w:w="1150" w:type="pct"/>
                <w:gridSpan w:val="2"/>
                <w:hideMark/>
              </w:tcPr>
            </w:tcPrChange>
          </w:tcPr>
          <w:p w14:paraId="411CA2CC" w14:textId="43F2923D" w:rsidR="00D64561" w:rsidRPr="008F20B5" w:rsidDel="00D745D4" w:rsidRDefault="00D64561" w:rsidP="00DF1640">
            <w:pPr>
              <w:rPr>
                <w:del w:id="13620" w:author="家興 余" w:date="2021-04-12T12:07:00Z"/>
                <w:rFonts w:ascii="標楷體" w:eastAsia="標楷體" w:hAnsi="標楷體"/>
                <w:color w:val="000000"/>
              </w:rPr>
            </w:pPr>
            <w:del w:id="13621" w:author="家興 余" w:date="2021-04-12T12:07:00Z">
              <w:r w:rsidRPr="008F20B5" w:rsidDel="00D745D4">
                <w:rPr>
                  <w:rFonts w:ascii="標楷體" w:eastAsia="標楷體" w:hAnsi="標楷體"/>
                </w:rPr>
                <w:delText>01:</w:delText>
              </w:r>
              <w:r w:rsidRPr="008F20B5" w:rsidDel="00D745D4">
                <w:rPr>
                  <w:rFonts w:ascii="標楷體" w:eastAsia="標楷體" w:hAnsi="標楷體" w:hint="eastAsia"/>
                  <w:lang w:eastAsia="zh-HK"/>
                </w:rPr>
                <w:delText>保</w:delText>
              </w:r>
              <w:r w:rsidRPr="008F20B5" w:rsidDel="00D745D4">
                <w:rPr>
                  <w:rFonts w:ascii="標楷體" w:eastAsia="標楷體" w:hAnsi="標楷體" w:hint="eastAsia"/>
                  <w:color w:val="000000"/>
                </w:rPr>
                <w:delText>單分紅利率</w:delText>
              </w:r>
            </w:del>
          </w:p>
          <w:p w14:paraId="029E467A" w14:textId="04D07D37" w:rsidR="00D64561" w:rsidRPr="008F20B5" w:rsidDel="00D745D4" w:rsidRDefault="00D64561" w:rsidP="00DF1640">
            <w:pPr>
              <w:rPr>
                <w:del w:id="13622" w:author="家興 余" w:date="2021-04-12T12:07:00Z"/>
                <w:rFonts w:ascii="標楷體" w:eastAsia="標楷體" w:hAnsi="標楷體"/>
                <w:color w:val="000000"/>
              </w:rPr>
            </w:pPr>
            <w:del w:id="13623" w:author="家興 余" w:date="2021-04-12T12:07:00Z">
              <w:r w:rsidRPr="008F20B5" w:rsidDel="00D745D4">
                <w:rPr>
                  <w:rFonts w:ascii="標楷體" w:eastAsia="標楷體" w:hAnsi="標楷體"/>
                  <w:color w:val="000000"/>
                </w:rPr>
                <w:delText>02:郵</w:delText>
              </w:r>
              <w:r w:rsidRPr="008F20B5" w:rsidDel="00D745D4">
                <w:rPr>
                  <w:rFonts w:ascii="標楷體" w:eastAsia="標楷體" w:hAnsi="標楷體" w:hint="eastAsia"/>
                  <w:color w:val="000000"/>
                  <w:lang w:eastAsia="zh-HK"/>
                </w:rPr>
                <w:delText>政儲金</w:delText>
              </w:r>
              <w:r w:rsidRPr="008F20B5" w:rsidDel="00D745D4">
                <w:rPr>
                  <w:rFonts w:ascii="標楷體" w:eastAsia="標楷體" w:hAnsi="標楷體" w:hint="eastAsia"/>
                  <w:color w:val="000000"/>
                </w:rPr>
                <w:delText>利率</w:delText>
              </w:r>
            </w:del>
          </w:p>
        </w:tc>
      </w:tr>
      <w:tr w:rsidR="00D64561" w:rsidRPr="008F20B5" w14:paraId="4663023B" w14:textId="77777777" w:rsidTr="00D745D4">
        <w:trPr>
          <w:trHeight w:val="407"/>
          <w:trPrChange w:id="13624" w:author="家興 余" w:date="2021-04-12T12:07:00Z">
            <w:trPr>
              <w:gridBefore w:val="1"/>
              <w:trHeight w:val="407"/>
            </w:trPr>
          </w:trPrChange>
        </w:trPr>
        <w:tc>
          <w:tcPr>
            <w:tcW w:w="254" w:type="pct"/>
            <w:tcPrChange w:id="13625" w:author="家興 余" w:date="2021-04-12T12:07:00Z">
              <w:tcPr>
                <w:tcW w:w="179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752305E" w14:textId="664565A3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804" w:type="pct"/>
            <w:noWrap/>
            <w:hideMark/>
            <w:tcPrChange w:id="13626" w:author="家興 余" w:date="2021-04-12T12:07:00Z">
              <w:tcPr>
                <w:tcW w:w="1497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17163D73" w14:textId="0F58F955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EffectDate</w:t>
            </w:r>
          </w:p>
        </w:tc>
        <w:tc>
          <w:tcPr>
            <w:tcW w:w="1904" w:type="pct"/>
            <w:hideMark/>
            <w:tcPrChange w:id="13627" w:author="家興 余" w:date="2021-04-12T12:07:00Z">
              <w:tcPr>
                <w:tcW w:w="90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B401A33" w14:textId="77777777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hint="eastAsia"/>
              </w:rPr>
              <w:t>生效日期</w:t>
            </w:r>
          </w:p>
        </w:tc>
        <w:tc>
          <w:tcPr>
            <w:tcW w:w="256" w:type="pct"/>
            <w:noWrap/>
            <w:hideMark/>
            <w:tcPrChange w:id="13628" w:author="家興 余" w:date="2021-04-12T12:07:00Z">
              <w:tcPr>
                <w:tcW w:w="342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753A03EB" w14:textId="77777777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9</w:t>
            </w:r>
          </w:p>
        </w:tc>
        <w:tc>
          <w:tcPr>
            <w:tcW w:w="280" w:type="pct"/>
            <w:noWrap/>
            <w:hideMark/>
            <w:tcPrChange w:id="13629" w:author="家興 余" w:date="2021-04-12T12:07:00Z">
              <w:tcPr>
                <w:tcW w:w="22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4DB55611" w14:textId="6361E08F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56" w:type="pct"/>
            <w:tcPrChange w:id="13630" w:author="家興 余" w:date="2021-04-12T12:07:00Z">
              <w:tcPr>
                <w:tcW w:w="1" w:type="pct"/>
                <w:gridSpan w:val="6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8174CB4" w14:textId="5F1D97CD" w:rsidR="00D64561" w:rsidRPr="008F20B5" w:rsidRDefault="00C456F5">
            <w:pPr>
              <w:widowControl/>
              <w:jc w:val="center"/>
              <w:rPr>
                <w:ins w:id="13631" w:author="家興 余" w:date="2021-01-22T10:48:00Z"/>
                <w:rFonts w:ascii="標楷體" w:eastAsia="標楷體" w:hAnsi="標楷體" w:cs="新細明體"/>
                <w:kern w:val="0"/>
              </w:rPr>
              <w:pPrChange w:id="13632" w:author="家興 余" w:date="2021-01-22T10:48:00Z">
                <w:pPr>
                  <w:widowControl/>
                </w:pPr>
              </w:pPrChange>
            </w:pPr>
            <w:ins w:id="13633" w:author="家興 余" w:date="2021-01-26T17:09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245" w:type="pct"/>
            <w:gridSpan w:val="2"/>
            <w:hideMark/>
            <w:tcPrChange w:id="13634" w:author="家興 余" w:date="2021-04-12T12:07:00Z">
              <w:tcPr>
                <w:tcW w:w="1857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0B3A238" w14:textId="202F77E5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yyymmdd</w:t>
            </w:r>
          </w:p>
        </w:tc>
      </w:tr>
      <w:tr w:rsidR="00D64561" w:rsidRPr="008F20B5" w14:paraId="16CE261E" w14:textId="77777777" w:rsidTr="00D745D4">
        <w:trPr>
          <w:trHeight w:val="413"/>
          <w:trPrChange w:id="13635" w:author="家興 余" w:date="2021-04-12T12:07:00Z">
            <w:trPr>
              <w:gridBefore w:val="1"/>
              <w:trHeight w:val="413"/>
            </w:trPr>
          </w:trPrChange>
        </w:trPr>
        <w:tc>
          <w:tcPr>
            <w:tcW w:w="254" w:type="pct"/>
            <w:tcPrChange w:id="13636" w:author="家興 余" w:date="2021-04-12T12:07:00Z">
              <w:tcPr>
                <w:tcW w:w="179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F595AA3" w14:textId="78505751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804" w:type="pct"/>
            <w:noWrap/>
            <w:hideMark/>
            <w:tcPrChange w:id="13637" w:author="家興 余" w:date="2021-04-12T12:07:00Z">
              <w:tcPr>
                <w:tcW w:w="1497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01F70AD1" w14:textId="3D32C167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BaseRate</w:t>
            </w:r>
          </w:p>
        </w:tc>
        <w:tc>
          <w:tcPr>
            <w:tcW w:w="1904" w:type="pct"/>
            <w:noWrap/>
            <w:hideMark/>
            <w:tcPrChange w:id="13638" w:author="家興 余" w:date="2021-04-12T12:07:00Z">
              <w:tcPr>
                <w:tcW w:w="90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7D66A11B" w14:textId="77777777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hint="eastAsia"/>
              </w:rPr>
              <w:t>利率</w:t>
            </w:r>
          </w:p>
        </w:tc>
        <w:tc>
          <w:tcPr>
            <w:tcW w:w="256" w:type="pct"/>
            <w:noWrap/>
            <w:hideMark/>
            <w:tcPrChange w:id="13639" w:author="家興 余" w:date="2021-04-12T12:07:00Z">
              <w:tcPr>
                <w:tcW w:w="342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53F76F4" w14:textId="77777777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80" w:type="pct"/>
            <w:noWrap/>
            <w:hideMark/>
            <w:tcPrChange w:id="13640" w:author="家興 余" w:date="2021-04-12T12:07:00Z">
              <w:tcPr>
                <w:tcW w:w="22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4EC36002" w14:textId="77777777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2.4</w:t>
            </w:r>
          </w:p>
        </w:tc>
        <w:tc>
          <w:tcPr>
            <w:tcW w:w="256" w:type="pct"/>
            <w:tcPrChange w:id="13641" w:author="家興 余" w:date="2021-04-12T12:07:00Z">
              <w:tcPr>
                <w:tcW w:w="1" w:type="pct"/>
                <w:gridSpan w:val="6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587C21C" w14:textId="1B8CD9B5" w:rsidR="00D64561" w:rsidRPr="008F20B5" w:rsidRDefault="00C456F5">
            <w:pPr>
              <w:widowControl/>
              <w:jc w:val="center"/>
              <w:rPr>
                <w:ins w:id="13642" w:author="家興 余" w:date="2021-01-22T10:48:00Z"/>
                <w:rFonts w:ascii="標楷體" w:eastAsia="標楷體" w:hAnsi="標楷體" w:cs="新細明體"/>
                <w:color w:val="000000"/>
                <w:kern w:val="0"/>
              </w:rPr>
              <w:pPrChange w:id="13643" w:author="家興 余" w:date="2021-01-22T10:48:00Z">
                <w:pPr>
                  <w:widowControl/>
                </w:pPr>
              </w:pPrChange>
            </w:pPr>
            <w:ins w:id="13644" w:author="家興 余" w:date="2021-01-26T17:0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45" w:type="pct"/>
            <w:gridSpan w:val="2"/>
            <w:hideMark/>
            <w:tcPrChange w:id="13645" w:author="家興 余" w:date="2021-04-12T12:07:00Z">
              <w:tcPr>
                <w:tcW w:w="1857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846FFBF" w14:textId="10E67E4B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99.9999</w:t>
            </w:r>
          </w:p>
        </w:tc>
      </w:tr>
      <w:tr w:rsidR="00D64561" w:rsidRPr="008F20B5" w14:paraId="66D71F79" w14:textId="77777777" w:rsidTr="00D745D4">
        <w:trPr>
          <w:trHeight w:val="419"/>
          <w:trPrChange w:id="13646" w:author="家興 余" w:date="2021-04-12T12:07:00Z">
            <w:trPr>
              <w:gridBefore w:val="1"/>
              <w:trHeight w:val="419"/>
            </w:trPr>
          </w:trPrChange>
        </w:trPr>
        <w:tc>
          <w:tcPr>
            <w:tcW w:w="254" w:type="pct"/>
            <w:tcPrChange w:id="13647" w:author="家興 余" w:date="2021-04-12T12:07:00Z">
              <w:tcPr>
                <w:tcW w:w="179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D991DAB" w14:textId="5F325360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804" w:type="pct"/>
            <w:noWrap/>
            <w:hideMark/>
            <w:tcPrChange w:id="13648" w:author="家興 余" w:date="2021-04-12T12:07:00Z">
              <w:tcPr>
                <w:tcW w:w="1497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761421FA" w14:textId="28B5643E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Remark</w:t>
            </w:r>
          </w:p>
        </w:tc>
        <w:tc>
          <w:tcPr>
            <w:tcW w:w="1904" w:type="pct"/>
            <w:noWrap/>
            <w:hideMark/>
            <w:tcPrChange w:id="13649" w:author="家興 余" w:date="2021-04-12T12:07:00Z">
              <w:tcPr>
                <w:tcW w:w="90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7D687392" w14:textId="77777777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hint="eastAsia"/>
              </w:rPr>
              <w:t>備註</w:t>
            </w:r>
          </w:p>
        </w:tc>
        <w:tc>
          <w:tcPr>
            <w:tcW w:w="256" w:type="pct"/>
            <w:hideMark/>
            <w:tcPrChange w:id="13650" w:author="家興 余" w:date="2021-04-12T12:07:00Z">
              <w:tcPr>
                <w:tcW w:w="342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B269CB4" w14:textId="77777777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  <w:hideMark/>
            <w:tcPrChange w:id="13651" w:author="家興 余" w:date="2021-04-12T12:07:00Z">
              <w:tcPr>
                <w:tcW w:w="22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03567831" w14:textId="51D3543F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80</w:t>
            </w:r>
          </w:p>
        </w:tc>
        <w:tc>
          <w:tcPr>
            <w:tcW w:w="256" w:type="pct"/>
            <w:tcPrChange w:id="13652" w:author="家興 余" w:date="2021-04-12T12:07:00Z">
              <w:tcPr>
                <w:tcW w:w="1" w:type="pct"/>
                <w:gridSpan w:val="6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A1F78A9" w14:textId="77777777" w:rsidR="00D64561" w:rsidRPr="008F20B5" w:rsidRDefault="00D64561">
            <w:pPr>
              <w:widowControl/>
              <w:jc w:val="center"/>
              <w:rPr>
                <w:ins w:id="13653" w:author="家興 余" w:date="2021-01-22T10:48:00Z"/>
                <w:rFonts w:ascii="標楷體" w:eastAsia="標楷體" w:hAnsi="標楷體"/>
                <w:lang w:eastAsia="zh-HK"/>
              </w:rPr>
              <w:pPrChange w:id="13654" w:author="家興 余" w:date="2021-01-22T10:48:00Z">
                <w:pPr>
                  <w:widowControl/>
                </w:pPr>
              </w:pPrChange>
            </w:pPr>
          </w:p>
        </w:tc>
        <w:tc>
          <w:tcPr>
            <w:tcW w:w="1245" w:type="pct"/>
            <w:gridSpan w:val="2"/>
            <w:hideMark/>
            <w:tcPrChange w:id="13655" w:author="家興 余" w:date="2021-04-12T12:07:00Z">
              <w:tcPr>
                <w:tcW w:w="1857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74D9844" w14:textId="4182E985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13656" w:author="家興 余" w:date="2021-01-26T17:14:00Z">
              <w:r w:rsidRPr="008F20B5" w:rsidDel="00FA647B">
                <w:rPr>
                  <w:rFonts w:ascii="標楷體" w:eastAsia="標楷體" w:hAnsi="標楷體" w:hint="eastAsia"/>
                  <w:lang w:eastAsia="zh-HK"/>
                </w:rPr>
                <w:delText>可</w:delText>
              </w:r>
              <w:r w:rsidRPr="008F20B5" w:rsidDel="00FA647B">
                <w:rPr>
                  <w:rFonts w:ascii="標楷體" w:eastAsia="標楷體" w:hAnsi="標楷體" w:hint="eastAsia"/>
                </w:rPr>
                <w:delText>不輸入</w:delText>
              </w:r>
            </w:del>
            <w:ins w:id="13657" w:author="家興 余" w:date="2021-01-26T17:14:00Z">
              <w:r w:rsidR="00FA647B">
                <w:rPr>
                  <w:rFonts w:ascii="標楷體" w:eastAsia="標楷體" w:hAnsi="標楷體" w:hint="eastAsia"/>
                </w:rPr>
                <w:t>s</w:t>
              </w:r>
            </w:ins>
          </w:p>
        </w:tc>
      </w:tr>
    </w:tbl>
    <w:p w14:paraId="32ADD67D" w14:textId="77777777" w:rsidR="006873F2" w:rsidRPr="004A1C2C" w:rsidRDefault="006873F2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520A5379" w14:textId="77777777" w:rsidR="006873F2" w:rsidRPr="004A1C2C" w:rsidRDefault="006873F2" w:rsidP="006873F2">
      <w:pPr>
        <w:rPr>
          <w:rFonts w:ascii="標楷體" w:eastAsia="標楷體" w:hAnsi="標楷體"/>
        </w:rPr>
      </w:pPr>
    </w:p>
    <w:p w14:paraId="71312F88" w14:textId="7E8435A0" w:rsidR="006873F2" w:rsidRPr="008F20B5" w:rsidRDefault="001B053C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  <w:b/>
          <w:szCs w:val="32"/>
        </w:rPr>
        <w:pPrChange w:id="13658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13659" w:name="_L1105顧客聯絡電話維護"/>
      <w:bookmarkEnd w:id="13659"/>
      <w:r w:rsidRPr="008F20B5">
        <w:rPr>
          <w:rFonts w:ascii="標楷體" w:hAnsi="標楷體"/>
          <w:b/>
        </w:rPr>
        <w:t>L1105</w:t>
      </w:r>
      <w:r w:rsidRPr="008F20B5">
        <w:rPr>
          <w:rFonts w:ascii="標楷體" w:hAnsi="標楷體" w:hint="eastAsia"/>
          <w:b/>
        </w:rPr>
        <w:t>顧客聯絡電話維護</w:t>
      </w:r>
    </w:p>
    <w:tbl>
      <w:tblPr>
        <w:tblStyle w:val="ac"/>
        <w:tblW w:w="5050" w:type="pct"/>
        <w:tblLook w:val="04A0" w:firstRow="1" w:lastRow="0" w:firstColumn="1" w:lastColumn="0" w:noHBand="0" w:noVBand="1"/>
        <w:tblPrChange w:id="13660" w:author="家興 余" w:date="2021-04-12T10:04:00Z">
          <w:tblPr>
            <w:tblW w:w="4779" w:type="pct"/>
            <w:tblInd w:w="454" w:type="dxa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494"/>
        <w:gridCol w:w="2016"/>
        <w:gridCol w:w="3849"/>
        <w:gridCol w:w="472"/>
        <w:gridCol w:w="577"/>
        <w:gridCol w:w="456"/>
        <w:gridCol w:w="1979"/>
        <w:gridCol w:w="453"/>
        <w:tblGridChange w:id="13661">
          <w:tblGrid>
            <w:gridCol w:w="494"/>
            <w:gridCol w:w="2016"/>
            <w:gridCol w:w="3849"/>
            <w:gridCol w:w="472"/>
            <w:gridCol w:w="577"/>
            <w:gridCol w:w="456"/>
            <w:gridCol w:w="1979"/>
            <w:gridCol w:w="453"/>
            <w:gridCol w:w="9110"/>
            <w:gridCol w:w="417"/>
            <w:gridCol w:w="34"/>
            <w:gridCol w:w="1"/>
            <w:gridCol w:w="450"/>
            <w:gridCol w:w="1406"/>
            <w:gridCol w:w="1"/>
            <w:gridCol w:w="1284"/>
            <w:gridCol w:w="1400"/>
            <w:gridCol w:w="717"/>
            <w:gridCol w:w="144"/>
            <w:gridCol w:w="1"/>
            <w:gridCol w:w="339"/>
            <w:gridCol w:w="90"/>
            <w:gridCol w:w="1"/>
            <w:gridCol w:w="531"/>
            <w:gridCol w:w="419"/>
            <w:gridCol w:w="1826"/>
            <w:gridCol w:w="1"/>
            <w:gridCol w:w="325"/>
            <w:gridCol w:w="88"/>
            <w:gridCol w:w="3113"/>
          </w:tblGrid>
        </w:tblGridChange>
      </w:tblGrid>
      <w:tr w:rsidR="00D30EDE" w:rsidRPr="008F20B5" w14:paraId="371DD112" w14:textId="77777777" w:rsidTr="005A6C2F">
        <w:trPr>
          <w:trHeight w:val="340"/>
          <w:trPrChange w:id="13662" w:author="家興 余" w:date="2021-04-12T10:04:00Z">
            <w:trPr>
              <w:gridBefore w:val="10"/>
              <w:trHeight w:val="340"/>
            </w:trPr>
          </w:trPrChange>
        </w:trPr>
        <w:tc>
          <w:tcPr>
            <w:tcW w:w="240" w:type="pct"/>
            <w:hideMark/>
            <w:tcPrChange w:id="13663" w:author="家興 余" w:date="2021-04-12T10:04:00Z">
              <w:tcPr>
                <w:tcW w:w="273" w:type="pct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6F967CD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979" w:type="pct"/>
            <w:hideMark/>
            <w:tcPrChange w:id="13664" w:author="家興 余" w:date="2021-04-12T10:04:00Z">
              <w:tcPr>
                <w:tcW w:w="1496" w:type="pct"/>
                <w:gridSpan w:val="3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90FCC76" w14:textId="05568480" w:rsidR="00D30EDE" w:rsidRPr="008F20B5" w:rsidRDefault="00D64561">
            <w:pPr>
              <w:widowControl/>
              <w:tabs>
                <w:tab w:val="left" w:pos="708"/>
                <w:tab w:val="center" w:pos="1431"/>
              </w:tabs>
              <w:rPr>
                <w:rFonts w:ascii="標楷體" w:eastAsia="標楷體" w:hAnsi="標楷體" w:cs="新細明體"/>
                <w:color w:val="000000"/>
                <w:kern w:val="0"/>
              </w:rPr>
              <w:pPrChange w:id="13665" w:author="家興 余" w:date="2021-01-22T10:53:00Z">
                <w:pPr>
                  <w:widowControl/>
                  <w:jc w:val="center"/>
                </w:pPr>
              </w:pPrChange>
            </w:pPr>
            <w:ins w:id="13666" w:author="家興 余" w:date="2021-01-22T10:53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ab/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ab/>
              </w:r>
            </w:ins>
            <w:r w:rsidR="00D30EDE"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869" w:type="pct"/>
            <w:hideMark/>
            <w:tcPrChange w:id="13667" w:author="家興 余" w:date="2021-04-12T10:04:00Z">
              <w:tcPr>
                <w:tcW w:w="778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E238C0E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29" w:type="pct"/>
            <w:hideMark/>
            <w:tcPrChange w:id="13668" w:author="家興 余" w:date="2021-04-12T10:04:00Z">
              <w:tcPr>
                <w:tcW w:w="400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4C0CFFA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80" w:type="pct"/>
            <w:hideMark/>
            <w:tcPrChange w:id="13669" w:author="家興 余" w:date="2021-04-12T10:04:00Z">
              <w:tcPr>
                <w:tcW w:w="273" w:type="pct"/>
                <w:gridSpan w:val="3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3F769F6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21" w:type="pct"/>
            <w:tcPrChange w:id="13670" w:author="家興 余" w:date="2021-04-12T10:04:00Z">
              <w:tcPr>
                <w:tcW w:w="1" w:type="pct"/>
                <w:gridSpan w:val="7"/>
                <w:tcBorders>
                  <w:top w:val="single" w:sz="4" w:space="0" w:color="auto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47F2E7B" w14:textId="051C5ADF" w:rsidR="00D30EDE" w:rsidRPr="008F20B5" w:rsidRDefault="001C6D86">
            <w:pPr>
              <w:widowControl/>
              <w:jc w:val="center"/>
              <w:rPr>
                <w:ins w:id="13671" w:author="家興 余" w:date="2021-01-22T09:23:00Z"/>
                <w:rFonts w:ascii="標楷體" w:eastAsia="標楷體" w:hAnsi="標楷體" w:cs="新細明體"/>
                <w:color w:val="000000"/>
                <w:kern w:val="0"/>
              </w:rPr>
              <w:pPrChange w:id="13672" w:author="家興 余" w:date="2021-01-22T09:24:00Z">
                <w:pPr>
                  <w:widowControl/>
                </w:pPr>
              </w:pPrChange>
            </w:pPr>
            <w:ins w:id="13673" w:author="家興 余" w:date="2021-01-22T0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181" w:type="pct"/>
            <w:gridSpan w:val="2"/>
            <w:hideMark/>
            <w:tcPrChange w:id="13674" w:author="家興 余" w:date="2021-04-12T10:04:00Z">
              <w:tcPr>
                <w:tcW w:w="1779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5A8C86E" w14:textId="76EFB1A6" w:rsidR="00D30EDE" w:rsidRPr="008F20B5" w:rsidRDefault="00D30EDE" w:rsidP="009E078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D30EDE" w:rsidRPr="008F20B5" w14:paraId="423CB939" w14:textId="77777777" w:rsidTr="005A6C2F">
        <w:trPr>
          <w:trHeight w:val="340"/>
          <w:trPrChange w:id="13675" w:author="家興 余" w:date="2021-04-12T10:04:00Z">
            <w:trPr>
              <w:gridBefore w:val="10"/>
              <w:trHeight w:val="340"/>
            </w:trPr>
          </w:trPrChange>
        </w:trPr>
        <w:tc>
          <w:tcPr>
            <w:tcW w:w="240" w:type="pct"/>
            <w:hideMark/>
            <w:tcPrChange w:id="13676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DEA605B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979" w:type="pct"/>
            <w:hideMark/>
            <w:tcPrChange w:id="13677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37F3B1A" w14:textId="3353D7CB" w:rsidR="00D30EDE" w:rsidRPr="008F20B5" w:rsidRDefault="00D30EDE" w:rsidP="009E078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869" w:type="pct"/>
            <w:tcPrChange w:id="13678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30B4F8D" w14:textId="77777777" w:rsidR="00D30EDE" w:rsidRPr="008F20B5" w:rsidRDefault="00D30EDE" w:rsidP="009E078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29" w:type="pct"/>
            <w:tcPrChange w:id="13679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3F7BED9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80" w:type="pct"/>
            <w:tcPrChange w:id="13680" w:author="家興 余" w:date="2021-04-12T10:04:00Z">
              <w:tcPr>
                <w:tcW w:w="273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2615098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21" w:type="pct"/>
            <w:tcPrChange w:id="13681" w:author="家興 余" w:date="2021-04-12T10:04:00Z">
              <w:tcPr>
                <w:tcW w:w="1" w:type="pct"/>
                <w:gridSpan w:val="7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9D9A286" w14:textId="121869B6" w:rsidR="00D30EDE" w:rsidRPr="008F20B5" w:rsidRDefault="001C6D86">
            <w:pPr>
              <w:widowControl/>
              <w:jc w:val="center"/>
              <w:rPr>
                <w:ins w:id="13682" w:author="家興 余" w:date="2021-01-22T09:23:00Z"/>
                <w:rFonts w:ascii="標楷體" w:eastAsia="標楷體" w:hAnsi="標楷體" w:cs="新細明體"/>
                <w:color w:val="000000"/>
                <w:kern w:val="0"/>
              </w:rPr>
              <w:pPrChange w:id="13683" w:author="家興 余" w:date="2021-01-22T09:24:00Z">
                <w:pPr>
                  <w:widowControl/>
                </w:pPr>
              </w:pPrChange>
            </w:pPr>
            <w:ins w:id="13684" w:author="家興 余" w:date="2021-01-22T09:2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81" w:type="pct"/>
            <w:gridSpan w:val="2"/>
            <w:hideMark/>
            <w:tcPrChange w:id="13685" w:author="家興 余" w:date="2021-04-12T10:04:00Z">
              <w:tcPr>
                <w:tcW w:w="177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A5D8ED2" w14:textId="7E270437" w:rsidR="00D30EDE" w:rsidRPr="008F20B5" w:rsidRDefault="00D30ED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L1105</w:t>
            </w:r>
          </w:p>
        </w:tc>
      </w:tr>
      <w:tr w:rsidR="005A6C2F" w:rsidRPr="008F20B5" w14:paraId="1266DE5E" w14:textId="77777777" w:rsidTr="005A6C2F">
        <w:trPr>
          <w:trHeight w:val="340"/>
          <w:ins w:id="13686" w:author="家興 余" w:date="2021-04-12T10:04:00Z"/>
        </w:trPr>
        <w:tc>
          <w:tcPr>
            <w:tcW w:w="240" w:type="pct"/>
          </w:tcPr>
          <w:p w14:paraId="232A17CB" w14:textId="77777777" w:rsidR="005A6C2F" w:rsidRPr="008F20B5" w:rsidRDefault="005A6C2F" w:rsidP="00737E77">
            <w:pPr>
              <w:widowControl/>
              <w:jc w:val="center"/>
              <w:rPr>
                <w:ins w:id="13687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688" w:author="家興 余" w:date="2021-04-12T10:0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979" w:type="pct"/>
          </w:tcPr>
          <w:p w14:paraId="20DF852A" w14:textId="77777777" w:rsidR="005A6C2F" w:rsidRPr="008F20B5" w:rsidRDefault="005A6C2F" w:rsidP="00737E77">
            <w:pPr>
              <w:widowControl/>
              <w:rPr>
                <w:ins w:id="13689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690" w:author="家興 余" w:date="2021-04-12T10:0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FunCd</w:t>
              </w:r>
            </w:ins>
          </w:p>
        </w:tc>
        <w:tc>
          <w:tcPr>
            <w:tcW w:w="1869" w:type="pct"/>
          </w:tcPr>
          <w:p w14:paraId="3A045B7F" w14:textId="77777777" w:rsidR="005A6C2F" w:rsidRPr="008F20B5" w:rsidRDefault="005A6C2F" w:rsidP="00737E77">
            <w:pPr>
              <w:widowControl/>
              <w:rPr>
                <w:ins w:id="13691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692" w:author="家興 余" w:date="2021-04-12T10:0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功能</w:t>
              </w:r>
            </w:ins>
          </w:p>
        </w:tc>
        <w:tc>
          <w:tcPr>
            <w:tcW w:w="229" w:type="pct"/>
          </w:tcPr>
          <w:p w14:paraId="5436FCAA" w14:textId="77777777" w:rsidR="005A6C2F" w:rsidRPr="008F20B5" w:rsidRDefault="005A6C2F" w:rsidP="00737E77">
            <w:pPr>
              <w:widowControl/>
              <w:jc w:val="center"/>
              <w:rPr>
                <w:ins w:id="13693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694" w:author="家興 余" w:date="2021-04-12T10:0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80" w:type="pct"/>
          </w:tcPr>
          <w:p w14:paraId="5C87E451" w14:textId="77777777" w:rsidR="005A6C2F" w:rsidRPr="008F20B5" w:rsidRDefault="005A6C2F" w:rsidP="00737E77">
            <w:pPr>
              <w:widowControl/>
              <w:jc w:val="center"/>
              <w:rPr>
                <w:ins w:id="13695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696" w:author="家興 余" w:date="2021-04-12T10:0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21" w:type="pct"/>
          </w:tcPr>
          <w:p w14:paraId="644EDA1B" w14:textId="77777777" w:rsidR="005A6C2F" w:rsidRPr="008F20B5" w:rsidRDefault="005A6C2F" w:rsidP="00737E77">
            <w:pPr>
              <w:widowControl/>
              <w:jc w:val="center"/>
              <w:rPr>
                <w:ins w:id="13697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698" w:author="家興 余" w:date="2021-04-12T10:0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81" w:type="pct"/>
            <w:gridSpan w:val="2"/>
          </w:tcPr>
          <w:p w14:paraId="4012201D" w14:textId="77777777" w:rsidR="005A6C2F" w:rsidRPr="008F20B5" w:rsidRDefault="005A6C2F" w:rsidP="00737E77">
            <w:pPr>
              <w:widowControl/>
              <w:rPr>
                <w:ins w:id="13699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700" w:author="家興 余" w:date="2021-04-12T10:0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新增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;2: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修改</w:t>
              </w:r>
            </w:ins>
          </w:p>
        </w:tc>
      </w:tr>
      <w:tr w:rsidR="005A6C2F" w:rsidRPr="008F20B5" w14:paraId="7A071F07" w14:textId="77777777" w:rsidTr="005A6C2F">
        <w:tblPrEx>
          <w:tblPrExChange w:id="13701" w:author="家興 余" w:date="2021-04-12T10:04:00Z">
            <w:tblPrEx>
              <w:tblW w:w="5050" w:type="pct"/>
              <w:tblInd w:w="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trHeight w:val="340"/>
          <w:ins w:id="13702" w:author="家興 余" w:date="2021-04-12T10:04:00Z"/>
          <w:trPrChange w:id="13703" w:author="家興 余" w:date="2021-04-12T10:04:00Z">
            <w:trPr>
              <w:gridBefore w:val="9"/>
              <w:gridAfter w:val="0"/>
              <w:trHeight w:val="340"/>
            </w:trPr>
          </w:trPrChange>
        </w:trPr>
        <w:tc>
          <w:tcPr>
            <w:tcW w:w="240" w:type="pct"/>
            <w:tcPrChange w:id="13704" w:author="家興 余" w:date="2021-04-12T10:04:00Z">
              <w:tcPr>
                <w:tcW w:w="262" w:type="pct"/>
                <w:gridSpan w:val="3"/>
              </w:tcPr>
            </w:tcPrChange>
          </w:tcPr>
          <w:p w14:paraId="233BECB3" w14:textId="11031095" w:rsidR="005A6C2F" w:rsidRPr="008F20B5" w:rsidRDefault="005A6C2F" w:rsidP="005A6C2F">
            <w:pPr>
              <w:widowControl/>
              <w:jc w:val="center"/>
              <w:rPr>
                <w:ins w:id="13705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706" w:author="家興 余" w:date="2021-04-12T10:0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</w:p>
        </w:tc>
        <w:tc>
          <w:tcPr>
            <w:tcW w:w="979" w:type="pct"/>
            <w:tcPrChange w:id="13707" w:author="家興 余" w:date="2021-04-12T10:04:00Z">
              <w:tcPr>
                <w:tcW w:w="650" w:type="pct"/>
                <w:gridSpan w:val="3"/>
              </w:tcPr>
            </w:tcPrChange>
          </w:tcPr>
          <w:p w14:paraId="4CF44679" w14:textId="7BB41374" w:rsidR="005A6C2F" w:rsidRPr="008F20B5" w:rsidRDefault="005A6C2F" w:rsidP="005A6C2F">
            <w:pPr>
              <w:widowControl/>
              <w:rPr>
                <w:ins w:id="13708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709" w:author="家興 余" w:date="2021-04-12T10:0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C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ustNo</w:t>
              </w:r>
            </w:ins>
          </w:p>
        </w:tc>
        <w:tc>
          <w:tcPr>
            <w:tcW w:w="1869" w:type="pct"/>
            <w:tcPrChange w:id="13710" w:author="家興 余" w:date="2021-04-12T10:04:00Z">
              <w:tcPr>
                <w:tcW w:w="1750" w:type="pct"/>
                <w:gridSpan w:val="5"/>
              </w:tcPr>
            </w:tcPrChange>
          </w:tcPr>
          <w:p w14:paraId="524079AE" w14:textId="0A4B6425" w:rsidR="005A6C2F" w:rsidRPr="008F20B5" w:rsidRDefault="005A6C2F" w:rsidP="005A6C2F">
            <w:pPr>
              <w:widowControl/>
              <w:rPr>
                <w:ins w:id="13711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712" w:author="家興 余" w:date="2021-04-12T10:0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戶號</w:t>
              </w:r>
            </w:ins>
          </w:p>
        </w:tc>
        <w:tc>
          <w:tcPr>
            <w:tcW w:w="229" w:type="pct"/>
            <w:tcPrChange w:id="13713" w:author="家興 余" w:date="2021-04-12T10:04:00Z">
              <w:tcPr>
                <w:tcW w:w="250" w:type="pct"/>
                <w:gridSpan w:val="3"/>
              </w:tcPr>
            </w:tcPrChange>
          </w:tcPr>
          <w:p w14:paraId="0E88ED5E" w14:textId="23808A39" w:rsidR="005A6C2F" w:rsidRPr="008F20B5" w:rsidRDefault="005A6C2F" w:rsidP="005A6C2F">
            <w:pPr>
              <w:widowControl/>
              <w:jc w:val="center"/>
              <w:rPr>
                <w:ins w:id="13714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715" w:author="家興 余" w:date="2021-04-12T10:0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  <w:tc>
          <w:tcPr>
            <w:tcW w:w="280" w:type="pct"/>
            <w:tcPrChange w:id="13716" w:author="家興 余" w:date="2021-04-12T10:04:00Z">
              <w:tcPr>
                <w:tcW w:w="261" w:type="pct"/>
              </w:tcPr>
            </w:tcPrChange>
          </w:tcPr>
          <w:p w14:paraId="3606EADE" w14:textId="6967F002" w:rsidR="005A6C2F" w:rsidRPr="008F20B5" w:rsidRDefault="005A6C2F" w:rsidP="005A6C2F">
            <w:pPr>
              <w:widowControl/>
              <w:jc w:val="center"/>
              <w:rPr>
                <w:ins w:id="13717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718" w:author="家興 余" w:date="2021-04-12T10:0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7</w:t>
              </w:r>
            </w:ins>
          </w:p>
        </w:tc>
        <w:tc>
          <w:tcPr>
            <w:tcW w:w="221" w:type="pct"/>
            <w:tcPrChange w:id="13719" w:author="家興 余" w:date="2021-04-12T10:04:00Z">
              <w:tcPr>
                <w:tcW w:w="250" w:type="pct"/>
              </w:tcPr>
            </w:tcPrChange>
          </w:tcPr>
          <w:p w14:paraId="426D1792" w14:textId="69D1C6FD" w:rsidR="005A6C2F" w:rsidRDefault="005A6C2F" w:rsidP="005A6C2F">
            <w:pPr>
              <w:widowControl/>
              <w:jc w:val="center"/>
              <w:rPr>
                <w:ins w:id="13720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721" w:author="家興 余" w:date="2021-04-12T10:0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81" w:type="pct"/>
            <w:gridSpan w:val="2"/>
            <w:tcPrChange w:id="13722" w:author="家興 余" w:date="2021-04-12T10:04:00Z">
              <w:tcPr>
                <w:tcW w:w="1150" w:type="pct"/>
                <w:gridSpan w:val="4"/>
              </w:tcPr>
            </w:tcPrChange>
          </w:tcPr>
          <w:p w14:paraId="6E2E1C78" w14:textId="0AB2650C" w:rsidR="005A6C2F" w:rsidRPr="008F20B5" w:rsidRDefault="005A6C2F" w:rsidP="005A6C2F">
            <w:pPr>
              <w:widowControl/>
              <w:rPr>
                <w:ins w:id="13723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724" w:author="家興 余" w:date="2021-04-12T10:0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戶號、統編二擇一輸入</w:t>
              </w:r>
            </w:ins>
          </w:p>
        </w:tc>
      </w:tr>
      <w:tr w:rsidR="005A6C2F" w:rsidRPr="008F20B5" w:rsidDel="005A6C2F" w14:paraId="2BBAC4BE" w14:textId="03E8A6DB" w:rsidTr="005A6C2F">
        <w:tblPrEx>
          <w:tblPrExChange w:id="13725" w:author="家興 余" w:date="2021-04-12T10:04:00Z">
            <w:tblPrEx>
              <w:tblW w:w="5050" w:type="pct"/>
              <w:tblInd w:w="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453" w:type="dxa"/>
          <w:trHeight w:val="340"/>
          <w:del w:id="13726" w:author="家興 余" w:date="2021-04-12T10:04:00Z"/>
          <w:trPrChange w:id="13727" w:author="家興 余" w:date="2021-04-12T10:04:00Z">
            <w:trPr>
              <w:gridBefore w:val="9"/>
              <w:gridAfter w:val="1"/>
              <w:trHeight w:val="340"/>
            </w:trPr>
          </w:trPrChange>
        </w:trPr>
        <w:tc>
          <w:tcPr>
            <w:tcW w:w="240" w:type="pct"/>
            <w:tcPrChange w:id="13728" w:author="家興 余" w:date="2021-04-12T10:04:00Z">
              <w:tcPr>
                <w:tcW w:w="262" w:type="pct"/>
                <w:gridSpan w:val="3"/>
              </w:tcPr>
            </w:tcPrChange>
          </w:tcPr>
          <w:p w14:paraId="05381E18" w14:textId="1DCB5F07" w:rsidR="005A6C2F" w:rsidRPr="008F20B5" w:rsidDel="005A6C2F" w:rsidRDefault="005A6C2F" w:rsidP="005A6C2F">
            <w:pPr>
              <w:widowControl/>
              <w:jc w:val="center"/>
              <w:rPr>
                <w:del w:id="13729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del w:id="13730" w:author="家興 余" w:date="2021-04-12T10:04:00Z"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  <w:tc>
          <w:tcPr>
            <w:tcW w:w="979" w:type="pct"/>
            <w:tcPrChange w:id="13731" w:author="家興 余" w:date="2021-04-12T10:04:00Z">
              <w:tcPr>
                <w:tcW w:w="650" w:type="pct"/>
                <w:gridSpan w:val="3"/>
              </w:tcPr>
            </w:tcPrChange>
          </w:tcPr>
          <w:p w14:paraId="54E741DB" w14:textId="647F66EF" w:rsidR="005A6C2F" w:rsidRPr="008F20B5" w:rsidDel="005A6C2F" w:rsidRDefault="005A6C2F" w:rsidP="005A6C2F">
            <w:pPr>
              <w:widowControl/>
              <w:rPr>
                <w:del w:id="13732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del w:id="13733" w:author="家興 余" w:date="2021-04-12T10:04:00Z"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>FunCd</w:delText>
              </w:r>
            </w:del>
          </w:p>
        </w:tc>
        <w:tc>
          <w:tcPr>
            <w:tcW w:w="1869" w:type="pct"/>
            <w:tcPrChange w:id="13734" w:author="家興 余" w:date="2021-04-12T10:04:00Z">
              <w:tcPr>
                <w:tcW w:w="1750" w:type="pct"/>
                <w:gridSpan w:val="5"/>
              </w:tcPr>
            </w:tcPrChange>
          </w:tcPr>
          <w:p w14:paraId="46D63ECF" w14:textId="496A3521" w:rsidR="005A6C2F" w:rsidRPr="008F20B5" w:rsidDel="005A6C2F" w:rsidRDefault="005A6C2F" w:rsidP="005A6C2F">
            <w:pPr>
              <w:widowControl/>
              <w:rPr>
                <w:del w:id="13735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del w:id="13736" w:author="家興 余" w:date="2021-04-12T10:04:00Z">
              <w:r w:rsidRPr="008F20B5" w:rsidDel="005A6C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功能</w:delText>
              </w:r>
            </w:del>
          </w:p>
        </w:tc>
        <w:tc>
          <w:tcPr>
            <w:tcW w:w="229" w:type="pct"/>
            <w:tcPrChange w:id="13737" w:author="家興 余" w:date="2021-04-12T10:04:00Z">
              <w:tcPr>
                <w:tcW w:w="250" w:type="pct"/>
                <w:gridSpan w:val="3"/>
              </w:tcPr>
            </w:tcPrChange>
          </w:tcPr>
          <w:p w14:paraId="24345348" w14:textId="3057CF83" w:rsidR="005A6C2F" w:rsidRPr="008F20B5" w:rsidDel="005A6C2F" w:rsidRDefault="005A6C2F" w:rsidP="005A6C2F">
            <w:pPr>
              <w:widowControl/>
              <w:jc w:val="center"/>
              <w:rPr>
                <w:del w:id="13738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del w:id="13739" w:author="家興 余" w:date="2021-04-12T10:04:00Z"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80" w:type="pct"/>
            <w:tcPrChange w:id="13740" w:author="家興 余" w:date="2021-04-12T10:04:00Z">
              <w:tcPr>
                <w:tcW w:w="261" w:type="pct"/>
              </w:tcPr>
            </w:tcPrChange>
          </w:tcPr>
          <w:p w14:paraId="066BC0F5" w14:textId="009D52E6" w:rsidR="005A6C2F" w:rsidRPr="008F20B5" w:rsidDel="005A6C2F" w:rsidRDefault="005A6C2F" w:rsidP="005A6C2F">
            <w:pPr>
              <w:widowControl/>
              <w:jc w:val="center"/>
              <w:rPr>
                <w:del w:id="13741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del w:id="13742" w:author="家興 余" w:date="2021-04-12T10:04:00Z"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1182" w:type="pct"/>
            <w:gridSpan w:val="2"/>
            <w:tcPrChange w:id="13743" w:author="家興 余" w:date="2021-04-12T10:04:00Z">
              <w:tcPr>
                <w:tcW w:w="1150" w:type="pct"/>
                <w:gridSpan w:val="2"/>
              </w:tcPr>
            </w:tcPrChange>
          </w:tcPr>
          <w:p w14:paraId="6ED63BA3" w14:textId="3BBE0593" w:rsidR="005A6C2F" w:rsidRPr="008F20B5" w:rsidDel="005A6C2F" w:rsidRDefault="005A6C2F" w:rsidP="005A6C2F">
            <w:pPr>
              <w:widowControl/>
              <w:rPr>
                <w:del w:id="13744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del w:id="13745" w:author="家興 余" w:date="2021-04-12T10:04:00Z"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1: </w:delText>
              </w:r>
              <w:r w:rsidRPr="008F20B5" w:rsidDel="005A6C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新增</w:delText>
              </w:r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;2: </w:delText>
              </w:r>
              <w:r w:rsidRPr="008F20B5" w:rsidDel="005A6C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修改</w:delText>
              </w:r>
            </w:del>
          </w:p>
        </w:tc>
      </w:tr>
      <w:tr w:rsidR="005A6C2F" w:rsidRPr="008F20B5" w14:paraId="68552DA7" w14:textId="77777777" w:rsidTr="005A6C2F">
        <w:trPr>
          <w:trHeight w:val="340"/>
          <w:trPrChange w:id="13746" w:author="家興 余" w:date="2021-04-12T10:04:00Z">
            <w:trPr>
              <w:gridBefore w:val="10"/>
              <w:trHeight w:val="340"/>
            </w:trPr>
          </w:trPrChange>
        </w:trPr>
        <w:tc>
          <w:tcPr>
            <w:tcW w:w="240" w:type="pct"/>
            <w:tcPrChange w:id="13747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E9A9C9F" w14:textId="004F3BB0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979" w:type="pct"/>
            <w:tcPrChange w:id="13748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C773C3A" w14:textId="7AB17DC4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  <w:color w:val="000000"/>
                <w:kern w:val="0"/>
              </w:rPr>
              <w:t>CustId</w:t>
            </w:r>
          </w:p>
        </w:tc>
        <w:tc>
          <w:tcPr>
            <w:tcW w:w="1869" w:type="pct"/>
            <w:hideMark/>
            <w:tcPrChange w:id="13749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54E6D51" w14:textId="77777777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/>
              </w:rPr>
              <w:t>統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一</w:t>
            </w:r>
            <w:r w:rsidRPr="008F20B5">
              <w:rPr>
                <w:rFonts w:ascii="標楷體" w:eastAsia="標楷體" w:hAnsi="標楷體"/>
              </w:rPr>
              <w:t>編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號</w:t>
            </w:r>
          </w:p>
        </w:tc>
        <w:tc>
          <w:tcPr>
            <w:tcW w:w="229" w:type="pct"/>
            <w:tcPrChange w:id="13750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CC473CD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tcPrChange w:id="13751" w:author="家興 余" w:date="2021-04-12T10:04:00Z">
              <w:tcPr>
                <w:tcW w:w="273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79B3BDE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21" w:type="pct"/>
            <w:tcPrChange w:id="13752" w:author="家興 余" w:date="2021-04-12T10:04:00Z">
              <w:tcPr>
                <w:tcW w:w="1" w:type="pct"/>
                <w:gridSpan w:val="7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46E3C18" w14:textId="598C8AFD" w:rsidR="005A6C2F" w:rsidRPr="008F20B5" w:rsidRDefault="005A6C2F">
            <w:pPr>
              <w:jc w:val="center"/>
              <w:rPr>
                <w:ins w:id="13753" w:author="家興 余" w:date="2021-01-22T09:23:00Z"/>
                <w:rFonts w:ascii="標楷體" w:eastAsia="標楷體" w:hAnsi="標楷體"/>
                <w:color w:val="000000"/>
              </w:rPr>
              <w:pPrChange w:id="13754" w:author="家興 余" w:date="2021-01-22T09:24:00Z">
                <w:pPr/>
              </w:pPrChange>
            </w:pPr>
            <w:ins w:id="13755" w:author="家興 余" w:date="2021-01-22T09:27:00Z">
              <w:r>
                <w:rPr>
                  <w:rFonts w:ascii="標楷體" w:eastAsia="標楷體" w:hAnsi="標楷體" w:hint="eastAsia"/>
                  <w:color w:val="000000"/>
                </w:rPr>
                <w:t>V</w:t>
              </w:r>
            </w:ins>
          </w:p>
        </w:tc>
        <w:tc>
          <w:tcPr>
            <w:tcW w:w="1181" w:type="pct"/>
            <w:gridSpan w:val="2"/>
            <w:tcPrChange w:id="13756" w:author="家興 余" w:date="2021-04-12T10:04:00Z">
              <w:tcPr>
                <w:tcW w:w="177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954768F" w14:textId="469EC812" w:rsidR="005A6C2F" w:rsidRPr="008F20B5" w:rsidRDefault="005A6C2F" w:rsidP="005A6C2F">
            <w:pPr>
              <w:rPr>
                <w:rFonts w:ascii="標楷體" w:eastAsia="標楷體" w:hAnsi="標楷體"/>
                <w:color w:val="000000"/>
              </w:rPr>
            </w:pPr>
          </w:p>
        </w:tc>
      </w:tr>
      <w:tr w:rsidR="005A6C2F" w:rsidRPr="008F20B5" w:rsidDel="005A6C2F" w14:paraId="7A4996EB" w14:textId="581A8B3C" w:rsidTr="005A6C2F">
        <w:tblPrEx>
          <w:tblPrExChange w:id="13757" w:author="家興 余" w:date="2021-04-12T10:09:00Z">
            <w:tblPrEx>
              <w:tblW w:w="5050" w:type="pct"/>
              <w:tblInd w:w="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453" w:type="dxa"/>
          <w:trHeight w:val="340"/>
          <w:del w:id="13758" w:author="家興 余" w:date="2021-04-12T10:08:00Z"/>
          <w:trPrChange w:id="13759" w:author="家興 余" w:date="2021-04-12T10:09:00Z">
            <w:trPr>
              <w:gridBefore w:val="9"/>
              <w:gridAfter w:val="1"/>
              <w:wAfter w:w="456" w:type="dxa"/>
              <w:trHeight w:val="340"/>
            </w:trPr>
          </w:trPrChange>
        </w:trPr>
        <w:tc>
          <w:tcPr>
            <w:tcW w:w="240" w:type="pct"/>
            <w:tcPrChange w:id="13760" w:author="家興 余" w:date="2021-04-12T10:09:00Z">
              <w:tcPr>
                <w:tcW w:w="240" w:type="pct"/>
                <w:gridSpan w:val="2"/>
              </w:tcPr>
            </w:tcPrChange>
          </w:tcPr>
          <w:p w14:paraId="6312249D" w14:textId="79776A59" w:rsidR="005A6C2F" w:rsidRPr="008F20B5" w:rsidDel="005A6C2F" w:rsidRDefault="005A6C2F" w:rsidP="005A6C2F">
            <w:pPr>
              <w:widowControl/>
              <w:jc w:val="center"/>
              <w:rPr>
                <w:del w:id="13761" w:author="家興 余" w:date="2021-04-12T10:08:00Z"/>
                <w:rFonts w:ascii="標楷體" w:eastAsia="標楷體" w:hAnsi="標楷體" w:cs="新細明體"/>
                <w:color w:val="000000"/>
                <w:kern w:val="0"/>
              </w:rPr>
            </w:pPr>
            <w:del w:id="13762" w:author="家興 余" w:date="2021-04-12T10:08:00Z"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>4</w:delText>
              </w:r>
            </w:del>
          </w:p>
        </w:tc>
        <w:tc>
          <w:tcPr>
            <w:tcW w:w="979" w:type="pct"/>
            <w:tcPrChange w:id="13763" w:author="家興 余" w:date="2021-04-12T10:09:00Z">
              <w:tcPr>
                <w:tcW w:w="979" w:type="pct"/>
                <w:gridSpan w:val="3"/>
              </w:tcPr>
            </w:tcPrChange>
          </w:tcPr>
          <w:p w14:paraId="4A1395FE" w14:textId="7537CDAB" w:rsidR="005A6C2F" w:rsidRPr="004A1C2C" w:rsidDel="005A6C2F" w:rsidRDefault="005A6C2F" w:rsidP="005A6C2F">
            <w:pPr>
              <w:widowControl/>
              <w:rPr>
                <w:del w:id="13764" w:author="家興 余" w:date="2021-04-12T10:08:00Z"/>
                <w:rFonts w:ascii="標楷體" w:eastAsia="標楷體" w:hAnsi="標楷體"/>
                <w:color w:val="000000" w:themeColor="text1"/>
                <w:kern w:val="0"/>
              </w:rPr>
            </w:pPr>
            <w:del w:id="13765" w:author="家興 余" w:date="2021-04-12T10:08:00Z">
              <w:r w:rsidRPr="004A1C2C" w:rsidDel="005A6C2F">
                <w:rPr>
                  <w:rFonts w:ascii="標楷體" w:eastAsia="標楷體" w:hAnsi="標楷體"/>
                  <w:color w:val="000000" w:themeColor="text1"/>
                  <w:kern w:val="0"/>
                </w:rPr>
                <w:delText>L1105Occurs</w:delText>
              </w:r>
            </w:del>
          </w:p>
        </w:tc>
        <w:tc>
          <w:tcPr>
            <w:tcW w:w="1869" w:type="pct"/>
            <w:tcPrChange w:id="13766" w:author="家興 余" w:date="2021-04-12T10:09:00Z">
              <w:tcPr>
                <w:tcW w:w="1869" w:type="pct"/>
                <w:gridSpan w:val="5"/>
              </w:tcPr>
            </w:tcPrChange>
          </w:tcPr>
          <w:p w14:paraId="6C6E0DE2" w14:textId="78DA0457" w:rsidR="005A6C2F" w:rsidRPr="004A1C2C" w:rsidDel="005A6C2F" w:rsidRDefault="005A6C2F" w:rsidP="005A6C2F">
            <w:pPr>
              <w:widowControl/>
              <w:rPr>
                <w:del w:id="13767" w:author="家興 余" w:date="2021-04-12T10:08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229" w:type="pct"/>
            <w:tcPrChange w:id="13768" w:author="家興 余" w:date="2021-04-12T10:09:00Z">
              <w:tcPr>
                <w:tcW w:w="229" w:type="pct"/>
                <w:gridSpan w:val="3"/>
              </w:tcPr>
            </w:tcPrChange>
          </w:tcPr>
          <w:p w14:paraId="5517846C" w14:textId="5EE57B1C" w:rsidR="005A6C2F" w:rsidRPr="008F20B5" w:rsidDel="005A6C2F" w:rsidRDefault="005A6C2F" w:rsidP="005A6C2F">
            <w:pPr>
              <w:widowControl/>
              <w:jc w:val="center"/>
              <w:rPr>
                <w:del w:id="13769" w:author="家興 余" w:date="2021-04-12T10:08:00Z"/>
                <w:rFonts w:ascii="標楷體" w:eastAsia="標楷體" w:hAnsi="標楷體"/>
              </w:rPr>
            </w:pPr>
          </w:p>
        </w:tc>
        <w:tc>
          <w:tcPr>
            <w:tcW w:w="280" w:type="pct"/>
            <w:tcPrChange w:id="13770" w:author="家興 余" w:date="2021-04-12T10:09:00Z">
              <w:tcPr>
                <w:tcW w:w="280" w:type="pct"/>
                <w:gridSpan w:val="2"/>
              </w:tcPr>
            </w:tcPrChange>
          </w:tcPr>
          <w:p w14:paraId="023FFDAD" w14:textId="24B0C49B" w:rsidR="005A6C2F" w:rsidRPr="008F20B5" w:rsidDel="005A6C2F" w:rsidRDefault="005A6C2F" w:rsidP="005A6C2F">
            <w:pPr>
              <w:widowControl/>
              <w:jc w:val="center"/>
              <w:rPr>
                <w:del w:id="13771" w:author="家興 余" w:date="2021-04-12T10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82" w:type="pct"/>
            <w:gridSpan w:val="2"/>
            <w:tcPrChange w:id="13772" w:author="家興 余" w:date="2021-04-12T10:09:00Z">
              <w:tcPr>
                <w:tcW w:w="1181" w:type="pct"/>
                <w:gridSpan w:val="3"/>
              </w:tcPr>
            </w:tcPrChange>
          </w:tcPr>
          <w:p w14:paraId="6BF3928A" w14:textId="2C732336" w:rsidR="005A6C2F" w:rsidRPr="008F20B5" w:rsidDel="005A6C2F" w:rsidRDefault="005A6C2F" w:rsidP="005A6C2F">
            <w:pPr>
              <w:rPr>
                <w:del w:id="13773" w:author="家興 余" w:date="2021-04-12T10:08:00Z"/>
                <w:rFonts w:ascii="標楷體" w:eastAsia="標楷體" w:hAnsi="標楷體"/>
                <w:color w:val="000000"/>
              </w:rPr>
            </w:pPr>
            <w:del w:id="13774" w:author="家興 余" w:date="2021-04-12T10:08:00Z">
              <w:r w:rsidRPr="008F20B5" w:rsidDel="005A6C2F">
                <w:rPr>
                  <w:rFonts w:ascii="標楷體" w:eastAsia="標楷體" w:hAnsi="標楷體" w:hint="eastAsia"/>
                  <w:color w:val="000000"/>
                </w:rPr>
                <w:delText>可輸入多</w:delText>
              </w:r>
              <w:r w:rsidRPr="008F20B5" w:rsidDel="005A6C2F">
                <w:rPr>
                  <w:rFonts w:ascii="標楷體" w:eastAsia="標楷體" w:hAnsi="標楷體" w:hint="eastAsia"/>
                </w:rPr>
                <w:delText>組，最少</w:delText>
              </w:r>
              <w:r w:rsidRPr="008F20B5" w:rsidDel="005A6C2F">
                <w:rPr>
                  <w:rFonts w:ascii="標楷體" w:eastAsia="標楷體" w:hAnsi="標楷體"/>
                </w:rPr>
                <w:delText>1組</w:delText>
              </w:r>
            </w:del>
          </w:p>
        </w:tc>
      </w:tr>
      <w:tr w:rsidR="005A6C2F" w:rsidRPr="008F20B5" w:rsidDel="005A6C2F" w14:paraId="6085A38F" w14:textId="04714024" w:rsidTr="005A6C2F">
        <w:tblPrEx>
          <w:tblPrExChange w:id="13775" w:author="家興 余" w:date="2021-04-12T10:12:00Z">
            <w:tblPrEx>
              <w:tblW w:w="5050" w:type="pct"/>
              <w:tblInd w:w="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453" w:type="dxa"/>
          <w:trHeight w:val="340"/>
          <w:del w:id="13776" w:author="家興 余" w:date="2021-04-12T10:09:00Z"/>
          <w:trPrChange w:id="13777" w:author="家興 余" w:date="2021-04-12T10:12:00Z">
            <w:trPr>
              <w:gridBefore w:val="9"/>
              <w:gridAfter w:val="1"/>
              <w:wAfter w:w="456" w:type="dxa"/>
              <w:trHeight w:val="340"/>
            </w:trPr>
          </w:trPrChange>
        </w:trPr>
        <w:tc>
          <w:tcPr>
            <w:tcW w:w="240" w:type="pct"/>
            <w:tcPrChange w:id="13778" w:author="家興 余" w:date="2021-04-12T10:12:00Z">
              <w:tcPr>
                <w:tcW w:w="240" w:type="pct"/>
                <w:gridSpan w:val="2"/>
              </w:tcPr>
            </w:tcPrChange>
          </w:tcPr>
          <w:p w14:paraId="0B79A173" w14:textId="5557150E" w:rsidR="005A6C2F" w:rsidRPr="008F20B5" w:rsidDel="005A6C2F" w:rsidRDefault="005A6C2F" w:rsidP="005A6C2F">
            <w:pPr>
              <w:widowControl/>
              <w:jc w:val="center"/>
              <w:rPr>
                <w:del w:id="13779" w:author="家興 余" w:date="2021-04-12T10:09:00Z"/>
                <w:rFonts w:ascii="標楷體" w:eastAsia="標楷體" w:hAnsi="標楷體" w:cs="新細明體"/>
                <w:color w:val="000000"/>
                <w:kern w:val="0"/>
              </w:rPr>
            </w:pPr>
            <w:del w:id="13780" w:author="家興 余" w:date="2021-04-12T10:09:00Z"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979" w:type="pct"/>
            <w:tcPrChange w:id="13781" w:author="家興 余" w:date="2021-04-12T10:12:00Z">
              <w:tcPr>
                <w:tcW w:w="979" w:type="pct"/>
                <w:gridSpan w:val="3"/>
              </w:tcPr>
            </w:tcPrChange>
          </w:tcPr>
          <w:p w14:paraId="54336309" w14:textId="1E0BE10A" w:rsidR="005A6C2F" w:rsidRPr="004A1C2C" w:rsidDel="005A6C2F" w:rsidRDefault="005A6C2F" w:rsidP="005A6C2F">
            <w:pPr>
              <w:widowControl/>
              <w:ind w:leftChars="100" w:left="240"/>
              <w:rPr>
                <w:del w:id="13782" w:author="家興 余" w:date="2021-04-12T10:09:00Z"/>
                <w:rFonts w:ascii="標楷體" w:eastAsia="標楷體" w:hAnsi="標楷體"/>
                <w:color w:val="000000" w:themeColor="text1"/>
                <w:kern w:val="0"/>
              </w:rPr>
            </w:pPr>
            <w:del w:id="13783" w:author="家興 余" w:date="2021-04-12T10:09:00Z">
              <w:r w:rsidRPr="004A1C2C" w:rsidDel="005A6C2F">
                <w:rPr>
                  <w:rFonts w:ascii="標楷體" w:eastAsia="標楷體" w:hAnsi="標楷體"/>
                  <w:color w:val="000000" w:themeColor="text1"/>
                  <w:kern w:val="0"/>
                </w:rPr>
                <w:delText>CustTelSeq</w:delText>
              </w:r>
            </w:del>
          </w:p>
        </w:tc>
        <w:tc>
          <w:tcPr>
            <w:tcW w:w="1869" w:type="pct"/>
            <w:tcPrChange w:id="13784" w:author="家興 余" w:date="2021-04-12T10:12:00Z">
              <w:tcPr>
                <w:tcW w:w="1869" w:type="pct"/>
                <w:gridSpan w:val="5"/>
              </w:tcPr>
            </w:tcPrChange>
          </w:tcPr>
          <w:p w14:paraId="526B3B31" w14:textId="494CF08A" w:rsidR="005A6C2F" w:rsidRPr="004A1C2C" w:rsidDel="005A6C2F" w:rsidRDefault="005A6C2F" w:rsidP="005A6C2F">
            <w:pPr>
              <w:widowControl/>
              <w:rPr>
                <w:del w:id="13785" w:author="家興 余" w:date="2021-04-12T10:09:00Z"/>
                <w:rFonts w:ascii="標楷體" w:eastAsia="標楷體" w:hAnsi="標楷體"/>
                <w:color w:val="000000" w:themeColor="text1"/>
              </w:rPr>
            </w:pPr>
            <w:del w:id="13786" w:author="家興 余" w:date="2021-04-12T10:09:00Z">
              <w:r w:rsidRPr="004A1C2C" w:rsidDel="005A6C2F">
                <w:rPr>
                  <w:rFonts w:ascii="標楷體" w:eastAsia="標楷體" w:hAnsi="標楷體" w:hint="eastAsia"/>
                  <w:color w:val="000000" w:themeColor="text1"/>
                </w:rPr>
                <w:delText>序號</w:delText>
              </w:r>
            </w:del>
          </w:p>
        </w:tc>
        <w:tc>
          <w:tcPr>
            <w:tcW w:w="229" w:type="pct"/>
            <w:tcPrChange w:id="13787" w:author="家興 余" w:date="2021-04-12T10:12:00Z">
              <w:tcPr>
                <w:tcW w:w="229" w:type="pct"/>
                <w:gridSpan w:val="3"/>
              </w:tcPr>
            </w:tcPrChange>
          </w:tcPr>
          <w:p w14:paraId="76CAA85B" w14:textId="59115380" w:rsidR="005A6C2F" w:rsidRPr="008F20B5" w:rsidDel="005A6C2F" w:rsidRDefault="005A6C2F" w:rsidP="005A6C2F">
            <w:pPr>
              <w:widowControl/>
              <w:jc w:val="center"/>
              <w:rPr>
                <w:del w:id="13788" w:author="家興 余" w:date="2021-04-12T10:09:00Z"/>
                <w:rFonts w:ascii="標楷體" w:eastAsia="標楷體" w:hAnsi="標楷體"/>
              </w:rPr>
            </w:pPr>
            <w:del w:id="13789" w:author="家興 余" w:date="2021-04-12T10:09:00Z">
              <w:r w:rsidRPr="008F20B5" w:rsidDel="005A6C2F">
                <w:rPr>
                  <w:rFonts w:ascii="標楷體" w:eastAsia="標楷體" w:hAnsi="標楷體"/>
                </w:rPr>
                <w:delText>X</w:delText>
              </w:r>
            </w:del>
          </w:p>
        </w:tc>
        <w:tc>
          <w:tcPr>
            <w:tcW w:w="280" w:type="pct"/>
            <w:tcPrChange w:id="13790" w:author="家興 余" w:date="2021-04-12T10:12:00Z">
              <w:tcPr>
                <w:tcW w:w="280" w:type="pct"/>
                <w:gridSpan w:val="2"/>
              </w:tcPr>
            </w:tcPrChange>
          </w:tcPr>
          <w:p w14:paraId="57A997EE" w14:textId="60182862" w:rsidR="005A6C2F" w:rsidRPr="008F20B5" w:rsidDel="005A6C2F" w:rsidRDefault="005A6C2F" w:rsidP="005A6C2F">
            <w:pPr>
              <w:widowControl/>
              <w:jc w:val="center"/>
              <w:rPr>
                <w:del w:id="13791" w:author="家興 余" w:date="2021-04-12T10:09:00Z"/>
                <w:rFonts w:ascii="標楷體" w:eastAsia="標楷體" w:hAnsi="標楷體" w:cs="新細明體"/>
                <w:color w:val="000000"/>
                <w:kern w:val="0"/>
              </w:rPr>
            </w:pPr>
            <w:del w:id="13792" w:author="家興 余" w:date="2021-04-12T10:09:00Z"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>3</w:delText>
              </w:r>
            </w:del>
          </w:p>
        </w:tc>
        <w:tc>
          <w:tcPr>
            <w:tcW w:w="1182" w:type="pct"/>
            <w:gridSpan w:val="2"/>
            <w:tcPrChange w:id="13793" w:author="家興 余" w:date="2021-04-12T10:12:00Z">
              <w:tcPr>
                <w:tcW w:w="1181" w:type="pct"/>
                <w:gridSpan w:val="3"/>
              </w:tcPr>
            </w:tcPrChange>
          </w:tcPr>
          <w:p w14:paraId="20365C74" w14:textId="354A74D8" w:rsidR="005A6C2F" w:rsidRPr="008F20B5" w:rsidDel="005A6C2F" w:rsidRDefault="005A6C2F" w:rsidP="005A6C2F">
            <w:pPr>
              <w:rPr>
                <w:del w:id="13794" w:author="家興 余" w:date="2021-04-12T10:09:00Z"/>
                <w:rFonts w:ascii="標楷體" w:eastAsia="標楷體" w:hAnsi="標楷體"/>
                <w:color w:val="000000"/>
              </w:rPr>
            </w:pPr>
          </w:p>
        </w:tc>
      </w:tr>
      <w:tr w:rsidR="005A6C2F" w:rsidRPr="008F20B5" w14:paraId="09113EC4" w14:textId="77777777" w:rsidTr="005A6C2F">
        <w:trPr>
          <w:trHeight w:val="359"/>
          <w:trPrChange w:id="13795" w:author="家興 余" w:date="2021-04-12T10:04:00Z">
            <w:trPr>
              <w:gridBefore w:val="10"/>
              <w:trHeight w:val="359"/>
            </w:trPr>
          </w:trPrChange>
        </w:trPr>
        <w:tc>
          <w:tcPr>
            <w:tcW w:w="240" w:type="pct"/>
            <w:tcPrChange w:id="13796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6C55A7A" w14:textId="62849D44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979" w:type="pct"/>
            <w:tcPrChange w:id="13797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C2CC8FE" w14:textId="14921245" w:rsidR="005A6C2F" w:rsidRPr="004A1C2C" w:rsidRDefault="005A6C2F" w:rsidP="005A6C2F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  <w:kern w:val="0"/>
              </w:rPr>
              <w:t>TelTypeCode</w:t>
            </w:r>
          </w:p>
        </w:tc>
        <w:tc>
          <w:tcPr>
            <w:tcW w:w="1869" w:type="pct"/>
            <w:hideMark/>
            <w:tcPrChange w:id="13798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D27ADD6" w14:textId="77777777" w:rsidR="005A6C2F" w:rsidRPr="004A1C2C" w:rsidRDefault="005A6C2F" w:rsidP="005A6C2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電話種類</w:t>
            </w:r>
          </w:p>
        </w:tc>
        <w:tc>
          <w:tcPr>
            <w:tcW w:w="229" w:type="pct"/>
            <w:tcPrChange w:id="13799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644C46E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tcPrChange w:id="13800" w:author="家興 余" w:date="2021-04-12T10:04:00Z">
              <w:tcPr>
                <w:tcW w:w="273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7309A10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21" w:type="pct"/>
            <w:tcPrChange w:id="13801" w:author="家興 余" w:date="2021-04-12T10:04:00Z">
              <w:tcPr>
                <w:tcW w:w="1" w:type="pct"/>
                <w:gridSpan w:val="7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CE345A0" w14:textId="0C65A121" w:rsidR="005A6C2F" w:rsidRPr="008F20B5" w:rsidRDefault="005A6C2F">
            <w:pPr>
              <w:jc w:val="center"/>
              <w:rPr>
                <w:ins w:id="13802" w:author="家興 余" w:date="2021-01-22T09:23:00Z"/>
                <w:rFonts w:ascii="標楷體" w:eastAsia="標楷體" w:hAnsi="標楷體"/>
              </w:rPr>
              <w:pPrChange w:id="13803" w:author="家興 余" w:date="2021-01-22T09:24:00Z">
                <w:pPr/>
              </w:pPrChange>
            </w:pPr>
            <w:ins w:id="13804" w:author="家興 余" w:date="2021-01-22T09:27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181" w:type="pct"/>
            <w:gridSpan w:val="2"/>
            <w:tcPrChange w:id="13805" w:author="家興 余" w:date="2021-04-12T10:04:00Z">
              <w:tcPr>
                <w:tcW w:w="177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B4FDA1B" w14:textId="51EC9A2B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01: 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公</w:t>
            </w:r>
            <w:r w:rsidRPr="008F20B5">
              <w:rPr>
                <w:rFonts w:ascii="標楷體" w:eastAsia="標楷體" w:hAnsi="標楷體" w:hint="eastAsia"/>
              </w:rPr>
              <w:t>司</w:t>
            </w:r>
            <w:r w:rsidRPr="008F20B5">
              <w:rPr>
                <w:rFonts w:ascii="標楷體" w:eastAsia="標楷體" w:hAnsi="標楷體"/>
              </w:rPr>
              <w:t xml:space="preserve">  02: 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住</w:t>
            </w:r>
            <w:r w:rsidRPr="008F20B5">
              <w:rPr>
                <w:rFonts w:ascii="標楷體" w:eastAsia="標楷體" w:hAnsi="標楷體" w:hint="eastAsia"/>
              </w:rPr>
              <w:t>家</w:t>
            </w:r>
          </w:p>
          <w:p w14:paraId="1CDCD923" w14:textId="4DFB7BDE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03:</w:t>
            </w:r>
            <w:r w:rsidRPr="008F20B5">
              <w:rPr>
                <w:rFonts w:ascii="標楷體" w:eastAsia="標楷體" w:hAnsi="標楷體"/>
                <w:lang w:eastAsia="zh-HK"/>
              </w:rPr>
              <w:t xml:space="preserve"> </w:t>
            </w:r>
            <w:r w:rsidRPr="008F20B5">
              <w:rPr>
                <w:rFonts w:ascii="標楷體" w:eastAsia="標楷體" w:hAnsi="標楷體" w:hint="eastAsia"/>
              </w:rPr>
              <w:t>手機</w:t>
            </w:r>
            <w:r w:rsidRPr="008F20B5">
              <w:rPr>
                <w:rFonts w:ascii="標楷體" w:eastAsia="標楷體" w:hAnsi="標楷體"/>
              </w:rPr>
              <w:t xml:space="preserve">  04: 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傳</w:t>
            </w:r>
            <w:r w:rsidRPr="008F20B5">
              <w:rPr>
                <w:rFonts w:ascii="標楷體" w:eastAsia="標楷體" w:hAnsi="標楷體" w:hint="eastAsia"/>
              </w:rPr>
              <w:t>真</w:t>
            </w:r>
          </w:p>
          <w:p w14:paraId="379EFA49" w14:textId="43CBE1DE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05: </w:t>
            </w:r>
            <w:r w:rsidRPr="008F20B5">
              <w:rPr>
                <w:rFonts w:ascii="標楷體" w:eastAsia="標楷體" w:hAnsi="標楷體" w:hint="eastAsia"/>
              </w:rPr>
              <w:t>簡訊</w:t>
            </w:r>
            <w:r w:rsidRPr="008F20B5">
              <w:rPr>
                <w:rFonts w:ascii="標楷體" w:eastAsia="標楷體" w:hAnsi="標楷體"/>
              </w:rPr>
              <w:t xml:space="preserve">  06: 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催收聯</w:t>
            </w:r>
            <w:r w:rsidRPr="008F20B5">
              <w:rPr>
                <w:rFonts w:ascii="標楷體" w:eastAsia="標楷體" w:hAnsi="標楷體" w:hint="eastAsia"/>
              </w:rPr>
              <w:t>絡</w:t>
            </w:r>
          </w:p>
          <w:p w14:paraId="68F48EA5" w14:textId="77777777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 xml:space="preserve">09: </w:t>
            </w:r>
            <w:r w:rsidRPr="008F20B5">
              <w:rPr>
                <w:rFonts w:ascii="標楷體" w:eastAsia="標楷體" w:hAnsi="標楷體" w:hint="eastAsia"/>
              </w:rPr>
              <w:t>其他</w:t>
            </w:r>
          </w:p>
        </w:tc>
      </w:tr>
      <w:tr w:rsidR="005A6C2F" w:rsidRPr="008F20B5" w14:paraId="70034CA6" w14:textId="77777777" w:rsidTr="005A6C2F">
        <w:trPr>
          <w:trHeight w:val="407"/>
          <w:trPrChange w:id="13806" w:author="家興 余" w:date="2021-04-12T10:04:00Z">
            <w:trPr>
              <w:gridBefore w:val="10"/>
              <w:trHeight w:val="407"/>
            </w:trPr>
          </w:trPrChange>
        </w:trPr>
        <w:tc>
          <w:tcPr>
            <w:tcW w:w="240" w:type="pct"/>
            <w:tcPrChange w:id="13807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5A18B1D" w14:textId="7FA4E2E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979" w:type="pct"/>
            <w:noWrap/>
            <w:tcPrChange w:id="13808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162D44A" w14:textId="73A1AF47" w:rsidR="005A6C2F" w:rsidRPr="004A1C2C" w:rsidRDefault="005A6C2F" w:rsidP="005A6C2F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  <w:kern w:val="0"/>
              </w:rPr>
              <w:t>TelArea</w:t>
            </w:r>
          </w:p>
        </w:tc>
        <w:tc>
          <w:tcPr>
            <w:tcW w:w="1869" w:type="pct"/>
            <w:hideMark/>
            <w:tcPrChange w:id="13809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777055B" w14:textId="2A6C1110" w:rsidR="005A6C2F" w:rsidRPr="004A1C2C" w:rsidRDefault="005A6C2F" w:rsidP="005A6C2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電話區碼</w:t>
            </w:r>
          </w:p>
        </w:tc>
        <w:tc>
          <w:tcPr>
            <w:tcW w:w="229" w:type="pct"/>
            <w:noWrap/>
            <w:tcPrChange w:id="13810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C15522C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  <w:tcPrChange w:id="13811" w:author="家興 余" w:date="2021-04-12T10:04:00Z">
              <w:tcPr>
                <w:tcW w:w="273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8FE1ADB" w14:textId="0ED75E0B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21" w:type="pct"/>
            <w:tcPrChange w:id="13812" w:author="家興 余" w:date="2021-04-12T10:04:00Z">
              <w:tcPr>
                <w:tcW w:w="1" w:type="pct"/>
                <w:gridSpan w:val="7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5A502AE" w14:textId="2A980F05" w:rsidR="005A6C2F" w:rsidRPr="008F20B5" w:rsidRDefault="005A6C2F">
            <w:pPr>
              <w:widowControl/>
              <w:jc w:val="center"/>
              <w:rPr>
                <w:ins w:id="13813" w:author="家興 余" w:date="2021-01-22T09:23:00Z"/>
                <w:rFonts w:ascii="標楷體" w:eastAsia="標楷體" w:hAnsi="標楷體" w:cs="新細明體"/>
                <w:color w:val="000000"/>
                <w:kern w:val="0"/>
              </w:rPr>
              <w:pPrChange w:id="13814" w:author="家興 余" w:date="2021-01-22T09:24:00Z">
                <w:pPr>
                  <w:widowControl/>
                </w:pPr>
              </w:pPrChange>
            </w:pPr>
            <w:ins w:id="13815" w:author="家興 余" w:date="2021-01-22T09:39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O</w:t>
              </w:r>
            </w:ins>
          </w:p>
        </w:tc>
        <w:tc>
          <w:tcPr>
            <w:tcW w:w="1181" w:type="pct"/>
            <w:gridSpan w:val="2"/>
            <w:tcPrChange w:id="13816" w:author="家興 余" w:date="2021-04-12T10:04:00Z">
              <w:tcPr>
                <w:tcW w:w="177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759183A" w14:textId="6B38B356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3817" w:author="家興 余" w:date="2021-01-22T09:3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電話種類為01</w:t>
              </w:r>
            </w:ins>
            <w:ins w:id="13818" w:author="家興 余" w:date="2021-01-22T09:3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.02.03.04.06</w:t>
              </w:r>
            </w:ins>
            <w:ins w:id="13819" w:author="家興 余" w:date="2021-01-22T09:3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可輸入</w:t>
              </w:r>
            </w:ins>
          </w:p>
        </w:tc>
      </w:tr>
      <w:tr w:rsidR="005A6C2F" w:rsidRPr="008F20B5" w14:paraId="21A12F7F" w14:textId="77777777" w:rsidTr="005A6C2F">
        <w:trPr>
          <w:trHeight w:val="407"/>
          <w:trPrChange w:id="13820" w:author="家興 余" w:date="2021-04-12T10:04:00Z">
            <w:trPr>
              <w:gridBefore w:val="10"/>
              <w:trHeight w:val="407"/>
            </w:trPr>
          </w:trPrChange>
        </w:trPr>
        <w:tc>
          <w:tcPr>
            <w:tcW w:w="240" w:type="pct"/>
            <w:tcPrChange w:id="13821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CF8F4C2" w14:textId="0D495F72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8</w:t>
            </w:r>
          </w:p>
        </w:tc>
        <w:tc>
          <w:tcPr>
            <w:tcW w:w="979" w:type="pct"/>
            <w:noWrap/>
            <w:tcPrChange w:id="13822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5D2B3E7" w14:textId="38867F53" w:rsidR="005A6C2F" w:rsidRPr="004A1C2C" w:rsidDel="00565FF0" w:rsidRDefault="005A6C2F" w:rsidP="005A6C2F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  <w:kern w:val="0"/>
              </w:rPr>
              <w:t>TelNo</w:t>
            </w:r>
          </w:p>
        </w:tc>
        <w:tc>
          <w:tcPr>
            <w:tcW w:w="1869" w:type="pct"/>
            <w:tcPrChange w:id="13823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F4CA7D2" w14:textId="17100A2C" w:rsidR="005A6C2F" w:rsidRPr="004A1C2C" w:rsidRDefault="005A6C2F" w:rsidP="005A6C2F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電話號碼</w:t>
            </w:r>
          </w:p>
        </w:tc>
        <w:tc>
          <w:tcPr>
            <w:tcW w:w="229" w:type="pct"/>
            <w:noWrap/>
            <w:tcPrChange w:id="13824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ACEE35B" w14:textId="46FBB03D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  <w:tcPrChange w:id="13825" w:author="家興 余" w:date="2021-04-12T10:04:00Z">
              <w:tcPr>
                <w:tcW w:w="273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DF4D926" w14:textId="1CDD46C0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ins w:id="13826" w:author="家興 余" w:date="2021-04-12T10:1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</w:t>
              </w:r>
            </w:ins>
            <w:del w:id="13827" w:author="家興 余" w:date="2021-04-12T10:10:00Z"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221" w:type="pct"/>
            <w:tcPrChange w:id="13828" w:author="家興 余" w:date="2021-04-12T10:04:00Z">
              <w:tcPr>
                <w:tcW w:w="1" w:type="pct"/>
                <w:gridSpan w:val="7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E161325" w14:textId="43FD1DA5" w:rsidR="005A6C2F" w:rsidRPr="008F20B5" w:rsidRDefault="005A6C2F">
            <w:pPr>
              <w:widowControl/>
              <w:jc w:val="center"/>
              <w:rPr>
                <w:ins w:id="13829" w:author="家興 余" w:date="2021-01-22T09:23:00Z"/>
                <w:rFonts w:ascii="標楷體" w:eastAsia="標楷體" w:hAnsi="標楷體" w:cs="新細明體"/>
                <w:color w:val="000000"/>
                <w:kern w:val="0"/>
              </w:rPr>
              <w:pPrChange w:id="13830" w:author="家興 余" w:date="2021-01-22T09:24:00Z">
                <w:pPr>
                  <w:widowControl/>
                </w:pPr>
              </w:pPrChange>
            </w:pPr>
            <w:ins w:id="13831" w:author="家興 余" w:date="2021-04-12T10:1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81" w:type="pct"/>
            <w:gridSpan w:val="2"/>
            <w:tcPrChange w:id="13832" w:author="家興 余" w:date="2021-04-12T10:04:00Z">
              <w:tcPr>
                <w:tcW w:w="177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53B5E66" w14:textId="6B69A9F4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3833" w:author="家興 余" w:date="2021-01-22T09:3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必需輸入</w:t>
              </w:r>
            </w:ins>
          </w:p>
        </w:tc>
      </w:tr>
      <w:tr w:rsidR="005A6C2F" w:rsidRPr="008F20B5" w14:paraId="54726674" w14:textId="77777777" w:rsidTr="005A6C2F">
        <w:trPr>
          <w:trHeight w:val="407"/>
          <w:trPrChange w:id="13834" w:author="家興 余" w:date="2021-04-12T10:04:00Z">
            <w:trPr>
              <w:gridBefore w:val="10"/>
              <w:trHeight w:val="407"/>
            </w:trPr>
          </w:trPrChange>
        </w:trPr>
        <w:tc>
          <w:tcPr>
            <w:tcW w:w="240" w:type="pct"/>
            <w:tcPrChange w:id="13835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2D93C13" w14:textId="5BD3D6F9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979" w:type="pct"/>
            <w:noWrap/>
            <w:tcPrChange w:id="13836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2E27934" w14:textId="0DFF6124" w:rsidR="005A6C2F" w:rsidRPr="004A1C2C" w:rsidDel="00565FF0" w:rsidRDefault="005A6C2F" w:rsidP="005A6C2F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  <w:kern w:val="0"/>
              </w:rPr>
              <w:t>TelExt</w:t>
            </w:r>
          </w:p>
        </w:tc>
        <w:tc>
          <w:tcPr>
            <w:tcW w:w="1869" w:type="pct"/>
            <w:tcPrChange w:id="13837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55065C4" w14:textId="6533E7DA" w:rsidR="005A6C2F" w:rsidRPr="004A1C2C" w:rsidRDefault="005A6C2F" w:rsidP="005A6C2F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電話分機</w:t>
            </w:r>
          </w:p>
        </w:tc>
        <w:tc>
          <w:tcPr>
            <w:tcW w:w="229" w:type="pct"/>
            <w:noWrap/>
            <w:tcPrChange w:id="13838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85CF64C" w14:textId="1EEC59B1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  <w:tcPrChange w:id="13839" w:author="家興 余" w:date="2021-04-12T10:04:00Z">
              <w:tcPr>
                <w:tcW w:w="273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1618B7D" w14:textId="5C267E50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21" w:type="pct"/>
            <w:tcPrChange w:id="13840" w:author="家興 余" w:date="2021-04-12T10:04:00Z">
              <w:tcPr>
                <w:tcW w:w="1" w:type="pct"/>
                <w:gridSpan w:val="7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4B890F9" w14:textId="58C99377" w:rsidR="005A6C2F" w:rsidRPr="008F20B5" w:rsidRDefault="005A6C2F">
            <w:pPr>
              <w:widowControl/>
              <w:jc w:val="center"/>
              <w:rPr>
                <w:ins w:id="13841" w:author="家興 余" w:date="2021-01-22T09:23:00Z"/>
                <w:rFonts w:ascii="標楷體" w:eastAsia="標楷體" w:hAnsi="標楷體" w:cs="新細明體"/>
                <w:color w:val="000000"/>
                <w:kern w:val="0"/>
              </w:rPr>
              <w:pPrChange w:id="13842" w:author="家興 余" w:date="2021-01-22T09:24:00Z">
                <w:pPr>
                  <w:widowControl/>
                </w:pPr>
              </w:pPrChange>
            </w:pPr>
            <w:ins w:id="13843" w:author="家興 余" w:date="2021-01-22T09:39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O</w:t>
              </w:r>
            </w:ins>
          </w:p>
        </w:tc>
        <w:tc>
          <w:tcPr>
            <w:tcW w:w="1181" w:type="pct"/>
            <w:gridSpan w:val="2"/>
            <w:tcPrChange w:id="13844" w:author="家興 余" w:date="2021-04-12T10:04:00Z">
              <w:tcPr>
                <w:tcW w:w="177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63117FE" w14:textId="595164EB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3845" w:author="家興 余" w:date="2021-01-22T09:3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電話種類為01.02.03.04.06可輸入</w:t>
              </w:r>
            </w:ins>
          </w:p>
        </w:tc>
      </w:tr>
      <w:tr w:rsidR="005A6C2F" w:rsidRPr="008F20B5" w:rsidDel="005A6C2F" w14:paraId="26992441" w14:textId="5DFDF1D6" w:rsidTr="005A6C2F">
        <w:trPr>
          <w:gridAfter w:val="1"/>
          <w:wAfter w:w="456" w:type="dxa"/>
          <w:trHeight w:val="407"/>
          <w:del w:id="13846" w:author="家興 余" w:date="2021-04-12T10:12:00Z"/>
        </w:trPr>
        <w:tc>
          <w:tcPr>
            <w:tcW w:w="240" w:type="pct"/>
          </w:tcPr>
          <w:p w14:paraId="317438C2" w14:textId="44DDDD85" w:rsidR="005A6C2F" w:rsidRPr="008F20B5" w:rsidDel="005A6C2F" w:rsidRDefault="005A6C2F" w:rsidP="005A6C2F">
            <w:pPr>
              <w:widowControl/>
              <w:jc w:val="center"/>
              <w:rPr>
                <w:del w:id="13847" w:author="家興 余" w:date="2021-04-12T10:12:00Z"/>
                <w:rFonts w:ascii="標楷體" w:eastAsia="標楷體" w:hAnsi="標楷體" w:cs="新細明體"/>
                <w:color w:val="000000"/>
                <w:kern w:val="0"/>
              </w:rPr>
            </w:pPr>
            <w:del w:id="13848" w:author="家興 余" w:date="2021-04-12T10:12:00Z"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>10</w:delText>
              </w:r>
            </w:del>
          </w:p>
        </w:tc>
        <w:tc>
          <w:tcPr>
            <w:tcW w:w="979" w:type="pct"/>
            <w:noWrap/>
          </w:tcPr>
          <w:p w14:paraId="52B24750" w14:textId="1315B394" w:rsidR="005A6C2F" w:rsidRPr="004A1C2C" w:rsidDel="005A6C2F" w:rsidRDefault="005A6C2F" w:rsidP="005A6C2F">
            <w:pPr>
              <w:widowControl/>
              <w:ind w:leftChars="100" w:left="240"/>
              <w:rPr>
                <w:del w:id="13849" w:author="家興 余" w:date="2021-04-12T10:12:00Z"/>
                <w:rFonts w:ascii="標楷體" w:eastAsia="標楷體" w:hAnsi="標楷體"/>
                <w:color w:val="000000" w:themeColor="text1"/>
                <w:kern w:val="0"/>
              </w:rPr>
            </w:pPr>
            <w:del w:id="13850" w:author="家興 余" w:date="2021-04-12T10:12:00Z">
              <w:r w:rsidRPr="004A1C2C" w:rsidDel="005A6C2F">
                <w:rPr>
                  <w:rFonts w:ascii="標楷體" w:eastAsia="標楷體" w:hAnsi="標楷體"/>
                  <w:color w:val="000000" w:themeColor="text1"/>
                  <w:kern w:val="0"/>
                </w:rPr>
                <w:delText>Mobile</w:delText>
              </w:r>
            </w:del>
          </w:p>
        </w:tc>
        <w:tc>
          <w:tcPr>
            <w:tcW w:w="1869" w:type="pct"/>
          </w:tcPr>
          <w:p w14:paraId="1C66A3ED" w14:textId="35A29E4E" w:rsidR="005A6C2F" w:rsidRPr="004A1C2C" w:rsidDel="005A6C2F" w:rsidRDefault="005A6C2F" w:rsidP="005A6C2F">
            <w:pPr>
              <w:widowControl/>
              <w:rPr>
                <w:del w:id="13851" w:author="家興 余" w:date="2021-04-12T10:12:00Z"/>
                <w:rFonts w:ascii="標楷體" w:eastAsia="標楷體" w:hAnsi="標楷體"/>
                <w:color w:val="000000" w:themeColor="text1"/>
              </w:rPr>
            </w:pPr>
            <w:del w:id="13852" w:author="家興 余" w:date="2021-04-12T10:12:00Z">
              <w:r w:rsidRPr="004A1C2C" w:rsidDel="005A6C2F">
                <w:rPr>
                  <w:rFonts w:ascii="標楷體" w:eastAsia="標楷體" w:hAnsi="標楷體" w:hint="eastAsia"/>
                  <w:color w:val="000000" w:themeColor="text1"/>
                </w:rPr>
                <w:delText>手機號碼</w:delText>
              </w:r>
            </w:del>
          </w:p>
        </w:tc>
        <w:tc>
          <w:tcPr>
            <w:tcW w:w="229" w:type="pct"/>
            <w:noWrap/>
          </w:tcPr>
          <w:p w14:paraId="28AB891A" w14:textId="22020039" w:rsidR="005A6C2F" w:rsidRPr="008F20B5" w:rsidDel="005A6C2F" w:rsidRDefault="005A6C2F" w:rsidP="005A6C2F">
            <w:pPr>
              <w:widowControl/>
              <w:jc w:val="center"/>
              <w:rPr>
                <w:del w:id="13853" w:author="家興 余" w:date="2021-04-12T10:12:00Z"/>
                <w:rFonts w:ascii="標楷體" w:eastAsia="標楷體" w:hAnsi="標楷體"/>
              </w:rPr>
            </w:pPr>
            <w:del w:id="13854" w:author="家興 余" w:date="2021-04-12T10:12:00Z">
              <w:r w:rsidRPr="008F20B5" w:rsidDel="005A6C2F">
                <w:rPr>
                  <w:rFonts w:ascii="標楷體" w:eastAsia="標楷體" w:hAnsi="標楷體"/>
                </w:rPr>
                <w:delText>X</w:delText>
              </w:r>
            </w:del>
          </w:p>
        </w:tc>
        <w:tc>
          <w:tcPr>
            <w:tcW w:w="280" w:type="pct"/>
            <w:noWrap/>
          </w:tcPr>
          <w:p w14:paraId="57B7614B" w14:textId="4ACD11FD" w:rsidR="005A6C2F" w:rsidRPr="008F20B5" w:rsidDel="005A6C2F" w:rsidRDefault="005A6C2F" w:rsidP="005A6C2F">
            <w:pPr>
              <w:widowControl/>
              <w:jc w:val="center"/>
              <w:rPr>
                <w:del w:id="13855" w:author="家興 余" w:date="2021-04-12T10:12:00Z"/>
                <w:rFonts w:ascii="標楷體" w:eastAsia="標楷體" w:hAnsi="標楷體" w:cs="新細明體"/>
                <w:color w:val="000000"/>
                <w:kern w:val="0"/>
              </w:rPr>
            </w:pPr>
            <w:del w:id="13856" w:author="家興 余" w:date="2021-04-12T10:12:00Z"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>15</w:delText>
              </w:r>
            </w:del>
          </w:p>
        </w:tc>
        <w:tc>
          <w:tcPr>
            <w:tcW w:w="1181" w:type="pct"/>
            <w:gridSpan w:val="2"/>
          </w:tcPr>
          <w:p w14:paraId="311C5296" w14:textId="5CB67045" w:rsidR="005A6C2F" w:rsidRPr="008F20B5" w:rsidDel="005A6C2F" w:rsidRDefault="005A6C2F" w:rsidP="005A6C2F">
            <w:pPr>
              <w:widowControl/>
              <w:rPr>
                <w:del w:id="13857" w:author="家興 余" w:date="2021-04-12T10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5A6C2F" w:rsidRPr="008F20B5" w14:paraId="6F506185" w14:textId="77777777" w:rsidTr="005A6C2F">
        <w:trPr>
          <w:trHeight w:val="413"/>
          <w:trPrChange w:id="13858" w:author="家興 余" w:date="2021-04-12T10:04:00Z">
            <w:trPr>
              <w:gridBefore w:val="10"/>
              <w:trHeight w:val="413"/>
            </w:trPr>
          </w:trPrChange>
        </w:trPr>
        <w:tc>
          <w:tcPr>
            <w:tcW w:w="240" w:type="pct"/>
            <w:tcPrChange w:id="13859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9A06581" w14:textId="4BC8BB79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11</w:t>
            </w:r>
          </w:p>
        </w:tc>
        <w:tc>
          <w:tcPr>
            <w:tcW w:w="979" w:type="pct"/>
            <w:noWrap/>
            <w:tcPrChange w:id="13860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962E09A" w14:textId="6ECCE6D3" w:rsidR="005A6C2F" w:rsidRPr="004A1C2C" w:rsidRDefault="005A6C2F" w:rsidP="005A6C2F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  <w:kern w:val="0"/>
              </w:rPr>
              <w:t>TelChgRsnCode</w:t>
            </w:r>
          </w:p>
        </w:tc>
        <w:tc>
          <w:tcPr>
            <w:tcW w:w="1869" w:type="pct"/>
            <w:noWrap/>
            <w:hideMark/>
            <w:tcPrChange w:id="13861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514F4C83" w14:textId="77777777" w:rsidR="005A6C2F" w:rsidRPr="004A1C2C" w:rsidRDefault="005A6C2F" w:rsidP="005A6C2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異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動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原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因</w:t>
            </w:r>
          </w:p>
        </w:tc>
        <w:tc>
          <w:tcPr>
            <w:tcW w:w="229" w:type="pct"/>
            <w:noWrap/>
            <w:tcPrChange w:id="13862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A370BE3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  <w:tcPrChange w:id="13863" w:author="家興 余" w:date="2021-04-12T10:04:00Z">
              <w:tcPr>
                <w:tcW w:w="273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CCFFC8C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21" w:type="pct"/>
            <w:tcPrChange w:id="13864" w:author="家興 余" w:date="2021-04-12T10:04:00Z">
              <w:tcPr>
                <w:tcW w:w="1" w:type="pct"/>
                <w:gridSpan w:val="7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DC49DE7" w14:textId="3E5751D7" w:rsidR="005A6C2F" w:rsidRPr="008F20B5" w:rsidRDefault="005A6C2F">
            <w:pPr>
              <w:widowControl/>
              <w:jc w:val="center"/>
              <w:rPr>
                <w:ins w:id="13865" w:author="家興 余" w:date="2021-01-22T09:23:00Z"/>
                <w:rFonts w:ascii="標楷體" w:eastAsia="標楷體" w:hAnsi="標楷體"/>
              </w:rPr>
              <w:pPrChange w:id="13866" w:author="家興 余" w:date="2021-01-22T09:24:00Z">
                <w:pPr>
                  <w:widowControl/>
                </w:pPr>
              </w:pPrChange>
            </w:pPr>
            <w:ins w:id="13867" w:author="家興 余" w:date="2021-01-22T09:28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181" w:type="pct"/>
            <w:gridSpan w:val="2"/>
            <w:tcPrChange w:id="13868" w:author="家興 余" w:date="2021-04-12T10:04:00Z">
              <w:tcPr>
                <w:tcW w:w="177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2187514" w14:textId="160F8DEE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 xml:space="preserve">01: 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客</w:t>
            </w:r>
            <w:r w:rsidRPr="008F20B5">
              <w:rPr>
                <w:rFonts w:ascii="標楷體" w:eastAsia="標楷體" w:hAnsi="標楷體" w:hint="eastAsia"/>
              </w:rPr>
              <w:t>戶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申</w:t>
            </w:r>
            <w:r w:rsidRPr="008F20B5">
              <w:rPr>
                <w:rFonts w:ascii="標楷體" w:eastAsia="標楷體" w:hAnsi="標楷體" w:hint="eastAsia"/>
              </w:rPr>
              <w:t>請</w:t>
            </w:r>
          </w:p>
        </w:tc>
      </w:tr>
      <w:tr w:rsidR="005A6C2F" w:rsidRPr="008F20B5" w14:paraId="571511A4" w14:textId="77777777" w:rsidTr="005A6C2F">
        <w:trPr>
          <w:trHeight w:val="413"/>
          <w:trPrChange w:id="13869" w:author="家興 余" w:date="2021-04-12T10:04:00Z">
            <w:trPr>
              <w:gridBefore w:val="10"/>
              <w:trHeight w:val="413"/>
            </w:trPr>
          </w:trPrChange>
        </w:trPr>
        <w:tc>
          <w:tcPr>
            <w:tcW w:w="240" w:type="pct"/>
            <w:tcPrChange w:id="13870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9BA22AD" w14:textId="45C00CA3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12</w:t>
            </w:r>
          </w:p>
        </w:tc>
        <w:tc>
          <w:tcPr>
            <w:tcW w:w="979" w:type="pct"/>
            <w:noWrap/>
            <w:tcPrChange w:id="13871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4D12E52" w14:textId="7EF776B4" w:rsidR="005A6C2F" w:rsidRPr="004A1C2C" w:rsidRDefault="005A6C2F" w:rsidP="005A6C2F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  <w:kern w:val="0"/>
              </w:rPr>
              <w:t>RelationCode</w:t>
            </w:r>
          </w:p>
        </w:tc>
        <w:tc>
          <w:tcPr>
            <w:tcW w:w="1869" w:type="pct"/>
            <w:noWrap/>
            <w:tcPrChange w:id="13872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7EAFA26" w14:textId="77777777" w:rsidR="005A6C2F" w:rsidRPr="004A1C2C" w:rsidRDefault="005A6C2F" w:rsidP="005A6C2F">
            <w:pPr>
              <w:widowControl/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與借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款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人關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係</w:t>
            </w:r>
          </w:p>
        </w:tc>
        <w:tc>
          <w:tcPr>
            <w:tcW w:w="229" w:type="pct"/>
            <w:noWrap/>
            <w:tcPrChange w:id="13873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C8B4F1C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  <w:tcPrChange w:id="13874" w:author="家興 余" w:date="2021-04-12T10:04:00Z">
              <w:tcPr>
                <w:tcW w:w="273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766ADB3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21" w:type="pct"/>
            <w:tcPrChange w:id="13875" w:author="家興 余" w:date="2021-04-12T10:04:00Z">
              <w:tcPr>
                <w:tcW w:w="1" w:type="pct"/>
                <w:gridSpan w:val="7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542B739" w14:textId="7358315F" w:rsidR="005A6C2F" w:rsidRPr="008F20B5" w:rsidRDefault="005A6C2F">
            <w:pPr>
              <w:jc w:val="center"/>
              <w:rPr>
                <w:ins w:id="13876" w:author="家興 余" w:date="2021-01-22T09:23:00Z"/>
                <w:rFonts w:ascii="標楷體" w:eastAsia="標楷體" w:hAnsi="標楷體"/>
              </w:rPr>
              <w:pPrChange w:id="13877" w:author="家興 余" w:date="2021-01-22T09:24:00Z">
                <w:pPr/>
              </w:pPrChange>
            </w:pPr>
            <w:ins w:id="13878" w:author="家興 余" w:date="2021-01-22T09:28:00Z">
              <w:r>
                <w:rPr>
                  <w:rFonts w:ascii="標楷體" w:eastAsia="標楷體" w:hAnsi="標楷體" w:hint="eastAsia"/>
                </w:rPr>
                <w:t>O</w:t>
              </w:r>
            </w:ins>
          </w:p>
        </w:tc>
        <w:tc>
          <w:tcPr>
            <w:tcW w:w="1181" w:type="pct"/>
            <w:gridSpan w:val="2"/>
            <w:tcPrChange w:id="13879" w:author="家興 余" w:date="2021-04-12T10:04:00Z">
              <w:tcPr>
                <w:tcW w:w="177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922A5A3" w14:textId="2AEA9AD5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電話種類</w:t>
            </w:r>
            <w:r w:rsidRPr="008F20B5">
              <w:rPr>
                <w:rFonts w:ascii="標楷體" w:eastAsia="標楷體" w:hAnsi="標楷體"/>
              </w:rPr>
              <w:t>06: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催收聯</w:t>
            </w:r>
            <w:r w:rsidRPr="008F20B5">
              <w:rPr>
                <w:rFonts w:ascii="標楷體" w:eastAsia="標楷體" w:hAnsi="標楷體" w:hint="eastAsia"/>
              </w:rPr>
              <w:t>絡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或</w:t>
            </w:r>
          </w:p>
          <w:p w14:paraId="01393091" w14:textId="77777777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09:其他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時</w:t>
            </w:r>
            <w:r w:rsidRPr="008F20B5">
              <w:rPr>
                <w:rFonts w:ascii="標楷體" w:eastAsia="標楷體" w:hAnsi="標楷體" w:hint="eastAsia"/>
              </w:rPr>
              <w:t>必須輸入；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其</w:t>
            </w:r>
            <w:r w:rsidRPr="008F20B5">
              <w:rPr>
                <w:rFonts w:ascii="標楷體" w:eastAsia="標楷體" w:hAnsi="標楷體" w:hint="eastAsia"/>
              </w:rPr>
              <w:t>他電話種類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不</w:t>
            </w:r>
            <w:r w:rsidRPr="008F20B5">
              <w:rPr>
                <w:rFonts w:ascii="標楷體" w:eastAsia="標楷體" w:hAnsi="標楷體" w:hint="eastAsia"/>
              </w:rPr>
              <w:t>輸入。</w:t>
            </w:r>
          </w:p>
          <w:p w14:paraId="0A08CFB2" w14:textId="7691E693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00: </w:t>
            </w:r>
            <w:r w:rsidRPr="008F20B5">
              <w:rPr>
                <w:rFonts w:ascii="標楷體" w:eastAsia="標楷體" w:hAnsi="標楷體" w:hint="eastAsia"/>
              </w:rPr>
              <w:t>本人</w:t>
            </w:r>
          </w:p>
          <w:p w14:paraId="157AE3C6" w14:textId="77777777" w:rsidR="005A6C2F" w:rsidRDefault="005A6C2F" w:rsidP="005A6C2F">
            <w:pPr>
              <w:rPr>
                <w:ins w:id="13880" w:author="家興 余" w:date="2021-03-17T18:40:00Z"/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01: </w:t>
            </w:r>
            <w:r w:rsidRPr="008F20B5">
              <w:rPr>
                <w:rFonts w:ascii="標楷體" w:eastAsia="標楷體" w:hAnsi="標楷體" w:hint="eastAsia"/>
              </w:rPr>
              <w:t>夫</w:t>
            </w:r>
            <w:r w:rsidRPr="008F20B5">
              <w:rPr>
                <w:rFonts w:ascii="標楷體" w:eastAsia="標楷體" w:hAnsi="標楷體"/>
              </w:rPr>
              <w:t xml:space="preserve">        </w:t>
            </w:r>
          </w:p>
          <w:p w14:paraId="0F1488CE" w14:textId="197415F4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02: </w:t>
            </w:r>
            <w:r w:rsidRPr="008F20B5">
              <w:rPr>
                <w:rFonts w:ascii="標楷體" w:eastAsia="標楷體" w:hAnsi="標楷體" w:hint="eastAsia"/>
              </w:rPr>
              <w:t>妻</w:t>
            </w:r>
          </w:p>
          <w:p w14:paraId="331CC5BF" w14:textId="77777777" w:rsidR="005A6C2F" w:rsidRDefault="005A6C2F" w:rsidP="005A6C2F">
            <w:pPr>
              <w:rPr>
                <w:ins w:id="13881" w:author="家興 余" w:date="2021-03-17T18:40:00Z"/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03: </w:t>
            </w:r>
            <w:r w:rsidRPr="008F20B5">
              <w:rPr>
                <w:rFonts w:ascii="標楷體" w:eastAsia="標楷體" w:hAnsi="標楷體" w:hint="eastAsia"/>
              </w:rPr>
              <w:t>父</w:t>
            </w:r>
            <w:r w:rsidRPr="008F20B5">
              <w:rPr>
                <w:rFonts w:ascii="標楷體" w:eastAsia="標楷體" w:hAnsi="標楷體"/>
              </w:rPr>
              <w:t xml:space="preserve">        </w:t>
            </w:r>
          </w:p>
          <w:p w14:paraId="21D0FB1A" w14:textId="3D1D9653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04: </w:t>
            </w:r>
            <w:r w:rsidRPr="008F20B5">
              <w:rPr>
                <w:rFonts w:ascii="標楷體" w:eastAsia="標楷體" w:hAnsi="標楷體" w:hint="eastAsia"/>
              </w:rPr>
              <w:t>母</w:t>
            </w:r>
          </w:p>
          <w:p w14:paraId="77459BFD" w14:textId="77777777" w:rsidR="005A6C2F" w:rsidRDefault="005A6C2F" w:rsidP="005A6C2F">
            <w:pPr>
              <w:rPr>
                <w:ins w:id="13882" w:author="家興 余" w:date="2021-03-17T18:40:00Z"/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05: </w:t>
            </w:r>
            <w:r w:rsidRPr="008F20B5">
              <w:rPr>
                <w:rFonts w:ascii="標楷體" w:eastAsia="標楷體" w:hAnsi="標楷體" w:hint="eastAsia"/>
              </w:rPr>
              <w:t>子</w:t>
            </w:r>
            <w:r w:rsidRPr="008F20B5">
              <w:rPr>
                <w:rFonts w:ascii="標楷體" w:eastAsia="標楷體" w:hAnsi="標楷體"/>
              </w:rPr>
              <w:t xml:space="preserve">        </w:t>
            </w:r>
          </w:p>
          <w:p w14:paraId="693DCF60" w14:textId="6C4A3E51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06: </w:t>
            </w:r>
            <w:r w:rsidRPr="008F20B5">
              <w:rPr>
                <w:rFonts w:ascii="標楷體" w:eastAsia="標楷體" w:hAnsi="標楷體" w:hint="eastAsia"/>
              </w:rPr>
              <w:t>女</w:t>
            </w:r>
          </w:p>
          <w:p w14:paraId="7F318537" w14:textId="77777777" w:rsidR="005A6C2F" w:rsidRDefault="005A6C2F" w:rsidP="005A6C2F">
            <w:pPr>
              <w:rPr>
                <w:ins w:id="13883" w:author="家興 余" w:date="2021-03-17T18:41:00Z"/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07: 兄        </w:t>
            </w:r>
          </w:p>
          <w:p w14:paraId="03497D8B" w14:textId="168B75C3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08: </w:t>
            </w:r>
            <w:r w:rsidRPr="008F20B5">
              <w:rPr>
                <w:rFonts w:ascii="標楷體" w:eastAsia="標楷體" w:hAnsi="標楷體" w:hint="eastAsia"/>
              </w:rPr>
              <w:t>弟</w:t>
            </w:r>
          </w:p>
          <w:p w14:paraId="0E167546" w14:textId="77777777" w:rsidR="005A6C2F" w:rsidRDefault="005A6C2F" w:rsidP="005A6C2F">
            <w:pPr>
              <w:rPr>
                <w:ins w:id="13884" w:author="家興 余" w:date="2021-03-17T18:41:00Z"/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09: </w:t>
            </w:r>
            <w:r w:rsidRPr="008F20B5">
              <w:rPr>
                <w:rFonts w:ascii="標楷體" w:eastAsia="標楷體" w:hAnsi="標楷體" w:hint="eastAsia"/>
              </w:rPr>
              <w:t>姊</w:t>
            </w:r>
            <w:r w:rsidRPr="008F20B5">
              <w:rPr>
                <w:rFonts w:ascii="標楷體" w:eastAsia="標楷體" w:hAnsi="標楷體"/>
              </w:rPr>
              <w:t xml:space="preserve">        </w:t>
            </w:r>
          </w:p>
          <w:p w14:paraId="3561E941" w14:textId="44CD2BCF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10: 妹</w:t>
            </w:r>
          </w:p>
          <w:p w14:paraId="1BF569CA" w14:textId="77777777" w:rsidR="005A6C2F" w:rsidRDefault="005A6C2F" w:rsidP="005A6C2F">
            <w:pPr>
              <w:rPr>
                <w:ins w:id="13885" w:author="家興 余" w:date="2021-03-17T18:41:00Z"/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lastRenderedPageBreak/>
              <w:t xml:space="preserve">11: </w:t>
            </w:r>
            <w:r w:rsidRPr="008F20B5">
              <w:rPr>
                <w:rFonts w:ascii="標楷體" w:eastAsia="標楷體" w:hAnsi="標楷體" w:hint="eastAsia"/>
              </w:rPr>
              <w:t>姪子</w:t>
            </w:r>
            <w:r w:rsidRPr="008F20B5">
              <w:rPr>
                <w:rFonts w:ascii="標楷體" w:eastAsia="標楷體" w:hAnsi="標楷體"/>
              </w:rPr>
              <w:t xml:space="preserve">      </w:t>
            </w:r>
          </w:p>
          <w:p w14:paraId="083E3F75" w14:textId="40AF30F1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99: </w:t>
            </w:r>
            <w:r w:rsidRPr="008F20B5">
              <w:rPr>
                <w:rFonts w:ascii="標楷體" w:eastAsia="標楷體" w:hAnsi="標楷體" w:hint="eastAsia"/>
              </w:rPr>
              <w:t>其他</w:t>
            </w:r>
          </w:p>
        </w:tc>
      </w:tr>
      <w:tr w:rsidR="005A6C2F" w:rsidRPr="008F20B5" w14:paraId="3FDFCC39" w14:textId="77777777" w:rsidTr="005A6C2F">
        <w:trPr>
          <w:trHeight w:val="413"/>
          <w:trPrChange w:id="13886" w:author="家興 余" w:date="2021-04-12T10:04:00Z">
            <w:trPr>
              <w:gridBefore w:val="10"/>
              <w:trHeight w:val="413"/>
            </w:trPr>
          </w:trPrChange>
        </w:trPr>
        <w:tc>
          <w:tcPr>
            <w:tcW w:w="240" w:type="pct"/>
            <w:tcPrChange w:id="13887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E52ABE0" w14:textId="56479A19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>13</w:t>
            </w:r>
          </w:p>
        </w:tc>
        <w:tc>
          <w:tcPr>
            <w:tcW w:w="979" w:type="pct"/>
            <w:noWrap/>
            <w:tcPrChange w:id="13888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4988E69" w14:textId="13EFA54C" w:rsidR="005A6C2F" w:rsidRPr="004A1C2C" w:rsidRDefault="005A6C2F" w:rsidP="005A6C2F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  <w:kern w:val="0"/>
              </w:rPr>
              <w:t>LiaisonName</w:t>
            </w:r>
          </w:p>
        </w:tc>
        <w:tc>
          <w:tcPr>
            <w:tcW w:w="1869" w:type="pct"/>
            <w:noWrap/>
            <w:tcPrChange w:id="13889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B9C2A6A" w14:textId="77777777" w:rsidR="005A6C2F" w:rsidRPr="004A1C2C" w:rsidRDefault="005A6C2F" w:rsidP="005A6C2F">
            <w:pPr>
              <w:widowControl/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聯絡人姓名</w:t>
            </w:r>
          </w:p>
        </w:tc>
        <w:tc>
          <w:tcPr>
            <w:tcW w:w="229" w:type="pct"/>
            <w:noWrap/>
            <w:tcPrChange w:id="13890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113D6F0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  <w:tcPrChange w:id="13891" w:author="家興 余" w:date="2021-04-12T10:04:00Z">
              <w:tcPr>
                <w:tcW w:w="273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1297207" w14:textId="6BA523E2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100</w:t>
            </w:r>
          </w:p>
        </w:tc>
        <w:tc>
          <w:tcPr>
            <w:tcW w:w="221" w:type="pct"/>
            <w:tcPrChange w:id="13892" w:author="家興 余" w:date="2021-04-12T10:04:00Z">
              <w:tcPr>
                <w:tcW w:w="1" w:type="pct"/>
                <w:gridSpan w:val="7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342BFD9" w14:textId="67AFA0AD" w:rsidR="005A6C2F" w:rsidRPr="008F20B5" w:rsidRDefault="005A6C2F">
            <w:pPr>
              <w:jc w:val="center"/>
              <w:rPr>
                <w:ins w:id="13893" w:author="家興 余" w:date="2021-01-22T09:23:00Z"/>
                <w:rFonts w:ascii="標楷體" w:eastAsia="標楷體" w:hAnsi="標楷體"/>
              </w:rPr>
              <w:pPrChange w:id="13894" w:author="家興 余" w:date="2021-01-22T09:24:00Z">
                <w:pPr/>
              </w:pPrChange>
            </w:pPr>
            <w:ins w:id="13895" w:author="家興 余" w:date="2021-01-22T09:28:00Z">
              <w:r>
                <w:rPr>
                  <w:rFonts w:ascii="標楷體" w:eastAsia="標楷體" w:hAnsi="標楷體" w:hint="eastAsia"/>
                </w:rPr>
                <w:t>O</w:t>
              </w:r>
            </w:ins>
          </w:p>
        </w:tc>
        <w:tc>
          <w:tcPr>
            <w:tcW w:w="1181" w:type="pct"/>
            <w:gridSpan w:val="2"/>
            <w:tcPrChange w:id="13896" w:author="家興 余" w:date="2021-04-12T10:04:00Z">
              <w:tcPr>
                <w:tcW w:w="177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E086343" w14:textId="6B7BB103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[電話種類]06: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催收聯</w:t>
            </w:r>
            <w:r w:rsidRPr="008F20B5">
              <w:rPr>
                <w:rFonts w:ascii="標楷體" w:eastAsia="標楷體" w:hAnsi="標楷體" w:hint="eastAsia"/>
              </w:rPr>
              <w:t>絡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或</w:t>
            </w:r>
          </w:p>
          <w:p w14:paraId="02D4FC4D" w14:textId="77777777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09:其他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時而且</w:t>
            </w:r>
            <w:r w:rsidRPr="008F20B5">
              <w:rPr>
                <w:rFonts w:ascii="標楷體" w:eastAsia="標楷體" w:hAnsi="標楷體"/>
                <w:lang w:eastAsia="zh-HK"/>
              </w:rPr>
              <w:t>[與借</w:t>
            </w:r>
            <w:r w:rsidRPr="008F20B5">
              <w:rPr>
                <w:rFonts w:ascii="標楷體" w:eastAsia="標楷體" w:hAnsi="標楷體" w:hint="eastAsia"/>
              </w:rPr>
              <w:t>款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人關</w:t>
            </w:r>
            <w:r w:rsidRPr="008F20B5">
              <w:rPr>
                <w:rFonts w:ascii="標楷體" w:eastAsia="標楷體" w:hAnsi="標楷體" w:hint="eastAsia"/>
              </w:rPr>
              <w:t>係</w:t>
            </w:r>
            <w:r w:rsidRPr="008F20B5">
              <w:rPr>
                <w:rFonts w:ascii="標楷體" w:eastAsia="標楷體" w:hAnsi="標楷體"/>
              </w:rPr>
              <w:t>]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非</w:t>
            </w:r>
            <w:r w:rsidRPr="008F20B5">
              <w:rPr>
                <w:rFonts w:ascii="標楷體" w:eastAsia="標楷體" w:hAnsi="標楷體" w:hint="eastAsia"/>
              </w:rPr>
              <w:t>本人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時</w:t>
            </w:r>
            <w:r w:rsidRPr="008F20B5">
              <w:rPr>
                <w:rFonts w:ascii="標楷體" w:eastAsia="標楷體" w:hAnsi="標楷體" w:hint="eastAsia"/>
              </w:rPr>
              <w:t>必須輸入</w:t>
            </w:r>
          </w:p>
        </w:tc>
      </w:tr>
      <w:tr w:rsidR="005A6C2F" w:rsidRPr="008F20B5" w14:paraId="76DC6B45" w14:textId="77777777" w:rsidTr="005A6C2F">
        <w:trPr>
          <w:trHeight w:val="413"/>
          <w:trPrChange w:id="13897" w:author="家興 余" w:date="2021-04-12T10:04:00Z">
            <w:trPr>
              <w:gridBefore w:val="10"/>
              <w:trHeight w:val="413"/>
            </w:trPr>
          </w:trPrChange>
        </w:trPr>
        <w:tc>
          <w:tcPr>
            <w:tcW w:w="240" w:type="pct"/>
            <w:tcPrChange w:id="13898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7AA6DAC" w14:textId="395E75AF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979" w:type="pct"/>
            <w:noWrap/>
            <w:tcPrChange w:id="13899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03E0420" w14:textId="77D599A8" w:rsidR="005A6C2F" w:rsidRPr="004A1C2C" w:rsidRDefault="005A6C2F" w:rsidP="005A6C2F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  <w:kern w:val="0"/>
              </w:rPr>
              <w:t>Rmk</w:t>
            </w:r>
          </w:p>
        </w:tc>
        <w:tc>
          <w:tcPr>
            <w:tcW w:w="1869" w:type="pct"/>
            <w:noWrap/>
            <w:tcPrChange w:id="13900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63112A5" w14:textId="77777777" w:rsidR="005A6C2F" w:rsidRPr="004A1C2C" w:rsidRDefault="005A6C2F" w:rsidP="005A6C2F">
            <w:pPr>
              <w:widowControl/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備註</w:t>
            </w:r>
          </w:p>
        </w:tc>
        <w:tc>
          <w:tcPr>
            <w:tcW w:w="229" w:type="pct"/>
            <w:noWrap/>
            <w:tcPrChange w:id="13901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3A527AC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  <w:tcPrChange w:id="13902" w:author="家興 余" w:date="2021-04-12T10:04:00Z">
              <w:tcPr>
                <w:tcW w:w="273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1EFC241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40</w:t>
            </w:r>
          </w:p>
        </w:tc>
        <w:tc>
          <w:tcPr>
            <w:tcW w:w="221" w:type="pct"/>
            <w:tcPrChange w:id="13903" w:author="家興 余" w:date="2021-04-12T10:04:00Z">
              <w:tcPr>
                <w:tcW w:w="1" w:type="pct"/>
                <w:gridSpan w:val="7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6864B4B" w14:textId="77777777" w:rsidR="005A6C2F" w:rsidRPr="008F20B5" w:rsidRDefault="005A6C2F">
            <w:pPr>
              <w:jc w:val="center"/>
              <w:rPr>
                <w:ins w:id="13904" w:author="家興 余" w:date="2021-01-22T09:23:00Z"/>
                <w:rFonts w:ascii="標楷體" w:eastAsia="標楷體" w:hAnsi="標楷體"/>
              </w:rPr>
              <w:pPrChange w:id="13905" w:author="家興 余" w:date="2021-01-22T09:24:00Z">
                <w:pPr/>
              </w:pPrChange>
            </w:pPr>
          </w:p>
        </w:tc>
        <w:tc>
          <w:tcPr>
            <w:tcW w:w="1181" w:type="pct"/>
            <w:gridSpan w:val="2"/>
            <w:tcPrChange w:id="13906" w:author="家興 余" w:date="2021-04-12T10:04:00Z">
              <w:tcPr>
                <w:tcW w:w="177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5FC3079" w14:textId="32C68FC5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可不輸入</w:t>
            </w:r>
          </w:p>
        </w:tc>
      </w:tr>
      <w:tr w:rsidR="005A6C2F" w:rsidRPr="008F20B5" w14:paraId="3B04A1DB" w14:textId="77777777" w:rsidTr="005A6C2F">
        <w:trPr>
          <w:trHeight w:val="413"/>
          <w:trPrChange w:id="13907" w:author="家興 余" w:date="2021-04-12T10:04:00Z">
            <w:trPr>
              <w:gridBefore w:val="10"/>
              <w:trHeight w:val="413"/>
            </w:trPr>
          </w:trPrChange>
        </w:trPr>
        <w:tc>
          <w:tcPr>
            <w:tcW w:w="240" w:type="pct"/>
            <w:tcPrChange w:id="13908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E35DEC0" w14:textId="5874AF20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15</w:t>
            </w:r>
          </w:p>
        </w:tc>
        <w:tc>
          <w:tcPr>
            <w:tcW w:w="979" w:type="pct"/>
            <w:noWrap/>
            <w:tcPrChange w:id="13909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3AF3508" w14:textId="0F6F4A73" w:rsidR="005A6C2F" w:rsidRPr="004A1C2C" w:rsidRDefault="005A6C2F" w:rsidP="005A6C2F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  <w:kern w:val="0"/>
              </w:rPr>
              <w:t>Enable</w:t>
            </w:r>
          </w:p>
        </w:tc>
        <w:tc>
          <w:tcPr>
            <w:tcW w:w="1869" w:type="pct"/>
            <w:noWrap/>
            <w:tcPrChange w:id="13910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392401C" w14:textId="77777777" w:rsidR="005A6C2F" w:rsidRPr="004A1C2C" w:rsidRDefault="005A6C2F" w:rsidP="005A6C2F">
            <w:pPr>
              <w:widowControl/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啟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用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記號</w:t>
            </w:r>
          </w:p>
        </w:tc>
        <w:tc>
          <w:tcPr>
            <w:tcW w:w="229" w:type="pct"/>
            <w:noWrap/>
            <w:tcPrChange w:id="13911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CB24198" w14:textId="3B87DFDD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  <w:tcPrChange w:id="13912" w:author="家興 余" w:date="2021-04-12T10:04:00Z">
              <w:tcPr>
                <w:tcW w:w="273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D8B52BD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21" w:type="pct"/>
            <w:tcPrChange w:id="13913" w:author="家興 余" w:date="2021-04-12T10:04:00Z">
              <w:tcPr>
                <w:tcW w:w="1" w:type="pct"/>
                <w:gridSpan w:val="7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B0B3537" w14:textId="1418FC4B" w:rsidR="005A6C2F" w:rsidRPr="008F20B5" w:rsidRDefault="005A6C2F">
            <w:pPr>
              <w:jc w:val="center"/>
              <w:rPr>
                <w:ins w:id="13914" w:author="家興 余" w:date="2021-01-22T09:23:00Z"/>
                <w:rFonts w:ascii="標楷體" w:eastAsia="標楷體" w:hAnsi="標楷體"/>
              </w:rPr>
              <w:pPrChange w:id="13915" w:author="家興 余" w:date="2021-01-22T09:24:00Z">
                <w:pPr/>
              </w:pPrChange>
            </w:pPr>
            <w:ins w:id="13916" w:author="家興 余" w:date="2021-01-22T09:28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181" w:type="pct"/>
            <w:gridSpan w:val="2"/>
            <w:tcPrChange w:id="13917" w:author="家興 余" w:date="2021-04-12T10:04:00Z">
              <w:tcPr>
                <w:tcW w:w="177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A0F57E4" w14:textId="690334BD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Y: </w:t>
            </w:r>
            <w:r w:rsidRPr="008F20B5">
              <w:rPr>
                <w:rFonts w:ascii="標楷體" w:eastAsia="標楷體" w:hAnsi="標楷體" w:hint="eastAsia"/>
              </w:rPr>
              <w:t>啟用</w:t>
            </w:r>
          </w:p>
          <w:p w14:paraId="71148379" w14:textId="5C181EBE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N: </w:t>
            </w:r>
            <w:r w:rsidRPr="008F20B5">
              <w:rPr>
                <w:rFonts w:ascii="標楷體" w:eastAsia="標楷體" w:hAnsi="標楷體" w:hint="eastAsia"/>
              </w:rPr>
              <w:t>停用</w:t>
            </w:r>
          </w:p>
        </w:tc>
      </w:tr>
      <w:tr w:rsidR="005A6C2F" w:rsidRPr="008F20B5" w14:paraId="45A3A416" w14:textId="77777777" w:rsidTr="005A6C2F">
        <w:trPr>
          <w:trHeight w:val="413"/>
          <w:trPrChange w:id="13918" w:author="家興 余" w:date="2021-04-12T10:04:00Z">
            <w:trPr>
              <w:gridBefore w:val="10"/>
              <w:trHeight w:val="413"/>
            </w:trPr>
          </w:trPrChange>
        </w:trPr>
        <w:tc>
          <w:tcPr>
            <w:tcW w:w="240" w:type="pct"/>
            <w:tcPrChange w:id="13919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BC233CA" w14:textId="246040E2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16</w:t>
            </w:r>
          </w:p>
        </w:tc>
        <w:tc>
          <w:tcPr>
            <w:tcW w:w="979" w:type="pct"/>
            <w:noWrap/>
            <w:tcPrChange w:id="13920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4498F12" w14:textId="1BA5DA1F" w:rsidR="005A6C2F" w:rsidRPr="004A1C2C" w:rsidRDefault="005A6C2F" w:rsidP="005A6C2F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  <w:kern w:val="0"/>
              </w:rPr>
              <w:t>StopReason</w:t>
            </w:r>
          </w:p>
        </w:tc>
        <w:tc>
          <w:tcPr>
            <w:tcW w:w="1869" w:type="pct"/>
            <w:noWrap/>
            <w:tcPrChange w:id="13921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5027257" w14:textId="77777777" w:rsidR="005A6C2F" w:rsidRPr="004A1C2C" w:rsidRDefault="005A6C2F" w:rsidP="005A6C2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停用原因</w:t>
            </w:r>
          </w:p>
        </w:tc>
        <w:tc>
          <w:tcPr>
            <w:tcW w:w="229" w:type="pct"/>
            <w:noWrap/>
            <w:tcPrChange w:id="13922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9E9546A" w14:textId="77777777" w:rsidR="005A6C2F" w:rsidRPr="004A1C2C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80" w:type="pct"/>
            <w:noWrap/>
            <w:tcPrChange w:id="13923" w:author="家興 余" w:date="2021-04-12T10:04:00Z">
              <w:tcPr>
                <w:tcW w:w="273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758340F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40</w:t>
            </w:r>
          </w:p>
        </w:tc>
        <w:tc>
          <w:tcPr>
            <w:tcW w:w="221" w:type="pct"/>
            <w:tcPrChange w:id="13924" w:author="家興 余" w:date="2021-04-12T10:04:00Z">
              <w:tcPr>
                <w:tcW w:w="1" w:type="pct"/>
                <w:gridSpan w:val="7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EF9AFCD" w14:textId="5C5EE8EB" w:rsidR="005A6C2F" w:rsidRPr="004A1C2C" w:rsidRDefault="005A6C2F">
            <w:pPr>
              <w:jc w:val="center"/>
              <w:rPr>
                <w:ins w:id="13925" w:author="家興 余" w:date="2021-01-22T09:23:00Z"/>
                <w:rFonts w:ascii="標楷體" w:eastAsia="標楷體" w:hAnsi="標楷體" w:cs="新細明體"/>
                <w:color w:val="000000"/>
                <w:kern w:val="0"/>
              </w:rPr>
              <w:pPrChange w:id="13926" w:author="家興 余" w:date="2021-01-22T09:24:00Z">
                <w:pPr/>
              </w:pPrChange>
            </w:pPr>
            <w:ins w:id="13927" w:author="家興 余" w:date="2021-01-22T09:2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81" w:type="pct"/>
            <w:gridSpan w:val="2"/>
            <w:tcPrChange w:id="13928" w:author="家興 余" w:date="2021-04-12T10:04:00Z">
              <w:tcPr>
                <w:tcW w:w="177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DD1FD37" w14:textId="380550CE" w:rsidR="005A6C2F" w:rsidRPr="004A1C2C" w:rsidRDefault="005A6C2F" w:rsidP="005A6C2F">
            <w:pPr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啟用記號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N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: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停用時必須輸入；</w:t>
            </w:r>
          </w:p>
          <w:p w14:paraId="1BEBF1B0" w14:textId="77777777" w:rsidR="005A6C2F" w:rsidRPr="004A1C2C" w:rsidRDefault="005A6C2F" w:rsidP="005A6C2F">
            <w:pPr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其他啟用記號不輸入。</w:t>
            </w:r>
          </w:p>
        </w:tc>
      </w:tr>
      <w:tr w:rsidR="005A6C2F" w:rsidRPr="008F20B5" w14:paraId="223CA9CD" w14:textId="77777777" w:rsidTr="005A6C2F">
        <w:trPr>
          <w:trHeight w:val="413"/>
          <w:trPrChange w:id="13929" w:author="家興 余" w:date="2021-04-12T10:04:00Z">
            <w:trPr>
              <w:gridBefore w:val="10"/>
              <w:trHeight w:val="413"/>
            </w:trPr>
          </w:trPrChange>
        </w:trPr>
        <w:tc>
          <w:tcPr>
            <w:tcW w:w="240" w:type="pct"/>
            <w:tcPrChange w:id="13930" w:author="家興 余" w:date="2021-04-12T10:04:00Z">
              <w:tcPr>
                <w:tcW w:w="273" w:type="pct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48E6A56" w14:textId="2390A7C2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17</w:t>
            </w:r>
          </w:p>
        </w:tc>
        <w:tc>
          <w:tcPr>
            <w:tcW w:w="979" w:type="pct"/>
            <w:noWrap/>
            <w:tcPrChange w:id="13931" w:author="家興 余" w:date="2021-04-12T10:04:00Z">
              <w:tcPr>
                <w:tcW w:w="1496" w:type="pct"/>
                <w:gridSpan w:val="3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6924ED0" w14:textId="275CD3BD" w:rsidR="005A6C2F" w:rsidRPr="004A1C2C" w:rsidRDefault="005A6C2F" w:rsidP="005A6C2F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  <w:kern w:val="0"/>
              </w:rPr>
              <w:t>TelNoUKey</w:t>
            </w:r>
          </w:p>
        </w:tc>
        <w:tc>
          <w:tcPr>
            <w:tcW w:w="1869" w:type="pct"/>
            <w:noWrap/>
            <w:tcPrChange w:id="13932" w:author="家興 余" w:date="2021-04-12T10:04:00Z">
              <w:tcPr>
                <w:tcW w:w="778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5E67F24" w14:textId="649BA167" w:rsidR="005A6C2F" w:rsidRPr="004A1C2C" w:rsidRDefault="005A6C2F" w:rsidP="005A6C2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客戶識別碼</w:t>
            </w:r>
          </w:p>
        </w:tc>
        <w:tc>
          <w:tcPr>
            <w:tcW w:w="229" w:type="pct"/>
            <w:noWrap/>
            <w:tcPrChange w:id="13933" w:author="家興 余" w:date="2021-04-12T10:04:00Z">
              <w:tcPr>
                <w:tcW w:w="400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6A87266" w14:textId="62CBD1D2" w:rsidR="005A6C2F" w:rsidRPr="004A1C2C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80" w:type="pct"/>
            <w:noWrap/>
            <w:tcPrChange w:id="13934" w:author="家興 余" w:date="2021-04-12T10:04:00Z">
              <w:tcPr>
                <w:tcW w:w="273" w:type="pct"/>
                <w:gridSpan w:val="3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739A998" w14:textId="0EA16453" w:rsidR="005A6C2F" w:rsidRPr="004A1C2C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32</w:t>
            </w:r>
          </w:p>
        </w:tc>
        <w:tc>
          <w:tcPr>
            <w:tcW w:w="221" w:type="pct"/>
            <w:tcPrChange w:id="13935" w:author="家興 余" w:date="2021-04-12T10:04:00Z">
              <w:tcPr>
                <w:tcW w:w="1" w:type="pct"/>
                <w:gridSpan w:val="7"/>
                <w:tcBorders>
                  <w:top w:val="single" w:sz="4" w:space="0" w:color="auto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7DC8201" w14:textId="77777777" w:rsidR="005A6C2F" w:rsidRPr="008F20B5" w:rsidRDefault="005A6C2F">
            <w:pPr>
              <w:jc w:val="center"/>
              <w:rPr>
                <w:ins w:id="13936" w:author="家興 余" w:date="2021-01-22T09:23:00Z"/>
                <w:rFonts w:ascii="標楷體" w:eastAsia="標楷體" w:hAnsi="標楷體" w:cs="新細明體"/>
                <w:color w:val="000000"/>
                <w:kern w:val="0"/>
              </w:rPr>
              <w:pPrChange w:id="13937" w:author="家興 余" w:date="2021-01-22T09:24:00Z">
                <w:pPr/>
              </w:pPrChange>
            </w:pPr>
          </w:p>
        </w:tc>
        <w:tc>
          <w:tcPr>
            <w:tcW w:w="1181" w:type="pct"/>
            <w:gridSpan w:val="2"/>
            <w:tcPrChange w:id="13938" w:author="家興 余" w:date="2021-04-12T10:04:00Z">
              <w:tcPr>
                <w:tcW w:w="1779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A2BED56" w14:textId="0BDA1176" w:rsidR="005A6C2F" w:rsidRPr="004A1C2C" w:rsidRDefault="005A6C2F" w:rsidP="005A6C2F">
            <w:pPr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新增時放空白</w:t>
            </w:r>
          </w:p>
        </w:tc>
      </w:tr>
    </w:tbl>
    <w:p w14:paraId="6843EFCB" w14:textId="77777777" w:rsidR="00C766BC" w:rsidRPr="008F20B5" w:rsidRDefault="00C766BC">
      <w:pPr>
        <w:widowControl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br w:type="page"/>
      </w:r>
    </w:p>
    <w:p w14:paraId="2D4C06BF" w14:textId="77777777" w:rsidR="009B7240" w:rsidRPr="008F20B5" w:rsidRDefault="009B7240" w:rsidP="00BB1296">
      <w:pPr>
        <w:ind w:leftChars="500" w:left="1200"/>
        <w:rPr>
          <w:rFonts w:ascii="標楷體" w:eastAsia="標楷體" w:hAnsi="標楷體"/>
        </w:rPr>
      </w:pPr>
    </w:p>
    <w:p w14:paraId="0D83E73F" w14:textId="77777777" w:rsidR="00626E43" w:rsidRPr="008F20B5" w:rsidRDefault="00626E43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</w:rPr>
        <w:pPrChange w:id="13939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13940" w:name="_L2250保證人資料登錄"/>
      <w:bookmarkEnd w:id="13940"/>
      <w:r w:rsidRPr="008F20B5">
        <w:rPr>
          <w:rFonts w:ascii="標楷體" w:hAnsi="標楷體"/>
          <w:b/>
          <w:szCs w:val="32"/>
        </w:rPr>
        <w:t>L2250</w:t>
      </w:r>
      <w:r w:rsidRPr="008F20B5">
        <w:rPr>
          <w:rFonts w:ascii="標楷體" w:hAnsi="標楷體" w:hint="eastAsia"/>
        </w:rPr>
        <w:t>保證人資料登錄</w:t>
      </w:r>
    </w:p>
    <w:p w14:paraId="184B271F" w14:textId="77777777" w:rsidR="00626E43" w:rsidRPr="004A1C2C" w:rsidRDefault="00626E43" w:rsidP="00626E43">
      <w:pPr>
        <w:widowControl/>
        <w:rPr>
          <w:rFonts w:ascii="標楷體" w:eastAsia="標楷體" w:hAnsi="標楷體"/>
        </w:rPr>
      </w:pPr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13941" w:author="家興 余" w:date="2021-01-22T10:53:00Z">
          <w:tblPr>
            <w:tblW w:w="4987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4"/>
        <w:gridCol w:w="1464"/>
        <w:gridCol w:w="3943"/>
        <w:gridCol w:w="607"/>
        <w:gridCol w:w="564"/>
        <w:gridCol w:w="564"/>
        <w:gridCol w:w="2590"/>
        <w:tblGridChange w:id="13942">
          <w:tblGrid>
            <w:gridCol w:w="481"/>
            <w:gridCol w:w="2649"/>
            <w:gridCol w:w="2530"/>
            <w:gridCol w:w="708"/>
            <w:gridCol w:w="844"/>
            <w:gridCol w:w="2955"/>
            <w:gridCol w:w="2955"/>
          </w:tblGrid>
        </w:tblGridChange>
      </w:tblGrid>
      <w:tr w:rsidR="0036077E" w:rsidRPr="008F20B5" w14:paraId="21A1B314" w14:textId="77777777" w:rsidTr="00D64561">
        <w:trPr>
          <w:trHeight w:val="350"/>
          <w:trPrChange w:id="13943" w:author="家興 余" w:date="2021-01-22T10:53:00Z">
            <w:trPr>
              <w:trHeight w:val="350"/>
            </w:trPr>
          </w:trPrChange>
        </w:trPr>
        <w:tc>
          <w:tcPr>
            <w:tcW w:w="250" w:type="pct"/>
            <w:shd w:val="clear" w:color="auto" w:fill="auto"/>
            <w:hideMark/>
            <w:tcPrChange w:id="13944" w:author="家興 余" w:date="2021-01-22T10:53:00Z">
              <w:tcPr>
                <w:tcW w:w="237" w:type="pct"/>
                <w:shd w:val="clear" w:color="auto" w:fill="auto"/>
                <w:hideMark/>
              </w:tcPr>
            </w:tcPrChange>
          </w:tcPr>
          <w:p w14:paraId="16288277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50" w:type="pct"/>
            <w:shd w:val="clear" w:color="auto" w:fill="auto"/>
            <w:hideMark/>
            <w:tcPrChange w:id="13945" w:author="家興 余" w:date="2021-01-22T10:53:00Z">
              <w:tcPr>
                <w:tcW w:w="1303" w:type="pct"/>
                <w:shd w:val="clear" w:color="auto" w:fill="auto"/>
                <w:hideMark/>
              </w:tcPr>
            </w:tcPrChange>
          </w:tcPr>
          <w:p w14:paraId="2B21DD88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750" w:type="pct"/>
            <w:shd w:val="clear" w:color="auto" w:fill="auto"/>
            <w:hideMark/>
            <w:tcPrChange w:id="13946" w:author="家興 余" w:date="2021-01-22T10:53:00Z">
              <w:tcPr>
                <w:tcW w:w="1244" w:type="pct"/>
                <w:shd w:val="clear" w:color="auto" w:fill="auto"/>
                <w:hideMark/>
              </w:tcPr>
            </w:tcPrChange>
          </w:tcPr>
          <w:p w14:paraId="4D3C7D20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0" w:type="pct"/>
            <w:shd w:val="clear" w:color="auto" w:fill="auto"/>
            <w:hideMark/>
            <w:tcPrChange w:id="13947" w:author="家興 余" w:date="2021-01-22T10:53:00Z">
              <w:tcPr>
                <w:tcW w:w="348" w:type="pct"/>
                <w:shd w:val="clear" w:color="auto" w:fill="auto"/>
                <w:hideMark/>
              </w:tcPr>
            </w:tcPrChange>
          </w:tcPr>
          <w:p w14:paraId="249922D9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50" w:type="pct"/>
            <w:shd w:val="clear" w:color="auto" w:fill="auto"/>
            <w:hideMark/>
            <w:tcPrChange w:id="13948" w:author="家興 余" w:date="2021-01-22T10:53:00Z">
              <w:tcPr>
                <w:tcW w:w="415" w:type="pct"/>
                <w:shd w:val="clear" w:color="auto" w:fill="auto"/>
                <w:hideMark/>
              </w:tcPr>
            </w:tcPrChange>
          </w:tcPr>
          <w:p w14:paraId="21DA99BA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0" w:type="pct"/>
            <w:tcPrChange w:id="13949" w:author="家興 余" w:date="2021-01-22T10:53:00Z">
              <w:tcPr>
                <w:tcW w:w="1" w:type="pct"/>
              </w:tcPr>
            </w:tcPrChange>
          </w:tcPr>
          <w:p w14:paraId="06395643" w14:textId="75FDE4CB" w:rsidR="0036077E" w:rsidRPr="008F20B5" w:rsidRDefault="0036077E">
            <w:pPr>
              <w:widowControl/>
              <w:jc w:val="center"/>
              <w:rPr>
                <w:ins w:id="13950" w:author="家興 余" w:date="2021-01-22T09:20:00Z"/>
                <w:rFonts w:ascii="標楷體" w:eastAsia="標楷體" w:hAnsi="標楷體" w:cs="新細明體"/>
                <w:color w:val="000000"/>
                <w:kern w:val="0"/>
              </w:rPr>
              <w:pPrChange w:id="13951" w:author="家興 余" w:date="2021-01-22T09:20:00Z">
                <w:pPr>
                  <w:widowControl/>
                </w:pPr>
              </w:pPrChange>
            </w:pPr>
            <w:ins w:id="13952" w:author="家興 余" w:date="2021-01-22T09:2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150" w:type="pct"/>
            <w:shd w:val="clear" w:color="auto" w:fill="auto"/>
            <w:hideMark/>
            <w:tcPrChange w:id="13953" w:author="家興 余" w:date="2021-01-22T10:53:00Z">
              <w:tcPr>
                <w:tcW w:w="1453" w:type="pct"/>
                <w:shd w:val="clear" w:color="auto" w:fill="auto"/>
                <w:hideMark/>
              </w:tcPr>
            </w:tcPrChange>
          </w:tcPr>
          <w:p w14:paraId="5A484591" w14:textId="244BAD05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36077E" w:rsidRPr="008F20B5" w14:paraId="765BC050" w14:textId="77777777" w:rsidTr="00D64561">
        <w:trPr>
          <w:trHeight w:val="340"/>
          <w:trPrChange w:id="13954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3955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535FD337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3956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1E36D3B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750" w:type="pct"/>
            <w:shd w:val="clear" w:color="auto" w:fill="auto"/>
            <w:tcPrChange w:id="13957" w:author="家興 余" w:date="2021-01-22T10:53:00Z">
              <w:tcPr>
                <w:tcW w:w="1244" w:type="pct"/>
                <w:shd w:val="clear" w:color="auto" w:fill="auto"/>
              </w:tcPr>
            </w:tcPrChange>
          </w:tcPr>
          <w:p w14:paraId="38654BE1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0" w:type="pct"/>
            <w:shd w:val="clear" w:color="auto" w:fill="auto"/>
            <w:tcPrChange w:id="13958" w:author="家興 余" w:date="2021-01-22T10:53:00Z">
              <w:tcPr>
                <w:tcW w:w="348" w:type="pct"/>
                <w:shd w:val="clear" w:color="auto" w:fill="auto"/>
              </w:tcPr>
            </w:tcPrChange>
          </w:tcPr>
          <w:p w14:paraId="211CD141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3959" w:author="家興 余" w:date="2021-01-22T10:53:00Z">
              <w:tcPr>
                <w:tcW w:w="415" w:type="pct"/>
                <w:shd w:val="clear" w:color="auto" w:fill="auto"/>
              </w:tcPr>
            </w:tcPrChange>
          </w:tcPr>
          <w:p w14:paraId="69946E45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  <w:tcPrChange w:id="13960" w:author="家興 余" w:date="2021-01-22T10:53:00Z">
              <w:tcPr>
                <w:tcW w:w="1" w:type="pct"/>
              </w:tcPr>
            </w:tcPrChange>
          </w:tcPr>
          <w:p w14:paraId="33AED638" w14:textId="4B5B97B8" w:rsidR="0036077E" w:rsidRPr="008F20B5" w:rsidRDefault="0036077E">
            <w:pPr>
              <w:widowControl/>
              <w:jc w:val="center"/>
              <w:rPr>
                <w:ins w:id="13961" w:author="家興 余" w:date="2021-01-22T09:20:00Z"/>
                <w:rFonts w:ascii="標楷體" w:eastAsia="標楷體" w:hAnsi="標楷體" w:cs="新細明體"/>
                <w:color w:val="000000"/>
                <w:kern w:val="0"/>
              </w:rPr>
              <w:pPrChange w:id="13962" w:author="家興 余" w:date="2021-01-22T09:20:00Z">
                <w:pPr>
                  <w:widowControl/>
                </w:pPr>
              </w:pPrChange>
            </w:pPr>
            <w:ins w:id="13963" w:author="家興 余" w:date="2021-01-22T09:2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13964" w:author="家興 余" w:date="2021-01-22T10:53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7E574E17" w14:textId="60AEF9B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L2250</w:t>
            </w:r>
          </w:p>
        </w:tc>
      </w:tr>
      <w:tr w:rsidR="0036077E" w:rsidRPr="008F20B5" w14:paraId="39B8BE16" w14:textId="77777777" w:rsidTr="00D64561">
        <w:trPr>
          <w:trHeight w:val="340"/>
          <w:trPrChange w:id="13965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3966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38EDB5EC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3967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1268F82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</w:p>
        </w:tc>
        <w:tc>
          <w:tcPr>
            <w:tcW w:w="1750" w:type="pct"/>
            <w:shd w:val="clear" w:color="auto" w:fill="auto"/>
            <w:tcPrChange w:id="13968" w:author="家興 余" w:date="2021-01-22T10:53:00Z">
              <w:tcPr>
                <w:tcW w:w="1244" w:type="pct"/>
                <w:shd w:val="clear" w:color="auto" w:fill="auto"/>
              </w:tcPr>
            </w:tcPrChange>
          </w:tcPr>
          <w:p w14:paraId="6003B1D9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0" w:type="pct"/>
            <w:shd w:val="clear" w:color="auto" w:fill="auto"/>
            <w:tcPrChange w:id="13969" w:author="家興 余" w:date="2021-01-22T10:53:00Z">
              <w:tcPr>
                <w:tcW w:w="348" w:type="pct"/>
                <w:shd w:val="clear" w:color="auto" w:fill="auto"/>
              </w:tcPr>
            </w:tcPrChange>
          </w:tcPr>
          <w:p w14:paraId="08CAC3F4" w14:textId="111DAA9C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3970" w:author="家興 余" w:date="2021-01-22T10:53:00Z">
              <w:tcPr>
                <w:tcW w:w="415" w:type="pct"/>
                <w:shd w:val="clear" w:color="auto" w:fill="auto"/>
              </w:tcPr>
            </w:tcPrChange>
          </w:tcPr>
          <w:p w14:paraId="65CC0D41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13971" w:author="家興 余" w:date="2021-01-22T10:53:00Z">
              <w:tcPr>
                <w:tcW w:w="1" w:type="pct"/>
              </w:tcPr>
            </w:tcPrChange>
          </w:tcPr>
          <w:p w14:paraId="6B3DA901" w14:textId="47413084" w:rsidR="0036077E" w:rsidRPr="008F20B5" w:rsidRDefault="0036077E">
            <w:pPr>
              <w:widowControl/>
              <w:jc w:val="center"/>
              <w:rPr>
                <w:ins w:id="13972" w:author="家興 余" w:date="2021-01-22T09:20:00Z"/>
                <w:rFonts w:ascii="標楷體" w:eastAsia="標楷體" w:hAnsi="標楷體" w:cs="新細明體"/>
                <w:color w:val="000000"/>
                <w:kern w:val="0"/>
              </w:rPr>
              <w:pPrChange w:id="13973" w:author="家興 余" w:date="2021-01-22T09:20:00Z">
                <w:pPr>
                  <w:widowControl/>
                </w:pPr>
              </w:pPrChange>
            </w:pPr>
            <w:ins w:id="13974" w:author="家興 余" w:date="2021-01-22T09:2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13975" w:author="家興 余" w:date="2021-01-22T10:53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6025577E" w14:textId="555CFC08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139A77A9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7ED3DA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363E0E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查詢</w:t>
            </w:r>
          </w:p>
        </w:tc>
      </w:tr>
      <w:tr w:rsidR="0036077E" w:rsidRPr="008F20B5" w14:paraId="1D750350" w14:textId="77777777" w:rsidTr="00D64561">
        <w:trPr>
          <w:trHeight w:val="340"/>
          <w:trPrChange w:id="13976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3977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7F613199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3978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4EB8B218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ApplNo</w:t>
            </w:r>
          </w:p>
        </w:tc>
        <w:tc>
          <w:tcPr>
            <w:tcW w:w="1750" w:type="pct"/>
            <w:shd w:val="clear" w:color="auto" w:fill="auto"/>
            <w:vAlign w:val="center"/>
            <w:tcPrChange w:id="13979" w:author="家興 余" w:date="2021-01-22T10:53:00Z">
              <w:tcPr>
                <w:tcW w:w="1244" w:type="pct"/>
                <w:shd w:val="clear" w:color="auto" w:fill="auto"/>
                <w:vAlign w:val="center"/>
              </w:tcPr>
            </w:tcPrChange>
          </w:tcPr>
          <w:p w14:paraId="1E9511C5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核准號碼</w:t>
            </w:r>
          </w:p>
        </w:tc>
        <w:tc>
          <w:tcPr>
            <w:tcW w:w="270" w:type="pct"/>
            <w:shd w:val="clear" w:color="auto" w:fill="auto"/>
            <w:vAlign w:val="center"/>
            <w:tcPrChange w:id="13980" w:author="家興 余" w:date="2021-01-22T10:53:00Z">
              <w:tcPr>
                <w:tcW w:w="348" w:type="pct"/>
                <w:shd w:val="clear" w:color="auto" w:fill="auto"/>
                <w:vAlign w:val="center"/>
              </w:tcPr>
            </w:tcPrChange>
          </w:tcPr>
          <w:p w14:paraId="57D77E3E" w14:textId="3A26DC98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  <w:tcPrChange w:id="13981" w:author="家興 余" w:date="2021-01-22T10:53:00Z">
              <w:tcPr>
                <w:tcW w:w="415" w:type="pct"/>
                <w:shd w:val="clear" w:color="auto" w:fill="auto"/>
                <w:vAlign w:val="center"/>
              </w:tcPr>
            </w:tcPrChange>
          </w:tcPr>
          <w:p w14:paraId="0112FBE6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13982" w:author="家興 余" w:date="2021-01-22T10:53:00Z">
              <w:tcPr>
                <w:tcW w:w="1" w:type="pct"/>
              </w:tcPr>
            </w:tcPrChange>
          </w:tcPr>
          <w:p w14:paraId="2E274030" w14:textId="6BFBF18C" w:rsidR="0036077E" w:rsidRPr="008F20B5" w:rsidRDefault="0036077E">
            <w:pPr>
              <w:widowControl/>
              <w:jc w:val="center"/>
              <w:rPr>
                <w:ins w:id="13983" w:author="家興 余" w:date="2021-01-22T09:20:00Z"/>
                <w:rFonts w:ascii="標楷體" w:eastAsia="標楷體" w:hAnsi="標楷體" w:cs="新細明體"/>
                <w:color w:val="000000"/>
                <w:kern w:val="0"/>
              </w:rPr>
              <w:pPrChange w:id="13984" w:author="家興 余" w:date="2021-01-22T09:20:00Z">
                <w:pPr>
                  <w:widowControl/>
                </w:pPr>
              </w:pPrChange>
            </w:pPr>
            <w:ins w:id="13985" w:author="家興 余" w:date="2021-01-22T09:2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13986" w:author="家興 余" w:date="2021-01-22T10:53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50566532" w14:textId="37896CFF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i.必須輸入</w:t>
            </w:r>
          </w:p>
        </w:tc>
      </w:tr>
      <w:tr w:rsidR="0036077E" w:rsidRPr="008F20B5" w14:paraId="52939AE9" w14:textId="77777777" w:rsidTr="00D64561">
        <w:trPr>
          <w:trHeight w:val="340"/>
          <w:trPrChange w:id="13987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3988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2D0CD254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3989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5FEDB82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CustNo</w:t>
            </w:r>
          </w:p>
        </w:tc>
        <w:tc>
          <w:tcPr>
            <w:tcW w:w="1750" w:type="pct"/>
            <w:shd w:val="clear" w:color="auto" w:fill="auto"/>
            <w:vAlign w:val="center"/>
            <w:tcPrChange w:id="13990" w:author="家興 余" w:date="2021-01-22T10:53:00Z">
              <w:tcPr>
                <w:tcW w:w="1244" w:type="pct"/>
                <w:shd w:val="clear" w:color="auto" w:fill="auto"/>
                <w:vAlign w:val="center"/>
              </w:tcPr>
            </w:tcPrChange>
          </w:tcPr>
          <w:p w14:paraId="3DBFAA7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戶號</w:t>
            </w:r>
          </w:p>
        </w:tc>
        <w:tc>
          <w:tcPr>
            <w:tcW w:w="270" w:type="pct"/>
            <w:shd w:val="clear" w:color="auto" w:fill="auto"/>
            <w:vAlign w:val="center"/>
            <w:tcPrChange w:id="13991" w:author="家興 余" w:date="2021-01-22T10:53:00Z">
              <w:tcPr>
                <w:tcW w:w="348" w:type="pct"/>
                <w:shd w:val="clear" w:color="auto" w:fill="auto"/>
                <w:vAlign w:val="center"/>
              </w:tcPr>
            </w:tcPrChange>
          </w:tcPr>
          <w:p w14:paraId="7CFC0E7E" w14:textId="7FE9765A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  <w:tcPrChange w:id="13992" w:author="家興 余" w:date="2021-01-22T10:53:00Z">
              <w:tcPr>
                <w:tcW w:w="415" w:type="pct"/>
                <w:shd w:val="clear" w:color="auto" w:fill="auto"/>
                <w:vAlign w:val="center"/>
              </w:tcPr>
            </w:tcPrChange>
          </w:tcPr>
          <w:p w14:paraId="6CC4E17F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13993" w:author="家興 余" w:date="2021-01-22T10:53:00Z">
              <w:tcPr>
                <w:tcW w:w="1" w:type="pct"/>
              </w:tcPr>
            </w:tcPrChange>
          </w:tcPr>
          <w:p w14:paraId="620FD498" w14:textId="22613930" w:rsidR="0036077E" w:rsidRPr="008F20B5" w:rsidRDefault="0036077E">
            <w:pPr>
              <w:widowControl/>
              <w:jc w:val="center"/>
              <w:rPr>
                <w:ins w:id="13994" w:author="家興 余" w:date="2021-01-22T09:20:00Z"/>
                <w:rFonts w:ascii="標楷體" w:eastAsia="標楷體" w:hAnsi="標楷體"/>
              </w:rPr>
              <w:pPrChange w:id="13995" w:author="家興 余" w:date="2021-01-22T09:20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tcPrChange w:id="13996" w:author="家興 余" w:date="2021-01-22T10:53:00Z">
              <w:tcPr>
                <w:tcW w:w="1453" w:type="pct"/>
                <w:shd w:val="clear" w:color="auto" w:fill="auto"/>
              </w:tcPr>
            </w:tcPrChange>
          </w:tcPr>
          <w:p w14:paraId="580BAA5D" w14:textId="32D64B34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i.自動顯示不必輸入</w:t>
            </w:r>
          </w:p>
        </w:tc>
      </w:tr>
      <w:tr w:rsidR="0036077E" w:rsidRPr="008F20B5" w14:paraId="56E8179B" w14:textId="77777777" w:rsidTr="00D64561">
        <w:trPr>
          <w:trHeight w:val="340"/>
          <w:trPrChange w:id="13997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3998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03AAB06B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3999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463EAF32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FacmNo</w:t>
            </w:r>
          </w:p>
        </w:tc>
        <w:tc>
          <w:tcPr>
            <w:tcW w:w="1750" w:type="pct"/>
            <w:shd w:val="clear" w:color="auto" w:fill="auto"/>
            <w:vAlign w:val="center"/>
            <w:tcPrChange w:id="14000" w:author="家興 余" w:date="2021-01-22T10:53:00Z">
              <w:tcPr>
                <w:tcW w:w="1244" w:type="pct"/>
                <w:shd w:val="clear" w:color="auto" w:fill="auto"/>
                <w:vAlign w:val="center"/>
              </w:tcPr>
            </w:tcPrChange>
          </w:tcPr>
          <w:p w14:paraId="6DD3DF1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額度編號</w:t>
            </w:r>
          </w:p>
        </w:tc>
        <w:tc>
          <w:tcPr>
            <w:tcW w:w="270" w:type="pct"/>
            <w:shd w:val="clear" w:color="auto" w:fill="auto"/>
            <w:tcPrChange w:id="14001" w:author="家興 余" w:date="2021-01-22T10:53:00Z">
              <w:tcPr>
                <w:tcW w:w="348" w:type="pct"/>
                <w:shd w:val="clear" w:color="auto" w:fill="auto"/>
              </w:tcPr>
            </w:tcPrChange>
          </w:tcPr>
          <w:p w14:paraId="74224B98" w14:textId="3A6E514F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4002" w:author="家興 余" w:date="2021-01-22T10:53:00Z">
              <w:tcPr>
                <w:tcW w:w="415" w:type="pct"/>
                <w:shd w:val="clear" w:color="auto" w:fill="auto"/>
              </w:tcPr>
            </w:tcPrChange>
          </w:tcPr>
          <w:p w14:paraId="62BB091E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  <w:tcPrChange w:id="14003" w:author="家興 余" w:date="2021-01-22T10:53:00Z">
              <w:tcPr>
                <w:tcW w:w="1" w:type="pct"/>
              </w:tcPr>
            </w:tcPrChange>
          </w:tcPr>
          <w:p w14:paraId="1B64DBC9" w14:textId="2803270F" w:rsidR="0036077E" w:rsidRPr="008F20B5" w:rsidRDefault="0036077E">
            <w:pPr>
              <w:widowControl/>
              <w:jc w:val="center"/>
              <w:rPr>
                <w:ins w:id="14004" w:author="家興 余" w:date="2021-01-22T09:20:00Z"/>
                <w:rFonts w:ascii="標楷體" w:eastAsia="標楷體" w:hAnsi="標楷體"/>
              </w:rPr>
              <w:pPrChange w:id="14005" w:author="家興 余" w:date="2021-01-22T09:20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tcPrChange w:id="14006" w:author="家興 余" w:date="2021-01-22T10:53:00Z">
              <w:tcPr>
                <w:tcW w:w="1453" w:type="pct"/>
                <w:shd w:val="clear" w:color="auto" w:fill="auto"/>
              </w:tcPr>
            </w:tcPrChange>
          </w:tcPr>
          <w:p w14:paraId="3C59AA53" w14:textId="145BA8BB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i.自動顯示不必輸入</w:t>
            </w:r>
          </w:p>
        </w:tc>
      </w:tr>
      <w:tr w:rsidR="0036077E" w:rsidRPr="008F20B5" w14:paraId="362A3E53" w14:textId="77777777" w:rsidTr="00D64561">
        <w:trPr>
          <w:trHeight w:val="340"/>
          <w:trPrChange w:id="14007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008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20DE6CE7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009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10049A5C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GuaId</w:t>
            </w:r>
          </w:p>
        </w:tc>
        <w:tc>
          <w:tcPr>
            <w:tcW w:w="1750" w:type="pct"/>
            <w:shd w:val="clear" w:color="auto" w:fill="auto"/>
            <w:tcPrChange w:id="14010" w:author="家興 余" w:date="2021-01-22T10:53:00Z">
              <w:tcPr>
                <w:tcW w:w="1244" w:type="pct"/>
                <w:shd w:val="clear" w:color="auto" w:fill="auto"/>
              </w:tcPr>
            </w:tcPrChange>
          </w:tcPr>
          <w:p w14:paraId="1BA276F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保證人統編</w:t>
            </w:r>
          </w:p>
        </w:tc>
        <w:tc>
          <w:tcPr>
            <w:tcW w:w="270" w:type="pct"/>
            <w:shd w:val="clear" w:color="auto" w:fill="auto"/>
            <w:tcPrChange w:id="14011" w:author="家興 余" w:date="2021-01-22T10:53:00Z">
              <w:tcPr>
                <w:tcW w:w="348" w:type="pct"/>
                <w:shd w:val="clear" w:color="auto" w:fill="auto"/>
              </w:tcPr>
            </w:tcPrChange>
          </w:tcPr>
          <w:p w14:paraId="42BBB142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4012" w:author="家興 余" w:date="2021-01-22T10:53:00Z">
              <w:tcPr>
                <w:tcW w:w="415" w:type="pct"/>
                <w:shd w:val="clear" w:color="auto" w:fill="auto"/>
              </w:tcPr>
            </w:tcPrChange>
          </w:tcPr>
          <w:p w14:paraId="358C19A7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14013" w:author="家興 余" w:date="2021-01-22T10:53:00Z">
              <w:tcPr>
                <w:tcW w:w="1" w:type="pct"/>
              </w:tcPr>
            </w:tcPrChange>
          </w:tcPr>
          <w:p w14:paraId="35E386D4" w14:textId="6D3501C9" w:rsidR="0036077E" w:rsidRPr="008F20B5" w:rsidRDefault="0036077E">
            <w:pPr>
              <w:widowControl/>
              <w:jc w:val="center"/>
              <w:rPr>
                <w:ins w:id="14014" w:author="家興 余" w:date="2021-01-22T09:20:00Z"/>
                <w:rFonts w:ascii="標楷體" w:eastAsia="標楷體" w:hAnsi="標楷體" w:cs="新細明體"/>
                <w:color w:val="000000"/>
                <w:kern w:val="0"/>
              </w:rPr>
              <w:pPrChange w:id="14015" w:author="家興 余" w:date="2021-01-22T09:20:00Z">
                <w:pPr>
                  <w:widowControl/>
                </w:pPr>
              </w:pPrChange>
            </w:pPr>
            <w:ins w:id="14016" w:author="家興 余" w:date="2021-01-22T09:2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14017" w:author="家興 余" w:date="2021-01-22T10:53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5AC0EBFD" w14:textId="07507D4C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i.必須輸入</w:t>
            </w:r>
          </w:p>
        </w:tc>
      </w:tr>
      <w:tr w:rsidR="0036077E" w:rsidRPr="008F20B5" w14:paraId="1ADC9CC4" w14:textId="77777777" w:rsidTr="00D64561">
        <w:trPr>
          <w:trHeight w:val="340"/>
          <w:trPrChange w:id="14018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019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0DA5C1D5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020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2B09CD6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RelInd</w:t>
            </w:r>
          </w:p>
        </w:tc>
        <w:tc>
          <w:tcPr>
            <w:tcW w:w="1750" w:type="pct"/>
            <w:shd w:val="clear" w:color="auto" w:fill="auto"/>
            <w:tcPrChange w:id="14021" w:author="家興 余" w:date="2021-01-22T10:53:00Z">
              <w:tcPr>
                <w:tcW w:w="1244" w:type="pct"/>
                <w:shd w:val="clear" w:color="auto" w:fill="auto"/>
              </w:tcPr>
            </w:tcPrChange>
          </w:tcPr>
          <w:p w14:paraId="321933F8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保證人關係</w:t>
            </w:r>
          </w:p>
        </w:tc>
        <w:tc>
          <w:tcPr>
            <w:tcW w:w="270" w:type="pct"/>
            <w:shd w:val="clear" w:color="auto" w:fill="auto"/>
            <w:tcPrChange w:id="14022" w:author="家興 余" w:date="2021-01-22T10:53:00Z">
              <w:tcPr>
                <w:tcW w:w="348" w:type="pct"/>
                <w:shd w:val="clear" w:color="auto" w:fill="auto"/>
              </w:tcPr>
            </w:tcPrChange>
          </w:tcPr>
          <w:p w14:paraId="0BEB853E" w14:textId="35320BDB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4023" w:author="家興 余" w:date="2021-01-22T10:53:00Z">
              <w:tcPr>
                <w:tcW w:w="415" w:type="pct"/>
                <w:shd w:val="clear" w:color="auto" w:fill="auto"/>
              </w:tcPr>
            </w:tcPrChange>
          </w:tcPr>
          <w:p w14:paraId="65634E53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14024" w:author="家興 余" w:date="2021-01-22T10:53:00Z">
              <w:tcPr>
                <w:tcW w:w="1" w:type="pct"/>
              </w:tcPr>
            </w:tcPrChange>
          </w:tcPr>
          <w:p w14:paraId="5E2F964E" w14:textId="47CA9927" w:rsidR="0036077E" w:rsidRPr="008F20B5" w:rsidRDefault="0036077E">
            <w:pPr>
              <w:widowControl/>
              <w:jc w:val="center"/>
              <w:rPr>
                <w:ins w:id="14025" w:author="家興 余" w:date="2021-01-22T09:20:00Z"/>
                <w:rFonts w:ascii="標楷體" w:eastAsia="標楷體" w:hAnsi="標楷體" w:cs="新細明體"/>
                <w:color w:val="000000"/>
                <w:kern w:val="0"/>
              </w:rPr>
              <w:pPrChange w:id="14026" w:author="家興 余" w:date="2021-01-22T09:20:00Z">
                <w:pPr>
                  <w:widowControl/>
                </w:pPr>
              </w:pPrChange>
            </w:pPr>
            <w:ins w:id="14027" w:author="家興 余" w:date="2021-01-22T09:2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14028" w:author="家興 余" w:date="2021-01-22T10:53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2DC0A5D6" w14:textId="74B85206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i.新增、修改時必須輸入,其他自動顯示不必輸入</w:t>
            </w:r>
          </w:p>
          <w:p w14:paraId="52A6DAD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負責人</w:t>
            </w:r>
          </w:p>
          <w:p w14:paraId="6626F4C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負責人之配偶</w:t>
            </w:r>
          </w:p>
          <w:p w14:paraId="7F893B6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負責人之父母</w:t>
            </w:r>
          </w:p>
          <w:p w14:paraId="4EB7BDD9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負責人之子女</w:t>
            </w:r>
          </w:p>
          <w:p w14:paraId="79FAFDE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負責人之兄弟姐妹</w:t>
            </w:r>
          </w:p>
          <w:p w14:paraId="2CEC73F8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06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董事</w:t>
            </w:r>
          </w:p>
          <w:p w14:paraId="0629C923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07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董事之配偶</w:t>
            </w:r>
          </w:p>
          <w:p w14:paraId="0C16079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08董事之父母</w:t>
            </w:r>
          </w:p>
          <w:p w14:paraId="442E682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09董事之子女</w:t>
            </w:r>
          </w:p>
          <w:p w14:paraId="435E6567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10董事之兄弟姐妹</w:t>
            </w:r>
          </w:p>
          <w:p w14:paraId="1764F3F7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11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股東</w:t>
            </w:r>
          </w:p>
          <w:p w14:paraId="16F0128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12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股東之配偶</w:t>
            </w:r>
          </w:p>
          <w:p w14:paraId="130305E2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13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股東之父母</w:t>
            </w:r>
          </w:p>
          <w:p w14:paraId="76055DD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14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股東之子女</w:t>
            </w:r>
          </w:p>
          <w:p w14:paraId="46EE819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15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股東之兄弟姐妹</w:t>
            </w:r>
          </w:p>
          <w:p w14:paraId="46EE280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16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總經理</w:t>
            </w:r>
          </w:p>
          <w:p w14:paraId="3982EB9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17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總經理之配偶</w:t>
            </w:r>
          </w:p>
          <w:p w14:paraId="6E94BF2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18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總經理之父母</w:t>
            </w:r>
          </w:p>
          <w:p w14:paraId="5B76C11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19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總經理之子女</w:t>
            </w:r>
          </w:p>
          <w:p w14:paraId="75DB7655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20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總經理之兄弟姐妹</w:t>
            </w:r>
          </w:p>
          <w:p w14:paraId="7F57A44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21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其他經理人或員工</w:t>
            </w:r>
          </w:p>
          <w:p w14:paraId="6046D68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 xml:space="preserve">22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其他經理人或員工之配偶</w:t>
            </w:r>
          </w:p>
          <w:p w14:paraId="18A171BC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23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其他經理人或員工之父母</w:t>
            </w:r>
          </w:p>
          <w:p w14:paraId="0494E79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24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其他經理人或員工之子女</w:t>
            </w:r>
          </w:p>
          <w:p w14:paraId="5F85E28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25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其他經理人或員工之兄弟姐妹</w:t>
            </w:r>
          </w:p>
          <w:p w14:paraId="2E5017E1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26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關係企業</w:t>
            </w:r>
          </w:p>
          <w:p w14:paraId="51B0ED7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27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擔任負責人之企業</w:t>
            </w:r>
          </w:p>
          <w:p w14:paraId="0B9339E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28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配偶</w:t>
            </w:r>
          </w:p>
          <w:p w14:paraId="2A2087C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29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父母</w:t>
            </w:r>
          </w:p>
          <w:p w14:paraId="3D053CE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30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子女</w:t>
            </w:r>
          </w:p>
          <w:p w14:paraId="0CFF17F5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31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兄弟姐妹</w:t>
            </w:r>
          </w:p>
          <w:p w14:paraId="3146CCE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32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祖父母</w:t>
            </w:r>
          </w:p>
          <w:p w14:paraId="042F648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33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外祖父母</w:t>
            </w:r>
          </w:p>
          <w:p w14:paraId="29315CA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34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孫子女</w:t>
            </w:r>
          </w:p>
          <w:p w14:paraId="65BB3313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35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外孫子女</w:t>
            </w:r>
          </w:p>
          <w:p w14:paraId="59A34EA5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36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配偶之父母</w:t>
            </w:r>
          </w:p>
          <w:p w14:paraId="690CFB9C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37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配偶之兄弟姊妹</w:t>
            </w:r>
          </w:p>
          <w:p w14:paraId="321D908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38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其他親屬</w:t>
            </w:r>
          </w:p>
          <w:p w14:paraId="333F34E2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39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其他非親屬自然人</w:t>
            </w:r>
          </w:p>
        </w:tc>
      </w:tr>
      <w:tr w:rsidR="0036077E" w:rsidRPr="008F20B5" w14:paraId="68230EC4" w14:textId="77777777" w:rsidTr="00D64561">
        <w:trPr>
          <w:trHeight w:val="340"/>
          <w:trPrChange w:id="14029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030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1C76DCCD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031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170176E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GuaAmt</w:t>
            </w:r>
          </w:p>
        </w:tc>
        <w:tc>
          <w:tcPr>
            <w:tcW w:w="1750" w:type="pct"/>
            <w:shd w:val="clear" w:color="auto" w:fill="auto"/>
            <w:tcPrChange w:id="14032" w:author="家興 余" w:date="2021-01-22T10:53:00Z">
              <w:tcPr>
                <w:tcW w:w="1244" w:type="pct"/>
                <w:shd w:val="clear" w:color="auto" w:fill="auto"/>
              </w:tcPr>
            </w:tcPrChange>
          </w:tcPr>
          <w:p w14:paraId="2E3B018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保證金額</w:t>
            </w:r>
          </w:p>
        </w:tc>
        <w:tc>
          <w:tcPr>
            <w:tcW w:w="270" w:type="pct"/>
            <w:shd w:val="clear" w:color="auto" w:fill="auto"/>
            <w:tcPrChange w:id="14033" w:author="家興 余" w:date="2021-01-22T10:53:00Z">
              <w:tcPr>
                <w:tcW w:w="348" w:type="pct"/>
                <w:shd w:val="clear" w:color="auto" w:fill="auto"/>
              </w:tcPr>
            </w:tcPrChange>
          </w:tcPr>
          <w:p w14:paraId="28B6D683" w14:textId="2048FE4D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4034" w:author="家興 余" w:date="2020-12-30T10:0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14035" w:author="家興 余" w:date="2020-12-30T10:01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shd w:val="clear" w:color="auto" w:fill="auto"/>
            <w:tcPrChange w:id="14036" w:author="家興 余" w:date="2021-01-22T10:53:00Z">
              <w:tcPr>
                <w:tcW w:w="415" w:type="pct"/>
                <w:shd w:val="clear" w:color="auto" w:fill="auto"/>
              </w:tcPr>
            </w:tcPrChange>
          </w:tcPr>
          <w:p w14:paraId="09502F18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14037" w:author="家興 余" w:date="2021-01-22T10:53:00Z">
              <w:tcPr>
                <w:tcW w:w="1" w:type="pct"/>
              </w:tcPr>
            </w:tcPrChange>
          </w:tcPr>
          <w:p w14:paraId="19E751BE" w14:textId="0AFCBA4A" w:rsidR="0036077E" w:rsidRPr="008F20B5" w:rsidDel="004444BD" w:rsidRDefault="0036077E">
            <w:pPr>
              <w:widowControl/>
              <w:jc w:val="center"/>
              <w:rPr>
                <w:ins w:id="14038" w:author="家興 余" w:date="2021-01-22T09:20:00Z"/>
                <w:rFonts w:ascii="標楷體" w:eastAsia="標楷體" w:hAnsi="標楷體" w:cs="新細明體"/>
                <w:color w:val="000000"/>
                <w:kern w:val="0"/>
              </w:rPr>
              <w:pPrChange w:id="14039" w:author="家興 余" w:date="2021-01-22T09:20:00Z">
                <w:pPr>
                  <w:widowControl/>
                </w:pPr>
              </w:pPrChange>
            </w:pPr>
            <w:ins w:id="14040" w:author="家興 余" w:date="2021-01-22T09:2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14041" w:author="家興 余" w:date="2021-01-22T10:53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6C6D748C" w14:textId="62A61E5A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14042" w:author="家興 余" w:date="2020-12-30T10:01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  <w:p w14:paraId="642B547A" w14:textId="6ED13F11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i.修改保證金額,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須過主管卡</w:t>
            </w:r>
          </w:p>
          <w:p w14:paraId="6D54C554" w14:textId="6E6DC1F1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ii.</w:t>
            </w:r>
            <w:ins w:id="14043" w:author="家興 余" w:date="2021-04-12T10:19:00Z">
              <w:r w:rsidR="0057730F"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 新增時自動顯示、</w:t>
              </w:r>
            </w:ins>
            <w:del w:id="14044" w:author="家興 余" w:date="2021-04-12T10:19:00Z">
              <w:r w:rsidRPr="008F20B5" w:rsidDel="0057730F">
                <w:rPr>
                  <w:rFonts w:ascii="標楷體" w:eastAsia="標楷體" w:hAnsi="標楷體" w:cs="新細明體"/>
                  <w:color w:val="000000"/>
                  <w:kern w:val="0"/>
                </w:rPr>
                <w:delText>新增、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修改時必須輸入,其他自動顯示不必輸入</w:t>
            </w:r>
          </w:p>
        </w:tc>
      </w:tr>
      <w:tr w:rsidR="0036077E" w:rsidRPr="008F20B5" w14:paraId="4B24CC90" w14:textId="77777777" w:rsidTr="00D64561">
        <w:trPr>
          <w:trHeight w:val="340"/>
          <w:trPrChange w:id="14045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046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23FA5ABC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047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5677967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GuaType</w:t>
            </w:r>
          </w:p>
        </w:tc>
        <w:tc>
          <w:tcPr>
            <w:tcW w:w="1750" w:type="pct"/>
            <w:shd w:val="clear" w:color="auto" w:fill="auto"/>
            <w:tcPrChange w:id="14048" w:author="家興 余" w:date="2021-01-22T10:53:00Z">
              <w:tcPr>
                <w:tcW w:w="1244" w:type="pct"/>
                <w:shd w:val="clear" w:color="auto" w:fill="auto"/>
              </w:tcPr>
            </w:tcPrChange>
          </w:tcPr>
          <w:p w14:paraId="44D5427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保證類別</w:t>
            </w:r>
          </w:p>
        </w:tc>
        <w:tc>
          <w:tcPr>
            <w:tcW w:w="270" w:type="pct"/>
            <w:shd w:val="clear" w:color="auto" w:fill="auto"/>
            <w:tcPrChange w:id="14049" w:author="家興 余" w:date="2021-01-22T10:53:00Z">
              <w:tcPr>
                <w:tcW w:w="348" w:type="pct"/>
                <w:shd w:val="clear" w:color="auto" w:fill="auto"/>
              </w:tcPr>
            </w:tcPrChange>
          </w:tcPr>
          <w:p w14:paraId="44633E72" w14:textId="2D090208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4050" w:author="家興 余" w:date="2021-01-22T10:53:00Z">
              <w:tcPr>
                <w:tcW w:w="415" w:type="pct"/>
                <w:shd w:val="clear" w:color="auto" w:fill="auto"/>
              </w:tcPr>
            </w:tcPrChange>
          </w:tcPr>
          <w:p w14:paraId="2E5F813E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14051" w:author="家興 余" w:date="2021-01-22T10:53:00Z">
              <w:tcPr>
                <w:tcW w:w="1" w:type="pct"/>
              </w:tcPr>
            </w:tcPrChange>
          </w:tcPr>
          <w:p w14:paraId="23224880" w14:textId="6425E733" w:rsidR="0036077E" w:rsidRPr="008F20B5" w:rsidRDefault="0036077E">
            <w:pPr>
              <w:widowControl/>
              <w:jc w:val="center"/>
              <w:rPr>
                <w:ins w:id="14052" w:author="家興 余" w:date="2021-01-22T09:20:00Z"/>
                <w:rFonts w:ascii="標楷體" w:eastAsia="標楷體" w:hAnsi="標楷體" w:cs="新細明體"/>
                <w:color w:val="000000"/>
                <w:kern w:val="0"/>
              </w:rPr>
              <w:pPrChange w:id="14053" w:author="家興 余" w:date="2021-01-22T09:20:00Z">
                <w:pPr>
                  <w:widowControl/>
                </w:pPr>
              </w:pPrChange>
            </w:pPr>
            <w:ins w:id="14054" w:author="家興 余" w:date="2021-01-22T09:2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14055" w:author="家興 余" w:date="2021-01-22T10:53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20EDFB98" w14:textId="5A37A0D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i.新增、修改時必須輸入,其他自動顯示不必輸入</w:t>
            </w:r>
          </w:p>
          <w:p w14:paraId="64D9C86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連帶保證人</w:t>
            </w:r>
          </w:p>
          <w:p w14:paraId="11EA6E51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擔保品保證人兼連帶保證人</w:t>
            </w:r>
          </w:p>
          <w:p w14:paraId="6996CAC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一般保證人</w:t>
            </w:r>
          </w:p>
          <w:p w14:paraId="58EF0F3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擔保品提供人兼一般保證人</w:t>
            </w:r>
          </w:p>
          <w:p w14:paraId="6627644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擔保品提供人</w:t>
            </w:r>
          </w:p>
          <w:p w14:paraId="103FEE7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共同借款人</w:t>
            </w:r>
          </w:p>
          <w:p w14:paraId="7FAAF9F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>07: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共同發票人</w:t>
            </w:r>
          </w:p>
          <w:p w14:paraId="5D43F97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票據債務人</w:t>
            </w:r>
          </w:p>
          <w:p w14:paraId="13C6B6A2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連帶借款人</w:t>
            </w:r>
          </w:p>
          <w:p w14:paraId="49591B4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連帶債務人</w:t>
            </w:r>
          </w:p>
          <w:p w14:paraId="7A773B2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11: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擔保品提供人兼連帶債務人</w:t>
            </w:r>
          </w:p>
        </w:tc>
      </w:tr>
      <w:tr w:rsidR="0036077E" w:rsidRPr="008F20B5" w14:paraId="5D758C6F" w14:textId="77777777" w:rsidTr="00D64561">
        <w:trPr>
          <w:trHeight w:val="340"/>
          <w:trPrChange w:id="14056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057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5DC88D26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058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71DBC6A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GuaDt</w:t>
            </w:r>
          </w:p>
        </w:tc>
        <w:tc>
          <w:tcPr>
            <w:tcW w:w="1750" w:type="pct"/>
            <w:shd w:val="clear" w:color="auto" w:fill="auto"/>
            <w:tcPrChange w:id="14059" w:author="家興 余" w:date="2021-01-22T10:53:00Z">
              <w:tcPr>
                <w:tcW w:w="1244" w:type="pct"/>
                <w:shd w:val="clear" w:color="auto" w:fill="auto"/>
              </w:tcPr>
            </w:tcPrChange>
          </w:tcPr>
          <w:p w14:paraId="17615C2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對保日期</w:t>
            </w:r>
          </w:p>
        </w:tc>
        <w:tc>
          <w:tcPr>
            <w:tcW w:w="270" w:type="pct"/>
            <w:shd w:val="clear" w:color="auto" w:fill="auto"/>
            <w:tcPrChange w:id="14060" w:author="家興 余" w:date="2021-01-22T10:53:00Z">
              <w:tcPr>
                <w:tcW w:w="348" w:type="pct"/>
                <w:shd w:val="clear" w:color="auto" w:fill="auto"/>
              </w:tcPr>
            </w:tcPrChange>
          </w:tcPr>
          <w:p w14:paraId="0D17EE8D" w14:textId="4D9FAF71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tcPrChange w:id="14061" w:author="家興 余" w:date="2021-01-22T10:53:00Z">
              <w:tcPr>
                <w:tcW w:w="415" w:type="pct"/>
                <w:shd w:val="clear" w:color="auto" w:fill="auto"/>
              </w:tcPr>
            </w:tcPrChange>
          </w:tcPr>
          <w:p w14:paraId="6A27502A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14062" w:author="家興 余" w:date="2021-01-22T10:53:00Z">
              <w:tcPr>
                <w:tcW w:w="1" w:type="pct"/>
              </w:tcPr>
            </w:tcPrChange>
          </w:tcPr>
          <w:p w14:paraId="50E5EEF8" w14:textId="47D396E1" w:rsidR="0036077E" w:rsidRPr="008F20B5" w:rsidRDefault="0036077E">
            <w:pPr>
              <w:widowControl/>
              <w:jc w:val="center"/>
              <w:rPr>
                <w:ins w:id="14063" w:author="家興 余" w:date="2021-01-22T09:20:00Z"/>
                <w:rFonts w:ascii="標楷體" w:eastAsia="標楷體" w:hAnsi="標楷體" w:cs="新細明體"/>
                <w:kern w:val="0"/>
              </w:rPr>
              <w:pPrChange w:id="14064" w:author="家興 余" w:date="2021-01-22T09:20:00Z">
                <w:pPr>
                  <w:widowControl/>
                </w:pPr>
              </w:pPrChange>
            </w:pPr>
            <w:ins w:id="14065" w:author="家興 余" w:date="2021-01-22T09:23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14066" w:author="家興 余" w:date="2021-01-22T10:53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4C028104" w14:textId="75441BA8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yyymmdd</w:t>
            </w:r>
          </w:p>
          <w:p w14:paraId="013B5D43" w14:textId="097797AD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i.新增、修改時必須輸入,其他自動顯示不必輸入</w:t>
            </w:r>
          </w:p>
        </w:tc>
      </w:tr>
      <w:tr w:rsidR="0036077E" w:rsidRPr="008F20B5" w14:paraId="30129053" w14:textId="77777777" w:rsidTr="00D64561">
        <w:trPr>
          <w:trHeight w:val="340"/>
          <w:trPrChange w:id="14067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068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019967E7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069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7533C53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StatCd</w:t>
            </w:r>
          </w:p>
        </w:tc>
        <w:tc>
          <w:tcPr>
            <w:tcW w:w="1750" w:type="pct"/>
            <w:shd w:val="clear" w:color="auto" w:fill="auto"/>
            <w:tcPrChange w:id="14070" w:author="家興 余" w:date="2021-01-22T10:53:00Z">
              <w:tcPr>
                <w:tcW w:w="1244" w:type="pct"/>
                <w:shd w:val="clear" w:color="auto" w:fill="auto"/>
              </w:tcPr>
            </w:tcPrChange>
          </w:tcPr>
          <w:p w14:paraId="5E22711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保證狀況碼</w:t>
            </w:r>
          </w:p>
        </w:tc>
        <w:tc>
          <w:tcPr>
            <w:tcW w:w="270" w:type="pct"/>
            <w:shd w:val="clear" w:color="auto" w:fill="auto"/>
            <w:tcPrChange w:id="14071" w:author="家興 余" w:date="2021-01-22T10:53:00Z">
              <w:tcPr>
                <w:tcW w:w="348" w:type="pct"/>
                <w:shd w:val="clear" w:color="auto" w:fill="auto"/>
              </w:tcPr>
            </w:tcPrChange>
          </w:tcPr>
          <w:p w14:paraId="6A59E3CF" w14:textId="021A6748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4072" w:author="家興 余" w:date="2021-01-22T10:53:00Z">
              <w:tcPr>
                <w:tcW w:w="415" w:type="pct"/>
                <w:shd w:val="clear" w:color="auto" w:fill="auto"/>
              </w:tcPr>
            </w:tcPrChange>
          </w:tcPr>
          <w:p w14:paraId="15857596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14073" w:author="家興 余" w:date="2021-01-22T10:53:00Z">
              <w:tcPr>
                <w:tcW w:w="1" w:type="pct"/>
              </w:tcPr>
            </w:tcPrChange>
          </w:tcPr>
          <w:p w14:paraId="43BA6D14" w14:textId="63A82F75" w:rsidR="0036077E" w:rsidRPr="008F20B5" w:rsidRDefault="0036077E">
            <w:pPr>
              <w:widowControl/>
              <w:jc w:val="center"/>
              <w:rPr>
                <w:ins w:id="14074" w:author="家興 余" w:date="2021-01-22T09:20:00Z"/>
                <w:rFonts w:ascii="標楷體" w:eastAsia="標楷體" w:hAnsi="標楷體" w:cs="新細明體"/>
                <w:color w:val="000000"/>
                <w:kern w:val="0"/>
              </w:rPr>
              <w:pPrChange w:id="14075" w:author="家興 余" w:date="2021-01-22T09:20:00Z">
                <w:pPr>
                  <w:widowControl/>
                </w:pPr>
              </w:pPrChange>
            </w:pPr>
            <w:ins w:id="14076" w:author="家興 余" w:date="2021-01-22T09:2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14077" w:author="家興 余" w:date="2021-01-22T10:53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3BFCB8DC" w14:textId="200D9283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i.新增、修改時必須輸入,其他自動顯示不必輸入</w:t>
            </w:r>
          </w:p>
          <w:p w14:paraId="694CA0B1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解除</w:t>
            </w:r>
          </w:p>
          <w:p w14:paraId="3BBD9F29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</w:t>
            </w:r>
          </w:p>
          <w:p w14:paraId="748FC135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全部解除</w:t>
            </w:r>
          </w:p>
          <w:p w14:paraId="49F3FBE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向後解除</w:t>
            </w:r>
          </w:p>
        </w:tc>
      </w:tr>
      <w:tr w:rsidR="0036077E" w:rsidRPr="008F20B5" w14:paraId="6EA45F6D" w14:textId="77777777" w:rsidTr="00D64561">
        <w:trPr>
          <w:trHeight w:val="340"/>
          <w:trPrChange w:id="14078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079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533792B9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080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1604A37E" w14:textId="77777777" w:rsidR="0036077E" w:rsidRPr="008F20B5" w:rsidRDefault="0036077E" w:rsidP="00626E43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CancelDt</w:t>
            </w:r>
          </w:p>
        </w:tc>
        <w:tc>
          <w:tcPr>
            <w:tcW w:w="1750" w:type="pct"/>
            <w:shd w:val="clear" w:color="auto" w:fill="auto"/>
            <w:tcPrChange w:id="14081" w:author="家興 余" w:date="2021-01-22T10:53:00Z">
              <w:tcPr>
                <w:tcW w:w="1244" w:type="pct"/>
                <w:shd w:val="clear" w:color="auto" w:fill="auto"/>
              </w:tcPr>
            </w:tcPrChange>
          </w:tcPr>
          <w:p w14:paraId="4B00DBE9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解除日期</w:t>
            </w:r>
          </w:p>
        </w:tc>
        <w:tc>
          <w:tcPr>
            <w:tcW w:w="270" w:type="pct"/>
            <w:shd w:val="clear" w:color="auto" w:fill="auto"/>
            <w:tcPrChange w:id="14082" w:author="家興 余" w:date="2021-01-22T10:53:00Z">
              <w:tcPr>
                <w:tcW w:w="348" w:type="pct"/>
                <w:shd w:val="clear" w:color="auto" w:fill="auto"/>
              </w:tcPr>
            </w:tcPrChange>
          </w:tcPr>
          <w:p w14:paraId="7B0149E4" w14:textId="49F8F7D8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tcPrChange w:id="14083" w:author="家興 余" w:date="2021-01-22T10:53:00Z">
              <w:tcPr>
                <w:tcW w:w="415" w:type="pct"/>
                <w:shd w:val="clear" w:color="auto" w:fill="auto"/>
              </w:tcPr>
            </w:tcPrChange>
          </w:tcPr>
          <w:p w14:paraId="7B7C9E45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14084" w:author="家興 余" w:date="2021-01-22T10:53:00Z">
              <w:tcPr>
                <w:tcW w:w="1" w:type="pct"/>
              </w:tcPr>
            </w:tcPrChange>
          </w:tcPr>
          <w:p w14:paraId="6B7717C6" w14:textId="482BEF37" w:rsidR="0036077E" w:rsidRPr="008F20B5" w:rsidRDefault="0036077E">
            <w:pPr>
              <w:widowControl/>
              <w:jc w:val="center"/>
              <w:rPr>
                <w:ins w:id="14085" w:author="家興 余" w:date="2021-01-22T09:20:00Z"/>
                <w:rFonts w:ascii="標楷體" w:eastAsia="標楷體" w:hAnsi="標楷體" w:cs="新細明體"/>
                <w:kern w:val="0"/>
              </w:rPr>
              <w:pPrChange w:id="14086" w:author="家興 余" w:date="2021-01-22T09:20:00Z">
                <w:pPr>
                  <w:widowControl/>
                </w:pPr>
              </w:pPrChange>
            </w:pPr>
            <w:ins w:id="14087" w:author="家興 余" w:date="2021-01-22T09:23:00Z">
              <w:r>
                <w:rPr>
                  <w:rFonts w:ascii="標楷體" w:eastAsia="標楷體" w:hAnsi="標楷體" w:cs="新細明體" w:hint="eastAsia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14088" w:author="家興 余" w:date="2021-01-22T10:53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3FE1ABE4" w14:textId="61F768A9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yyymmdd</w:t>
            </w:r>
          </w:p>
          <w:p w14:paraId="76D0B360" w14:textId="1D6ED4AD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i.新增,修改時若保證狀況碼=2,3必須輸入否則不必輸入</w:t>
            </w:r>
          </w:p>
          <w:p w14:paraId="3F7E62E2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ii.其他自動顯示不必輸入</w:t>
            </w:r>
          </w:p>
        </w:tc>
      </w:tr>
    </w:tbl>
    <w:p w14:paraId="32EDC4F2" w14:textId="0989EF4D" w:rsidR="00626E43" w:rsidRPr="004A1C2C" w:rsidRDefault="00626E43" w:rsidP="00626E43">
      <w:pPr>
        <w:widowControl/>
        <w:rPr>
          <w:rFonts w:ascii="標楷體" w:eastAsia="標楷體" w:hAnsi="標楷體"/>
        </w:rPr>
      </w:pPr>
    </w:p>
    <w:p w14:paraId="0BAE0CC8" w14:textId="33376CD6" w:rsidR="00A271FD" w:rsidRPr="004A1C2C" w:rsidRDefault="00A271FD" w:rsidP="00626E43">
      <w:pPr>
        <w:widowControl/>
        <w:rPr>
          <w:rFonts w:ascii="標楷體" w:eastAsia="標楷體" w:hAnsi="標楷體"/>
        </w:rPr>
      </w:pPr>
    </w:p>
    <w:p w14:paraId="70572DCC" w14:textId="601A25A4" w:rsidR="00A271FD" w:rsidRPr="004A1C2C" w:rsidRDefault="00A271FD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6622E2B0" w14:textId="77777777" w:rsidR="00A271FD" w:rsidRPr="004A1C2C" w:rsidRDefault="00A271FD" w:rsidP="00626E43">
      <w:pPr>
        <w:widowControl/>
        <w:rPr>
          <w:rFonts w:ascii="標楷體" w:eastAsia="標楷體" w:hAnsi="標楷體"/>
        </w:rPr>
      </w:pPr>
    </w:p>
    <w:p w14:paraId="3B39FB05" w14:textId="6CE202BB" w:rsidR="0009224C" w:rsidRPr="008F20B5" w:rsidRDefault="0009224C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</w:rPr>
        <w:pPrChange w:id="14089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14090" w:name="_L2417額度與擔保品關聯登錄"/>
      <w:bookmarkEnd w:id="14090"/>
      <w:r w:rsidRPr="008F20B5">
        <w:rPr>
          <w:rFonts w:ascii="標楷體" w:hAnsi="標楷體"/>
          <w:b/>
          <w:szCs w:val="32"/>
        </w:rPr>
        <w:t>L2417</w:t>
      </w:r>
      <w:r w:rsidRPr="008F20B5">
        <w:rPr>
          <w:rFonts w:ascii="標楷體" w:hAnsi="標楷體" w:hint="eastAsia"/>
        </w:rPr>
        <w:t>額度與擔保品關聯登錄</w:t>
      </w:r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14091" w:author="家興 余" w:date="2021-01-22T10:54:00Z">
          <w:tblPr>
            <w:tblW w:w="4987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4"/>
        <w:gridCol w:w="1464"/>
        <w:gridCol w:w="3943"/>
        <w:gridCol w:w="607"/>
        <w:gridCol w:w="564"/>
        <w:gridCol w:w="564"/>
        <w:gridCol w:w="2590"/>
        <w:tblGridChange w:id="14092">
          <w:tblGrid>
            <w:gridCol w:w="481"/>
            <w:gridCol w:w="2649"/>
            <w:gridCol w:w="2530"/>
            <w:gridCol w:w="708"/>
            <w:gridCol w:w="844"/>
            <w:gridCol w:w="2955"/>
            <w:gridCol w:w="2955"/>
          </w:tblGrid>
        </w:tblGridChange>
      </w:tblGrid>
      <w:tr w:rsidR="0036077E" w:rsidRPr="008F20B5" w14:paraId="04D6D50A" w14:textId="77777777" w:rsidTr="00D64561">
        <w:trPr>
          <w:trHeight w:val="350"/>
          <w:trPrChange w:id="14093" w:author="家興 余" w:date="2021-01-22T10:54:00Z">
            <w:trPr>
              <w:trHeight w:val="350"/>
            </w:trPr>
          </w:trPrChange>
        </w:trPr>
        <w:tc>
          <w:tcPr>
            <w:tcW w:w="250" w:type="pct"/>
            <w:shd w:val="clear" w:color="auto" w:fill="auto"/>
            <w:hideMark/>
            <w:tcPrChange w:id="14094" w:author="家興 余" w:date="2021-01-22T10:54:00Z">
              <w:tcPr>
                <w:tcW w:w="237" w:type="pct"/>
                <w:shd w:val="clear" w:color="auto" w:fill="auto"/>
                <w:hideMark/>
              </w:tcPr>
            </w:tcPrChange>
          </w:tcPr>
          <w:p w14:paraId="07A76673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50" w:type="pct"/>
            <w:shd w:val="clear" w:color="auto" w:fill="auto"/>
            <w:hideMark/>
            <w:tcPrChange w:id="14095" w:author="家興 余" w:date="2021-01-22T10:54:00Z">
              <w:tcPr>
                <w:tcW w:w="1303" w:type="pct"/>
                <w:shd w:val="clear" w:color="auto" w:fill="auto"/>
                <w:hideMark/>
              </w:tcPr>
            </w:tcPrChange>
          </w:tcPr>
          <w:p w14:paraId="3C11F490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750" w:type="pct"/>
            <w:shd w:val="clear" w:color="auto" w:fill="auto"/>
            <w:hideMark/>
            <w:tcPrChange w:id="14096" w:author="家興 余" w:date="2021-01-22T10:54:00Z">
              <w:tcPr>
                <w:tcW w:w="1244" w:type="pct"/>
                <w:shd w:val="clear" w:color="auto" w:fill="auto"/>
                <w:hideMark/>
              </w:tcPr>
            </w:tcPrChange>
          </w:tcPr>
          <w:p w14:paraId="17E0074A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0" w:type="pct"/>
            <w:shd w:val="clear" w:color="auto" w:fill="auto"/>
            <w:hideMark/>
            <w:tcPrChange w:id="14097" w:author="家興 余" w:date="2021-01-22T10:54:00Z">
              <w:tcPr>
                <w:tcW w:w="348" w:type="pct"/>
                <w:shd w:val="clear" w:color="auto" w:fill="auto"/>
                <w:hideMark/>
              </w:tcPr>
            </w:tcPrChange>
          </w:tcPr>
          <w:p w14:paraId="08846699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50" w:type="pct"/>
            <w:shd w:val="clear" w:color="auto" w:fill="auto"/>
            <w:hideMark/>
            <w:tcPrChange w:id="14098" w:author="家興 余" w:date="2021-01-22T10:54:00Z">
              <w:tcPr>
                <w:tcW w:w="415" w:type="pct"/>
                <w:shd w:val="clear" w:color="auto" w:fill="auto"/>
                <w:hideMark/>
              </w:tcPr>
            </w:tcPrChange>
          </w:tcPr>
          <w:p w14:paraId="5A609E59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0" w:type="pct"/>
            <w:tcPrChange w:id="14099" w:author="家興 余" w:date="2021-01-22T10:54:00Z">
              <w:tcPr>
                <w:tcW w:w="1" w:type="pct"/>
              </w:tcPr>
            </w:tcPrChange>
          </w:tcPr>
          <w:p w14:paraId="2D9641A0" w14:textId="525E7DDC" w:rsidR="0036077E" w:rsidRPr="008F20B5" w:rsidRDefault="0036077E">
            <w:pPr>
              <w:widowControl/>
              <w:jc w:val="center"/>
              <w:rPr>
                <w:ins w:id="14100" w:author="家興 余" w:date="2021-01-22T09:12:00Z"/>
                <w:rFonts w:ascii="標楷體" w:eastAsia="標楷體" w:hAnsi="標楷體" w:cs="新細明體"/>
                <w:color w:val="000000"/>
                <w:kern w:val="0"/>
              </w:rPr>
              <w:pPrChange w:id="14101" w:author="家興 余" w:date="2021-01-22T09:18:00Z">
                <w:pPr>
                  <w:widowControl/>
                </w:pPr>
              </w:pPrChange>
            </w:pPr>
            <w:ins w:id="14102" w:author="家興 余" w:date="2021-01-22T09:1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150" w:type="pct"/>
            <w:shd w:val="clear" w:color="auto" w:fill="auto"/>
            <w:hideMark/>
            <w:tcPrChange w:id="14103" w:author="家興 余" w:date="2021-01-22T10:54:00Z">
              <w:tcPr>
                <w:tcW w:w="1453" w:type="pct"/>
                <w:shd w:val="clear" w:color="auto" w:fill="auto"/>
                <w:hideMark/>
              </w:tcPr>
            </w:tcPrChange>
          </w:tcPr>
          <w:p w14:paraId="47A7A0F6" w14:textId="02485FF7" w:rsidR="0036077E" w:rsidRPr="008F20B5" w:rsidRDefault="0036077E" w:rsidP="002C124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36077E" w:rsidRPr="008F20B5" w14:paraId="22B298FC" w14:textId="77777777" w:rsidTr="00D64561">
        <w:trPr>
          <w:trHeight w:val="340"/>
          <w:trPrChange w:id="14104" w:author="家興 余" w:date="2021-01-22T10:54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105" w:author="家興 余" w:date="2021-01-22T10:54:00Z">
              <w:tcPr>
                <w:tcW w:w="237" w:type="pct"/>
                <w:shd w:val="clear" w:color="auto" w:fill="auto"/>
              </w:tcPr>
            </w:tcPrChange>
          </w:tcPr>
          <w:p w14:paraId="40B781AD" w14:textId="77777777" w:rsidR="0036077E" w:rsidRPr="008F20B5" w:rsidRDefault="0036077E" w:rsidP="004A1C2C">
            <w:pPr>
              <w:pStyle w:val="af9"/>
              <w:widowControl/>
              <w:numPr>
                <w:ilvl w:val="0"/>
                <w:numId w:val="4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106" w:author="家興 余" w:date="2021-01-22T10:54:00Z">
              <w:tcPr>
                <w:tcW w:w="1303" w:type="pct"/>
                <w:shd w:val="clear" w:color="auto" w:fill="auto"/>
              </w:tcPr>
            </w:tcPrChange>
          </w:tcPr>
          <w:p w14:paraId="5AF6A7A8" w14:textId="77777777" w:rsidR="0036077E" w:rsidRPr="008F20B5" w:rsidRDefault="0036077E" w:rsidP="002C124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750" w:type="pct"/>
            <w:shd w:val="clear" w:color="auto" w:fill="auto"/>
            <w:tcPrChange w:id="14107" w:author="家興 余" w:date="2021-01-22T10:54:00Z">
              <w:tcPr>
                <w:tcW w:w="1244" w:type="pct"/>
                <w:shd w:val="clear" w:color="auto" w:fill="auto"/>
              </w:tcPr>
            </w:tcPrChange>
          </w:tcPr>
          <w:p w14:paraId="438AC1C1" w14:textId="77777777" w:rsidR="0036077E" w:rsidRPr="008F20B5" w:rsidRDefault="0036077E" w:rsidP="002C124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0" w:type="pct"/>
            <w:shd w:val="clear" w:color="auto" w:fill="auto"/>
            <w:tcPrChange w:id="14108" w:author="家興 余" w:date="2021-01-22T10:54:00Z">
              <w:tcPr>
                <w:tcW w:w="348" w:type="pct"/>
                <w:shd w:val="clear" w:color="auto" w:fill="auto"/>
              </w:tcPr>
            </w:tcPrChange>
          </w:tcPr>
          <w:p w14:paraId="3D37EE44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4109" w:author="家興 余" w:date="2021-01-22T10:54:00Z">
              <w:tcPr>
                <w:tcW w:w="415" w:type="pct"/>
                <w:shd w:val="clear" w:color="auto" w:fill="auto"/>
              </w:tcPr>
            </w:tcPrChange>
          </w:tcPr>
          <w:p w14:paraId="25BC88C9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  <w:tcPrChange w:id="14110" w:author="家興 余" w:date="2021-01-22T10:54:00Z">
              <w:tcPr>
                <w:tcW w:w="1" w:type="pct"/>
              </w:tcPr>
            </w:tcPrChange>
          </w:tcPr>
          <w:p w14:paraId="25876BAB" w14:textId="5755E891" w:rsidR="0036077E" w:rsidRPr="008F20B5" w:rsidRDefault="0036077E">
            <w:pPr>
              <w:widowControl/>
              <w:jc w:val="center"/>
              <w:rPr>
                <w:ins w:id="14111" w:author="家興 余" w:date="2021-01-22T09:12:00Z"/>
                <w:rFonts w:ascii="標楷體" w:eastAsia="標楷體" w:hAnsi="標楷體" w:cs="新細明體"/>
                <w:color w:val="000000"/>
                <w:kern w:val="0"/>
              </w:rPr>
              <w:pPrChange w:id="14112" w:author="家興 余" w:date="2021-01-22T09:18:00Z">
                <w:pPr>
                  <w:widowControl/>
                </w:pPr>
              </w:pPrChange>
            </w:pPr>
            <w:ins w:id="14113" w:author="家興 余" w:date="2021-01-22T09:18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4114" w:author="家興 余" w:date="2021-01-22T10:54:00Z">
              <w:tcPr>
                <w:tcW w:w="1453" w:type="pct"/>
                <w:shd w:val="clear" w:color="auto" w:fill="auto"/>
              </w:tcPr>
            </w:tcPrChange>
          </w:tcPr>
          <w:p w14:paraId="4CD857F1" w14:textId="7860681F" w:rsidR="0036077E" w:rsidRPr="008F20B5" w:rsidRDefault="0036077E" w:rsidP="002C124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L2417</w:t>
            </w:r>
          </w:p>
        </w:tc>
      </w:tr>
      <w:tr w:rsidR="0036077E" w:rsidRPr="008F20B5" w14:paraId="769E6937" w14:textId="77777777" w:rsidTr="00D64561">
        <w:trPr>
          <w:trHeight w:val="340"/>
          <w:trPrChange w:id="14115" w:author="家興 余" w:date="2021-01-22T10:54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116" w:author="家興 余" w:date="2021-01-22T10:54:00Z">
              <w:tcPr>
                <w:tcW w:w="237" w:type="pct"/>
                <w:shd w:val="clear" w:color="auto" w:fill="auto"/>
              </w:tcPr>
            </w:tcPrChange>
          </w:tcPr>
          <w:p w14:paraId="38A3CC9F" w14:textId="77777777" w:rsidR="0036077E" w:rsidRPr="008F20B5" w:rsidRDefault="0036077E" w:rsidP="004A1C2C">
            <w:pPr>
              <w:pStyle w:val="af9"/>
              <w:widowControl/>
              <w:numPr>
                <w:ilvl w:val="0"/>
                <w:numId w:val="4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117" w:author="家興 余" w:date="2021-01-22T10:54:00Z">
              <w:tcPr>
                <w:tcW w:w="1303" w:type="pct"/>
                <w:shd w:val="clear" w:color="auto" w:fill="auto"/>
              </w:tcPr>
            </w:tcPrChange>
          </w:tcPr>
          <w:p w14:paraId="7EEDB7C4" w14:textId="54B0073F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FunCd</w:t>
            </w:r>
          </w:p>
        </w:tc>
        <w:tc>
          <w:tcPr>
            <w:tcW w:w="1750" w:type="pct"/>
            <w:shd w:val="clear" w:color="auto" w:fill="auto"/>
            <w:tcPrChange w:id="14118" w:author="家興 余" w:date="2021-01-22T10:54:00Z">
              <w:tcPr>
                <w:tcW w:w="1244" w:type="pct"/>
                <w:shd w:val="clear" w:color="auto" w:fill="auto"/>
              </w:tcPr>
            </w:tcPrChange>
          </w:tcPr>
          <w:p w14:paraId="00AFC967" w14:textId="7777777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0" w:type="pct"/>
            <w:shd w:val="clear" w:color="auto" w:fill="auto"/>
            <w:tcPrChange w:id="14119" w:author="家興 余" w:date="2021-01-22T10:54:00Z">
              <w:tcPr>
                <w:tcW w:w="348" w:type="pct"/>
                <w:shd w:val="clear" w:color="auto" w:fill="auto"/>
              </w:tcPr>
            </w:tcPrChange>
          </w:tcPr>
          <w:p w14:paraId="72CE16CF" w14:textId="19CFC7F9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4120" w:author="家興 余" w:date="2021-01-22T10:54:00Z">
              <w:tcPr>
                <w:tcW w:w="415" w:type="pct"/>
                <w:shd w:val="clear" w:color="auto" w:fill="auto"/>
              </w:tcPr>
            </w:tcPrChange>
          </w:tcPr>
          <w:p w14:paraId="674DEB59" w14:textId="77777777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14121" w:author="家興 余" w:date="2021-01-22T10:54:00Z">
              <w:tcPr>
                <w:tcW w:w="1" w:type="pct"/>
              </w:tcPr>
            </w:tcPrChange>
          </w:tcPr>
          <w:p w14:paraId="712C4CCD" w14:textId="3CFA5369" w:rsidR="0036077E" w:rsidRPr="0036077E" w:rsidRDefault="0036077E">
            <w:pPr>
              <w:jc w:val="center"/>
              <w:rPr>
                <w:ins w:id="14122" w:author="家興 余" w:date="2021-01-22T09:12:00Z"/>
                <w:rFonts w:ascii="標楷體" w:eastAsia="標楷體" w:hAnsi="標楷體" w:cs="新細明體"/>
                <w:rPrChange w:id="14123" w:author="家興 余" w:date="2021-01-22T09:18:00Z">
                  <w:rPr>
                    <w:ins w:id="14124" w:author="家興 余" w:date="2021-01-22T09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4125" w:author="家興 余" w:date="2021-01-22T09:18:00Z">
                <w:pPr>
                  <w:widowControl/>
                </w:pPr>
              </w:pPrChange>
            </w:pPr>
            <w:ins w:id="14126" w:author="家興 余" w:date="2021-01-22T09:18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4127" w:author="家興 余" w:date="2021-01-22T10:54:00Z">
              <w:tcPr>
                <w:tcW w:w="1453" w:type="pct"/>
                <w:shd w:val="clear" w:color="auto" w:fill="auto"/>
              </w:tcPr>
            </w:tcPrChange>
          </w:tcPr>
          <w:p w14:paraId="334AAD25" w14:textId="573A4314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2E128ED" w14:textId="7777777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EFDB891" w14:textId="22190738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</w:tc>
      </w:tr>
      <w:tr w:rsidR="0036077E" w:rsidRPr="008F20B5" w14:paraId="76CD0751" w14:textId="77777777" w:rsidTr="00D64561">
        <w:trPr>
          <w:trHeight w:val="340"/>
          <w:trPrChange w:id="14128" w:author="家興 余" w:date="2021-01-22T10:54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129" w:author="家興 余" w:date="2021-01-22T10:54:00Z">
              <w:tcPr>
                <w:tcW w:w="237" w:type="pct"/>
                <w:shd w:val="clear" w:color="auto" w:fill="auto"/>
              </w:tcPr>
            </w:tcPrChange>
          </w:tcPr>
          <w:p w14:paraId="36375B51" w14:textId="77777777" w:rsidR="0036077E" w:rsidRPr="008F20B5" w:rsidRDefault="0036077E" w:rsidP="004A1C2C">
            <w:pPr>
              <w:pStyle w:val="af9"/>
              <w:widowControl/>
              <w:numPr>
                <w:ilvl w:val="0"/>
                <w:numId w:val="4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130" w:author="家興 余" w:date="2021-01-22T10:54:00Z">
              <w:tcPr>
                <w:tcW w:w="1303" w:type="pct"/>
                <w:shd w:val="clear" w:color="auto" w:fill="auto"/>
              </w:tcPr>
            </w:tcPrChange>
          </w:tcPr>
          <w:p w14:paraId="04B7017B" w14:textId="38195DE6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750" w:type="pct"/>
            <w:shd w:val="clear" w:color="auto" w:fill="auto"/>
            <w:tcPrChange w:id="14131" w:author="家興 余" w:date="2021-01-22T10:54:00Z">
              <w:tcPr>
                <w:tcW w:w="1244" w:type="pct"/>
                <w:shd w:val="clear" w:color="auto" w:fill="auto"/>
              </w:tcPr>
            </w:tcPrChange>
          </w:tcPr>
          <w:p w14:paraId="7BC070FF" w14:textId="74C637D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0" w:type="pct"/>
            <w:shd w:val="clear" w:color="auto" w:fill="auto"/>
            <w:tcPrChange w:id="14132" w:author="家興 余" w:date="2021-01-22T10:54:00Z">
              <w:tcPr>
                <w:tcW w:w="348" w:type="pct"/>
                <w:shd w:val="clear" w:color="auto" w:fill="auto"/>
              </w:tcPr>
            </w:tcPrChange>
          </w:tcPr>
          <w:p w14:paraId="20BBD203" w14:textId="10A354B6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4133" w:author="家興 余" w:date="2021-01-22T10:54:00Z">
              <w:tcPr>
                <w:tcW w:w="415" w:type="pct"/>
                <w:shd w:val="clear" w:color="auto" w:fill="auto"/>
              </w:tcPr>
            </w:tcPrChange>
          </w:tcPr>
          <w:p w14:paraId="60747BCE" w14:textId="72428178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14134" w:author="家興 余" w:date="2021-01-22T10:54:00Z">
              <w:tcPr>
                <w:tcW w:w="1" w:type="pct"/>
              </w:tcPr>
            </w:tcPrChange>
          </w:tcPr>
          <w:p w14:paraId="3787AD46" w14:textId="73A93081" w:rsidR="0036077E" w:rsidRPr="008F20B5" w:rsidRDefault="0036077E">
            <w:pPr>
              <w:widowControl/>
              <w:jc w:val="center"/>
              <w:rPr>
                <w:ins w:id="14135" w:author="家興 余" w:date="2021-01-22T09:12:00Z"/>
                <w:rFonts w:ascii="標楷體" w:eastAsia="標楷體" w:hAnsi="標楷體" w:cs="新細明體"/>
                <w:color w:val="000000"/>
                <w:kern w:val="0"/>
              </w:rPr>
              <w:pPrChange w:id="14136" w:author="家興 余" w:date="2021-01-22T09:18:00Z">
                <w:pPr>
                  <w:widowControl/>
                </w:pPr>
              </w:pPrChange>
            </w:pPr>
            <w:ins w:id="14137" w:author="家興 余" w:date="2021-01-22T09:1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4138" w:author="家興 余" w:date="2021-01-22T10:54:00Z">
              <w:tcPr>
                <w:tcW w:w="1453" w:type="pct"/>
                <w:shd w:val="clear" w:color="auto" w:fill="auto"/>
              </w:tcPr>
            </w:tcPrChange>
          </w:tcPr>
          <w:p w14:paraId="60261603" w14:textId="4B8B3BF3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i.必須輸入</w:t>
            </w:r>
          </w:p>
          <w:p w14:paraId="4BFB3162" w14:textId="34D4BB66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EA248E0" w14:textId="0CFFFFE4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2D2B622" w14:textId="5E11349A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8A1FA76" w14:textId="4E870728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其他有價證券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9125EFA" w14:textId="31F4E023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銀行保證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6FBE68F2" w14:textId="1A5AE3E2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</w:t>
            </w:r>
          </w:p>
        </w:tc>
      </w:tr>
      <w:tr w:rsidR="0036077E" w:rsidRPr="008F20B5" w14:paraId="3C0F35DA" w14:textId="77777777" w:rsidTr="00D64561">
        <w:trPr>
          <w:trHeight w:val="340"/>
          <w:trPrChange w:id="14139" w:author="家興 余" w:date="2021-01-22T10:54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140" w:author="家興 余" w:date="2021-01-22T10:54:00Z">
              <w:tcPr>
                <w:tcW w:w="237" w:type="pct"/>
                <w:shd w:val="clear" w:color="auto" w:fill="auto"/>
              </w:tcPr>
            </w:tcPrChange>
          </w:tcPr>
          <w:p w14:paraId="329EB4EC" w14:textId="77777777" w:rsidR="0036077E" w:rsidRPr="008F20B5" w:rsidRDefault="0036077E" w:rsidP="004A1C2C">
            <w:pPr>
              <w:pStyle w:val="af9"/>
              <w:widowControl/>
              <w:numPr>
                <w:ilvl w:val="0"/>
                <w:numId w:val="4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141" w:author="家興 余" w:date="2021-01-22T10:54:00Z">
              <w:tcPr>
                <w:tcW w:w="1303" w:type="pct"/>
                <w:shd w:val="clear" w:color="auto" w:fill="auto"/>
              </w:tcPr>
            </w:tcPrChange>
          </w:tcPr>
          <w:p w14:paraId="0D8F9D60" w14:textId="120BEE70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750" w:type="pct"/>
            <w:shd w:val="clear" w:color="auto" w:fill="auto"/>
            <w:tcPrChange w:id="14142" w:author="家興 余" w:date="2021-01-22T10:54:00Z">
              <w:tcPr>
                <w:tcW w:w="1244" w:type="pct"/>
                <w:shd w:val="clear" w:color="auto" w:fill="auto"/>
              </w:tcPr>
            </w:tcPrChange>
          </w:tcPr>
          <w:p w14:paraId="599524F8" w14:textId="73A1844A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0" w:type="pct"/>
            <w:shd w:val="clear" w:color="auto" w:fill="auto"/>
            <w:tcPrChange w:id="14143" w:author="家興 余" w:date="2021-01-22T10:54:00Z">
              <w:tcPr>
                <w:tcW w:w="348" w:type="pct"/>
                <w:shd w:val="clear" w:color="auto" w:fill="auto"/>
              </w:tcPr>
            </w:tcPrChange>
          </w:tcPr>
          <w:p w14:paraId="49B827AB" w14:textId="7258F1EF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4144" w:author="家興 余" w:date="2021-01-22T10:54:00Z">
              <w:tcPr>
                <w:tcW w:w="415" w:type="pct"/>
                <w:shd w:val="clear" w:color="auto" w:fill="auto"/>
              </w:tcPr>
            </w:tcPrChange>
          </w:tcPr>
          <w:p w14:paraId="38D6A257" w14:textId="0576E681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14145" w:author="家興 余" w:date="2021-01-22T10:54:00Z">
              <w:tcPr>
                <w:tcW w:w="1" w:type="pct"/>
              </w:tcPr>
            </w:tcPrChange>
          </w:tcPr>
          <w:p w14:paraId="3E8B11F5" w14:textId="42CF2D52" w:rsidR="0036077E" w:rsidRPr="008F20B5" w:rsidRDefault="0036077E">
            <w:pPr>
              <w:widowControl/>
              <w:jc w:val="center"/>
              <w:rPr>
                <w:ins w:id="14146" w:author="家興 余" w:date="2021-01-22T09:12:00Z"/>
                <w:rFonts w:ascii="標楷體" w:eastAsia="標楷體" w:hAnsi="標楷體" w:cs="新細明體"/>
                <w:color w:val="000000"/>
                <w:kern w:val="0"/>
              </w:rPr>
              <w:pPrChange w:id="14147" w:author="家興 余" w:date="2021-01-22T09:18:00Z">
                <w:pPr>
                  <w:widowControl/>
                </w:pPr>
              </w:pPrChange>
            </w:pPr>
            <w:ins w:id="14148" w:author="家興 余" w:date="2021-01-22T09:1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4149" w:author="家興 余" w:date="2021-01-22T10:54:00Z">
              <w:tcPr>
                <w:tcW w:w="1453" w:type="pct"/>
                <w:shd w:val="clear" w:color="auto" w:fill="auto"/>
              </w:tcPr>
            </w:tcPrChange>
          </w:tcPr>
          <w:p w14:paraId="2976E846" w14:textId="6B0F21A8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i.必須輸入</w:t>
            </w:r>
          </w:p>
          <w:p w14:paraId="05A9D7DD" w14:textId="60BC0E21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1為1:房地時</w:t>
            </w:r>
          </w:p>
          <w:p w14:paraId="1A369E6A" w14:textId="0DB50D28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住宅</w:t>
            </w:r>
          </w:p>
          <w:p w14:paraId="3C680AAC" w14:textId="662F6888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辦公</w:t>
            </w:r>
          </w:p>
          <w:p w14:paraId="7E6E2ADE" w14:textId="07F4E592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商場</w:t>
            </w:r>
          </w:p>
          <w:p w14:paraId="636F844D" w14:textId="2AC0854F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廠房</w:t>
            </w:r>
          </w:p>
          <w:p w14:paraId="48336F57" w14:textId="4A4765F4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停車位</w:t>
            </w:r>
          </w:p>
          <w:p w14:paraId="78432F9F" w14:textId="542C6355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  <w:p w14:paraId="4DAB538E" w14:textId="3BEED013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1為2:土地時</w:t>
            </w:r>
          </w:p>
          <w:p w14:paraId="4486F0DB" w14:textId="498E851D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住宅區</w:t>
            </w:r>
          </w:p>
          <w:p w14:paraId="07D2D269" w14:textId="46B92D20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商業區</w:t>
            </w:r>
          </w:p>
          <w:p w14:paraId="3DDEB93F" w14:textId="0D697B73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工業區</w:t>
            </w:r>
          </w:p>
          <w:p w14:paraId="24757B15" w14:textId="19FC5DAA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其他分區</w:t>
            </w:r>
          </w:p>
          <w:p w14:paraId="49FF9C43" w14:textId="2E48D236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甲種建地</w:t>
            </w:r>
          </w:p>
          <w:p w14:paraId="6E1A82B0" w14:textId="23816288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乙種建地</w:t>
            </w:r>
          </w:p>
          <w:p w14:paraId="0A149DAA" w14:textId="362CCF8C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丙種建地</w:t>
            </w:r>
          </w:p>
          <w:p w14:paraId="53F142D2" w14:textId="51EEE679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丁種建地</w:t>
            </w:r>
          </w:p>
          <w:p w14:paraId="699D57BD" w14:textId="5167E09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其他用地</w:t>
            </w:r>
          </w:p>
          <w:p w14:paraId="42A8D846" w14:textId="48CCBA89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1為3: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股票時</w:t>
            </w:r>
          </w:p>
          <w:p w14:paraId="543BEB9D" w14:textId="7EB15BD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</w:t>
            </w:r>
          </w:p>
          <w:p w14:paraId="43D45429" w14:textId="12D8DC94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lastRenderedPageBreak/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1為4: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其他有價證券時</w:t>
            </w:r>
          </w:p>
          <w:p w14:paraId="19CACCD7" w14:textId="4FCEFC05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其他有價證券</w:t>
            </w:r>
          </w:p>
          <w:p w14:paraId="1C33CA3D" w14:textId="4EAF08BF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1為5: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銀行保證時</w:t>
            </w:r>
          </w:p>
          <w:p w14:paraId="14210FAD" w14:textId="72DAB870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銀行保證</w:t>
            </w:r>
          </w:p>
          <w:p w14:paraId="64E73036" w14:textId="62551814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1為9: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動產時</w:t>
            </w:r>
          </w:p>
          <w:p w14:paraId="536322D5" w14:textId="4923FF5D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車輛</w:t>
            </w:r>
          </w:p>
          <w:p w14:paraId="1D1EA791" w14:textId="1AC98B79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機器設備</w:t>
            </w:r>
          </w:p>
        </w:tc>
      </w:tr>
      <w:tr w:rsidR="0036077E" w:rsidRPr="008F20B5" w14:paraId="0EE3FC28" w14:textId="77777777" w:rsidTr="00D64561">
        <w:trPr>
          <w:trHeight w:val="340"/>
          <w:trPrChange w:id="14150" w:author="家興 余" w:date="2021-01-22T10:54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151" w:author="家興 余" w:date="2021-01-22T10:54:00Z">
              <w:tcPr>
                <w:tcW w:w="237" w:type="pct"/>
                <w:shd w:val="clear" w:color="auto" w:fill="auto"/>
              </w:tcPr>
            </w:tcPrChange>
          </w:tcPr>
          <w:p w14:paraId="2E91AD4F" w14:textId="77777777" w:rsidR="0036077E" w:rsidRPr="008F20B5" w:rsidRDefault="0036077E" w:rsidP="004A1C2C">
            <w:pPr>
              <w:pStyle w:val="af9"/>
              <w:widowControl/>
              <w:numPr>
                <w:ilvl w:val="0"/>
                <w:numId w:val="4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152" w:author="家興 余" w:date="2021-01-22T10:54:00Z">
              <w:tcPr>
                <w:tcW w:w="1303" w:type="pct"/>
                <w:shd w:val="clear" w:color="auto" w:fill="auto"/>
              </w:tcPr>
            </w:tcPrChange>
          </w:tcPr>
          <w:p w14:paraId="25B2839F" w14:textId="6A40AF62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ClNo</w:t>
            </w:r>
          </w:p>
        </w:tc>
        <w:tc>
          <w:tcPr>
            <w:tcW w:w="1750" w:type="pct"/>
            <w:shd w:val="clear" w:color="auto" w:fill="auto"/>
            <w:tcPrChange w:id="14153" w:author="家興 余" w:date="2021-01-22T10:54:00Z">
              <w:tcPr>
                <w:tcW w:w="1244" w:type="pct"/>
                <w:shd w:val="clear" w:color="auto" w:fill="auto"/>
              </w:tcPr>
            </w:tcPrChange>
          </w:tcPr>
          <w:p w14:paraId="4C702F05" w14:textId="52D60F10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70" w:type="pct"/>
            <w:shd w:val="clear" w:color="auto" w:fill="auto"/>
            <w:tcPrChange w:id="14154" w:author="家興 余" w:date="2021-01-22T10:54:00Z">
              <w:tcPr>
                <w:tcW w:w="348" w:type="pct"/>
                <w:shd w:val="clear" w:color="auto" w:fill="auto"/>
              </w:tcPr>
            </w:tcPrChange>
          </w:tcPr>
          <w:p w14:paraId="06C8BEDE" w14:textId="1D21F43B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4155" w:author="家興 余" w:date="2021-01-22T10:54:00Z">
              <w:tcPr>
                <w:tcW w:w="415" w:type="pct"/>
                <w:shd w:val="clear" w:color="auto" w:fill="auto"/>
              </w:tcPr>
            </w:tcPrChange>
          </w:tcPr>
          <w:p w14:paraId="5E4EFB46" w14:textId="35597AF9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14156" w:author="家興 余" w:date="2021-01-22T10:54:00Z">
              <w:tcPr>
                <w:tcW w:w="1" w:type="pct"/>
              </w:tcPr>
            </w:tcPrChange>
          </w:tcPr>
          <w:p w14:paraId="4CEFDD47" w14:textId="63F65F1A" w:rsidR="0036077E" w:rsidRPr="008F20B5" w:rsidRDefault="0036077E">
            <w:pPr>
              <w:widowControl/>
              <w:jc w:val="center"/>
              <w:rPr>
                <w:ins w:id="14157" w:author="家興 余" w:date="2021-01-22T09:12:00Z"/>
                <w:rFonts w:ascii="標楷體" w:eastAsia="標楷體" w:hAnsi="標楷體" w:cs="新細明體"/>
                <w:color w:val="000000"/>
                <w:kern w:val="0"/>
              </w:rPr>
              <w:pPrChange w:id="14158" w:author="家興 余" w:date="2021-01-22T09:18:00Z">
                <w:pPr>
                  <w:widowControl/>
                </w:pPr>
              </w:pPrChange>
            </w:pPr>
            <w:ins w:id="14159" w:author="家興 余" w:date="2021-01-22T09:1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4160" w:author="家興 余" w:date="2021-01-22T10:54:00Z">
              <w:tcPr>
                <w:tcW w:w="1453" w:type="pct"/>
                <w:shd w:val="clear" w:color="auto" w:fill="auto"/>
              </w:tcPr>
            </w:tcPrChange>
          </w:tcPr>
          <w:p w14:paraId="170AA837" w14:textId="783CBB71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i.必須輸入</w:t>
            </w:r>
          </w:p>
        </w:tc>
      </w:tr>
      <w:tr w:rsidR="0036077E" w:rsidRPr="008F20B5" w14:paraId="7253103C" w14:textId="77777777" w:rsidTr="00D64561">
        <w:trPr>
          <w:trHeight w:val="340"/>
          <w:trPrChange w:id="14161" w:author="家興 余" w:date="2021-01-22T10:54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162" w:author="家興 余" w:date="2021-01-22T10:54:00Z">
              <w:tcPr>
                <w:tcW w:w="237" w:type="pct"/>
                <w:shd w:val="clear" w:color="auto" w:fill="auto"/>
              </w:tcPr>
            </w:tcPrChange>
          </w:tcPr>
          <w:p w14:paraId="5B4D4A85" w14:textId="77777777" w:rsidR="0036077E" w:rsidRPr="008F20B5" w:rsidRDefault="0036077E" w:rsidP="004A1C2C">
            <w:pPr>
              <w:pStyle w:val="af9"/>
              <w:widowControl/>
              <w:numPr>
                <w:ilvl w:val="0"/>
                <w:numId w:val="4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163" w:author="家興 余" w:date="2021-01-22T10:54:00Z">
              <w:tcPr>
                <w:tcW w:w="1303" w:type="pct"/>
                <w:shd w:val="clear" w:color="auto" w:fill="auto"/>
              </w:tcPr>
            </w:tcPrChange>
          </w:tcPr>
          <w:p w14:paraId="3F30AECD" w14:textId="793C7E5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ApproveNo</w:t>
            </w:r>
          </w:p>
        </w:tc>
        <w:tc>
          <w:tcPr>
            <w:tcW w:w="1750" w:type="pct"/>
            <w:shd w:val="clear" w:color="auto" w:fill="auto"/>
            <w:tcPrChange w:id="14164" w:author="家興 余" w:date="2021-01-22T10:54:00Z">
              <w:tcPr>
                <w:tcW w:w="1244" w:type="pct"/>
                <w:shd w:val="clear" w:color="auto" w:fill="auto"/>
              </w:tcPr>
            </w:tcPrChange>
          </w:tcPr>
          <w:p w14:paraId="49AECA2F" w14:textId="35BC78B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核准號碼</w:t>
            </w:r>
          </w:p>
        </w:tc>
        <w:tc>
          <w:tcPr>
            <w:tcW w:w="270" w:type="pct"/>
            <w:shd w:val="clear" w:color="auto" w:fill="auto"/>
            <w:tcPrChange w:id="14165" w:author="家興 余" w:date="2021-01-22T10:54:00Z">
              <w:tcPr>
                <w:tcW w:w="348" w:type="pct"/>
                <w:shd w:val="clear" w:color="auto" w:fill="auto"/>
              </w:tcPr>
            </w:tcPrChange>
          </w:tcPr>
          <w:p w14:paraId="518F5380" w14:textId="2A4057AF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4166" w:author="家興 余" w:date="2021-01-22T10:54:00Z">
              <w:tcPr>
                <w:tcW w:w="415" w:type="pct"/>
                <w:shd w:val="clear" w:color="auto" w:fill="auto"/>
              </w:tcPr>
            </w:tcPrChange>
          </w:tcPr>
          <w:p w14:paraId="02833AF5" w14:textId="43606777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14167" w:author="家興 余" w:date="2021-01-22T10:54:00Z">
              <w:tcPr>
                <w:tcW w:w="1" w:type="pct"/>
              </w:tcPr>
            </w:tcPrChange>
          </w:tcPr>
          <w:p w14:paraId="53316A12" w14:textId="3B1557F0" w:rsidR="0036077E" w:rsidRPr="008F20B5" w:rsidRDefault="0036077E">
            <w:pPr>
              <w:widowControl/>
              <w:jc w:val="center"/>
              <w:rPr>
                <w:ins w:id="14168" w:author="家興 余" w:date="2021-01-22T09:12:00Z"/>
                <w:rFonts w:ascii="標楷體" w:eastAsia="標楷體" w:hAnsi="標楷體" w:cs="新細明體"/>
                <w:color w:val="000000"/>
                <w:kern w:val="0"/>
              </w:rPr>
              <w:pPrChange w:id="14169" w:author="家興 余" w:date="2021-01-22T09:18:00Z">
                <w:pPr>
                  <w:widowControl/>
                </w:pPr>
              </w:pPrChange>
            </w:pPr>
            <w:ins w:id="14170" w:author="家興 余" w:date="2021-01-22T09:1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4171" w:author="家興 余" w:date="2021-01-22T10:54:00Z">
              <w:tcPr>
                <w:tcW w:w="1453" w:type="pct"/>
                <w:shd w:val="clear" w:color="auto" w:fill="auto"/>
              </w:tcPr>
            </w:tcPrChange>
          </w:tcPr>
          <w:p w14:paraId="7F797A3A" w14:textId="2908D71E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i.必須輸入</w:t>
            </w:r>
          </w:p>
        </w:tc>
      </w:tr>
      <w:tr w:rsidR="0036077E" w:rsidRPr="008F20B5" w14:paraId="3E043CFD" w14:textId="77777777" w:rsidTr="00D64561">
        <w:trPr>
          <w:trHeight w:val="340"/>
          <w:trPrChange w:id="14172" w:author="家興 余" w:date="2021-01-22T10:54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173" w:author="家興 余" w:date="2021-01-22T10:54:00Z">
              <w:tcPr>
                <w:tcW w:w="237" w:type="pct"/>
                <w:shd w:val="clear" w:color="auto" w:fill="auto"/>
              </w:tcPr>
            </w:tcPrChange>
          </w:tcPr>
          <w:p w14:paraId="77A2C6CE" w14:textId="77777777" w:rsidR="0036077E" w:rsidRPr="008F20B5" w:rsidRDefault="0036077E" w:rsidP="004A1C2C">
            <w:pPr>
              <w:pStyle w:val="af9"/>
              <w:widowControl/>
              <w:numPr>
                <w:ilvl w:val="0"/>
                <w:numId w:val="4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174" w:author="家興 余" w:date="2021-01-22T10:54:00Z">
              <w:tcPr>
                <w:tcW w:w="1303" w:type="pct"/>
                <w:shd w:val="clear" w:color="auto" w:fill="auto"/>
              </w:tcPr>
            </w:tcPrChange>
          </w:tcPr>
          <w:p w14:paraId="3AB1B42A" w14:textId="6A657704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ShareAmt</w:t>
            </w:r>
          </w:p>
        </w:tc>
        <w:tc>
          <w:tcPr>
            <w:tcW w:w="1750" w:type="pct"/>
            <w:shd w:val="clear" w:color="auto" w:fill="auto"/>
            <w:tcPrChange w:id="14175" w:author="家興 余" w:date="2021-01-22T10:54:00Z">
              <w:tcPr>
                <w:tcW w:w="1244" w:type="pct"/>
                <w:shd w:val="clear" w:color="auto" w:fill="auto"/>
              </w:tcPr>
            </w:tcPrChange>
          </w:tcPr>
          <w:p w14:paraId="4E597551" w14:textId="359F2436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分配金額</w:t>
            </w:r>
          </w:p>
        </w:tc>
        <w:tc>
          <w:tcPr>
            <w:tcW w:w="270" w:type="pct"/>
            <w:shd w:val="clear" w:color="auto" w:fill="auto"/>
            <w:tcPrChange w:id="14176" w:author="家興 余" w:date="2021-01-22T10:54:00Z">
              <w:tcPr>
                <w:tcW w:w="348" w:type="pct"/>
                <w:shd w:val="clear" w:color="auto" w:fill="auto"/>
              </w:tcPr>
            </w:tcPrChange>
          </w:tcPr>
          <w:p w14:paraId="58F677E5" w14:textId="6DEED59E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4177" w:author="家興 余" w:date="2020-12-30T10:0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14178" w:author="家興 余" w:date="2020-12-30T10:01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shd w:val="clear" w:color="auto" w:fill="auto"/>
            <w:tcPrChange w:id="14179" w:author="家興 余" w:date="2021-01-22T10:54:00Z">
              <w:tcPr>
                <w:tcW w:w="415" w:type="pct"/>
                <w:shd w:val="clear" w:color="auto" w:fill="auto"/>
              </w:tcPr>
            </w:tcPrChange>
          </w:tcPr>
          <w:p w14:paraId="0262735F" w14:textId="77ED242E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14180" w:author="家興 余" w:date="2021-01-22T10:54:00Z">
              <w:tcPr>
                <w:tcW w:w="1" w:type="pct"/>
              </w:tcPr>
            </w:tcPrChange>
          </w:tcPr>
          <w:p w14:paraId="23A29960" w14:textId="2E46556A" w:rsidR="0036077E" w:rsidRPr="0036077E" w:rsidRDefault="0036077E">
            <w:pPr>
              <w:widowControl/>
              <w:jc w:val="center"/>
              <w:rPr>
                <w:ins w:id="14181" w:author="家興 余" w:date="2021-01-22T09:12:00Z"/>
                <w:rFonts w:ascii="標楷體" w:eastAsia="標楷體" w:hAnsi="標楷體" w:cs="新細明體"/>
                <w:color w:val="000000"/>
                <w:kern w:val="0"/>
                <w:rPrChange w:id="14182" w:author="家興 余" w:date="2021-01-22T09:19:00Z">
                  <w:rPr>
                    <w:ins w:id="14183" w:author="家興 余" w:date="2021-01-22T09:12:00Z"/>
                  </w:rPr>
                </w:rPrChange>
              </w:rPr>
              <w:pPrChange w:id="14184" w:author="家興 余" w:date="2021-01-22T09:19:00Z">
                <w:pPr>
                  <w:pStyle w:val="af9"/>
                  <w:widowControl/>
                  <w:numPr>
                    <w:numId w:val="51"/>
                  </w:numPr>
                  <w:ind w:leftChars="0" w:left="360" w:hanging="360"/>
                </w:pPr>
              </w:pPrChange>
            </w:pPr>
            <w:ins w:id="14185" w:author="家興 余" w:date="2021-01-22T09:2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tcPrChange w:id="14186" w:author="家興 余" w:date="2021-01-22T10:54:00Z">
              <w:tcPr>
                <w:tcW w:w="1453" w:type="pct"/>
                <w:shd w:val="clear" w:color="auto" w:fill="auto"/>
              </w:tcPr>
            </w:tcPrChange>
          </w:tcPr>
          <w:p w14:paraId="77648183" w14:textId="29BF1C04" w:rsidR="0036077E" w:rsidRPr="004A1C2C" w:rsidRDefault="0036077E" w:rsidP="004A1C2C">
            <w:pPr>
              <w:pStyle w:val="af9"/>
              <w:widowControl/>
              <w:numPr>
                <w:ilvl w:val="0"/>
                <w:numId w:val="51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刪除時不須輸入</w:t>
            </w:r>
          </w:p>
          <w:p w14:paraId="3B7CCE54" w14:textId="3E14B213" w:rsidR="0036077E" w:rsidRPr="004A1C2C" w:rsidRDefault="0036077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14187" w:author="家興 余" w:date="2020-12-30T10:01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</w:tbl>
    <w:p w14:paraId="7C6A45C1" w14:textId="77777777" w:rsidR="0009224C" w:rsidRPr="004A1C2C" w:rsidRDefault="0009224C" w:rsidP="0009224C">
      <w:pPr>
        <w:widowControl/>
        <w:rPr>
          <w:rFonts w:ascii="標楷體" w:eastAsia="標楷體" w:hAnsi="標楷體"/>
        </w:rPr>
      </w:pPr>
    </w:p>
    <w:p w14:paraId="4FAE5968" w14:textId="7A099D7B" w:rsidR="00583560" w:rsidRDefault="00583560" w:rsidP="004A1C2C">
      <w:pPr>
        <w:widowControl/>
        <w:rPr>
          <w:ins w:id="14188" w:author="ST1" w:date="2020-12-06T22:10:00Z"/>
          <w:rFonts w:ascii="標楷體" w:eastAsia="標楷體" w:hAnsi="標楷體"/>
        </w:rPr>
      </w:pPr>
    </w:p>
    <w:p w14:paraId="6599409E" w14:textId="77777777" w:rsidR="00583560" w:rsidRDefault="00583560">
      <w:pPr>
        <w:widowControl/>
        <w:rPr>
          <w:ins w:id="14189" w:author="ST1" w:date="2020-12-02T11:46:00Z"/>
          <w:rFonts w:ascii="標楷體" w:eastAsia="標楷體" w:hAnsi="標楷體"/>
        </w:rPr>
      </w:pPr>
      <w:ins w:id="14190" w:author="ST1" w:date="2020-12-02T11:46:00Z">
        <w:r>
          <w:rPr>
            <w:rFonts w:ascii="標楷體" w:eastAsia="標楷體" w:hAnsi="標楷體"/>
          </w:rPr>
          <w:br w:type="page"/>
        </w:r>
      </w:ins>
    </w:p>
    <w:p w14:paraId="71EC093A" w14:textId="77777777" w:rsidR="00583560" w:rsidRPr="004A1C2C" w:rsidRDefault="00583560" w:rsidP="00583560">
      <w:pPr>
        <w:widowControl/>
        <w:rPr>
          <w:ins w:id="14191" w:author="ST1" w:date="2020-12-02T11:46:00Z"/>
          <w:rFonts w:ascii="標楷體" w:eastAsia="標楷體" w:hAnsi="標楷體"/>
        </w:rPr>
      </w:pPr>
    </w:p>
    <w:p w14:paraId="072AE904" w14:textId="22BC94B4" w:rsidR="00583560" w:rsidRPr="008F20B5" w:rsidRDefault="00583560">
      <w:pPr>
        <w:pStyle w:val="3"/>
        <w:numPr>
          <w:ilvl w:val="2"/>
          <w:numId w:val="63"/>
        </w:numPr>
        <w:spacing w:before="0" w:after="240"/>
        <w:rPr>
          <w:ins w:id="14192" w:author="ST1" w:date="2020-12-02T11:46:00Z"/>
          <w:rFonts w:ascii="標楷體" w:hAnsi="標楷體"/>
        </w:rPr>
        <w:pPrChange w:id="14193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14194" w:name="_L2306關係人資料建立"/>
      <w:bookmarkEnd w:id="14194"/>
      <w:ins w:id="14195" w:author="ST1" w:date="2020-12-02T11:47:00Z">
        <w:r w:rsidRPr="00583560">
          <w:rPr>
            <w:rFonts w:ascii="標楷體" w:hAnsi="標楷體"/>
          </w:rPr>
          <w:t>L2306</w:t>
        </w:r>
      </w:ins>
      <w:ins w:id="14196" w:author="ST1" w:date="2020-12-02T11:46:00Z">
        <w:r w:rsidRPr="00583560">
          <w:rPr>
            <w:rFonts w:ascii="標楷體" w:hAnsi="標楷體" w:hint="eastAsia"/>
          </w:rPr>
          <w:t>關係人資料建立</w:t>
        </w:r>
      </w:ins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14197" w:author="家興 余" w:date="2021-01-22T10:55:00Z">
          <w:tblPr>
            <w:tblW w:w="5345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38"/>
        <w:gridCol w:w="1475"/>
        <w:gridCol w:w="3972"/>
        <w:gridCol w:w="568"/>
        <w:gridCol w:w="568"/>
        <w:gridCol w:w="568"/>
        <w:gridCol w:w="2607"/>
        <w:tblGridChange w:id="14198">
          <w:tblGrid>
            <w:gridCol w:w="538"/>
            <w:gridCol w:w="30"/>
            <w:gridCol w:w="1445"/>
            <w:gridCol w:w="115"/>
            <w:gridCol w:w="3857"/>
            <w:gridCol w:w="347"/>
            <w:gridCol w:w="221"/>
            <w:gridCol w:w="381"/>
            <w:gridCol w:w="187"/>
            <w:gridCol w:w="415"/>
            <w:gridCol w:w="153"/>
            <w:gridCol w:w="449"/>
            <w:gridCol w:w="2158"/>
            <w:gridCol w:w="601"/>
          </w:tblGrid>
        </w:tblGridChange>
      </w:tblGrid>
      <w:tr w:rsidR="00D64561" w:rsidRPr="00427BE0" w14:paraId="1BC8EC12" w14:textId="77777777" w:rsidTr="00D64561">
        <w:trPr>
          <w:trHeight w:val="350"/>
          <w:ins w:id="14199" w:author="ST1" w:date="2020-12-02T11:46:00Z"/>
          <w:trPrChange w:id="14200" w:author="家興 余" w:date="2021-01-22T10:55:00Z">
            <w:trPr>
              <w:trHeight w:val="350"/>
            </w:trPr>
          </w:trPrChange>
        </w:trPr>
        <w:tc>
          <w:tcPr>
            <w:tcW w:w="261" w:type="pct"/>
            <w:shd w:val="clear" w:color="auto" w:fill="auto"/>
            <w:hideMark/>
            <w:tcPrChange w:id="14201" w:author="家興 余" w:date="2021-01-22T10:55:00Z">
              <w:tcPr>
                <w:tcW w:w="261" w:type="pct"/>
                <w:gridSpan w:val="2"/>
                <w:shd w:val="clear" w:color="auto" w:fill="auto"/>
                <w:hideMark/>
              </w:tcPr>
            </w:tcPrChange>
          </w:tcPr>
          <w:p w14:paraId="1439E425" w14:textId="77777777" w:rsidR="00D64561" w:rsidRPr="00427BE0" w:rsidRDefault="00D64561" w:rsidP="00D64561">
            <w:pPr>
              <w:widowControl/>
              <w:jc w:val="center"/>
              <w:rPr>
                <w:ins w:id="14202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03" w:author="ST1" w:date="2020-12-02T11:46:00Z"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序號</w:t>
              </w:r>
            </w:ins>
          </w:p>
        </w:tc>
        <w:tc>
          <w:tcPr>
            <w:tcW w:w="716" w:type="pct"/>
            <w:shd w:val="clear" w:color="auto" w:fill="auto"/>
            <w:hideMark/>
            <w:tcPrChange w:id="14204" w:author="家興 余" w:date="2021-01-22T10:55:00Z">
              <w:tcPr>
                <w:tcW w:w="716" w:type="pct"/>
                <w:gridSpan w:val="2"/>
                <w:shd w:val="clear" w:color="auto" w:fill="auto"/>
                <w:hideMark/>
              </w:tcPr>
            </w:tcPrChange>
          </w:tcPr>
          <w:p w14:paraId="0BF220EF" w14:textId="77777777" w:rsidR="00D64561" w:rsidRPr="00427BE0" w:rsidRDefault="00D64561" w:rsidP="00D64561">
            <w:pPr>
              <w:widowControl/>
              <w:jc w:val="center"/>
              <w:rPr>
                <w:ins w:id="14205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06" w:author="ST1" w:date="2020-12-02T11:46:00Z"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英文名稱</w:t>
              </w:r>
            </w:ins>
          </w:p>
        </w:tc>
        <w:tc>
          <w:tcPr>
            <w:tcW w:w="1929" w:type="pct"/>
            <w:shd w:val="clear" w:color="auto" w:fill="auto"/>
            <w:hideMark/>
            <w:tcPrChange w:id="14207" w:author="家興 余" w:date="2021-01-22T10:55:00Z">
              <w:tcPr>
                <w:tcW w:w="1929" w:type="pct"/>
                <w:gridSpan w:val="2"/>
                <w:shd w:val="clear" w:color="auto" w:fill="auto"/>
                <w:hideMark/>
              </w:tcPr>
            </w:tcPrChange>
          </w:tcPr>
          <w:p w14:paraId="62E61ADB" w14:textId="77777777" w:rsidR="00D64561" w:rsidRPr="00427BE0" w:rsidRDefault="00D64561" w:rsidP="00D64561">
            <w:pPr>
              <w:widowControl/>
              <w:jc w:val="center"/>
              <w:rPr>
                <w:ins w:id="14208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09" w:author="ST1" w:date="2020-12-02T11:46:00Z"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中文名稱</w:t>
              </w:r>
            </w:ins>
          </w:p>
        </w:tc>
        <w:tc>
          <w:tcPr>
            <w:tcW w:w="276" w:type="pct"/>
            <w:shd w:val="clear" w:color="auto" w:fill="auto"/>
            <w:hideMark/>
            <w:tcPrChange w:id="14210" w:author="家興 余" w:date="2021-01-22T10:55:00Z">
              <w:tcPr>
                <w:tcW w:w="276" w:type="pct"/>
                <w:gridSpan w:val="2"/>
                <w:shd w:val="clear" w:color="auto" w:fill="auto"/>
                <w:hideMark/>
              </w:tcPr>
            </w:tcPrChange>
          </w:tcPr>
          <w:p w14:paraId="30A13FF1" w14:textId="77777777" w:rsidR="00D64561" w:rsidRPr="00427BE0" w:rsidRDefault="00D64561" w:rsidP="00D64561">
            <w:pPr>
              <w:widowControl/>
              <w:jc w:val="center"/>
              <w:rPr>
                <w:ins w:id="14211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12" w:author="ST1" w:date="2020-12-02T11:46:00Z"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型態</w:t>
              </w:r>
            </w:ins>
          </w:p>
        </w:tc>
        <w:tc>
          <w:tcPr>
            <w:tcW w:w="276" w:type="pct"/>
            <w:tcPrChange w:id="14213" w:author="家興 余" w:date="2021-01-22T10:55:00Z">
              <w:tcPr>
                <w:tcW w:w="276" w:type="pct"/>
                <w:gridSpan w:val="2"/>
              </w:tcPr>
            </w:tcPrChange>
          </w:tcPr>
          <w:p w14:paraId="33A39EFB" w14:textId="01D23772" w:rsidR="00D64561" w:rsidRPr="00427BE0" w:rsidRDefault="00D64561" w:rsidP="00D64561">
            <w:pPr>
              <w:widowControl/>
              <w:jc w:val="center"/>
              <w:rPr>
                <w:ins w:id="14214" w:author="家興 余" w:date="2021-01-22T10:54:00Z"/>
                <w:rFonts w:ascii="標楷體" w:eastAsia="標楷體" w:hAnsi="標楷體" w:cs="新細明體"/>
                <w:color w:val="000000"/>
                <w:kern w:val="0"/>
              </w:rPr>
            </w:pPr>
            <w:ins w:id="14215" w:author="家興 余" w:date="2021-01-22T10:54:00Z"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長度</w:t>
              </w:r>
            </w:ins>
          </w:p>
        </w:tc>
        <w:tc>
          <w:tcPr>
            <w:tcW w:w="276" w:type="pct"/>
            <w:tcPrChange w:id="14216" w:author="家興 余" w:date="2021-01-22T10:55:00Z">
              <w:tcPr>
                <w:tcW w:w="276" w:type="pct"/>
                <w:gridSpan w:val="2"/>
              </w:tcPr>
            </w:tcPrChange>
          </w:tcPr>
          <w:p w14:paraId="59A316CE" w14:textId="7DFD4705" w:rsidR="00D64561" w:rsidRPr="00427BE0" w:rsidRDefault="00D64561" w:rsidP="00D64561">
            <w:pPr>
              <w:widowControl/>
              <w:jc w:val="center"/>
              <w:rPr>
                <w:ins w:id="14217" w:author="家興 余" w:date="2021-01-22T10:54:00Z"/>
                <w:rFonts w:ascii="標楷體" w:eastAsia="標楷體" w:hAnsi="標楷體" w:cs="新細明體"/>
                <w:color w:val="000000"/>
                <w:kern w:val="0"/>
              </w:rPr>
            </w:pPr>
            <w:ins w:id="14218" w:author="家興 余" w:date="2021-01-22T10:5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266" w:type="pct"/>
            <w:shd w:val="clear" w:color="auto" w:fill="auto"/>
            <w:hideMark/>
            <w:tcPrChange w:id="14219" w:author="家興 余" w:date="2021-01-22T10:55:00Z">
              <w:tcPr>
                <w:tcW w:w="1266" w:type="pct"/>
                <w:gridSpan w:val="2"/>
                <w:shd w:val="clear" w:color="auto" w:fill="auto"/>
                <w:hideMark/>
              </w:tcPr>
            </w:tcPrChange>
          </w:tcPr>
          <w:p w14:paraId="78EF9F8D" w14:textId="77777777" w:rsidR="00D64561" w:rsidRPr="00427BE0" w:rsidRDefault="00D64561" w:rsidP="00D64561">
            <w:pPr>
              <w:widowControl/>
              <w:rPr>
                <w:ins w:id="14220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21" w:author="ST1" w:date="2020-12-02T11:46:00Z"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欄位說明</w:t>
              </w:r>
            </w:ins>
          </w:p>
        </w:tc>
      </w:tr>
      <w:tr w:rsidR="00D64561" w:rsidRPr="00427BE0" w14:paraId="204EEDE7" w14:textId="77777777" w:rsidTr="00D64561">
        <w:trPr>
          <w:trHeight w:val="340"/>
          <w:ins w:id="14222" w:author="ST1" w:date="2020-12-02T11:46:00Z"/>
          <w:trPrChange w:id="14223" w:author="家興 余" w:date="2021-01-22T10:55:00Z">
            <w:trPr>
              <w:trHeight w:val="340"/>
            </w:trPr>
          </w:trPrChange>
        </w:trPr>
        <w:tc>
          <w:tcPr>
            <w:tcW w:w="261" w:type="pct"/>
            <w:shd w:val="clear" w:color="auto" w:fill="auto"/>
            <w:tcPrChange w:id="14224" w:author="家興 余" w:date="2021-01-22T10:55:00Z">
              <w:tcPr>
                <w:tcW w:w="261" w:type="pct"/>
                <w:gridSpan w:val="2"/>
                <w:shd w:val="clear" w:color="auto" w:fill="auto"/>
              </w:tcPr>
            </w:tcPrChange>
          </w:tcPr>
          <w:p w14:paraId="06152E28" w14:textId="77777777" w:rsidR="00D64561" w:rsidRPr="00427BE0" w:rsidRDefault="00D64561">
            <w:pPr>
              <w:pStyle w:val="af9"/>
              <w:widowControl/>
              <w:numPr>
                <w:ilvl w:val="0"/>
                <w:numId w:val="52"/>
              </w:numPr>
              <w:spacing w:after="48"/>
              <w:ind w:leftChars="0"/>
              <w:jc w:val="center"/>
              <w:rPr>
                <w:ins w:id="14225" w:author="ST1" w:date="2020-12-02T11:46:00Z"/>
                <w:rFonts w:ascii="標楷體" w:eastAsia="標楷體" w:hAnsi="標楷體" w:cs="新細明體"/>
                <w:color w:val="000000"/>
                <w:kern w:val="0"/>
              </w:rPr>
              <w:pPrChange w:id="14226" w:author="ST1" w:date="2020-12-02T11:53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716" w:type="pct"/>
            <w:shd w:val="clear" w:color="auto" w:fill="auto"/>
            <w:tcPrChange w:id="14227" w:author="家興 余" w:date="2021-01-22T10:55:00Z">
              <w:tcPr>
                <w:tcW w:w="716" w:type="pct"/>
                <w:gridSpan w:val="2"/>
                <w:shd w:val="clear" w:color="auto" w:fill="auto"/>
              </w:tcPr>
            </w:tcPrChange>
          </w:tcPr>
          <w:p w14:paraId="7598702C" w14:textId="77777777" w:rsidR="00D64561" w:rsidRPr="00427BE0" w:rsidRDefault="00D64561" w:rsidP="00D64561">
            <w:pPr>
              <w:widowControl/>
              <w:rPr>
                <w:ins w:id="14228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29" w:author="ST1" w:date="2020-12-02T11:46:00Z">
              <w:r w:rsidRPr="00427BE0">
                <w:rPr>
                  <w:rFonts w:ascii="標楷體" w:eastAsia="標楷體" w:hAnsi="標楷體" w:cs="新細明體"/>
                  <w:color w:val="000000"/>
                  <w:kern w:val="0"/>
                </w:rPr>
                <w:t>TranCode</w:t>
              </w:r>
            </w:ins>
          </w:p>
        </w:tc>
        <w:tc>
          <w:tcPr>
            <w:tcW w:w="1929" w:type="pct"/>
            <w:shd w:val="clear" w:color="auto" w:fill="auto"/>
            <w:tcPrChange w:id="14230" w:author="家興 余" w:date="2021-01-22T10:55:00Z">
              <w:tcPr>
                <w:tcW w:w="1929" w:type="pct"/>
                <w:gridSpan w:val="2"/>
                <w:shd w:val="clear" w:color="auto" w:fill="auto"/>
              </w:tcPr>
            </w:tcPrChange>
          </w:tcPr>
          <w:p w14:paraId="7414384D" w14:textId="77777777" w:rsidR="00D64561" w:rsidRPr="00427BE0" w:rsidRDefault="00D64561" w:rsidP="00D64561">
            <w:pPr>
              <w:widowControl/>
              <w:rPr>
                <w:ins w:id="14231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32" w:author="ST1" w:date="2020-12-02T11:46:00Z"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交易代號</w:t>
              </w:r>
            </w:ins>
          </w:p>
        </w:tc>
        <w:tc>
          <w:tcPr>
            <w:tcW w:w="276" w:type="pct"/>
            <w:shd w:val="clear" w:color="auto" w:fill="auto"/>
            <w:tcPrChange w:id="14233" w:author="家興 余" w:date="2021-01-22T10:55:00Z">
              <w:tcPr>
                <w:tcW w:w="276" w:type="pct"/>
                <w:gridSpan w:val="2"/>
                <w:shd w:val="clear" w:color="auto" w:fill="auto"/>
              </w:tcPr>
            </w:tcPrChange>
          </w:tcPr>
          <w:p w14:paraId="46C0C69A" w14:textId="77777777" w:rsidR="00D64561" w:rsidRPr="00427BE0" w:rsidRDefault="00D64561" w:rsidP="00D64561">
            <w:pPr>
              <w:widowControl/>
              <w:jc w:val="center"/>
              <w:rPr>
                <w:ins w:id="14234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35" w:author="ST1" w:date="2020-12-02T11:46:00Z">
              <w:r w:rsidRPr="00427BE0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6" w:type="pct"/>
            <w:tcPrChange w:id="14236" w:author="家興 余" w:date="2021-01-22T10:55:00Z">
              <w:tcPr>
                <w:tcW w:w="276" w:type="pct"/>
                <w:gridSpan w:val="2"/>
              </w:tcPr>
            </w:tcPrChange>
          </w:tcPr>
          <w:p w14:paraId="318093FE" w14:textId="78A5AEE8" w:rsidR="00D64561" w:rsidRPr="00427BE0" w:rsidRDefault="00D64561" w:rsidP="00D64561">
            <w:pPr>
              <w:widowControl/>
              <w:jc w:val="center"/>
              <w:rPr>
                <w:ins w:id="14237" w:author="家興 余" w:date="2021-01-22T10:54:00Z"/>
                <w:rFonts w:ascii="標楷體" w:eastAsia="標楷體" w:hAnsi="標楷體" w:cs="新細明體"/>
                <w:color w:val="000000"/>
                <w:kern w:val="0"/>
              </w:rPr>
            </w:pPr>
            <w:ins w:id="14238" w:author="家興 余" w:date="2021-01-22T10:54:00Z">
              <w:r w:rsidRPr="00427BE0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6" w:type="pct"/>
            <w:tcPrChange w:id="14239" w:author="家興 余" w:date="2021-01-22T10:55:00Z">
              <w:tcPr>
                <w:tcW w:w="276" w:type="pct"/>
                <w:gridSpan w:val="2"/>
              </w:tcPr>
            </w:tcPrChange>
          </w:tcPr>
          <w:p w14:paraId="297A9E55" w14:textId="7AB37B78" w:rsidR="00D64561" w:rsidRPr="00427BE0" w:rsidRDefault="006B144A" w:rsidP="00D64561">
            <w:pPr>
              <w:widowControl/>
              <w:jc w:val="center"/>
              <w:rPr>
                <w:ins w:id="14240" w:author="家興 余" w:date="2021-01-22T10:54:00Z"/>
                <w:rFonts w:ascii="標楷體" w:eastAsia="標楷體" w:hAnsi="標楷體" w:cs="新細明體"/>
                <w:color w:val="000000"/>
                <w:kern w:val="0"/>
              </w:rPr>
            </w:pPr>
            <w:ins w:id="14241" w:author="家興 余" w:date="2021-01-22T12:3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6" w:type="pct"/>
            <w:shd w:val="clear" w:color="auto" w:fill="auto"/>
            <w:tcPrChange w:id="14242" w:author="家興 余" w:date="2021-01-22T10:55:00Z">
              <w:tcPr>
                <w:tcW w:w="1266" w:type="pct"/>
                <w:gridSpan w:val="2"/>
                <w:shd w:val="clear" w:color="auto" w:fill="auto"/>
              </w:tcPr>
            </w:tcPrChange>
          </w:tcPr>
          <w:p w14:paraId="659F034F" w14:textId="1F762560" w:rsidR="00D64561" w:rsidRPr="00427BE0" w:rsidRDefault="00D64561" w:rsidP="00D64561">
            <w:pPr>
              <w:widowControl/>
              <w:rPr>
                <w:ins w:id="14243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44" w:author="ST1" w:date="2020-12-02T11:46:00Z">
              <w:r w:rsidRPr="00427BE0">
                <w:rPr>
                  <w:rFonts w:ascii="標楷體" w:eastAsia="標楷體" w:hAnsi="標楷體" w:cs="新細明體"/>
                  <w:color w:val="000000"/>
                  <w:kern w:val="0"/>
                </w:rPr>
                <w:t>L</w:t>
              </w:r>
            </w:ins>
            <w:ins w:id="14245" w:author="ST1" w:date="2020-12-02T11:48:00Z">
              <w:r w:rsidRPr="00427BE0">
                <w:rPr>
                  <w:rFonts w:ascii="標楷體" w:eastAsia="標楷體" w:hAnsi="標楷體" w:cs="新細明體"/>
                  <w:color w:val="000000"/>
                  <w:kern w:val="0"/>
                </w:rPr>
                <w:t>2306</w:t>
              </w:r>
            </w:ins>
          </w:p>
        </w:tc>
      </w:tr>
      <w:tr w:rsidR="00D64561" w:rsidRPr="00427BE0" w14:paraId="6716A677" w14:textId="77777777" w:rsidTr="00D64561">
        <w:trPr>
          <w:trHeight w:val="340"/>
          <w:ins w:id="14246" w:author="ST1" w:date="2020-12-02T11:46:00Z"/>
          <w:trPrChange w:id="14247" w:author="家興 余" w:date="2021-01-22T10:55:00Z">
            <w:trPr>
              <w:trHeight w:val="340"/>
            </w:trPr>
          </w:trPrChange>
        </w:trPr>
        <w:tc>
          <w:tcPr>
            <w:tcW w:w="261" w:type="pct"/>
            <w:shd w:val="clear" w:color="auto" w:fill="auto"/>
            <w:tcPrChange w:id="14248" w:author="家興 余" w:date="2021-01-22T10:55:00Z">
              <w:tcPr>
                <w:tcW w:w="261" w:type="pct"/>
                <w:gridSpan w:val="2"/>
                <w:shd w:val="clear" w:color="auto" w:fill="auto"/>
              </w:tcPr>
            </w:tcPrChange>
          </w:tcPr>
          <w:p w14:paraId="0F098898" w14:textId="77777777" w:rsidR="00D64561" w:rsidRPr="00427BE0" w:rsidRDefault="00D64561">
            <w:pPr>
              <w:pStyle w:val="af9"/>
              <w:widowControl/>
              <w:numPr>
                <w:ilvl w:val="0"/>
                <w:numId w:val="52"/>
              </w:numPr>
              <w:spacing w:after="48"/>
              <w:ind w:leftChars="0"/>
              <w:jc w:val="center"/>
              <w:rPr>
                <w:ins w:id="14249" w:author="ST1" w:date="2020-12-02T11:46:00Z"/>
                <w:rFonts w:ascii="標楷體" w:eastAsia="標楷體" w:hAnsi="標楷體" w:cs="新細明體"/>
                <w:color w:val="000000"/>
                <w:kern w:val="0"/>
              </w:rPr>
              <w:pPrChange w:id="14250" w:author="ST1" w:date="2020-12-02T11:53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716" w:type="pct"/>
            <w:shd w:val="clear" w:color="auto" w:fill="auto"/>
            <w:tcPrChange w:id="14251" w:author="家興 余" w:date="2021-01-22T10:55:00Z">
              <w:tcPr>
                <w:tcW w:w="716" w:type="pct"/>
                <w:gridSpan w:val="2"/>
                <w:shd w:val="clear" w:color="auto" w:fill="auto"/>
              </w:tcPr>
            </w:tcPrChange>
          </w:tcPr>
          <w:p w14:paraId="7BC9E23E" w14:textId="46D7BFDC" w:rsidR="00D64561" w:rsidRPr="00427BE0" w:rsidRDefault="00D64561" w:rsidP="00D64561">
            <w:pPr>
              <w:widowControl/>
              <w:rPr>
                <w:ins w:id="14252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53" w:author="ST1" w:date="2020-12-02T11:52:00Z">
              <w:r w:rsidRPr="00427BE0">
                <w:rPr>
                  <w:rFonts w:ascii="標楷體" w:eastAsia="標楷體" w:hAnsi="標楷體"/>
                  <w:rPrChange w:id="14254" w:author="ST1" w:date="2020-12-02T11:59:00Z">
                    <w:rPr/>
                  </w:rPrChange>
                </w:rPr>
                <w:t xml:space="preserve">FunCd  </w:t>
              </w:r>
            </w:ins>
          </w:p>
        </w:tc>
        <w:tc>
          <w:tcPr>
            <w:tcW w:w="1929" w:type="pct"/>
            <w:shd w:val="clear" w:color="auto" w:fill="auto"/>
            <w:tcPrChange w:id="14255" w:author="家興 余" w:date="2021-01-22T10:55:00Z">
              <w:tcPr>
                <w:tcW w:w="1929" w:type="pct"/>
                <w:gridSpan w:val="2"/>
                <w:shd w:val="clear" w:color="auto" w:fill="auto"/>
              </w:tcPr>
            </w:tcPrChange>
          </w:tcPr>
          <w:p w14:paraId="0AF9591E" w14:textId="77777777" w:rsidR="00D64561" w:rsidRPr="00427BE0" w:rsidRDefault="00D64561" w:rsidP="00D64561">
            <w:pPr>
              <w:widowControl/>
              <w:rPr>
                <w:ins w:id="14256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57" w:author="ST1" w:date="2020-12-02T11:46:00Z"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功能</w:t>
              </w:r>
            </w:ins>
          </w:p>
        </w:tc>
        <w:tc>
          <w:tcPr>
            <w:tcW w:w="276" w:type="pct"/>
            <w:shd w:val="clear" w:color="auto" w:fill="auto"/>
            <w:tcPrChange w:id="14258" w:author="家興 余" w:date="2021-01-22T10:55:00Z">
              <w:tcPr>
                <w:tcW w:w="276" w:type="pct"/>
                <w:gridSpan w:val="2"/>
                <w:shd w:val="clear" w:color="auto" w:fill="auto"/>
              </w:tcPr>
            </w:tcPrChange>
          </w:tcPr>
          <w:p w14:paraId="1ADC794A" w14:textId="4457C524" w:rsidR="00D64561" w:rsidRPr="00427BE0" w:rsidRDefault="00D64561" w:rsidP="00D64561">
            <w:pPr>
              <w:widowControl/>
              <w:jc w:val="center"/>
              <w:rPr>
                <w:ins w:id="14259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60" w:author="ST1" w:date="2020-12-02T11:53:00Z">
              <w:r w:rsidRPr="00427BE0">
                <w:rPr>
                  <w:rFonts w:ascii="標楷體" w:eastAsia="標楷體" w:hAnsi="標楷體"/>
                  <w:rPrChange w:id="14261" w:author="ST1" w:date="2020-12-02T11:59:00Z">
                    <w:rPr/>
                  </w:rPrChange>
                </w:rPr>
                <w:t>X</w:t>
              </w:r>
            </w:ins>
          </w:p>
        </w:tc>
        <w:tc>
          <w:tcPr>
            <w:tcW w:w="276" w:type="pct"/>
            <w:tcPrChange w:id="14262" w:author="家興 余" w:date="2021-01-22T10:55:00Z">
              <w:tcPr>
                <w:tcW w:w="276" w:type="pct"/>
                <w:gridSpan w:val="2"/>
              </w:tcPr>
            </w:tcPrChange>
          </w:tcPr>
          <w:p w14:paraId="021FDEB6" w14:textId="0733F7B8" w:rsidR="00D64561" w:rsidRPr="00427BE0" w:rsidRDefault="00D64561" w:rsidP="00D64561">
            <w:pPr>
              <w:widowControl/>
              <w:jc w:val="center"/>
              <w:rPr>
                <w:ins w:id="14263" w:author="家興 余" w:date="2021-01-22T10:54:00Z"/>
                <w:rFonts w:ascii="標楷體" w:eastAsia="標楷體" w:hAnsi="標楷體"/>
              </w:rPr>
            </w:pPr>
            <w:ins w:id="14264" w:author="家興 余" w:date="2021-01-22T10:54:00Z">
              <w:r w:rsidRPr="00427BE0">
                <w:rPr>
                  <w:rFonts w:ascii="標楷體" w:eastAsia="標楷體" w:hAnsi="標楷體"/>
                  <w:rPrChange w:id="14265" w:author="ST1" w:date="2020-12-02T11:59:00Z">
                    <w:rPr/>
                  </w:rPrChange>
                </w:rPr>
                <w:t xml:space="preserve">1  </w:t>
              </w:r>
            </w:ins>
          </w:p>
        </w:tc>
        <w:tc>
          <w:tcPr>
            <w:tcW w:w="276" w:type="pct"/>
            <w:tcPrChange w:id="14266" w:author="家興 余" w:date="2021-01-22T10:55:00Z">
              <w:tcPr>
                <w:tcW w:w="276" w:type="pct"/>
                <w:gridSpan w:val="2"/>
              </w:tcPr>
            </w:tcPrChange>
          </w:tcPr>
          <w:p w14:paraId="36B89224" w14:textId="7D05961A" w:rsidR="00D64561" w:rsidRPr="00427BE0" w:rsidRDefault="006B144A" w:rsidP="00D64561">
            <w:pPr>
              <w:widowControl/>
              <w:jc w:val="center"/>
              <w:rPr>
                <w:ins w:id="14267" w:author="家興 余" w:date="2021-01-22T10:54:00Z"/>
                <w:rFonts w:ascii="標楷體" w:eastAsia="標楷體" w:hAnsi="標楷體"/>
              </w:rPr>
            </w:pPr>
            <w:ins w:id="14268" w:author="家興 余" w:date="2021-01-22T12:32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266" w:type="pct"/>
            <w:shd w:val="clear" w:color="auto" w:fill="auto"/>
            <w:tcPrChange w:id="14269" w:author="家興 余" w:date="2021-01-22T10:55:00Z">
              <w:tcPr>
                <w:tcW w:w="1266" w:type="pct"/>
                <w:gridSpan w:val="2"/>
                <w:shd w:val="clear" w:color="auto" w:fill="auto"/>
              </w:tcPr>
            </w:tcPrChange>
          </w:tcPr>
          <w:p w14:paraId="21D6F3CE" w14:textId="77777777" w:rsidR="00D64561" w:rsidRPr="00427BE0" w:rsidRDefault="00D64561" w:rsidP="00D64561">
            <w:pPr>
              <w:widowControl/>
              <w:rPr>
                <w:ins w:id="14270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71" w:author="ST1" w:date="2020-12-02T11:46:00Z">
              <w:r w:rsidRPr="00427BE0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1: </w:t>
              </w:r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新增</w:t>
              </w:r>
              <w:r w:rsidRPr="00427BE0">
                <w:rPr>
                  <w:rFonts w:ascii="標楷體" w:eastAsia="標楷體" w:hAnsi="標楷體" w:cs="新細明體"/>
                  <w:color w:val="000000"/>
                  <w:kern w:val="0"/>
                </w:rPr>
                <w:t>;</w:t>
              </w:r>
            </w:ins>
          </w:p>
          <w:p w14:paraId="4E53FA5B" w14:textId="77777777" w:rsidR="00D64561" w:rsidRPr="00427BE0" w:rsidRDefault="00D64561" w:rsidP="00D64561">
            <w:pPr>
              <w:widowControl/>
              <w:rPr>
                <w:ins w:id="14272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73" w:author="ST1" w:date="2020-12-02T11:46:00Z">
              <w:r w:rsidRPr="00427BE0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2: </w:t>
              </w:r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修改</w:t>
              </w:r>
              <w:r w:rsidRPr="00427BE0">
                <w:rPr>
                  <w:rFonts w:ascii="標楷體" w:eastAsia="標楷體" w:hAnsi="標楷體" w:cs="新細明體"/>
                  <w:color w:val="000000"/>
                  <w:kern w:val="0"/>
                </w:rPr>
                <w:t>;</w:t>
              </w:r>
            </w:ins>
          </w:p>
          <w:p w14:paraId="06B84AB5" w14:textId="77777777" w:rsidR="00D64561" w:rsidRPr="00427BE0" w:rsidRDefault="00D64561" w:rsidP="00D64561">
            <w:pPr>
              <w:widowControl/>
              <w:rPr>
                <w:ins w:id="14274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75" w:author="ST1" w:date="2020-12-02T11:46:00Z">
              <w:r w:rsidRPr="00427BE0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4: </w:t>
              </w:r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刪除</w:t>
              </w:r>
              <w:r w:rsidRPr="00427BE0">
                <w:rPr>
                  <w:rFonts w:ascii="標楷體" w:eastAsia="標楷體" w:hAnsi="標楷體" w:cs="新細明體"/>
                  <w:color w:val="000000"/>
                  <w:kern w:val="0"/>
                </w:rPr>
                <w:t>;</w:t>
              </w:r>
            </w:ins>
          </w:p>
        </w:tc>
      </w:tr>
      <w:tr w:rsidR="00D64561" w:rsidRPr="00427BE0" w14:paraId="1A1188A0" w14:textId="77777777" w:rsidTr="00D64561">
        <w:trPr>
          <w:trHeight w:val="340"/>
          <w:ins w:id="14276" w:author="ST1" w:date="2020-12-02T11:46:00Z"/>
          <w:trPrChange w:id="14277" w:author="家興 余" w:date="2021-01-22T10:55:00Z">
            <w:trPr>
              <w:trHeight w:val="340"/>
            </w:trPr>
          </w:trPrChange>
        </w:trPr>
        <w:tc>
          <w:tcPr>
            <w:tcW w:w="261" w:type="pct"/>
            <w:shd w:val="clear" w:color="auto" w:fill="auto"/>
            <w:tcPrChange w:id="14278" w:author="家興 余" w:date="2021-01-22T10:55:00Z">
              <w:tcPr>
                <w:tcW w:w="261" w:type="pct"/>
                <w:gridSpan w:val="2"/>
                <w:shd w:val="clear" w:color="auto" w:fill="auto"/>
              </w:tcPr>
            </w:tcPrChange>
          </w:tcPr>
          <w:p w14:paraId="6AFD2395" w14:textId="77777777" w:rsidR="00D64561" w:rsidRPr="00427BE0" w:rsidRDefault="00D64561">
            <w:pPr>
              <w:pStyle w:val="af9"/>
              <w:widowControl/>
              <w:numPr>
                <w:ilvl w:val="0"/>
                <w:numId w:val="52"/>
              </w:numPr>
              <w:spacing w:after="48"/>
              <w:ind w:leftChars="0"/>
              <w:jc w:val="center"/>
              <w:rPr>
                <w:ins w:id="14279" w:author="ST1" w:date="2020-12-02T11:46:00Z"/>
                <w:rFonts w:ascii="標楷體" w:eastAsia="標楷體" w:hAnsi="標楷體" w:cs="新細明體"/>
                <w:color w:val="000000"/>
                <w:kern w:val="0"/>
              </w:rPr>
              <w:pPrChange w:id="14280" w:author="ST1" w:date="2020-12-02T11:53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716" w:type="pct"/>
            <w:shd w:val="clear" w:color="auto" w:fill="auto"/>
            <w:tcPrChange w:id="14281" w:author="家興 余" w:date="2021-01-22T10:55:00Z">
              <w:tcPr>
                <w:tcW w:w="716" w:type="pct"/>
                <w:gridSpan w:val="2"/>
                <w:shd w:val="clear" w:color="auto" w:fill="auto"/>
              </w:tcPr>
            </w:tcPrChange>
          </w:tcPr>
          <w:p w14:paraId="0C4AEABE" w14:textId="75F00BE1" w:rsidR="00D64561" w:rsidRPr="00427BE0" w:rsidRDefault="00737E77" w:rsidP="00D64561">
            <w:pPr>
              <w:widowControl/>
              <w:rPr>
                <w:ins w:id="14282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83" w:author="家興 余" w:date="2021-04-12T11:48:00Z">
              <w:r w:rsidRPr="00737E77">
                <w:rPr>
                  <w:rFonts w:ascii="標楷體" w:eastAsia="標楷體" w:hAnsi="標楷體"/>
                </w:rPr>
                <w:t>CustNo</w:t>
              </w:r>
            </w:ins>
            <w:ins w:id="14284" w:author="ST1" w:date="2020-12-02T11:52:00Z">
              <w:del w:id="14285" w:author="家興 余" w:date="2021-04-12T11:48:00Z">
                <w:r w:rsidR="00D64561" w:rsidRPr="00427BE0" w:rsidDel="00737E77">
                  <w:rPr>
                    <w:rFonts w:ascii="標楷體" w:eastAsia="標楷體" w:hAnsi="標楷體"/>
                    <w:rPrChange w:id="14286" w:author="ST1" w:date="2020-12-02T11:59:00Z">
                      <w:rPr/>
                    </w:rPrChange>
                  </w:rPr>
                  <w:delText xml:space="preserve">CustId </w:delText>
                </w:r>
              </w:del>
            </w:ins>
          </w:p>
        </w:tc>
        <w:tc>
          <w:tcPr>
            <w:tcW w:w="1929" w:type="pct"/>
            <w:shd w:val="clear" w:color="auto" w:fill="auto"/>
            <w:tcPrChange w:id="14287" w:author="家興 余" w:date="2021-01-22T10:55:00Z">
              <w:tcPr>
                <w:tcW w:w="1929" w:type="pct"/>
                <w:gridSpan w:val="2"/>
                <w:shd w:val="clear" w:color="auto" w:fill="auto"/>
              </w:tcPr>
            </w:tcPrChange>
          </w:tcPr>
          <w:p w14:paraId="311C25CF" w14:textId="3417AE2E" w:rsidR="00D64561" w:rsidRPr="00427BE0" w:rsidRDefault="00737E77" w:rsidP="00D64561">
            <w:pPr>
              <w:widowControl/>
              <w:rPr>
                <w:ins w:id="14288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89" w:author="家興 余" w:date="2021-04-12T11:4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戶號</w:t>
              </w:r>
            </w:ins>
            <w:ins w:id="14290" w:author="ST1" w:date="2020-12-02T11:54:00Z">
              <w:del w:id="14291" w:author="家興 余" w:date="2021-04-12T11:48:00Z">
                <w:r w:rsidR="00D64561" w:rsidRPr="00427BE0" w:rsidDel="00737E77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統一編號</w:delText>
                </w:r>
              </w:del>
            </w:ins>
          </w:p>
        </w:tc>
        <w:tc>
          <w:tcPr>
            <w:tcW w:w="276" w:type="pct"/>
            <w:shd w:val="clear" w:color="auto" w:fill="auto"/>
            <w:tcPrChange w:id="14292" w:author="家興 余" w:date="2021-01-22T10:55:00Z">
              <w:tcPr>
                <w:tcW w:w="276" w:type="pct"/>
                <w:gridSpan w:val="2"/>
                <w:shd w:val="clear" w:color="auto" w:fill="auto"/>
              </w:tcPr>
            </w:tcPrChange>
          </w:tcPr>
          <w:p w14:paraId="1FE3452D" w14:textId="222F4523" w:rsidR="00D64561" w:rsidRPr="00427BE0" w:rsidRDefault="00737E77" w:rsidP="00D64561">
            <w:pPr>
              <w:widowControl/>
              <w:jc w:val="center"/>
              <w:rPr>
                <w:ins w:id="14293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94" w:author="家興 余" w:date="2021-04-12T11:48:00Z">
              <w:r>
                <w:rPr>
                  <w:rFonts w:ascii="標楷體" w:eastAsia="標楷體" w:hAnsi="標楷體" w:hint="eastAsia"/>
                </w:rPr>
                <w:t>9</w:t>
              </w:r>
            </w:ins>
            <w:ins w:id="14295" w:author="ST1" w:date="2020-12-02T11:53:00Z">
              <w:del w:id="14296" w:author="家興 余" w:date="2021-04-12T11:48:00Z">
                <w:r w:rsidR="00D64561" w:rsidRPr="00427BE0" w:rsidDel="00737E77">
                  <w:rPr>
                    <w:rFonts w:ascii="標楷體" w:eastAsia="標楷體" w:hAnsi="標楷體"/>
                    <w:rPrChange w:id="14297" w:author="ST1" w:date="2020-12-02T11:59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76" w:type="pct"/>
            <w:tcPrChange w:id="14298" w:author="家興 余" w:date="2021-01-22T10:55:00Z">
              <w:tcPr>
                <w:tcW w:w="276" w:type="pct"/>
                <w:gridSpan w:val="2"/>
              </w:tcPr>
            </w:tcPrChange>
          </w:tcPr>
          <w:p w14:paraId="3CCC4D69" w14:textId="7C308E69" w:rsidR="00D64561" w:rsidRPr="00427BE0" w:rsidRDefault="00737E77" w:rsidP="00D64561">
            <w:pPr>
              <w:widowControl/>
              <w:jc w:val="center"/>
              <w:rPr>
                <w:ins w:id="14299" w:author="家興 余" w:date="2021-01-22T10:54:00Z"/>
                <w:rFonts w:ascii="標楷體" w:eastAsia="標楷體" w:hAnsi="標楷體"/>
              </w:rPr>
            </w:pPr>
            <w:ins w:id="14300" w:author="家興 余" w:date="2021-04-12T11:48:00Z">
              <w:r>
                <w:rPr>
                  <w:rFonts w:ascii="標楷體" w:eastAsia="標楷體" w:hAnsi="標楷體" w:hint="eastAsia"/>
                </w:rPr>
                <w:t>7</w:t>
              </w:r>
            </w:ins>
            <w:ins w:id="14301" w:author="家興 余" w:date="2021-01-22T10:54:00Z">
              <w:r w:rsidR="00D64561" w:rsidRPr="00427BE0">
                <w:rPr>
                  <w:rFonts w:ascii="標楷體" w:eastAsia="標楷體" w:hAnsi="標楷體"/>
                  <w:rPrChange w:id="14302" w:author="ST1" w:date="2020-12-02T11:59:00Z">
                    <w:rPr/>
                  </w:rPrChange>
                </w:rPr>
                <w:t xml:space="preserve"> </w:t>
              </w:r>
            </w:ins>
          </w:p>
        </w:tc>
        <w:tc>
          <w:tcPr>
            <w:tcW w:w="276" w:type="pct"/>
            <w:tcPrChange w:id="14303" w:author="家興 余" w:date="2021-01-22T10:55:00Z">
              <w:tcPr>
                <w:tcW w:w="276" w:type="pct"/>
                <w:gridSpan w:val="2"/>
              </w:tcPr>
            </w:tcPrChange>
          </w:tcPr>
          <w:p w14:paraId="4E407679" w14:textId="6656C351" w:rsidR="00D64561" w:rsidRPr="00427BE0" w:rsidRDefault="006B144A" w:rsidP="00D64561">
            <w:pPr>
              <w:widowControl/>
              <w:jc w:val="center"/>
              <w:rPr>
                <w:ins w:id="14304" w:author="家興 余" w:date="2021-01-22T10:54:00Z"/>
                <w:rFonts w:ascii="標楷體" w:eastAsia="標楷體" w:hAnsi="標楷體"/>
              </w:rPr>
            </w:pPr>
            <w:ins w:id="14305" w:author="家興 余" w:date="2021-01-22T12:32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266" w:type="pct"/>
            <w:shd w:val="clear" w:color="auto" w:fill="auto"/>
            <w:tcPrChange w:id="14306" w:author="家興 余" w:date="2021-01-22T10:55:00Z">
              <w:tcPr>
                <w:tcW w:w="1266" w:type="pct"/>
                <w:gridSpan w:val="2"/>
                <w:shd w:val="clear" w:color="auto" w:fill="auto"/>
              </w:tcPr>
            </w:tcPrChange>
          </w:tcPr>
          <w:p w14:paraId="04646208" w14:textId="530BFE9F" w:rsidR="00D64561" w:rsidRPr="00427BE0" w:rsidRDefault="00D64561" w:rsidP="00D64561">
            <w:pPr>
              <w:widowControl/>
              <w:rPr>
                <w:ins w:id="14307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427BE0" w14:paraId="700B4CD1" w14:textId="77777777" w:rsidTr="00D64561">
        <w:trPr>
          <w:trHeight w:val="340"/>
          <w:ins w:id="14308" w:author="ST1" w:date="2020-12-02T11:46:00Z"/>
          <w:trPrChange w:id="14309" w:author="家興 余" w:date="2021-01-22T10:55:00Z">
            <w:trPr>
              <w:trHeight w:val="340"/>
            </w:trPr>
          </w:trPrChange>
        </w:trPr>
        <w:tc>
          <w:tcPr>
            <w:tcW w:w="261" w:type="pct"/>
            <w:shd w:val="clear" w:color="auto" w:fill="auto"/>
            <w:tcPrChange w:id="14310" w:author="家興 余" w:date="2021-01-22T10:55:00Z">
              <w:tcPr>
                <w:tcW w:w="261" w:type="pct"/>
                <w:gridSpan w:val="2"/>
                <w:shd w:val="clear" w:color="auto" w:fill="auto"/>
              </w:tcPr>
            </w:tcPrChange>
          </w:tcPr>
          <w:p w14:paraId="2DB3330D" w14:textId="77777777" w:rsidR="00D64561" w:rsidRPr="00427BE0" w:rsidRDefault="00D64561">
            <w:pPr>
              <w:pStyle w:val="af9"/>
              <w:widowControl/>
              <w:numPr>
                <w:ilvl w:val="0"/>
                <w:numId w:val="52"/>
              </w:numPr>
              <w:spacing w:after="48"/>
              <w:ind w:leftChars="0"/>
              <w:jc w:val="center"/>
              <w:rPr>
                <w:ins w:id="14311" w:author="ST1" w:date="2020-12-02T11:46:00Z"/>
                <w:rFonts w:ascii="標楷體" w:eastAsia="標楷體" w:hAnsi="標楷體" w:cs="新細明體"/>
                <w:color w:val="000000"/>
                <w:kern w:val="0"/>
              </w:rPr>
              <w:pPrChange w:id="14312" w:author="ST1" w:date="2020-12-02T11:53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716" w:type="pct"/>
            <w:shd w:val="clear" w:color="auto" w:fill="auto"/>
            <w:tcPrChange w:id="14313" w:author="家興 余" w:date="2021-01-22T10:55:00Z">
              <w:tcPr>
                <w:tcW w:w="716" w:type="pct"/>
                <w:gridSpan w:val="2"/>
                <w:shd w:val="clear" w:color="auto" w:fill="auto"/>
              </w:tcPr>
            </w:tcPrChange>
          </w:tcPr>
          <w:p w14:paraId="4EBA33CB" w14:textId="74D4CBA3" w:rsidR="00D64561" w:rsidRPr="00427BE0" w:rsidRDefault="00737E77" w:rsidP="00D64561">
            <w:pPr>
              <w:widowControl/>
              <w:rPr>
                <w:ins w:id="14314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315" w:author="家興 余" w:date="2021-04-12T11:49:00Z">
              <w:r w:rsidRPr="00737E77">
                <w:rPr>
                  <w:rFonts w:ascii="標楷體" w:eastAsia="標楷體" w:hAnsi="標楷體"/>
                </w:rPr>
                <w:t>CaseNo</w:t>
              </w:r>
            </w:ins>
            <w:ins w:id="14316" w:author="ST1" w:date="2020-12-02T11:52:00Z">
              <w:del w:id="14317" w:author="家興 余" w:date="2021-04-12T11:49:00Z">
                <w:r w:rsidR="00D64561" w:rsidRPr="00427BE0" w:rsidDel="00737E77">
                  <w:rPr>
                    <w:rFonts w:ascii="標楷體" w:eastAsia="標楷體" w:hAnsi="標楷體"/>
                    <w:rPrChange w:id="14318" w:author="ST1" w:date="2020-12-02T11:59:00Z">
                      <w:rPr/>
                    </w:rPrChange>
                  </w:rPr>
                  <w:delText>RelName</w:delText>
                </w:r>
              </w:del>
            </w:ins>
          </w:p>
        </w:tc>
        <w:tc>
          <w:tcPr>
            <w:tcW w:w="1929" w:type="pct"/>
            <w:shd w:val="clear" w:color="auto" w:fill="auto"/>
            <w:tcPrChange w:id="14319" w:author="家興 余" w:date="2021-01-22T10:55:00Z">
              <w:tcPr>
                <w:tcW w:w="1929" w:type="pct"/>
                <w:gridSpan w:val="2"/>
                <w:shd w:val="clear" w:color="auto" w:fill="auto"/>
              </w:tcPr>
            </w:tcPrChange>
          </w:tcPr>
          <w:p w14:paraId="5861C3D1" w14:textId="353C0A7B" w:rsidR="00D64561" w:rsidRPr="00427BE0" w:rsidRDefault="00737E77" w:rsidP="00D64561">
            <w:pPr>
              <w:widowControl/>
              <w:rPr>
                <w:ins w:id="14320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321" w:author="家興 余" w:date="2021-04-12T11:49:00Z">
              <w:r w:rsidRPr="00737E77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案件編號</w:t>
              </w:r>
            </w:ins>
            <w:ins w:id="14322" w:author="ST1" w:date="2020-12-02T11:54:00Z">
              <w:del w:id="14323" w:author="家興 余" w:date="2021-04-12T11:49:00Z">
                <w:r w:rsidR="00D64561" w:rsidRPr="00427BE0" w:rsidDel="00737E77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關係人姓名</w:delText>
                </w:r>
              </w:del>
            </w:ins>
          </w:p>
        </w:tc>
        <w:tc>
          <w:tcPr>
            <w:tcW w:w="276" w:type="pct"/>
            <w:shd w:val="clear" w:color="auto" w:fill="auto"/>
            <w:tcPrChange w:id="14324" w:author="家興 余" w:date="2021-01-22T10:55:00Z">
              <w:tcPr>
                <w:tcW w:w="276" w:type="pct"/>
                <w:gridSpan w:val="2"/>
                <w:shd w:val="clear" w:color="auto" w:fill="auto"/>
              </w:tcPr>
            </w:tcPrChange>
          </w:tcPr>
          <w:p w14:paraId="39A2174C" w14:textId="42D33E40" w:rsidR="00D64561" w:rsidRPr="00427BE0" w:rsidRDefault="00D64561" w:rsidP="00D64561">
            <w:pPr>
              <w:widowControl/>
              <w:jc w:val="center"/>
              <w:rPr>
                <w:ins w:id="14325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326" w:author="ST1" w:date="2020-12-02T11:53:00Z">
              <w:del w:id="14327" w:author="家興 余" w:date="2021-04-12T11:49:00Z">
                <w:r w:rsidRPr="00427BE0" w:rsidDel="00737E77">
                  <w:rPr>
                    <w:rFonts w:ascii="標楷體" w:eastAsia="標楷體" w:hAnsi="標楷體"/>
                    <w:rPrChange w:id="14328" w:author="ST1" w:date="2020-12-02T11:59:00Z">
                      <w:rPr/>
                    </w:rPrChange>
                  </w:rPr>
                  <w:delText>X</w:delText>
                </w:r>
              </w:del>
            </w:ins>
            <w:ins w:id="14329" w:author="家興 余" w:date="2021-04-12T11:49:00Z">
              <w:r w:rsidR="00737E77">
                <w:rPr>
                  <w:rFonts w:ascii="標楷體" w:eastAsia="標楷體" w:hAnsi="標楷體" w:hint="eastAsia"/>
                </w:rPr>
                <w:t>9</w:t>
              </w:r>
            </w:ins>
          </w:p>
        </w:tc>
        <w:tc>
          <w:tcPr>
            <w:tcW w:w="276" w:type="pct"/>
            <w:tcPrChange w:id="14330" w:author="家興 余" w:date="2021-01-22T10:55:00Z">
              <w:tcPr>
                <w:tcW w:w="276" w:type="pct"/>
                <w:gridSpan w:val="2"/>
              </w:tcPr>
            </w:tcPrChange>
          </w:tcPr>
          <w:p w14:paraId="3467A894" w14:textId="7DEF3CB6" w:rsidR="00D64561" w:rsidRPr="00427BE0" w:rsidRDefault="00737E77" w:rsidP="00D64561">
            <w:pPr>
              <w:widowControl/>
              <w:jc w:val="center"/>
              <w:rPr>
                <w:ins w:id="14331" w:author="家興 余" w:date="2021-01-22T10:54:00Z"/>
                <w:rFonts w:ascii="標楷體" w:eastAsia="標楷體" w:hAnsi="標楷體"/>
              </w:rPr>
            </w:pPr>
            <w:ins w:id="14332" w:author="家興 余" w:date="2021-04-12T11:49:00Z">
              <w:r>
                <w:rPr>
                  <w:rFonts w:ascii="標楷體" w:eastAsia="標楷體" w:hAnsi="標楷體" w:hint="eastAsia"/>
                </w:rPr>
                <w:t>7</w:t>
              </w:r>
            </w:ins>
          </w:p>
        </w:tc>
        <w:tc>
          <w:tcPr>
            <w:tcW w:w="276" w:type="pct"/>
            <w:tcPrChange w:id="14333" w:author="家興 余" w:date="2021-01-22T10:55:00Z">
              <w:tcPr>
                <w:tcW w:w="276" w:type="pct"/>
                <w:gridSpan w:val="2"/>
              </w:tcPr>
            </w:tcPrChange>
          </w:tcPr>
          <w:p w14:paraId="234917AD" w14:textId="430A98BB" w:rsidR="00D64561" w:rsidRPr="00427BE0" w:rsidRDefault="006B144A" w:rsidP="00D64561">
            <w:pPr>
              <w:widowControl/>
              <w:jc w:val="center"/>
              <w:rPr>
                <w:ins w:id="14334" w:author="家興 余" w:date="2021-01-22T10:54:00Z"/>
                <w:rFonts w:ascii="標楷體" w:eastAsia="標楷體" w:hAnsi="標楷體"/>
              </w:rPr>
            </w:pPr>
            <w:ins w:id="14335" w:author="家興 余" w:date="2021-01-22T12:32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266" w:type="pct"/>
            <w:shd w:val="clear" w:color="auto" w:fill="auto"/>
            <w:tcPrChange w:id="14336" w:author="家興 余" w:date="2021-01-22T10:55:00Z">
              <w:tcPr>
                <w:tcW w:w="1266" w:type="pct"/>
                <w:gridSpan w:val="2"/>
                <w:shd w:val="clear" w:color="auto" w:fill="auto"/>
              </w:tcPr>
            </w:tcPrChange>
          </w:tcPr>
          <w:p w14:paraId="135CF40D" w14:textId="3BF67E49" w:rsidR="00D64561" w:rsidRPr="00427BE0" w:rsidRDefault="00D64561" w:rsidP="00D64561">
            <w:pPr>
              <w:widowControl/>
              <w:rPr>
                <w:ins w:id="14337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745D4" w:rsidRPr="00427BE0" w14:paraId="3D06A0BD" w14:textId="77777777" w:rsidTr="00D64561">
        <w:trPr>
          <w:trHeight w:val="340"/>
          <w:ins w:id="14338" w:author="家興 余" w:date="2021-04-12T12:03:00Z"/>
        </w:trPr>
        <w:tc>
          <w:tcPr>
            <w:tcW w:w="261" w:type="pct"/>
            <w:shd w:val="clear" w:color="auto" w:fill="auto"/>
          </w:tcPr>
          <w:p w14:paraId="277F1598" w14:textId="77777777" w:rsidR="00D745D4" w:rsidRPr="00427BE0" w:rsidRDefault="00D745D4">
            <w:pPr>
              <w:pStyle w:val="af9"/>
              <w:widowControl/>
              <w:numPr>
                <w:ilvl w:val="0"/>
                <w:numId w:val="52"/>
              </w:numPr>
              <w:spacing w:after="48"/>
              <w:ind w:leftChars="0"/>
              <w:jc w:val="center"/>
              <w:rPr>
                <w:ins w:id="14339" w:author="家興 余" w:date="2021-04-12T12:03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516C3CAA" w14:textId="2B0D9FFB" w:rsidR="00D745D4" w:rsidRPr="00737E77" w:rsidRDefault="00D745D4" w:rsidP="00D64561">
            <w:pPr>
              <w:widowControl/>
              <w:rPr>
                <w:ins w:id="14340" w:author="家興 余" w:date="2021-04-12T12:03:00Z"/>
                <w:rFonts w:ascii="標楷體" w:eastAsia="標楷體" w:hAnsi="標楷體"/>
              </w:rPr>
            </w:pPr>
            <w:ins w:id="14341" w:author="家興 余" w:date="2021-04-12T12:03:00Z">
              <w:r w:rsidRPr="00D745D4">
                <w:rPr>
                  <w:rFonts w:ascii="標楷體" w:eastAsia="標楷體" w:hAnsi="標楷體"/>
                </w:rPr>
                <w:t>RelId</w:t>
              </w:r>
            </w:ins>
          </w:p>
        </w:tc>
        <w:tc>
          <w:tcPr>
            <w:tcW w:w="1929" w:type="pct"/>
            <w:shd w:val="clear" w:color="auto" w:fill="auto"/>
          </w:tcPr>
          <w:p w14:paraId="4060146F" w14:textId="4B062946" w:rsidR="00D745D4" w:rsidRPr="00737E77" w:rsidRDefault="00D745D4" w:rsidP="00D64561">
            <w:pPr>
              <w:widowControl/>
              <w:rPr>
                <w:ins w:id="14342" w:author="家興 余" w:date="2021-04-12T12:03:00Z"/>
                <w:rFonts w:ascii="標楷體" w:eastAsia="標楷體" w:hAnsi="標楷體" w:cs="新細明體"/>
                <w:color w:val="000000"/>
                <w:kern w:val="0"/>
              </w:rPr>
            </w:pPr>
            <w:ins w:id="14343" w:author="家興 余" w:date="2021-04-12T12:04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關係人統編</w:t>
              </w:r>
            </w:ins>
          </w:p>
        </w:tc>
        <w:tc>
          <w:tcPr>
            <w:tcW w:w="276" w:type="pct"/>
            <w:shd w:val="clear" w:color="auto" w:fill="auto"/>
          </w:tcPr>
          <w:p w14:paraId="40FCB586" w14:textId="64DE0FC6" w:rsidR="00D745D4" w:rsidRPr="00427BE0" w:rsidDel="00737E77" w:rsidRDefault="00D745D4" w:rsidP="00D64561">
            <w:pPr>
              <w:widowControl/>
              <w:jc w:val="center"/>
              <w:rPr>
                <w:ins w:id="14344" w:author="家興 余" w:date="2021-04-12T12:03:00Z"/>
                <w:rFonts w:ascii="標楷體" w:eastAsia="標楷體" w:hAnsi="標楷體"/>
              </w:rPr>
            </w:pPr>
            <w:ins w:id="14345" w:author="家興 余" w:date="2021-04-12T12:03:00Z">
              <w:r>
                <w:rPr>
                  <w:rFonts w:ascii="標楷體" w:eastAsia="標楷體" w:hAnsi="標楷體" w:hint="eastAsia"/>
                </w:rPr>
                <w:t>X</w:t>
              </w:r>
            </w:ins>
          </w:p>
        </w:tc>
        <w:tc>
          <w:tcPr>
            <w:tcW w:w="276" w:type="pct"/>
          </w:tcPr>
          <w:p w14:paraId="39CCAF4B" w14:textId="17AE916C" w:rsidR="00D745D4" w:rsidRDefault="00D745D4" w:rsidP="00D64561">
            <w:pPr>
              <w:widowControl/>
              <w:jc w:val="center"/>
              <w:rPr>
                <w:ins w:id="14346" w:author="家興 余" w:date="2021-04-12T12:03:00Z"/>
                <w:rFonts w:ascii="標楷體" w:eastAsia="標楷體" w:hAnsi="標楷體"/>
              </w:rPr>
            </w:pPr>
            <w:ins w:id="14347" w:author="家興 余" w:date="2021-04-12T12:03:00Z">
              <w:r>
                <w:rPr>
                  <w:rFonts w:ascii="標楷體" w:eastAsia="標楷體" w:hAnsi="標楷體" w:hint="eastAsia"/>
                </w:rPr>
                <w:t>1</w:t>
              </w:r>
              <w:r>
                <w:rPr>
                  <w:rFonts w:ascii="標楷體" w:eastAsia="標楷體" w:hAnsi="標楷體"/>
                </w:rPr>
                <w:t>0</w:t>
              </w:r>
            </w:ins>
          </w:p>
        </w:tc>
        <w:tc>
          <w:tcPr>
            <w:tcW w:w="276" w:type="pct"/>
          </w:tcPr>
          <w:p w14:paraId="7C6DB35F" w14:textId="793A0C18" w:rsidR="00D745D4" w:rsidRDefault="00D745D4" w:rsidP="00D64561">
            <w:pPr>
              <w:widowControl/>
              <w:jc w:val="center"/>
              <w:rPr>
                <w:ins w:id="14348" w:author="家興 余" w:date="2021-04-12T12:03:00Z"/>
                <w:rFonts w:ascii="標楷體" w:eastAsia="標楷體" w:hAnsi="標楷體"/>
              </w:rPr>
            </w:pPr>
            <w:ins w:id="14349" w:author="家興 余" w:date="2021-04-12T12:04:00Z">
              <w:r>
                <w:rPr>
                  <w:rFonts w:ascii="標楷體" w:eastAsia="標楷體" w:hAnsi="標楷體"/>
                </w:rPr>
                <w:t>V</w:t>
              </w:r>
            </w:ins>
          </w:p>
        </w:tc>
        <w:tc>
          <w:tcPr>
            <w:tcW w:w="1266" w:type="pct"/>
            <w:shd w:val="clear" w:color="auto" w:fill="auto"/>
          </w:tcPr>
          <w:p w14:paraId="17874FA1" w14:textId="77777777" w:rsidR="00D745D4" w:rsidRPr="00427BE0" w:rsidRDefault="00D745D4" w:rsidP="00D64561">
            <w:pPr>
              <w:widowControl/>
              <w:rPr>
                <w:ins w:id="14350" w:author="家興 余" w:date="2021-04-12T12:03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745D4" w:rsidRPr="00427BE0" w14:paraId="46B0DE1B" w14:textId="77777777" w:rsidTr="00D64561">
        <w:trPr>
          <w:trHeight w:val="340"/>
          <w:ins w:id="14351" w:author="家興 余" w:date="2021-04-12T12:03:00Z"/>
        </w:trPr>
        <w:tc>
          <w:tcPr>
            <w:tcW w:w="261" w:type="pct"/>
            <w:shd w:val="clear" w:color="auto" w:fill="auto"/>
          </w:tcPr>
          <w:p w14:paraId="7AD273E8" w14:textId="77777777" w:rsidR="00D745D4" w:rsidRPr="00427BE0" w:rsidRDefault="00D745D4">
            <w:pPr>
              <w:pStyle w:val="af9"/>
              <w:widowControl/>
              <w:numPr>
                <w:ilvl w:val="0"/>
                <w:numId w:val="52"/>
              </w:numPr>
              <w:spacing w:after="48"/>
              <w:ind w:leftChars="0"/>
              <w:jc w:val="center"/>
              <w:rPr>
                <w:ins w:id="14352" w:author="家興 余" w:date="2021-04-12T12:03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76B57A3F" w14:textId="3F54A2A6" w:rsidR="00D745D4" w:rsidRPr="00D745D4" w:rsidRDefault="00D745D4" w:rsidP="00D64561">
            <w:pPr>
              <w:widowControl/>
              <w:rPr>
                <w:ins w:id="14353" w:author="家興 余" w:date="2021-04-12T12:03:00Z"/>
                <w:rFonts w:ascii="標楷體" w:eastAsia="標楷體" w:hAnsi="標楷體"/>
              </w:rPr>
            </w:pPr>
            <w:ins w:id="14354" w:author="家興 余" w:date="2021-04-12T12:03:00Z">
              <w:r w:rsidRPr="00D745D4">
                <w:rPr>
                  <w:rFonts w:ascii="標楷體" w:eastAsia="標楷體" w:hAnsi="標楷體"/>
                </w:rPr>
                <w:t>RelName</w:t>
              </w:r>
            </w:ins>
          </w:p>
        </w:tc>
        <w:tc>
          <w:tcPr>
            <w:tcW w:w="1929" w:type="pct"/>
            <w:shd w:val="clear" w:color="auto" w:fill="auto"/>
          </w:tcPr>
          <w:p w14:paraId="2B1FC38A" w14:textId="4FED15E3" w:rsidR="00D745D4" w:rsidRPr="00737E77" w:rsidRDefault="00D745D4" w:rsidP="00D64561">
            <w:pPr>
              <w:widowControl/>
              <w:rPr>
                <w:ins w:id="14355" w:author="家興 余" w:date="2021-04-12T12:03:00Z"/>
                <w:rFonts w:ascii="標楷體" w:eastAsia="標楷體" w:hAnsi="標楷體" w:cs="新細明體"/>
                <w:color w:val="000000"/>
                <w:kern w:val="0"/>
              </w:rPr>
            </w:pPr>
            <w:ins w:id="14356" w:author="家興 余" w:date="2021-04-12T12:03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關係人姓名</w:t>
              </w:r>
            </w:ins>
          </w:p>
        </w:tc>
        <w:tc>
          <w:tcPr>
            <w:tcW w:w="276" w:type="pct"/>
            <w:shd w:val="clear" w:color="auto" w:fill="auto"/>
          </w:tcPr>
          <w:p w14:paraId="7C9D5A53" w14:textId="49C913DD" w:rsidR="00D745D4" w:rsidRPr="00427BE0" w:rsidDel="00737E77" w:rsidRDefault="00D745D4" w:rsidP="00D64561">
            <w:pPr>
              <w:widowControl/>
              <w:jc w:val="center"/>
              <w:rPr>
                <w:ins w:id="14357" w:author="家興 余" w:date="2021-04-12T12:03:00Z"/>
                <w:rFonts w:ascii="標楷體" w:eastAsia="標楷體" w:hAnsi="標楷體"/>
              </w:rPr>
            </w:pPr>
            <w:ins w:id="14358" w:author="家興 余" w:date="2021-04-12T12:03:00Z">
              <w:r>
                <w:rPr>
                  <w:rFonts w:ascii="標楷體" w:eastAsia="標楷體" w:hAnsi="標楷體" w:hint="eastAsia"/>
                </w:rPr>
                <w:t>X</w:t>
              </w:r>
            </w:ins>
          </w:p>
        </w:tc>
        <w:tc>
          <w:tcPr>
            <w:tcW w:w="276" w:type="pct"/>
          </w:tcPr>
          <w:p w14:paraId="3B9F1026" w14:textId="6E17F20F" w:rsidR="00D745D4" w:rsidRDefault="00D745D4" w:rsidP="00D64561">
            <w:pPr>
              <w:widowControl/>
              <w:jc w:val="center"/>
              <w:rPr>
                <w:ins w:id="14359" w:author="家興 余" w:date="2021-04-12T12:03:00Z"/>
                <w:rFonts w:ascii="標楷體" w:eastAsia="標楷體" w:hAnsi="標楷體"/>
              </w:rPr>
            </w:pPr>
            <w:ins w:id="14360" w:author="家興 余" w:date="2021-04-12T12:03:00Z">
              <w:r>
                <w:rPr>
                  <w:rFonts w:ascii="標楷體" w:eastAsia="標楷體" w:hAnsi="標楷體" w:hint="eastAsia"/>
                </w:rPr>
                <w:t>1</w:t>
              </w:r>
              <w:r>
                <w:rPr>
                  <w:rFonts w:ascii="標楷體" w:eastAsia="標楷體" w:hAnsi="標楷體"/>
                </w:rPr>
                <w:t>00</w:t>
              </w:r>
            </w:ins>
          </w:p>
        </w:tc>
        <w:tc>
          <w:tcPr>
            <w:tcW w:w="276" w:type="pct"/>
          </w:tcPr>
          <w:p w14:paraId="603B4E28" w14:textId="5733A3EB" w:rsidR="00D745D4" w:rsidRDefault="00D745D4" w:rsidP="00D64561">
            <w:pPr>
              <w:widowControl/>
              <w:jc w:val="center"/>
              <w:rPr>
                <w:ins w:id="14361" w:author="家興 余" w:date="2021-04-12T12:03:00Z"/>
                <w:rFonts w:ascii="標楷體" w:eastAsia="標楷體" w:hAnsi="標楷體"/>
              </w:rPr>
            </w:pPr>
            <w:ins w:id="14362" w:author="家興 余" w:date="2021-04-12T12:04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266" w:type="pct"/>
            <w:shd w:val="clear" w:color="auto" w:fill="auto"/>
          </w:tcPr>
          <w:p w14:paraId="5E3231E4" w14:textId="77777777" w:rsidR="00D745D4" w:rsidRPr="00427BE0" w:rsidRDefault="00D745D4" w:rsidP="00D64561">
            <w:pPr>
              <w:widowControl/>
              <w:rPr>
                <w:ins w:id="14363" w:author="家興 余" w:date="2021-04-12T12:03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427BE0" w14:paraId="5D6EBF2C" w14:textId="77777777" w:rsidTr="00D64561">
        <w:trPr>
          <w:trHeight w:val="340"/>
          <w:ins w:id="14364" w:author="ST1" w:date="2020-12-02T11:46:00Z"/>
          <w:trPrChange w:id="14365" w:author="家興 余" w:date="2021-01-22T10:55:00Z">
            <w:trPr>
              <w:trHeight w:val="340"/>
            </w:trPr>
          </w:trPrChange>
        </w:trPr>
        <w:tc>
          <w:tcPr>
            <w:tcW w:w="261" w:type="pct"/>
            <w:shd w:val="clear" w:color="auto" w:fill="auto"/>
            <w:tcPrChange w:id="14366" w:author="家興 余" w:date="2021-01-22T10:55:00Z">
              <w:tcPr>
                <w:tcW w:w="261" w:type="pct"/>
                <w:gridSpan w:val="2"/>
                <w:shd w:val="clear" w:color="auto" w:fill="auto"/>
              </w:tcPr>
            </w:tcPrChange>
          </w:tcPr>
          <w:p w14:paraId="7C8EF3AB" w14:textId="77777777" w:rsidR="00D64561" w:rsidRPr="00427BE0" w:rsidRDefault="00D64561">
            <w:pPr>
              <w:pStyle w:val="af9"/>
              <w:widowControl/>
              <w:numPr>
                <w:ilvl w:val="0"/>
                <w:numId w:val="52"/>
              </w:numPr>
              <w:spacing w:after="48"/>
              <w:ind w:leftChars="0"/>
              <w:jc w:val="center"/>
              <w:rPr>
                <w:ins w:id="14367" w:author="ST1" w:date="2020-12-02T11:46:00Z"/>
                <w:rFonts w:ascii="標楷體" w:eastAsia="標楷體" w:hAnsi="標楷體" w:cs="新細明體"/>
                <w:color w:val="000000"/>
                <w:kern w:val="0"/>
              </w:rPr>
              <w:pPrChange w:id="14368" w:author="ST1" w:date="2020-12-02T11:53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716" w:type="pct"/>
            <w:shd w:val="clear" w:color="auto" w:fill="auto"/>
            <w:tcPrChange w:id="14369" w:author="家興 余" w:date="2021-01-22T10:55:00Z">
              <w:tcPr>
                <w:tcW w:w="716" w:type="pct"/>
                <w:gridSpan w:val="2"/>
                <w:shd w:val="clear" w:color="auto" w:fill="auto"/>
              </w:tcPr>
            </w:tcPrChange>
          </w:tcPr>
          <w:p w14:paraId="1326F02B" w14:textId="2FE19B33" w:rsidR="00D64561" w:rsidRPr="00427BE0" w:rsidRDefault="00D64561" w:rsidP="00D64561">
            <w:pPr>
              <w:widowControl/>
              <w:rPr>
                <w:ins w:id="14370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371" w:author="ST1" w:date="2020-12-02T11:52:00Z">
              <w:r w:rsidRPr="00427BE0">
                <w:rPr>
                  <w:rFonts w:ascii="標楷體" w:eastAsia="標楷體" w:hAnsi="標楷體"/>
                  <w:rPrChange w:id="14372" w:author="ST1" w:date="2020-12-02T11:59:00Z">
                    <w:rPr/>
                  </w:rPrChange>
                </w:rPr>
                <w:t xml:space="preserve">PosInd </w:t>
              </w:r>
            </w:ins>
          </w:p>
        </w:tc>
        <w:tc>
          <w:tcPr>
            <w:tcW w:w="1929" w:type="pct"/>
            <w:shd w:val="clear" w:color="auto" w:fill="auto"/>
            <w:tcPrChange w:id="14373" w:author="家興 余" w:date="2021-01-22T10:55:00Z">
              <w:tcPr>
                <w:tcW w:w="1929" w:type="pct"/>
                <w:gridSpan w:val="2"/>
                <w:shd w:val="clear" w:color="auto" w:fill="auto"/>
              </w:tcPr>
            </w:tcPrChange>
          </w:tcPr>
          <w:p w14:paraId="57D85DA3" w14:textId="77FDBCA2" w:rsidR="00D64561" w:rsidRPr="00427BE0" w:rsidRDefault="00D64561" w:rsidP="00D64561">
            <w:pPr>
              <w:widowControl/>
              <w:rPr>
                <w:ins w:id="14374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375" w:author="ST1" w:date="2020-12-02T11:54:00Z"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職稱代碼</w:t>
              </w:r>
            </w:ins>
          </w:p>
        </w:tc>
        <w:tc>
          <w:tcPr>
            <w:tcW w:w="276" w:type="pct"/>
            <w:shd w:val="clear" w:color="auto" w:fill="auto"/>
            <w:tcPrChange w:id="14376" w:author="家興 余" w:date="2021-01-22T10:55:00Z">
              <w:tcPr>
                <w:tcW w:w="276" w:type="pct"/>
                <w:gridSpan w:val="2"/>
                <w:shd w:val="clear" w:color="auto" w:fill="auto"/>
              </w:tcPr>
            </w:tcPrChange>
          </w:tcPr>
          <w:p w14:paraId="228D2303" w14:textId="3711008B" w:rsidR="00D64561" w:rsidRPr="00427BE0" w:rsidRDefault="00D745D4" w:rsidP="00D64561">
            <w:pPr>
              <w:widowControl/>
              <w:jc w:val="center"/>
              <w:rPr>
                <w:ins w:id="14377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378" w:author="家興 余" w:date="2021-04-12T12:03:00Z">
              <w:r>
                <w:rPr>
                  <w:rFonts w:ascii="標楷體" w:eastAsia="標楷體" w:hAnsi="標楷體"/>
                </w:rPr>
                <w:t>9</w:t>
              </w:r>
            </w:ins>
            <w:ins w:id="14379" w:author="ST1" w:date="2020-12-02T11:53:00Z">
              <w:del w:id="14380" w:author="家興 余" w:date="2021-04-12T12:03:00Z">
                <w:r w:rsidR="00D64561" w:rsidRPr="00427BE0" w:rsidDel="00D745D4">
                  <w:rPr>
                    <w:rFonts w:ascii="標楷體" w:eastAsia="標楷體" w:hAnsi="標楷體"/>
                    <w:rPrChange w:id="14381" w:author="ST1" w:date="2020-12-02T11:59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76" w:type="pct"/>
            <w:tcPrChange w:id="14382" w:author="家興 余" w:date="2021-01-22T10:55:00Z">
              <w:tcPr>
                <w:tcW w:w="276" w:type="pct"/>
                <w:gridSpan w:val="2"/>
              </w:tcPr>
            </w:tcPrChange>
          </w:tcPr>
          <w:p w14:paraId="2AB7C87F" w14:textId="0CC5CED9" w:rsidR="00D64561" w:rsidRPr="00427BE0" w:rsidRDefault="00D64561" w:rsidP="00D64561">
            <w:pPr>
              <w:widowControl/>
              <w:jc w:val="center"/>
              <w:rPr>
                <w:ins w:id="14383" w:author="家興 余" w:date="2021-01-22T10:54:00Z"/>
                <w:rFonts w:ascii="標楷體" w:eastAsia="標楷體" w:hAnsi="標楷體"/>
              </w:rPr>
            </w:pPr>
            <w:ins w:id="14384" w:author="家興 余" w:date="2021-01-22T10:54:00Z">
              <w:r w:rsidRPr="00427BE0">
                <w:rPr>
                  <w:rFonts w:ascii="標楷體" w:eastAsia="標楷體" w:hAnsi="標楷體"/>
                  <w:rPrChange w:id="14385" w:author="ST1" w:date="2020-12-02T11:59:00Z">
                    <w:rPr/>
                  </w:rPrChange>
                </w:rPr>
                <w:t xml:space="preserve">2  </w:t>
              </w:r>
            </w:ins>
          </w:p>
        </w:tc>
        <w:tc>
          <w:tcPr>
            <w:tcW w:w="276" w:type="pct"/>
            <w:tcPrChange w:id="14386" w:author="家興 余" w:date="2021-01-22T10:55:00Z">
              <w:tcPr>
                <w:tcW w:w="276" w:type="pct"/>
                <w:gridSpan w:val="2"/>
              </w:tcPr>
            </w:tcPrChange>
          </w:tcPr>
          <w:p w14:paraId="0A0E107F" w14:textId="3AB0852D" w:rsidR="00D64561" w:rsidRPr="00427BE0" w:rsidRDefault="006B144A" w:rsidP="00D64561">
            <w:pPr>
              <w:widowControl/>
              <w:jc w:val="center"/>
              <w:rPr>
                <w:ins w:id="14387" w:author="家興 余" w:date="2021-01-22T10:54:00Z"/>
                <w:rFonts w:ascii="標楷體" w:eastAsia="標楷體" w:hAnsi="標楷體"/>
              </w:rPr>
            </w:pPr>
            <w:ins w:id="14388" w:author="家興 余" w:date="2021-01-22T12:32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266" w:type="pct"/>
            <w:shd w:val="clear" w:color="auto" w:fill="auto"/>
            <w:tcPrChange w:id="14389" w:author="家興 余" w:date="2021-01-22T10:55:00Z">
              <w:tcPr>
                <w:tcW w:w="1266" w:type="pct"/>
                <w:gridSpan w:val="2"/>
                <w:shd w:val="clear" w:color="auto" w:fill="auto"/>
              </w:tcPr>
            </w:tcPrChange>
          </w:tcPr>
          <w:p w14:paraId="21CE58D3" w14:textId="77777777" w:rsidR="00D745D4" w:rsidRPr="00D745D4" w:rsidRDefault="00D745D4" w:rsidP="00D745D4">
            <w:pPr>
              <w:widowControl/>
              <w:spacing w:line="240" w:lineRule="exact"/>
              <w:rPr>
                <w:ins w:id="14390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391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本人</w:t>
              </w:r>
            </w:ins>
          </w:p>
          <w:p w14:paraId="043253D6" w14:textId="77777777" w:rsidR="00D745D4" w:rsidRPr="00D745D4" w:rsidRDefault="00D745D4" w:rsidP="00D745D4">
            <w:pPr>
              <w:widowControl/>
              <w:spacing w:line="240" w:lineRule="exact"/>
              <w:rPr>
                <w:ins w:id="14392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393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02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配偶</w:t>
              </w:r>
            </w:ins>
          </w:p>
          <w:p w14:paraId="19C6E4EA" w14:textId="77777777" w:rsidR="00D745D4" w:rsidRPr="00D745D4" w:rsidRDefault="00D745D4" w:rsidP="00D745D4">
            <w:pPr>
              <w:widowControl/>
              <w:spacing w:line="240" w:lineRule="exact"/>
              <w:rPr>
                <w:ins w:id="14394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395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03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祖(外祖)父母</w:t>
              </w:r>
            </w:ins>
          </w:p>
          <w:p w14:paraId="7E48AE9F" w14:textId="77777777" w:rsidR="00D745D4" w:rsidRPr="00D745D4" w:rsidRDefault="00D745D4" w:rsidP="00D745D4">
            <w:pPr>
              <w:widowControl/>
              <w:spacing w:line="240" w:lineRule="exact"/>
              <w:rPr>
                <w:ins w:id="14396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397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04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父母</w:t>
              </w:r>
            </w:ins>
          </w:p>
          <w:p w14:paraId="45600881" w14:textId="77777777" w:rsidR="00D745D4" w:rsidRPr="00D745D4" w:rsidRDefault="00D745D4" w:rsidP="00D745D4">
            <w:pPr>
              <w:widowControl/>
              <w:spacing w:line="240" w:lineRule="exact"/>
              <w:rPr>
                <w:ins w:id="14398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399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05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兄弟姊妹</w:t>
              </w:r>
            </w:ins>
          </w:p>
          <w:p w14:paraId="10330CF7" w14:textId="77777777" w:rsidR="00D745D4" w:rsidRPr="00D745D4" w:rsidRDefault="00D745D4" w:rsidP="00D745D4">
            <w:pPr>
              <w:widowControl/>
              <w:spacing w:line="240" w:lineRule="exact"/>
              <w:rPr>
                <w:ins w:id="14400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401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06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子女</w:t>
              </w:r>
            </w:ins>
          </w:p>
          <w:p w14:paraId="118519E1" w14:textId="77777777" w:rsidR="00D745D4" w:rsidRPr="00D745D4" w:rsidRDefault="00D745D4" w:rsidP="00D745D4">
            <w:pPr>
              <w:widowControl/>
              <w:spacing w:line="240" w:lineRule="exact"/>
              <w:rPr>
                <w:ins w:id="14402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403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07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孫(外孫)子女</w:t>
              </w:r>
            </w:ins>
          </w:p>
          <w:p w14:paraId="3A3E7E6B" w14:textId="77777777" w:rsidR="00D745D4" w:rsidRPr="00D745D4" w:rsidRDefault="00D745D4" w:rsidP="00D745D4">
            <w:pPr>
              <w:widowControl/>
              <w:spacing w:line="240" w:lineRule="exact"/>
              <w:rPr>
                <w:ins w:id="14404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405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08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有控制與從屬關係</w:t>
              </w:r>
            </w:ins>
          </w:p>
          <w:p w14:paraId="0A8492C2" w14:textId="77777777" w:rsidR="00D745D4" w:rsidRPr="00D745D4" w:rsidRDefault="00D745D4" w:rsidP="00D745D4">
            <w:pPr>
              <w:widowControl/>
              <w:spacing w:line="240" w:lineRule="exact"/>
              <w:rPr>
                <w:ins w:id="14406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407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09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相互投資關係</w:t>
              </w:r>
            </w:ins>
          </w:p>
          <w:p w14:paraId="1AFEE5AF" w14:textId="77777777" w:rsidR="00D745D4" w:rsidRPr="00D745D4" w:rsidRDefault="00D745D4" w:rsidP="00D745D4">
            <w:pPr>
              <w:widowControl/>
              <w:spacing w:line="240" w:lineRule="exact"/>
              <w:rPr>
                <w:ins w:id="14408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409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10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董事長</w:t>
              </w:r>
            </w:ins>
          </w:p>
          <w:p w14:paraId="3FBE2FCF" w14:textId="77777777" w:rsidR="00D745D4" w:rsidRPr="00D745D4" w:rsidRDefault="00D745D4" w:rsidP="00D745D4">
            <w:pPr>
              <w:widowControl/>
              <w:spacing w:line="240" w:lineRule="exact"/>
              <w:rPr>
                <w:ins w:id="14410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411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11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董事</w:t>
              </w:r>
            </w:ins>
          </w:p>
          <w:p w14:paraId="7E3CEBBE" w14:textId="77777777" w:rsidR="00D745D4" w:rsidRPr="00D745D4" w:rsidRDefault="00D745D4" w:rsidP="00D745D4">
            <w:pPr>
              <w:widowControl/>
              <w:spacing w:line="240" w:lineRule="exact"/>
              <w:rPr>
                <w:ins w:id="14412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413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12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監察人</w:t>
              </w:r>
            </w:ins>
          </w:p>
          <w:p w14:paraId="14306219" w14:textId="022CC62C" w:rsidR="00D64561" w:rsidRPr="00427BE0" w:rsidDel="00D745D4" w:rsidRDefault="00D745D4">
            <w:pPr>
              <w:widowControl/>
              <w:spacing w:line="240" w:lineRule="exact"/>
              <w:rPr>
                <w:ins w:id="14414" w:author="ST1" w:date="2020-12-02T11:59:00Z"/>
                <w:del w:id="14415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16" w:author="ST1" w:date="2020-12-02T11:59:00Z">
                <w:pPr>
                  <w:widowControl/>
                </w:pPr>
              </w:pPrChange>
            </w:pPr>
            <w:ins w:id="14417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99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其他</w:t>
              </w:r>
            </w:ins>
            <w:ins w:id="14418" w:author="ST1" w:date="2020-12-02T11:59:00Z">
              <w:del w:id="14419" w:author="家興 余" w:date="2021-04-12T12:05:00Z">
                <w:r w:rsidR="00D64561"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01:董事長</w:delText>
                </w:r>
              </w:del>
            </w:ins>
          </w:p>
          <w:p w14:paraId="1F30073D" w14:textId="77B72E6C" w:rsidR="00D64561" w:rsidRPr="00427BE0" w:rsidDel="00D745D4" w:rsidRDefault="00D64561">
            <w:pPr>
              <w:widowControl/>
              <w:spacing w:line="240" w:lineRule="exact"/>
              <w:rPr>
                <w:ins w:id="14420" w:author="ST1" w:date="2020-12-02T11:59:00Z"/>
                <w:del w:id="14421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22" w:author="ST1" w:date="2020-12-02T11:59:00Z">
                <w:pPr>
                  <w:widowControl/>
                </w:pPr>
              </w:pPrChange>
            </w:pPr>
            <w:ins w:id="14423" w:author="ST1" w:date="2020-12-02T11:59:00Z">
              <w:del w:id="14424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02:副董事長</w:delText>
                </w:r>
              </w:del>
            </w:ins>
          </w:p>
          <w:p w14:paraId="109284CE" w14:textId="09B45C12" w:rsidR="00D64561" w:rsidRPr="00427BE0" w:rsidDel="00D745D4" w:rsidRDefault="00D64561">
            <w:pPr>
              <w:widowControl/>
              <w:spacing w:line="240" w:lineRule="exact"/>
              <w:rPr>
                <w:ins w:id="14425" w:author="ST1" w:date="2020-12-02T11:59:00Z"/>
                <w:del w:id="14426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27" w:author="ST1" w:date="2020-12-02T11:59:00Z">
                <w:pPr>
                  <w:widowControl/>
                </w:pPr>
              </w:pPrChange>
            </w:pPr>
            <w:ins w:id="14428" w:author="ST1" w:date="2020-12-02T11:59:00Z">
              <w:del w:id="14429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03:董事</w:delText>
                </w:r>
              </w:del>
            </w:ins>
          </w:p>
          <w:p w14:paraId="5FFD9DEA" w14:textId="12C3844C" w:rsidR="00D64561" w:rsidRPr="00427BE0" w:rsidDel="00D745D4" w:rsidRDefault="00D64561">
            <w:pPr>
              <w:widowControl/>
              <w:spacing w:line="240" w:lineRule="exact"/>
              <w:rPr>
                <w:ins w:id="14430" w:author="ST1" w:date="2020-12-02T11:59:00Z"/>
                <w:del w:id="14431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32" w:author="ST1" w:date="2020-12-02T11:59:00Z">
                <w:pPr>
                  <w:widowControl/>
                </w:pPr>
              </w:pPrChange>
            </w:pPr>
            <w:ins w:id="14433" w:author="ST1" w:date="2020-12-02T11:59:00Z">
              <w:del w:id="14434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04:監察人</w:delText>
                </w:r>
              </w:del>
            </w:ins>
          </w:p>
          <w:p w14:paraId="1F9FF400" w14:textId="4810C194" w:rsidR="00D64561" w:rsidRPr="00427BE0" w:rsidDel="00D745D4" w:rsidRDefault="00D64561">
            <w:pPr>
              <w:widowControl/>
              <w:spacing w:line="240" w:lineRule="exact"/>
              <w:rPr>
                <w:ins w:id="14435" w:author="ST1" w:date="2020-12-02T11:59:00Z"/>
                <w:del w:id="14436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37" w:author="ST1" w:date="2020-12-02T11:59:00Z">
                <w:pPr>
                  <w:widowControl/>
                </w:pPr>
              </w:pPrChange>
            </w:pPr>
            <w:ins w:id="14438" w:author="ST1" w:date="2020-12-02T11:59:00Z">
              <w:del w:id="14439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05:總經理</w:delText>
                </w:r>
              </w:del>
            </w:ins>
          </w:p>
          <w:p w14:paraId="56605D3F" w14:textId="3D122826" w:rsidR="00D64561" w:rsidRPr="00427BE0" w:rsidDel="00D745D4" w:rsidRDefault="00D64561">
            <w:pPr>
              <w:widowControl/>
              <w:spacing w:line="240" w:lineRule="exact"/>
              <w:rPr>
                <w:ins w:id="14440" w:author="ST1" w:date="2020-12-02T11:59:00Z"/>
                <w:del w:id="14441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42" w:author="ST1" w:date="2020-12-02T11:59:00Z">
                <w:pPr>
                  <w:widowControl/>
                </w:pPr>
              </w:pPrChange>
            </w:pPr>
            <w:ins w:id="14443" w:author="ST1" w:date="2020-12-02T11:59:00Z">
              <w:del w:id="14444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06:副總經理</w:delText>
                </w:r>
              </w:del>
            </w:ins>
          </w:p>
          <w:p w14:paraId="49E60B09" w14:textId="223C9E43" w:rsidR="00D64561" w:rsidRPr="00427BE0" w:rsidDel="00D745D4" w:rsidRDefault="00D64561">
            <w:pPr>
              <w:widowControl/>
              <w:spacing w:line="240" w:lineRule="exact"/>
              <w:rPr>
                <w:ins w:id="14445" w:author="ST1" w:date="2020-12-02T11:59:00Z"/>
                <w:del w:id="14446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47" w:author="ST1" w:date="2020-12-02T11:59:00Z">
                <w:pPr>
                  <w:widowControl/>
                </w:pPr>
              </w:pPrChange>
            </w:pPr>
            <w:ins w:id="14448" w:author="ST1" w:date="2020-12-02T11:59:00Z">
              <w:del w:id="14449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07:協理</w:delText>
                </w:r>
              </w:del>
            </w:ins>
          </w:p>
          <w:p w14:paraId="1942273F" w14:textId="336B5728" w:rsidR="00D64561" w:rsidRPr="00427BE0" w:rsidDel="00D745D4" w:rsidRDefault="00D64561">
            <w:pPr>
              <w:widowControl/>
              <w:spacing w:line="240" w:lineRule="exact"/>
              <w:rPr>
                <w:ins w:id="14450" w:author="ST1" w:date="2020-12-02T11:59:00Z"/>
                <w:del w:id="14451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52" w:author="ST1" w:date="2020-12-02T11:59:00Z">
                <w:pPr>
                  <w:widowControl/>
                </w:pPr>
              </w:pPrChange>
            </w:pPr>
            <w:ins w:id="14453" w:author="ST1" w:date="2020-12-02T11:59:00Z">
              <w:del w:id="14454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08:經理</w:delText>
                </w:r>
              </w:del>
            </w:ins>
          </w:p>
          <w:p w14:paraId="19E86099" w14:textId="3466A745" w:rsidR="00D64561" w:rsidRPr="00427BE0" w:rsidDel="00D745D4" w:rsidRDefault="00D64561">
            <w:pPr>
              <w:widowControl/>
              <w:spacing w:line="240" w:lineRule="exact"/>
              <w:rPr>
                <w:ins w:id="14455" w:author="ST1" w:date="2020-12-02T11:59:00Z"/>
                <w:del w:id="14456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57" w:author="ST1" w:date="2020-12-02T11:59:00Z">
                <w:pPr>
                  <w:widowControl/>
                </w:pPr>
              </w:pPrChange>
            </w:pPr>
            <w:ins w:id="14458" w:author="ST1" w:date="2020-12-02T11:59:00Z">
              <w:del w:id="14459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09:副理</w:delText>
                </w:r>
              </w:del>
            </w:ins>
          </w:p>
          <w:p w14:paraId="02CE96B7" w14:textId="252BDA09" w:rsidR="00D64561" w:rsidRPr="00427BE0" w:rsidDel="00D745D4" w:rsidRDefault="00D64561">
            <w:pPr>
              <w:widowControl/>
              <w:spacing w:line="240" w:lineRule="exact"/>
              <w:rPr>
                <w:ins w:id="14460" w:author="ST1" w:date="2020-12-02T11:59:00Z"/>
                <w:del w:id="14461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62" w:author="ST1" w:date="2020-12-02T11:59:00Z">
                <w:pPr>
                  <w:widowControl/>
                </w:pPr>
              </w:pPrChange>
            </w:pPr>
            <w:ins w:id="14463" w:author="ST1" w:date="2020-12-02T11:59:00Z">
              <w:del w:id="14464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10:辦理授信職員</w:delText>
                </w:r>
              </w:del>
            </w:ins>
          </w:p>
          <w:p w14:paraId="4A78A8BF" w14:textId="73E9A2E1" w:rsidR="00D64561" w:rsidRPr="00427BE0" w:rsidDel="00D745D4" w:rsidRDefault="00D64561">
            <w:pPr>
              <w:widowControl/>
              <w:spacing w:line="240" w:lineRule="exact"/>
              <w:rPr>
                <w:ins w:id="14465" w:author="ST1" w:date="2020-12-02T11:59:00Z"/>
                <w:del w:id="14466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67" w:author="ST1" w:date="2020-12-02T11:59:00Z">
                <w:pPr>
                  <w:widowControl/>
                </w:pPr>
              </w:pPrChange>
            </w:pPr>
            <w:ins w:id="14468" w:author="ST1" w:date="2020-12-02T11:59:00Z">
              <w:del w:id="14469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11:十五日薪</w:delText>
                </w:r>
              </w:del>
            </w:ins>
          </w:p>
          <w:p w14:paraId="11EE7F0F" w14:textId="7EFE65F2" w:rsidR="00D64561" w:rsidRPr="00427BE0" w:rsidDel="00D745D4" w:rsidRDefault="00D64561">
            <w:pPr>
              <w:widowControl/>
              <w:spacing w:line="240" w:lineRule="exact"/>
              <w:rPr>
                <w:ins w:id="14470" w:author="ST1" w:date="2020-12-02T11:59:00Z"/>
                <w:del w:id="14471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72" w:author="ST1" w:date="2020-12-02T11:59:00Z">
                <w:pPr>
                  <w:widowControl/>
                </w:pPr>
              </w:pPrChange>
            </w:pPr>
            <w:ins w:id="14473" w:author="ST1" w:date="2020-12-02T11:59:00Z">
              <w:del w:id="14474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98:其他關係人</w:delText>
                </w:r>
              </w:del>
            </w:ins>
          </w:p>
          <w:p w14:paraId="57792434" w14:textId="2A553491" w:rsidR="00D64561" w:rsidRPr="00427BE0" w:rsidRDefault="00D64561">
            <w:pPr>
              <w:widowControl/>
              <w:spacing w:line="240" w:lineRule="exact"/>
              <w:rPr>
                <w:ins w:id="14475" w:author="ST1" w:date="2020-12-02T11:46:00Z"/>
                <w:rFonts w:ascii="標楷體" w:eastAsia="標楷體" w:hAnsi="標楷體" w:cs="新細明體"/>
                <w:color w:val="000000"/>
                <w:kern w:val="0"/>
              </w:rPr>
              <w:pPrChange w:id="14476" w:author="ST1" w:date="2020-12-02T11:59:00Z">
                <w:pPr>
                  <w:widowControl/>
                </w:pPr>
              </w:pPrChange>
            </w:pPr>
            <w:ins w:id="14477" w:author="ST1" w:date="2020-12-02T11:59:00Z">
              <w:del w:id="14478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99:非關係人</w:delText>
                </w:r>
              </w:del>
            </w:ins>
          </w:p>
        </w:tc>
      </w:tr>
      <w:tr w:rsidR="00D64561" w:rsidRPr="00427BE0" w14:paraId="40B848C8" w14:textId="77777777" w:rsidTr="00D64561">
        <w:trPr>
          <w:trHeight w:val="340"/>
          <w:ins w:id="14479" w:author="ST1" w:date="2020-12-02T11:46:00Z"/>
          <w:trPrChange w:id="14480" w:author="家興 余" w:date="2021-01-22T10:55:00Z">
            <w:trPr>
              <w:trHeight w:val="340"/>
            </w:trPr>
          </w:trPrChange>
        </w:trPr>
        <w:tc>
          <w:tcPr>
            <w:tcW w:w="261" w:type="pct"/>
            <w:shd w:val="clear" w:color="auto" w:fill="auto"/>
            <w:tcPrChange w:id="14481" w:author="家興 余" w:date="2021-01-22T10:55:00Z">
              <w:tcPr>
                <w:tcW w:w="261" w:type="pct"/>
                <w:gridSpan w:val="2"/>
                <w:shd w:val="clear" w:color="auto" w:fill="auto"/>
              </w:tcPr>
            </w:tcPrChange>
          </w:tcPr>
          <w:p w14:paraId="7CA8E47B" w14:textId="77777777" w:rsidR="00D64561" w:rsidRPr="00427BE0" w:rsidRDefault="00D64561">
            <w:pPr>
              <w:pStyle w:val="af9"/>
              <w:widowControl/>
              <w:numPr>
                <w:ilvl w:val="0"/>
                <w:numId w:val="52"/>
              </w:numPr>
              <w:spacing w:after="48"/>
              <w:ind w:leftChars="0"/>
              <w:jc w:val="center"/>
              <w:rPr>
                <w:ins w:id="14482" w:author="ST1" w:date="2020-12-02T11:46:00Z"/>
                <w:rFonts w:ascii="標楷體" w:eastAsia="標楷體" w:hAnsi="標楷體" w:cs="新細明體"/>
                <w:color w:val="000000"/>
                <w:kern w:val="0"/>
              </w:rPr>
              <w:pPrChange w:id="14483" w:author="ST1" w:date="2020-12-02T11:53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716" w:type="pct"/>
            <w:shd w:val="clear" w:color="auto" w:fill="auto"/>
            <w:tcPrChange w:id="14484" w:author="家興 余" w:date="2021-01-22T10:55:00Z">
              <w:tcPr>
                <w:tcW w:w="716" w:type="pct"/>
                <w:gridSpan w:val="2"/>
                <w:shd w:val="clear" w:color="auto" w:fill="auto"/>
              </w:tcPr>
            </w:tcPrChange>
          </w:tcPr>
          <w:p w14:paraId="7652394B" w14:textId="4ACBAF12" w:rsidR="00D64561" w:rsidRPr="00427BE0" w:rsidRDefault="00D745D4" w:rsidP="00D64561">
            <w:pPr>
              <w:widowControl/>
              <w:rPr>
                <w:ins w:id="14485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486" w:author="家興 余" w:date="2021-04-12T12:03:00Z">
              <w:r w:rsidRPr="00D745D4">
                <w:rPr>
                  <w:rFonts w:ascii="標楷體" w:eastAsia="標楷體" w:hAnsi="標楷體"/>
                </w:rPr>
                <w:t>RemarkType</w:t>
              </w:r>
            </w:ins>
            <w:ins w:id="14487" w:author="ST1" w:date="2020-12-02T11:52:00Z">
              <w:del w:id="14488" w:author="家興 余" w:date="2021-04-12T12:03:00Z">
                <w:r w:rsidR="00D64561" w:rsidRPr="00427BE0" w:rsidDel="00D745D4">
                  <w:rPr>
                    <w:rFonts w:ascii="標楷體" w:eastAsia="標楷體" w:hAnsi="標楷體"/>
                    <w:rPrChange w:id="14489" w:author="ST1" w:date="2020-12-02T11:59:00Z">
                      <w:rPr/>
                    </w:rPrChange>
                  </w:rPr>
                  <w:delText xml:space="preserve">BfsDay </w:delText>
                </w:r>
              </w:del>
            </w:ins>
          </w:p>
        </w:tc>
        <w:tc>
          <w:tcPr>
            <w:tcW w:w="1929" w:type="pct"/>
            <w:shd w:val="clear" w:color="auto" w:fill="auto"/>
            <w:tcPrChange w:id="14490" w:author="家興 余" w:date="2021-01-22T10:55:00Z">
              <w:tcPr>
                <w:tcW w:w="1929" w:type="pct"/>
                <w:gridSpan w:val="2"/>
                <w:shd w:val="clear" w:color="auto" w:fill="auto"/>
              </w:tcPr>
            </w:tcPrChange>
          </w:tcPr>
          <w:p w14:paraId="4B6CE0C4" w14:textId="3CA48D3F" w:rsidR="00D64561" w:rsidRPr="00427BE0" w:rsidRDefault="00D745D4" w:rsidP="00D64561">
            <w:pPr>
              <w:widowControl/>
              <w:rPr>
                <w:ins w:id="14491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492" w:author="家興 余" w:date="2021-04-12T12:04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備註類型</w:t>
              </w:r>
            </w:ins>
            <w:ins w:id="14493" w:author="ST1" w:date="2020-12-02T11:54:00Z">
              <w:del w:id="14494" w:author="家興 余" w:date="2021-04-12T12:04:00Z">
                <w:r w:rsidR="00D64561" w:rsidRPr="00427BE0" w:rsidDel="00D745D4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生效起日</w:delText>
                </w:r>
              </w:del>
            </w:ins>
          </w:p>
        </w:tc>
        <w:tc>
          <w:tcPr>
            <w:tcW w:w="276" w:type="pct"/>
            <w:shd w:val="clear" w:color="auto" w:fill="auto"/>
            <w:tcPrChange w:id="14495" w:author="家興 余" w:date="2021-01-22T10:55:00Z">
              <w:tcPr>
                <w:tcW w:w="276" w:type="pct"/>
                <w:gridSpan w:val="2"/>
                <w:shd w:val="clear" w:color="auto" w:fill="auto"/>
              </w:tcPr>
            </w:tcPrChange>
          </w:tcPr>
          <w:p w14:paraId="2AF7960C" w14:textId="5DAC4819" w:rsidR="00D64561" w:rsidRPr="00427BE0" w:rsidRDefault="00D64561" w:rsidP="00D64561">
            <w:pPr>
              <w:widowControl/>
              <w:jc w:val="center"/>
              <w:rPr>
                <w:ins w:id="14496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497" w:author="ST1" w:date="2020-12-02T11:53:00Z">
              <w:r w:rsidRPr="00427BE0">
                <w:rPr>
                  <w:rFonts w:ascii="標楷體" w:eastAsia="標楷體" w:hAnsi="標楷體"/>
                  <w:rPrChange w:id="14498" w:author="ST1" w:date="2020-12-02T11:59:00Z">
                    <w:rPr/>
                  </w:rPrChange>
                </w:rPr>
                <w:t>9</w:t>
              </w:r>
            </w:ins>
          </w:p>
        </w:tc>
        <w:tc>
          <w:tcPr>
            <w:tcW w:w="276" w:type="pct"/>
            <w:tcPrChange w:id="14499" w:author="家興 余" w:date="2021-01-22T10:55:00Z">
              <w:tcPr>
                <w:tcW w:w="276" w:type="pct"/>
                <w:gridSpan w:val="2"/>
              </w:tcPr>
            </w:tcPrChange>
          </w:tcPr>
          <w:p w14:paraId="1F16108B" w14:textId="137E23E9" w:rsidR="00D64561" w:rsidRPr="00427BE0" w:rsidRDefault="00D745D4" w:rsidP="00D64561">
            <w:pPr>
              <w:widowControl/>
              <w:jc w:val="center"/>
              <w:rPr>
                <w:ins w:id="14500" w:author="家興 余" w:date="2021-01-22T10:54:00Z"/>
                <w:rFonts w:ascii="標楷體" w:eastAsia="標楷體" w:hAnsi="標楷體"/>
              </w:rPr>
            </w:pPr>
            <w:ins w:id="14501" w:author="家興 余" w:date="2021-04-12T12:03:00Z">
              <w:r>
                <w:rPr>
                  <w:rFonts w:ascii="標楷體" w:eastAsia="標楷體" w:hAnsi="標楷體"/>
                </w:rPr>
                <w:t>1</w:t>
              </w:r>
            </w:ins>
            <w:ins w:id="14502" w:author="家興 余" w:date="2021-01-22T10:54:00Z">
              <w:r w:rsidR="00D64561" w:rsidRPr="00427BE0">
                <w:rPr>
                  <w:rFonts w:ascii="標楷體" w:eastAsia="標楷體" w:hAnsi="標楷體"/>
                  <w:rPrChange w:id="14503" w:author="ST1" w:date="2020-12-02T11:59:00Z">
                    <w:rPr/>
                  </w:rPrChange>
                </w:rPr>
                <w:t xml:space="preserve">  </w:t>
              </w:r>
            </w:ins>
          </w:p>
        </w:tc>
        <w:tc>
          <w:tcPr>
            <w:tcW w:w="276" w:type="pct"/>
            <w:tcPrChange w:id="14504" w:author="家興 余" w:date="2021-01-22T10:55:00Z">
              <w:tcPr>
                <w:tcW w:w="276" w:type="pct"/>
                <w:gridSpan w:val="2"/>
              </w:tcPr>
            </w:tcPrChange>
          </w:tcPr>
          <w:p w14:paraId="630B4EE9" w14:textId="37889ED7" w:rsidR="00D64561" w:rsidRPr="00427BE0" w:rsidRDefault="00D745D4" w:rsidP="00D64561">
            <w:pPr>
              <w:widowControl/>
              <w:jc w:val="center"/>
              <w:rPr>
                <w:ins w:id="14505" w:author="家興 余" w:date="2021-01-22T10:54:00Z"/>
                <w:rFonts w:ascii="標楷體" w:eastAsia="標楷體" w:hAnsi="標楷體"/>
              </w:rPr>
            </w:pPr>
            <w:ins w:id="14506" w:author="家興 余" w:date="2021-04-12T12:04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266" w:type="pct"/>
            <w:shd w:val="clear" w:color="auto" w:fill="auto"/>
            <w:tcPrChange w:id="14507" w:author="家興 余" w:date="2021-01-22T10:55:00Z">
              <w:tcPr>
                <w:tcW w:w="1266" w:type="pct"/>
                <w:gridSpan w:val="2"/>
                <w:shd w:val="clear" w:color="auto" w:fill="auto"/>
              </w:tcPr>
            </w:tcPrChange>
          </w:tcPr>
          <w:p w14:paraId="1B28BCBE" w14:textId="77777777" w:rsidR="00D745D4" w:rsidRPr="00D745D4" w:rsidRDefault="00D745D4" w:rsidP="00D745D4">
            <w:pPr>
              <w:widowControl/>
              <w:rPr>
                <w:ins w:id="14508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509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5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關係人</w:t>
              </w:r>
            </w:ins>
          </w:p>
          <w:p w14:paraId="04DD9354" w14:textId="77777777" w:rsidR="00D745D4" w:rsidRPr="00D745D4" w:rsidRDefault="00D745D4" w:rsidP="00D745D4">
            <w:pPr>
              <w:widowControl/>
              <w:rPr>
                <w:ins w:id="14510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511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2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被持股比例</w:t>
              </w:r>
            </w:ins>
          </w:p>
          <w:p w14:paraId="4369A9E0" w14:textId="77777777" w:rsidR="00D745D4" w:rsidRPr="00D745D4" w:rsidRDefault="00D745D4" w:rsidP="00D745D4">
            <w:pPr>
              <w:widowControl/>
              <w:rPr>
                <w:ins w:id="14512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513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持股比例</w:t>
              </w:r>
            </w:ins>
          </w:p>
          <w:p w14:paraId="47A6BE3B" w14:textId="77777777" w:rsidR="00D745D4" w:rsidRPr="00D745D4" w:rsidRDefault="00D745D4" w:rsidP="00D745D4">
            <w:pPr>
              <w:widowControl/>
              <w:rPr>
                <w:ins w:id="14514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515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3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持有股份</w:t>
              </w:r>
            </w:ins>
          </w:p>
          <w:p w14:paraId="62DCBEB0" w14:textId="77777777" w:rsidR="00D745D4" w:rsidRPr="00D745D4" w:rsidRDefault="00D745D4" w:rsidP="00D745D4">
            <w:pPr>
              <w:widowControl/>
              <w:rPr>
                <w:ins w:id="14516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517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4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出資額</w:t>
              </w:r>
            </w:ins>
          </w:p>
          <w:p w14:paraId="096D49E3" w14:textId="498C5D4C" w:rsidR="00D64561" w:rsidRPr="00427BE0" w:rsidRDefault="00D745D4" w:rsidP="00D745D4">
            <w:pPr>
              <w:widowControl/>
              <w:rPr>
                <w:ins w:id="14518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519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其它</w:t>
              </w:r>
            </w:ins>
          </w:p>
        </w:tc>
      </w:tr>
      <w:tr w:rsidR="00D64561" w:rsidRPr="00427BE0" w14:paraId="45D986F4" w14:textId="77777777" w:rsidTr="00D64561">
        <w:trPr>
          <w:trHeight w:val="340"/>
          <w:ins w:id="14520" w:author="ST1" w:date="2020-12-02T11:46:00Z"/>
          <w:trPrChange w:id="14521" w:author="家興 余" w:date="2021-01-22T10:55:00Z">
            <w:trPr>
              <w:trHeight w:val="340"/>
            </w:trPr>
          </w:trPrChange>
        </w:trPr>
        <w:tc>
          <w:tcPr>
            <w:tcW w:w="261" w:type="pct"/>
            <w:shd w:val="clear" w:color="auto" w:fill="auto"/>
            <w:tcPrChange w:id="14522" w:author="家興 余" w:date="2021-01-22T10:55:00Z">
              <w:tcPr>
                <w:tcW w:w="261" w:type="pct"/>
                <w:gridSpan w:val="2"/>
                <w:shd w:val="clear" w:color="auto" w:fill="auto"/>
              </w:tcPr>
            </w:tcPrChange>
          </w:tcPr>
          <w:p w14:paraId="78CCE6C9" w14:textId="77777777" w:rsidR="00D64561" w:rsidRPr="00427BE0" w:rsidRDefault="00D64561">
            <w:pPr>
              <w:pStyle w:val="af9"/>
              <w:widowControl/>
              <w:numPr>
                <w:ilvl w:val="0"/>
                <w:numId w:val="52"/>
              </w:numPr>
              <w:spacing w:after="48"/>
              <w:ind w:leftChars="0"/>
              <w:jc w:val="center"/>
              <w:rPr>
                <w:ins w:id="14523" w:author="ST1" w:date="2020-12-02T11:46:00Z"/>
                <w:rFonts w:ascii="標楷體" w:eastAsia="標楷體" w:hAnsi="標楷體" w:cs="新細明體"/>
                <w:color w:val="000000"/>
                <w:kern w:val="0"/>
              </w:rPr>
              <w:pPrChange w:id="14524" w:author="ST1" w:date="2020-12-02T11:53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716" w:type="pct"/>
            <w:shd w:val="clear" w:color="auto" w:fill="auto"/>
            <w:tcPrChange w:id="14525" w:author="家興 余" w:date="2021-01-22T10:55:00Z">
              <w:tcPr>
                <w:tcW w:w="716" w:type="pct"/>
                <w:gridSpan w:val="2"/>
                <w:shd w:val="clear" w:color="auto" w:fill="auto"/>
              </w:tcPr>
            </w:tcPrChange>
          </w:tcPr>
          <w:p w14:paraId="67BEADD2" w14:textId="48381794" w:rsidR="00D64561" w:rsidRPr="00427BE0" w:rsidRDefault="00D745D4" w:rsidP="00D64561">
            <w:pPr>
              <w:widowControl/>
              <w:rPr>
                <w:ins w:id="14526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527" w:author="家興 余" w:date="2021-04-12T12:03:00Z">
              <w:r w:rsidRPr="00D745D4">
                <w:rPr>
                  <w:rFonts w:ascii="標楷體" w:eastAsia="標楷體" w:hAnsi="標楷體"/>
                </w:rPr>
                <w:t>Remark</w:t>
              </w:r>
            </w:ins>
            <w:ins w:id="14528" w:author="ST1" w:date="2020-12-02T11:52:00Z">
              <w:del w:id="14529" w:author="家興 余" w:date="2021-04-12T12:03:00Z">
                <w:r w:rsidR="00D64561" w:rsidRPr="00427BE0" w:rsidDel="00D745D4">
                  <w:rPr>
                    <w:rFonts w:ascii="標楷體" w:eastAsia="標楷體" w:hAnsi="標楷體"/>
                    <w:rPrChange w:id="14530" w:author="ST1" w:date="2020-12-02T11:59:00Z">
                      <w:rPr/>
                    </w:rPrChange>
                  </w:rPr>
                  <w:delText xml:space="preserve">BleDay </w:delText>
                </w:r>
              </w:del>
            </w:ins>
          </w:p>
        </w:tc>
        <w:tc>
          <w:tcPr>
            <w:tcW w:w="1929" w:type="pct"/>
            <w:shd w:val="clear" w:color="auto" w:fill="auto"/>
            <w:tcPrChange w:id="14531" w:author="家興 余" w:date="2021-01-22T10:55:00Z">
              <w:tcPr>
                <w:tcW w:w="1929" w:type="pct"/>
                <w:gridSpan w:val="2"/>
                <w:shd w:val="clear" w:color="auto" w:fill="auto"/>
              </w:tcPr>
            </w:tcPrChange>
          </w:tcPr>
          <w:p w14:paraId="191F346C" w14:textId="294A9496" w:rsidR="00D64561" w:rsidRPr="00427BE0" w:rsidRDefault="00D745D4" w:rsidP="00D64561">
            <w:pPr>
              <w:widowControl/>
              <w:rPr>
                <w:ins w:id="14532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533" w:author="家興 余" w:date="2021-04-12T12:04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備註</w:t>
              </w:r>
            </w:ins>
            <w:ins w:id="14534" w:author="ST1" w:date="2020-12-02T11:55:00Z">
              <w:del w:id="14535" w:author="家興 余" w:date="2021-04-12T12:04:00Z">
                <w:r w:rsidR="00D64561" w:rsidRPr="00427BE0" w:rsidDel="00D745D4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生效迄日</w:delText>
                </w:r>
              </w:del>
            </w:ins>
          </w:p>
        </w:tc>
        <w:tc>
          <w:tcPr>
            <w:tcW w:w="276" w:type="pct"/>
            <w:shd w:val="clear" w:color="auto" w:fill="auto"/>
            <w:tcPrChange w:id="14536" w:author="家興 余" w:date="2021-01-22T10:55:00Z">
              <w:tcPr>
                <w:tcW w:w="276" w:type="pct"/>
                <w:gridSpan w:val="2"/>
                <w:shd w:val="clear" w:color="auto" w:fill="auto"/>
              </w:tcPr>
            </w:tcPrChange>
          </w:tcPr>
          <w:p w14:paraId="5D2AD29F" w14:textId="763EAAAA" w:rsidR="00D64561" w:rsidRPr="00427BE0" w:rsidRDefault="00D64561" w:rsidP="00D64561">
            <w:pPr>
              <w:widowControl/>
              <w:jc w:val="center"/>
              <w:rPr>
                <w:ins w:id="14537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538" w:author="ST1" w:date="2020-12-02T11:53:00Z">
              <w:del w:id="14539" w:author="家興 余" w:date="2021-04-12T12:03:00Z">
                <w:r w:rsidRPr="00427BE0" w:rsidDel="00D745D4">
                  <w:rPr>
                    <w:rFonts w:ascii="標楷體" w:eastAsia="標楷體" w:hAnsi="標楷體"/>
                    <w:rPrChange w:id="14540" w:author="ST1" w:date="2020-12-02T11:59:00Z">
                      <w:rPr/>
                    </w:rPrChange>
                  </w:rPr>
                  <w:delText>9</w:delText>
                </w:r>
              </w:del>
            </w:ins>
            <w:ins w:id="14541" w:author="家興 余" w:date="2021-04-12T12:03:00Z">
              <w:r w:rsidR="00D745D4">
                <w:rPr>
                  <w:rFonts w:ascii="標楷體" w:eastAsia="標楷體" w:hAnsi="標楷體"/>
                </w:rPr>
                <w:t>X</w:t>
              </w:r>
            </w:ins>
          </w:p>
        </w:tc>
        <w:tc>
          <w:tcPr>
            <w:tcW w:w="276" w:type="pct"/>
            <w:tcPrChange w:id="14542" w:author="家興 余" w:date="2021-01-22T10:55:00Z">
              <w:tcPr>
                <w:tcW w:w="276" w:type="pct"/>
                <w:gridSpan w:val="2"/>
              </w:tcPr>
            </w:tcPrChange>
          </w:tcPr>
          <w:p w14:paraId="131F5689" w14:textId="640EA464" w:rsidR="00D64561" w:rsidRPr="00427BE0" w:rsidRDefault="00D745D4" w:rsidP="00D64561">
            <w:pPr>
              <w:widowControl/>
              <w:jc w:val="center"/>
              <w:rPr>
                <w:ins w:id="14543" w:author="家興 余" w:date="2021-01-22T10:54:00Z"/>
                <w:rFonts w:ascii="標楷體" w:eastAsia="標楷體" w:hAnsi="標楷體"/>
              </w:rPr>
            </w:pPr>
            <w:ins w:id="14544" w:author="家興 余" w:date="2021-04-12T12:03:00Z">
              <w:r>
                <w:rPr>
                  <w:rFonts w:ascii="標楷體" w:eastAsia="標楷體" w:hAnsi="標楷體"/>
                </w:rPr>
                <w:t>100</w:t>
              </w:r>
            </w:ins>
            <w:ins w:id="14545" w:author="家興 余" w:date="2021-01-22T10:54:00Z">
              <w:r w:rsidR="00D64561" w:rsidRPr="00427BE0">
                <w:rPr>
                  <w:rFonts w:ascii="標楷體" w:eastAsia="標楷體" w:hAnsi="標楷體"/>
                  <w:rPrChange w:id="14546" w:author="ST1" w:date="2020-12-02T11:59:00Z">
                    <w:rPr/>
                  </w:rPrChange>
                </w:rPr>
                <w:t xml:space="preserve">  </w:t>
              </w:r>
            </w:ins>
          </w:p>
        </w:tc>
        <w:tc>
          <w:tcPr>
            <w:tcW w:w="276" w:type="pct"/>
            <w:tcPrChange w:id="14547" w:author="家興 余" w:date="2021-01-22T10:55:00Z">
              <w:tcPr>
                <w:tcW w:w="276" w:type="pct"/>
                <w:gridSpan w:val="2"/>
              </w:tcPr>
            </w:tcPrChange>
          </w:tcPr>
          <w:p w14:paraId="64F5EB74" w14:textId="20EDD082" w:rsidR="00D64561" w:rsidRPr="00427BE0" w:rsidRDefault="00D745D4" w:rsidP="00D64561">
            <w:pPr>
              <w:widowControl/>
              <w:jc w:val="center"/>
              <w:rPr>
                <w:ins w:id="14548" w:author="家興 余" w:date="2021-01-22T10:54:00Z"/>
                <w:rFonts w:ascii="標楷體" w:eastAsia="標楷體" w:hAnsi="標楷體"/>
              </w:rPr>
            </w:pPr>
            <w:ins w:id="14549" w:author="家興 余" w:date="2021-04-12T12:04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266" w:type="pct"/>
            <w:shd w:val="clear" w:color="auto" w:fill="auto"/>
            <w:tcPrChange w:id="14550" w:author="家興 余" w:date="2021-01-22T10:55:00Z">
              <w:tcPr>
                <w:tcW w:w="1266" w:type="pct"/>
                <w:gridSpan w:val="2"/>
                <w:shd w:val="clear" w:color="auto" w:fill="auto"/>
              </w:tcPr>
            </w:tcPrChange>
          </w:tcPr>
          <w:p w14:paraId="6FA91D64" w14:textId="0C7474D1" w:rsidR="00D64561" w:rsidRPr="00427BE0" w:rsidRDefault="00D64561" w:rsidP="00D64561">
            <w:pPr>
              <w:widowControl/>
              <w:rPr>
                <w:ins w:id="14551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451B21C5" w14:textId="64B7B816" w:rsidR="00583560" w:rsidRDefault="00583560" w:rsidP="00583560">
      <w:pPr>
        <w:widowControl/>
        <w:rPr>
          <w:ins w:id="14552" w:author="ST1" w:date="2020-12-06T22:10:00Z"/>
          <w:rFonts w:ascii="標楷體" w:eastAsia="標楷體" w:hAnsi="標楷體"/>
        </w:rPr>
      </w:pPr>
    </w:p>
    <w:p w14:paraId="771E076B" w14:textId="361E0999" w:rsidR="00A06F6A" w:rsidRDefault="00A06F6A" w:rsidP="00583560">
      <w:pPr>
        <w:widowControl/>
        <w:rPr>
          <w:ins w:id="14553" w:author="ST1" w:date="2020-12-06T22:10:00Z"/>
          <w:rFonts w:ascii="標楷體" w:eastAsia="標楷體" w:hAnsi="標楷體"/>
        </w:rPr>
      </w:pPr>
    </w:p>
    <w:p w14:paraId="3962F079" w14:textId="2BE1321E" w:rsidR="00A06F6A" w:rsidRDefault="00A06F6A">
      <w:pPr>
        <w:widowControl/>
        <w:rPr>
          <w:ins w:id="14554" w:author="ST1" w:date="2020-12-06T22:10:00Z"/>
          <w:rFonts w:ascii="標楷體" w:eastAsia="標楷體" w:hAnsi="標楷體"/>
        </w:rPr>
      </w:pPr>
      <w:ins w:id="14555" w:author="ST1" w:date="2020-12-06T22:10:00Z">
        <w:r>
          <w:rPr>
            <w:rFonts w:ascii="標楷體" w:eastAsia="標楷體" w:hAnsi="標楷體"/>
          </w:rPr>
          <w:br w:type="page"/>
        </w:r>
      </w:ins>
    </w:p>
    <w:p w14:paraId="3DF8D13C" w14:textId="77777777" w:rsidR="00A06F6A" w:rsidRPr="004A1C2C" w:rsidRDefault="00A06F6A" w:rsidP="00A06F6A">
      <w:pPr>
        <w:widowControl/>
        <w:rPr>
          <w:ins w:id="14556" w:author="ST1" w:date="2020-12-06T22:11:00Z"/>
          <w:rFonts w:ascii="標楷體" w:eastAsia="標楷體" w:hAnsi="標楷體"/>
        </w:rPr>
      </w:pPr>
    </w:p>
    <w:p w14:paraId="0D7FB1FB" w14:textId="1C8E1F52" w:rsidR="00A06F6A" w:rsidRPr="008F20B5" w:rsidRDefault="00A06F6A">
      <w:pPr>
        <w:pStyle w:val="3"/>
        <w:numPr>
          <w:ilvl w:val="2"/>
          <w:numId w:val="63"/>
        </w:numPr>
        <w:spacing w:before="0" w:after="240"/>
        <w:rPr>
          <w:ins w:id="14557" w:author="ST1" w:date="2020-12-06T22:11:00Z"/>
          <w:rFonts w:ascii="標楷體" w:hAnsi="標楷體"/>
        </w:rPr>
        <w:pPrChange w:id="14558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14559" w:name="_L2418他項權利資料登錄"/>
      <w:bookmarkEnd w:id="14559"/>
      <w:ins w:id="14560" w:author="ST1" w:date="2020-12-06T22:11:00Z">
        <w:r w:rsidRPr="008F20B5">
          <w:rPr>
            <w:rFonts w:ascii="標楷體" w:hAnsi="標楷體"/>
            <w:b/>
            <w:szCs w:val="32"/>
          </w:rPr>
          <w:t>L241</w:t>
        </w:r>
      </w:ins>
      <w:ins w:id="14561" w:author="ST1" w:date="2020-12-06T22:12:00Z">
        <w:r>
          <w:rPr>
            <w:rFonts w:ascii="標楷體" w:hAnsi="標楷體"/>
            <w:b/>
            <w:szCs w:val="32"/>
          </w:rPr>
          <w:t>8</w:t>
        </w:r>
        <w:r w:rsidRPr="00A06F6A">
          <w:rPr>
            <w:rFonts w:ascii="標楷體" w:hAnsi="標楷體" w:hint="eastAsia"/>
          </w:rPr>
          <w:t>他項權利資料登錄</w:t>
        </w:r>
      </w:ins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14562" w:author="家興 余" w:date="2021-01-22T10:56:00Z">
          <w:tblPr>
            <w:tblW w:w="4987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4"/>
        <w:gridCol w:w="1464"/>
        <w:gridCol w:w="3943"/>
        <w:gridCol w:w="607"/>
        <w:gridCol w:w="564"/>
        <w:gridCol w:w="564"/>
        <w:gridCol w:w="2590"/>
        <w:tblGridChange w:id="14563">
          <w:tblGrid>
            <w:gridCol w:w="481"/>
            <w:gridCol w:w="2649"/>
            <w:gridCol w:w="2530"/>
            <w:gridCol w:w="708"/>
            <w:gridCol w:w="844"/>
            <w:gridCol w:w="2955"/>
            <w:gridCol w:w="2955"/>
          </w:tblGrid>
        </w:tblGridChange>
      </w:tblGrid>
      <w:tr w:rsidR="003719AD" w:rsidRPr="00A139D9" w14:paraId="29E73DB5" w14:textId="77777777" w:rsidTr="00D64561">
        <w:trPr>
          <w:trHeight w:val="350"/>
          <w:ins w:id="14564" w:author="ST1" w:date="2020-12-06T22:11:00Z"/>
          <w:trPrChange w:id="14565" w:author="家興 余" w:date="2021-01-22T10:56:00Z">
            <w:trPr>
              <w:trHeight w:val="350"/>
            </w:trPr>
          </w:trPrChange>
        </w:trPr>
        <w:tc>
          <w:tcPr>
            <w:tcW w:w="250" w:type="pct"/>
            <w:shd w:val="clear" w:color="auto" w:fill="auto"/>
            <w:hideMark/>
            <w:tcPrChange w:id="14566" w:author="家興 余" w:date="2021-01-22T10:56:00Z">
              <w:tcPr>
                <w:tcW w:w="237" w:type="pct"/>
                <w:shd w:val="clear" w:color="auto" w:fill="auto"/>
                <w:hideMark/>
              </w:tcPr>
            </w:tcPrChange>
          </w:tcPr>
          <w:p w14:paraId="76DBB316" w14:textId="77777777" w:rsidR="003719AD" w:rsidRPr="00A139D9" w:rsidRDefault="003719AD" w:rsidP="00DA4FCA">
            <w:pPr>
              <w:widowControl/>
              <w:jc w:val="center"/>
              <w:rPr>
                <w:ins w:id="14567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568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序號</w:t>
              </w:r>
            </w:ins>
          </w:p>
        </w:tc>
        <w:tc>
          <w:tcPr>
            <w:tcW w:w="650" w:type="pct"/>
            <w:shd w:val="clear" w:color="auto" w:fill="auto"/>
            <w:hideMark/>
            <w:tcPrChange w:id="14569" w:author="家興 余" w:date="2021-01-22T10:56:00Z">
              <w:tcPr>
                <w:tcW w:w="1303" w:type="pct"/>
                <w:shd w:val="clear" w:color="auto" w:fill="auto"/>
                <w:hideMark/>
              </w:tcPr>
            </w:tcPrChange>
          </w:tcPr>
          <w:p w14:paraId="65724914" w14:textId="77777777" w:rsidR="003719AD" w:rsidRPr="00A139D9" w:rsidRDefault="003719AD" w:rsidP="00DA4FCA">
            <w:pPr>
              <w:widowControl/>
              <w:jc w:val="center"/>
              <w:rPr>
                <w:ins w:id="14570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571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英文名稱</w:t>
              </w:r>
            </w:ins>
          </w:p>
        </w:tc>
        <w:tc>
          <w:tcPr>
            <w:tcW w:w="1750" w:type="pct"/>
            <w:shd w:val="clear" w:color="auto" w:fill="auto"/>
            <w:hideMark/>
            <w:tcPrChange w:id="14572" w:author="家興 余" w:date="2021-01-22T10:56:00Z">
              <w:tcPr>
                <w:tcW w:w="1244" w:type="pct"/>
                <w:shd w:val="clear" w:color="auto" w:fill="auto"/>
                <w:hideMark/>
              </w:tcPr>
            </w:tcPrChange>
          </w:tcPr>
          <w:p w14:paraId="6C6A684B" w14:textId="77777777" w:rsidR="003719AD" w:rsidRPr="00A139D9" w:rsidRDefault="003719AD" w:rsidP="00DA4FCA">
            <w:pPr>
              <w:widowControl/>
              <w:jc w:val="center"/>
              <w:rPr>
                <w:ins w:id="14573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574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中文名稱</w:t>
              </w:r>
            </w:ins>
          </w:p>
        </w:tc>
        <w:tc>
          <w:tcPr>
            <w:tcW w:w="270" w:type="pct"/>
            <w:shd w:val="clear" w:color="auto" w:fill="auto"/>
            <w:hideMark/>
            <w:tcPrChange w:id="14575" w:author="家興 余" w:date="2021-01-22T10:56:00Z">
              <w:tcPr>
                <w:tcW w:w="348" w:type="pct"/>
                <w:shd w:val="clear" w:color="auto" w:fill="auto"/>
                <w:hideMark/>
              </w:tcPr>
            </w:tcPrChange>
          </w:tcPr>
          <w:p w14:paraId="492FF1E4" w14:textId="77777777" w:rsidR="003719AD" w:rsidRPr="00A139D9" w:rsidRDefault="003719AD" w:rsidP="00DA4FCA">
            <w:pPr>
              <w:widowControl/>
              <w:jc w:val="center"/>
              <w:rPr>
                <w:ins w:id="14576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577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型態</w:t>
              </w:r>
            </w:ins>
          </w:p>
        </w:tc>
        <w:tc>
          <w:tcPr>
            <w:tcW w:w="250" w:type="pct"/>
            <w:shd w:val="clear" w:color="auto" w:fill="auto"/>
            <w:hideMark/>
            <w:tcPrChange w:id="14578" w:author="家興 余" w:date="2021-01-22T10:56:00Z">
              <w:tcPr>
                <w:tcW w:w="415" w:type="pct"/>
                <w:shd w:val="clear" w:color="auto" w:fill="auto"/>
                <w:hideMark/>
              </w:tcPr>
            </w:tcPrChange>
          </w:tcPr>
          <w:p w14:paraId="4F5FA05A" w14:textId="77777777" w:rsidR="003719AD" w:rsidRPr="00A139D9" w:rsidRDefault="003719AD" w:rsidP="00DA4FCA">
            <w:pPr>
              <w:widowControl/>
              <w:jc w:val="center"/>
              <w:rPr>
                <w:ins w:id="14579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580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長度</w:t>
              </w:r>
            </w:ins>
          </w:p>
        </w:tc>
        <w:tc>
          <w:tcPr>
            <w:tcW w:w="250" w:type="pct"/>
            <w:tcPrChange w:id="14581" w:author="家興 余" w:date="2021-01-22T10:56:00Z">
              <w:tcPr>
                <w:tcW w:w="1" w:type="pct"/>
              </w:tcPr>
            </w:tcPrChange>
          </w:tcPr>
          <w:p w14:paraId="654BBA45" w14:textId="4E371F70" w:rsidR="003719AD" w:rsidRPr="00A139D9" w:rsidRDefault="0036077E">
            <w:pPr>
              <w:widowControl/>
              <w:jc w:val="center"/>
              <w:rPr>
                <w:ins w:id="14582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583" w:author="家興 余" w:date="2021-01-22T09:12:00Z">
                <w:pPr>
                  <w:widowControl/>
                </w:pPr>
              </w:pPrChange>
            </w:pPr>
            <w:ins w:id="14584" w:author="家興 余" w:date="2021-01-22T09:1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150" w:type="pct"/>
            <w:shd w:val="clear" w:color="auto" w:fill="auto"/>
            <w:hideMark/>
            <w:tcPrChange w:id="14585" w:author="家興 余" w:date="2021-01-22T10:56:00Z">
              <w:tcPr>
                <w:tcW w:w="1453" w:type="pct"/>
                <w:shd w:val="clear" w:color="auto" w:fill="auto"/>
                <w:hideMark/>
              </w:tcPr>
            </w:tcPrChange>
          </w:tcPr>
          <w:p w14:paraId="22978572" w14:textId="1BCEBD95" w:rsidR="003719AD" w:rsidRPr="00A139D9" w:rsidRDefault="003719AD" w:rsidP="00DA4FCA">
            <w:pPr>
              <w:widowControl/>
              <w:rPr>
                <w:ins w:id="14586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587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欄位說明</w:t>
              </w:r>
            </w:ins>
          </w:p>
        </w:tc>
      </w:tr>
      <w:tr w:rsidR="003719AD" w:rsidRPr="00A139D9" w14:paraId="38278A5A" w14:textId="77777777" w:rsidTr="00D64561">
        <w:trPr>
          <w:trHeight w:val="340"/>
          <w:ins w:id="14588" w:author="ST1" w:date="2020-12-06T22:11:00Z"/>
          <w:trPrChange w:id="14589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590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273713AF" w14:textId="77777777" w:rsidR="003719AD" w:rsidRPr="00A139D9" w:rsidRDefault="003719AD">
            <w:pPr>
              <w:pStyle w:val="af9"/>
              <w:widowControl/>
              <w:numPr>
                <w:ilvl w:val="0"/>
                <w:numId w:val="53"/>
              </w:numPr>
              <w:spacing w:after="48"/>
              <w:ind w:leftChars="0"/>
              <w:jc w:val="center"/>
              <w:rPr>
                <w:ins w:id="14591" w:author="ST1" w:date="2020-12-06T22:11:00Z"/>
                <w:rFonts w:ascii="標楷體" w:eastAsia="標楷體" w:hAnsi="標楷體" w:cs="新細明體"/>
                <w:color w:val="000000"/>
                <w:kern w:val="0"/>
              </w:rPr>
              <w:pPrChange w:id="14592" w:author="ST1" w:date="2020-12-06T22:14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650" w:type="pct"/>
            <w:shd w:val="clear" w:color="auto" w:fill="auto"/>
            <w:tcPrChange w:id="14593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06FAECA1" w14:textId="77777777" w:rsidR="003719AD" w:rsidRPr="00A139D9" w:rsidRDefault="003719AD" w:rsidP="00DA4FCA">
            <w:pPr>
              <w:widowControl/>
              <w:rPr>
                <w:ins w:id="14594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595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TranCode</w:t>
              </w:r>
            </w:ins>
          </w:p>
        </w:tc>
        <w:tc>
          <w:tcPr>
            <w:tcW w:w="1750" w:type="pct"/>
            <w:shd w:val="clear" w:color="auto" w:fill="auto"/>
            <w:tcPrChange w:id="14596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63549DF9" w14:textId="77777777" w:rsidR="003719AD" w:rsidRPr="00A139D9" w:rsidRDefault="003719AD" w:rsidP="00DA4FCA">
            <w:pPr>
              <w:widowControl/>
              <w:rPr>
                <w:ins w:id="14597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598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交易代號</w:t>
              </w:r>
            </w:ins>
          </w:p>
        </w:tc>
        <w:tc>
          <w:tcPr>
            <w:tcW w:w="270" w:type="pct"/>
            <w:shd w:val="clear" w:color="auto" w:fill="auto"/>
            <w:tcPrChange w:id="14599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403D5038" w14:textId="77777777" w:rsidR="003719AD" w:rsidRPr="00A139D9" w:rsidRDefault="003719AD" w:rsidP="00DA4FCA">
            <w:pPr>
              <w:widowControl/>
              <w:jc w:val="center"/>
              <w:rPr>
                <w:ins w:id="14600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01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tcPrChange w:id="14602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0B3B4A5D" w14:textId="77777777" w:rsidR="003719AD" w:rsidRPr="00A139D9" w:rsidRDefault="003719AD" w:rsidP="00DA4FCA">
            <w:pPr>
              <w:widowControl/>
              <w:jc w:val="center"/>
              <w:rPr>
                <w:ins w:id="14603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04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50" w:type="pct"/>
            <w:tcPrChange w:id="14605" w:author="家興 余" w:date="2021-01-22T10:56:00Z">
              <w:tcPr>
                <w:tcW w:w="1" w:type="pct"/>
              </w:tcPr>
            </w:tcPrChange>
          </w:tcPr>
          <w:p w14:paraId="1BC50179" w14:textId="412D05F4" w:rsidR="003719AD" w:rsidRPr="00A139D9" w:rsidRDefault="0036077E">
            <w:pPr>
              <w:widowControl/>
              <w:jc w:val="center"/>
              <w:rPr>
                <w:ins w:id="14606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607" w:author="家興 余" w:date="2021-01-22T09:12:00Z">
                <w:pPr>
                  <w:widowControl/>
                </w:pPr>
              </w:pPrChange>
            </w:pPr>
            <w:ins w:id="14608" w:author="家興 余" w:date="2021-01-22T09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4609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7CA09957" w14:textId="2535CB4D" w:rsidR="003719AD" w:rsidRPr="00A139D9" w:rsidRDefault="003719AD" w:rsidP="00DA4FCA">
            <w:pPr>
              <w:widowControl/>
              <w:rPr>
                <w:ins w:id="14610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11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L241</w:t>
              </w:r>
            </w:ins>
            <w:ins w:id="14612" w:author="ST1" w:date="2020-12-06T22:18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8</w:t>
              </w:r>
            </w:ins>
          </w:p>
        </w:tc>
      </w:tr>
      <w:tr w:rsidR="003719AD" w:rsidRPr="00A139D9" w14:paraId="3271D50B" w14:textId="77777777" w:rsidTr="00D64561">
        <w:trPr>
          <w:trHeight w:val="340"/>
          <w:ins w:id="14613" w:author="ST1" w:date="2020-12-06T22:11:00Z"/>
          <w:trPrChange w:id="14614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615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3E7F9903" w14:textId="77777777" w:rsidR="003719AD" w:rsidRPr="00A139D9" w:rsidRDefault="003719AD">
            <w:pPr>
              <w:pStyle w:val="af9"/>
              <w:widowControl/>
              <w:numPr>
                <w:ilvl w:val="0"/>
                <w:numId w:val="53"/>
              </w:numPr>
              <w:spacing w:after="48"/>
              <w:ind w:leftChars="0"/>
              <w:jc w:val="center"/>
              <w:rPr>
                <w:ins w:id="14616" w:author="ST1" w:date="2020-12-06T22:11:00Z"/>
                <w:rFonts w:ascii="標楷體" w:eastAsia="標楷體" w:hAnsi="標楷體" w:cs="新細明體"/>
                <w:color w:val="000000"/>
                <w:kern w:val="0"/>
              </w:rPr>
              <w:pPrChange w:id="14617" w:author="ST1" w:date="2020-12-06T22:14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650" w:type="pct"/>
            <w:shd w:val="clear" w:color="auto" w:fill="auto"/>
            <w:tcPrChange w:id="14618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401DEEAB" w14:textId="77777777" w:rsidR="003719AD" w:rsidRPr="00A139D9" w:rsidRDefault="003719AD" w:rsidP="00DA4FCA">
            <w:pPr>
              <w:widowControl/>
              <w:rPr>
                <w:ins w:id="14619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20" w:author="ST1" w:date="2020-12-06T22:11:00Z">
              <w:r w:rsidRPr="00A139D9">
                <w:rPr>
                  <w:rFonts w:ascii="標楷體" w:eastAsia="標楷體" w:hAnsi="標楷體"/>
                </w:rPr>
                <w:t>ClCode1</w:t>
              </w:r>
            </w:ins>
          </w:p>
        </w:tc>
        <w:tc>
          <w:tcPr>
            <w:tcW w:w="1750" w:type="pct"/>
            <w:shd w:val="clear" w:color="auto" w:fill="auto"/>
            <w:tcPrChange w:id="14621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5759E325" w14:textId="77777777" w:rsidR="003719AD" w:rsidRPr="00A139D9" w:rsidRDefault="003719AD" w:rsidP="00DA4FCA">
            <w:pPr>
              <w:widowControl/>
              <w:rPr>
                <w:ins w:id="14622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23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70" w:type="pct"/>
            <w:shd w:val="clear" w:color="auto" w:fill="auto"/>
            <w:tcPrChange w:id="14624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2E6BF828" w14:textId="77777777" w:rsidR="003719AD" w:rsidRPr="00A139D9" w:rsidRDefault="003719AD" w:rsidP="00DA4FCA">
            <w:pPr>
              <w:widowControl/>
              <w:jc w:val="center"/>
              <w:rPr>
                <w:ins w:id="14625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26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tcPrChange w:id="14627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7F1BD7B7" w14:textId="77777777" w:rsidR="003719AD" w:rsidRPr="00A139D9" w:rsidRDefault="003719AD" w:rsidP="00DA4FCA">
            <w:pPr>
              <w:widowControl/>
              <w:jc w:val="center"/>
              <w:rPr>
                <w:ins w:id="14628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29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50" w:type="pct"/>
            <w:tcPrChange w:id="14630" w:author="家興 余" w:date="2021-01-22T10:56:00Z">
              <w:tcPr>
                <w:tcW w:w="1" w:type="pct"/>
              </w:tcPr>
            </w:tcPrChange>
          </w:tcPr>
          <w:p w14:paraId="071A60D8" w14:textId="5C1AD24C" w:rsidR="003719AD" w:rsidRPr="00A139D9" w:rsidRDefault="0036077E">
            <w:pPr>
              <w:widowControl/>
              <w:jc w:val="center"/>
              <w:rPr>
                <w:ins w:id="14631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632" w:author="家興 余" w:date="2021-01-22T09:12:00Z">
                <w:pPr>
                  <w:widowControl/>
                </w:pPr>
              </w:pPrChange>
            </w:pPr>
            <w:ins w:id="14633" w:author="家興 余" w:date="2021-01-22T09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4634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6A2F88BB" w14:textId="6FD630C8" w:rsidR="003719AD" w:rsidRPr="00A139D9" w:rsidRDefault="003719AD" w:rsidP="00DA4FCA">
            <w:pPr>
              <w:widowControl/>
              <w:rPr>
                <w:ins w:id="14635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36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i.必須輸入</w:t>
              </w:r>
            </w:ins>
          </w:p>
          <w:p w14:paraId="3C9D5483" w14:textId="77777777" w:rsidR="003719AD" w:rsidRPr="00A139D9" w:rsidRDefault="003719AD" w:rsidP="00DA4FCA">
            <w:pPr>
              <w:widowControl/>
              <w:rPr>
                <w:ins w:id="14637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38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房地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;</w:t>
              </w:r>
            </w:ins>
          </w:p>
          <w:p w14:paraId="7ABFF29D" w14:textId="77777777" w:rsidR="003719AD" w:rsidRPr="00A139D9" w:rsidRDefault="003719AD" w:rsidP="00DA4FCA">
            <w:pPr>
              <w:widowControl/>
              <w:rPr>
                <w:ins w:id="14639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40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2: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土地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;</w:t>
              </w:r>
            </w:ins>
          </w:p>
          <w:p w14:paraId="30CB66C0" w14:textId="77777777" w:rsidR="003719AD" w:rsidRPr="00A139D9" w:rsidRDefault="003719AD" w:rsidP="00DA4FCA">
            <w:pPr>
              <w:widowControl/>
              <w:rPr>
                <w:ins w:id="14641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42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3: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股票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;</w:t>
              </w:r>
            </w:ins>
          </w:p>
          <w:p w14:paraId="06319504" w14:textId="77777777" w:rsidR="003719AD" w:rsidRPr="00A139D9" w:rsidRDefault="003719AD" w:rsidP="00DA4FCA">
            <w:pPr>
              <w:widowControl/>
              <w:rPr>
                <w:ins w:id="14643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44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4: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其他有價證券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;</w:t>
              </w:r>
            </w:ins>
          </w:p>
          <w:p w14:paraId="372E75F2" w14:textId="77777777" w:rsidR="003719AD" w:rsidRPr="00A139D9" w:rsidRDefault="003719AD" w:rsidP="00DA4FCA">
            <w:pPr>
              <w:widowControl/>
              <w:rPr>
                <w:ins w:id="14645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46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5: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銀行保證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;</w:t>
              </w:r>
            </w:ins>
          </w:p>
          <w:p w14:paraId="0C6FA74C" w14:textId="77777777" w:rsidR="003719AD" w:rsidRPr="00A139D9" w:rsidRDefault="003719AD" w:rsidP="00DA4FCA">
            <w:pPr>
              <w:widowControl/>
              <w:rPr>
                <w:ins w:id="14647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48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9: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動產</w:t>
              </w:r>
            </w:ins>
          </w:p>
        </w:tc>
      </w:tr>
      <w:tr w:rsidR="003719AD" w:rsidRPr="00A139D9" w14:paraId="35B77A80" w14:textId="77777777" w:rsidTr="00D64561">
        <w:trPr>
          <w:trHeight w:val="340"/>
          <w:ins w:id="14649" w:author="ST1" w:date="2020-12-06T22:11:00Z"/>
          <w:trPrChange w:id="14650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651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5406D6F2" w14:textId="77777777" w:rsidR="003719AD" w:rsidRPr="00A139D9" w:rsidRDefault="003719AD">
            <w:pPr>
              <w:pStyle w:val="af9"/>
              <w:widowControl/>
              <w:numPr>
                <w:ilvl w:val="0"/>
                <w:numId w:val="53"/>
              </w:numPr>
              <w:spacing w:after="48"/>
              <w:ind w:leftChars="0"/>
              <w:jc w:val="center"/>
              <w:rPr>
                <w:ins w:id="14652" w:author="ST1" w:date="2020-12-06T22:11:00Z"/>
                <w:rFonts w:ascii="標楷體" w:eastAsia="標楷體" w:hAnsi="標楷體" w:cs="新細明體"/>
                <w:color w:val="000000"/>
                <w:kern w:val="0"/>
              </w:rPr>
              <w:pPrChange w:id="14653" w:author="ST1" w:date="2020-12-06T22:14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650" w:type="pct"/>
            <w:shd w:val="clear" w:color="auto" w:fill="auto"/>
            <w:tcPrChange w:id="14654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2570D47D" w14:textId="77777777" w:rsidR="003719AD" w:rsidRPr="00A139D9" w:rsidRDefault="003719AD" w:rsidP="00DA4FCA">
            <w:pPr>
              <w:widowControl/>
              <w:rPr>
                <w:ins w:id="14655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56" w:author="ST1" w:date="2020-12-06T22:11:00Z">
              <w:r w:rsidRPr="00A139D9">
                <w:rPr>
                  <w:rFonts w:ascii="標楷體" w:eastAsia="標楷體" w:hAnsi="標楷體"/>
                </w:rPr>
                <w:t>ClCode2</w:t>
              </w:r>
            </w:ins>
          </w:p>
        </w:tc>
        <w:tc>
          <w:tcPr>
            <w:tcW w:w="1750" w:type="pct"/>
            <w:shd w:val="clear" w:color="auto" w:fill="auto"/>
            <w:tcPrChange w:id="14657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74947954" w14:textId="77777777" w:rsidR="003719AD" w:rsidRPr="00A139D9" w:rsidRDefault="003719AD" w:rsidP="00DA4FCA">
            <w:pPr>
              <w:widowControl/>
              <w:rPr>
                <w:ins w:id="14658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59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70" w:type="pct"/>
            <w:shd w:val="clear" w:color="auto" w:fill="auto"/>
            <w:tcPrChange w:id="14660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7EFF7503" w14:textId="77777777" w:rsidR="003719AD" w:rsidRPr="00A139D9" w:rsidRDefault="003719AD" w:rsidP="00DA4FCA">
            <w:pPr>
              <w:widowControl/>
              <w:jc w:val="center"/>
              <w:rPr>
                <w:ins w:id="14661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62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tcPrChange w:id="14663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2938EAB4" w14:textId="77777777" w:rsidR="003719AD" w:rsidRPr="00A139D9" w:rsidRDefault="003719AD" w:rsidP="00DA4FCA">
            <w:pPr>
              <w:widowControl/>
              <w:jc w:val="center"/>
              <w:rPr>
                <w:ins w:id="14664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65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50" w:type="pct"/>
            <w:tcPrChange w:id="14666" w:author="家興 余" w:date="2021-01-22T10:56:00Z">
              <w:tcPr>
                <w:tcW w:w="1" w:type="pct"/>
              </w:tcPr>
            </w:tcPrChange>
          </w:tcPr>
          <w:p w14:paraId="59B10B4E" w14:textId="6C59655D" w:rsidR="003719AD" w:rsidRPr="00A139D9" w:rsidRDefault="0036077E">
            <w:pPr>
              <w:widowControl/>
              <w:jc w:val="center"/>
              <w:rPr>
                <w:ins w:id="14667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668" w:author="家興 余" w:date="2021-01-22T09:12:00Z">
                <w:pPr>
                  <w:widowControl/>
                </w:pPr>
              </w:pPrChange>
            </w:pPr>
            <w:ins w:id="14669" w:author="家興 余" w:date="2021-01-22T09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4670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0790C38D" w14:textId="1A01FF6F" w:rsidR="003719AD" w:rsidRPr="00A139D9" w:rsidRDefault="003719AD" w:rsidP="00DA4FCA">
            <w:pPr>
              <w:widowControl/>
              <w:rPr>
                <w:ins w:id="14671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72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i.必須輸入</w:t>
              </w:r>
            </w:ins>
          </w:p>
          <w:p w14:paraId="57AAA8A0" w14:textId="77777777" w:rsidR="003719AD" w:rsidRPr="00A139D9" w:rsidRDefault="003719AD" w:rsidP="00DA4FCA">
            <w:pPr>
              <w:widowControl/>
              <w:rPr>
                <w:ins w:id="14673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74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1為1:房地時</w:t>
              </w:r>
            </w:ins>
          </w:p>
          <w:p w14:paraId="4913E900" w14:textId="77777777" w:rsidR="003719AD" w:rsidRPr="00A139D9" w:rsidRDefault="003719AD" w:rsidP="00DA4FCA">
            <w:pPr>
              <w:widowControl/>
              <w:rPr>
                <w:ins w:id="14675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76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01: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房地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住宅</w:t>
              </w:r>
            </w:ins>
          </w:p>
          <w:p w14:paraId="1BDE8DE7" w14:textId="77777777" w:rsidR="003719AD" w:rsidRPr="00A139D9" w:rsidRDefault="003719AD" w:rsidP="00DA4FCA">
            <w:pPr>
              <w:widowControl/>
              <w:rPr>
                <w:ins w:id="14677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78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02: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房地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辦公</w:t>
              </w:r>
            </w:ins>
          </w:p>
          <w:p w14:paraId="43F695C8" w14:textId="77777777" w:rsidR="003719AD" w:rsidRPr="00A139D9" w:rsidRDefault="003719AD" w:rsidP="00DA4FCA">
            <w:pPr>
              <w:widowControl/>
              <w:rPr>
                <w:ins w:id="14679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80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03: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房地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商場</w:t>
              </w:r>
            </w:ins>
          </w:p>
          <w:p w14:paraId="65DD02B4" w14:textId="77777777" w:rsidR="003719AD" w:rsidRPr="00A139D9" w:rsidRDefault="003719AD" w:rsidP="00DA4FCA">
            <w:pPr>
              <w:widowControl/>
              <w:rPr>
                <w:ins w:id="14681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82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04: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房地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廠房</w:t>
              </w:r>
            </w:ins>
          </w:p>
          <w:p w14:paraId="6ABDA68E" w14:textId="77777777" w:rsidR="003719AD" w:rsidRPr="00A139D9" w:rsidRDefault="003719AD" w:rsidP="00DA4FCA">
            <w:pPr>
              <w:widowControl/>
              <w:rPr>
                <w:ins w:id="14683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84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05: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房地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停車位</w:t>
              </w:r>
            </w:ins>
          </w:p>
          <w:p w14:paraId="08AB7666" w14:textId="77777777" w:rsidR="003719AD" w:rsidRPr="00A139D9" w:rsidRDefault="003719AD" w:rsidP="00DA4FCA">
            <w:pPr>
              <w:widowControl/>
              <w:rPr>
                <w:ins w:id="14685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86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99: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房地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其他</w:t>
              </w:r>
            </w:ins>
          </w:p>
          <w:p w14:paraId="34E9CE3E" w14:textId="77777777" w:rsidR="003719AD" w:rsidRPr="00A139D9" w:rsidRDefault="003719AD" w:rsidP="00DA4FCA">
            <w:pPr>
              <w:widowControl/>
              <w:rPr>
                <w:ins w:id="14687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88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1為2:土地時</w:t>
              </w:r>
            </w:ins>
          </w:p>
          <w:p w14:paraId="0899FA4B" w14:textId="77777777" w:rsidR="003719AD" w:rsidRPr="00A139D9" w:rsidRDefault="003719AD" w:rsidP="00DA4FCA">
            <w:pPr>
              <w:widowControl/>
              <w:rPr>
                <w:ins w:id="14689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90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01: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土地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住宅區</w:t>
              </w:r>
            </w:ins>
          </w:p>
          <w:p w14:paraId="1623B397" w14:textId="77777777" w:rsidR="003719AD" w:rsidRPr="00A139D9" w:rsidRDefault="003719AD" w:rsidP="00DA4FCA">
            <w:pPr>
              <w:widowControl/>
              <w:rPr>
                <w:ins w:id="14691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92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02: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土地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商業區</w:t>
              </w:r>
            </w:ins>
          </w:p>
          <w:p w14:paraId="72AD5F00" w14:textId="77777777" w:rsidR="003719AD" w:rsidRPr="00A139D9" w:rsidRDefault="003719AD" w:rsidP="00DA4FCA">
            <w:pPr>
              <w:widowControl/>
              <w:rPr>
                <w:ins w:id="14693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94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03: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土地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工業區</w:t>
              </w:r>
            </w:ins>
          </w:p>
          <w:p w14:paraId="00227738" w14:textId="77777777" w:rsidR="003719AD" w:rsidRPr="00A139D9" w:rsidRDefault="003719AD" w:rsidP="00DA4FCA">
            <w:pPr>
              <w:widowControl/>
              <w:rPr>
                <w:ins w:id="14695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96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09: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土地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其他分區</w:t>
              </w:r>
            </w:ins>
          </w:p>
          <w:p w14:paraId="45444854" w14:textId="77777777" w:rsidR="003719AD" w:rsidRPr="00A139D9" w:rsidRDefault="003719AD" w:rsidP="00DA4FCA">
            <w:pPr>
              <w:widowControl/>
              <w:rPr>
                <w:ins w:id="14697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98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10: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土地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甲種建地</w:t>
              </w:r>
            </w:ins>
          </w:p>
          <w:p w14:paraId="6797A611" w14:textId="77777777" w:rsidR="003719AD" w:rsidRPr="00A139D9" w:rsidRDefault="003719AD" w:rsidP="00DA4FCA">
            <w:pPr>
              <w:widowControl/>
              <w:rPr>
                <w:ins w:id="14699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00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11: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土地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乙種建地</w:t>
              </w:r>
            </w:ins>
          </w:p>
          <w:p w14:paraId="3FCAC373" w14:textId="77777777" w:rsidR="003719AD" w:rsidRPr="00A139D9" w:rsidRDefault="003719AD" w:rsidP="00DA4FCA">
            <w:pPr>
              <w:widowControl/>
              <w:rPr>
                <w:ins w:id="14701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02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12: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土地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丙種建地</w:t>
              </w:r>
            </w:ins>
          </w:p>
          <w:p w14:paraId="60B8F47B" w14:textId="77777777" w:rsidR="003719AD" w:rsidRPr="00A139D9" w:rsidRDefault="003719AD" w:rsidP="00DA4FCA">
            <w:pPr>
              <w:widowControl/>
              <w:rPr>
                <w:ins w:id="14703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04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13: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土地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丁種建地</w:t>
              </w:r>
            </w:ins>
          </w:p>
          <w:p w14:paraId="32880D7E" w14:textId="77777777" w:rsidR="003719AD" w:rsidRPr="00A139D9" w:rsidRDefault="003719AD" w:rsidP="00DA4FCA">
            <w:pPr>
              <w:widowControl/>
              <w:rPr>
                <w:ins w:id="14705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06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19: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土地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其他用地</w:t>
              </w:r>
            </w:ins>
          </w:p>
          <w:p w14:paraId="287A6973" w14:textId="77777777" w:rsidR="003719AD" w:rsidRPr="00A139D9" w:rsidRDefault="003719AD" w:rsidP="00DA4FCA">
            <w:pPr>
              <w:widowControl/>
              <w:rPr>
                <w:ins w:id="14707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08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1為3: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股票時</w:t>
              </w:r>
            </w:ins>
          </w:p>
          <w:p w14:paraId="7B2C2FF9" w14:textId="77777777" w:rsidR="003719AD" w:rsidRPr="00A139D9" w:rsidRDefault="003719AD" w:rsidP="00DA4FCA">
            <w:pPr>
              <w:widowControl/>
              <w:rPr>
                <w:ins w:id="14709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10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01: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股票</w:t>
              </w:r>
            </w:ins>
          </w:p>
          <w:p w14:paraId="6939636F" w14:textId="77777777" w:rsidR="003719AD" w:rsidRPr="00A139D9" w:rsidRDefault="003719AD" w:rsidP="00DA4FCA">
            <w:pPr>
              <w:widowControl/>
              <w:rPr>
                <w:ins w:id="14711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12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1為4: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其他有價證券時</w:t>
              </w:r>
            </w:ins>
          </w:p>
          <w:p w14:paraId="59A87C74" w14:textId="77777777" w:rsidR="003719AD" w:rsidRPr="00A139D9" w:rsidRDefault="003719AD" w:rsidP="00DA4FCA">
            <w:pPr>
              <w:widowControl/>
              <w:rPr>
                <w:ins w:id="14713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14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01: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其他有價證券</w:t>
              </w:r>
            </w:ins>
          </w:p>
          <w:p w14:paraId="2FBB53E5" w14:textId="77777777" w:rsidR="003719AD" w:rsidRPr="00A139D9" w:rsidRDefault="003719AD" w:rsidP="00DA4FCA">
            <w:pPr>
              <w:widowControl/>
              <w:rPr>
                <w:ins w:id="14715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16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lastRenderedPageBreak/>
                <w:t>擔保品代號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1為5: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銀行保證時</w:t>
              </w:r>
            </w:ins>
          </w:p>
          <w:p w14:paraId="408E454B" w14:textId="77777777" w:rsidR="003719AD" w:rsidRPr="00A139D9" w:rsidRDefault="003719AD" w:rsidP="00DA4FCA">
            <w:pPr>
              <w:widowControl/>
              <w:rPr>
                <w:ins w:id="14717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18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01: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銀行保證</w:t>
              </w:r>
            </w:ins>
          </w:p>
          <w:p w14:paraId="2D052491" w14:textId="77777777" w:rsidR="003719AD" w:rsidRPr="00A139D9" w:rsidRDefault="003719AD" w:rsidP="00DA4FCA">
            <w:pPr>
              <w:widowControl/>
              <w:rPr>
                <w:ins w:id="14719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20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1為9: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動產時</w:t>
              </w:r>
            </w:ins>
          </w:p>
          <w:p w14:paraId="39588BBE" w14:textId="77777777" w:rsidR="003719AD" w:rsidRPr="00A139D9" w:rsidRDefault="003719AD" w:rsidP="00DA4FCA">
            <w:pPr>
              <w:widowControl/>
              <w:rPr>
                <w:ins w:id="14721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22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01: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動產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車輛</w:t>
              </w:r>
            </w:ins>
          </w:p>
          <w:p w14:paraId="14F5D34A" w14:textId="77777777" w:rsidR="003719AD" w:rsidRPr="00A139D9" w:rsidRDefault="003719AD" w:rsidP="00DA4FCA">
            <w:pPr>
              <w:widowControl/>
              <w:rPr>
                <w:ins w:id="14723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24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02: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動產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機器設備</w:t>
              </w:r>
            </w:ins>
          </w:p>
        </w:tc>
      </w:tr>
      <w:tr w:rsidR="003719AD" w:rsidRPr="00A139D9" w14:paraId="0D704693" w14:textId="77777777" w:rsidTr="00D64561">
        <w:trPr>
          <w:trHeight w:val="340"/>
          <w:ins w:id="14725" w:author="ST1" w:date="2020-12-06T22:11:00Z"/>
          <w:trPrChange w:id="14726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727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5AE35851" w14:textId="77777777" w:rsidR="003719AD" w:rsidRPr="00A139D9" w:rsidRDefault="003719AD">
            <w:pPr>
              <w:pStyle w:val="af9"/>
              <w:widowControl/>
              <w:numPr>
                <w:ilvl w:val="0"/>
                <w:numId w:val="53"/>
              </w:numPr>
              <w:spacing w:after="48"/>
              <w:ind w:leftChars="0"/>
              <w:jc w:val="center"/>
              <w:rPr>
                <w:ins w:id="14728" w:author="ST1" w:date="2020-12-06T22:11:00Z"/>
                <w:rFonts w:ascii="標楷體" w:eastAsia="標楷體" w:hAnsi="標楷體" w:cs="新細明體"/>
                <w:color w:val="000000"/>
                <w:kern w:val="0"/>
              </w:rPr>
              <w:pPrChange w:id="14729" w:author="ST1" w:date="2020-12-06T22:14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650" w:type="pct"/>
            <w:shd w:val="clear" w:color="auto" w:fill="auto"/>
            <w:tcPrChange w:id="14730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5EBFF0C4" w14:textId="77777777" w:rsidR="003719AD" w:rsidRPr="00A139D9" w:rsidRDefault="003719AD" w:rsidP="00DA4FCA">
            <w:pPr>
              <w:widowControl/>
              <w:rPr>
                <w:ins w:id="14731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32" w:author="ST1" w:date="2020-12-06T22:11:00Z">
              <w:r w:rsidRPr="00A139D9">
                <w:rPr>
                  <w:rFonts w:ascii="標楷體" w:eastAsia="標楷體" w:hAnsi="標楷體"/>
                </w:rPr>
                <w:t>ClNo</w:t>
              </w:r>
            </w:ins>
          </w:p>
        </w:tc>
        <w:tc>
          <w:tcPr>
            <w:tcW w:w="1750" w:type="pct"/>
            <w:shd w:val="clear" w:color="auto" w:fill="auto"/>
            <w:tcPrChange w:id="14733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04848B23" w14:textId="77777777" w:rsidR="003719AD" w:rsidRPr="00A139D9" w:rsidRDefault="003719AD" w:rsidP="00DA4FCA">
            <w:pPr>
              <w:widowControl/>
              <w:rPr>
                <w:ins w:id="14734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35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擔保品編號</w:t>
              </w:r>
            </w:ins>
          </w:p>
        </w:tc>
        <w:tc>
          <w:tcPr>
            <w:tcW w:w="270" w:type="pct"/>
            <w:shd w:val="clear" w:color="auto" w:fill="auto"/>
            <w:tcPrChange w:id="14736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6BDA81D3" w14:textId="77777777" w:rsidR="003719AD" w:rsidRPr="00A139D9" w:rsidRDefault="003719AD" w:rsidP="00DA4FCA">
            <w:pPr>
              <w:widowControl/>
              <w:jc w:val="center"/>
              <w:rPr>
                <w:ins w:id="14737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38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tcPrChange w:id="14739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38B359C3" w14:textId="77777777" w:rsidR="003719AD" w:rsidRPr="00A139D9" w:rsidRDefault="003719AD" w:rsidP="00DA4FCA">
            <w:pPr>
              <w:widowControl/>
              <w:jc w:val="center"/>
              <w:rPr>
                <w:ins w:id="14740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41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7</w:t>
              </w:r>
            </w:ins>
          </w:p>
        </w:tc>
        <w:tc>
          <w:tcPr>
            <w:tcW w:w="250" w:type="pct"/>
            <w:tcPrChange w:id="14742" w:author="家興 余" w:date="2021-01-22T10:56:00Z">
              <w:tcPr>
                <w:tcW w:w="1" w:type="pct"/>
              </w:tcPr>
            </w:tcPrChange>
          </w:tcPr>
          <w:p w14:paraId="715A69D2" w14:textId="7B69C48E" w:rsidR="003719AD" w:rsidRPr="00A139D9" w:rsidRDefault="0036077E">
            <w:pPr>
              <w:widowControl/>
              <w:jc w:val="center"/>
              <w:rPr>
                <w:ins w:id="14743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744" w:author="家興 余" w:date="2021-01-22T09:12:00Z">
                <w:pPr>
                  <w:widowControl/>
                </w:pPr>
              </w:pPrChange>
            </w:pPr>
            <w:ins w:id="14745" w:author="家興 余" w:date="2021-01-22T09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4746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53876D13" w14:textId="780BA233" w:rsidR="003719AD" w:rsidRPr="00A139D9" w:rsidRDefault="003719AD" w:rsidP="00DA4FCA">
            <w:pPr>
              <w:widowControl/>
              <w:rPr>
                <w:ins w:id="14747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48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i.必須輸入</w:t>
              </w:r>
            </w:ins>
          </w:p>
        </w:tc>
      </w:tr>
      <w:tr w:rsidR="003719AD" w:rsidRPr="00A139D9" w:rsidDel="00ED6024" w14:paraId="5FEC448D" w14:textId="77777777" w:rsidTr="00D64561">
        <w:trPr>
          <w:trHeight w:val="340"/>
          <w:ins w:id="14749" w:author="ST1" w:date="2020-12-06T22:11:00Z"/>
          <w:del w:id="14750" w:author="家興 余" w:date="2020-12-21T11:15:00Z"/>
          <w:trPrChange w:id="14751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752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2750329F" w14:textId="38E0BC99" w:rsidR="003719AD" w:rsidRPr="00A139D9" w:rsidDel="00ED6024" w:rsidRDefault="003719AD">
            <w:pPr>
              <w:pStyle w:val="af9"/>
              <w:widowControl/>
              <w:numPr>
                <w:ilvl w:val="0"/>
                <w:numId w:val="53"/>
              </w:numPr>
              <w:spacing w:after="48"/>
              <w:ind w:leftChars="0"/>
              <w:jc w:val="center"/>
              <w:rPr>
                <w:ins w:id="14753" w:author="ST1" w:date="2020-12-06T22:11:00Z"/>
                <w:del w:id="14754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  <w:pPrChange w:id="14755" w:author="ST1" w:date="2020-12-06T22:14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650" w:type="pct"/>
            <w:shd w:val="clear" w:color="auto" w:fill="auto"/>
            <w:tcPrChange w:id="14756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4AB2C099" w14:textId="20B00BC8" w:rsidR="003719AD" w:rsidRPr="00A139D9" w:rsidDel="00ED6024" w:rsidRDefault="003719AD" w:rsidP="00A139D9">
            <w:pPr>
              <w:widowControl/>
              <w:rPr>
                <w:ins w:id="14757" w:author="ST1" w:date="2020-12-06T22:11:00Z"/>
                <w:del w:id="14758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759" w:author="ST1" w:date="2020-12-06T22:15:00Z">
              <w:del w:id="14760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761" w:author="ST1" w:date="2020-12-06T22:18:00Z">
                      <w:rPr/>
                    </w:rPrChange>
                  </w:rPr>
                  <w:delText xml:space="preserve">City           </w:delText>
                </w:r>
              </w:del>
            </w:ins>
          </w:p>
        </w:tc>
        <w:tc>
          <w:tcPr>
            <w:tcW w:w="1750" w:type="pct"/>
            <w:shd w:val="clear" w:color="auto" w:fill="auto"/>
            <w:tcPrChange w:id="14762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46938852" w14:textId="1CC0B51A" w:rsidR="003719AD" w:rsidRPr="00A139D9" w:rsidDel="00ED6024" w:rsidRDefault="003719AD" w:rsidP="00A139D9">
            <w:pPr>
              <w:widowControl/>
              <w:rPr>
                <w:ins w:id="14763" w:author="ST1" w:date="2020-12-06T22:11:00Z"/>
                <w:del w:id="14764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765" w:author="ST1" w:date="2020-12-06T22:17:00Z">
              <w:del w:id="14766" w:author="家興 余" w:date="2020-12-21T11:15:00Z">
                <w:r w:rsidRPr="00A139D9" w:rsidDel="00ED6024">
                  <w:rPr>
                    <w:rFonts w:ascii="標楷體" w:eastAsia="標楷體" w:hAnsi="標楷體" w:hint="eastAsia"/>
                    <w:rPrChange w:id="14767" w:author="ST1" w:date="2020-12-06T22:18:00Z">
                      <w:rPr>
                        <w:rFonts w:hint="eastAsia"/>
                      </w:rPr>
                    </w:rPrChange>
                  </w:rPr>
                  <w:delText>縣市</w:delText>
                </w:r>
                <w:r w:rsidRPr="00A139D9" w:rsidDel="00ED6024">
                  <w:rPr>
                    <w:rFonts w:ascii="標楷體" w:eastAsia="標楷體" w:hAnsi="標楷體"/>
                    <w:rPrChange w:id="14768" w:author="ST1" w:date="2020-12-06T22:18:00Z">
                      <w:rPr/>
                    </w:rPrChange>
                  </w:rPr>
                  <w:delText xml:space="preserve">          </w:delText>
                </w:r>
              </w:del>
            </w:ins>
          </w:p>
        </w:tc>
        <w:tc>
          <w:tcPr>
            <w:tcW w:w="270" w:type="pct"/>
            <w:shd w:val="clear" w:color="auto" w:fill="auto"/>
            <w:tcPrChange w:id="14769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24E18A5B" w14:textId="27F057D3" w:rsidR="003719AD" w:rsidRPr="00A139D9" w:rsidDel="00ED6024" w:rsidRDefault="003719AD" w:rsidP="00A139D9">
            <w:pPr>
              <w:widowControl/>
              <w:jc w:val="center"/>
              <w:rPr>
                <w:ins w:id="14770" w:author="ST1" w:date="2020-12-06T22:11:00Z"/>
                <w:del w:id="14771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772" w:author="ST1" w:date="2020-12-06T22:16:00Z">
              <w:del w:id="14773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774" w:author="ST1" w:date="2020-12-06T22:18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tcPrChange w:id="14775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7B85935B" w14:textId="4A660807" w:rsidR="003719AD" w:rsidRPr="00A139D9" w:rsidDel="00ED6024" w:rsidRDefault="003719AD" w:rsidP="00A139D9">
            <w:pPr>
              <w:widowControl/>
              <w:jc w:val="center"/>
              <w:rPr>
                <w:ins w:id="14776" w:author="ST1" w:date="2020-12-06T22:11:00Z"/>
                <w:del w:id="14777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778" w:author="ST1" w:date="2020-12-06T22:16:00Z">
              <w:del w:id="14779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780" w:author="ST1" w:date="2020-12-06T22:18:00Z">
                      <w:rPr/>
                    </w:rPrChange>
                  </w:rPr>
                  <w:delText xml:space="preserve">3 </w:delText>
                </w:r>
              </w:del>
            </w:ins>
          </w:p>
        </w:tc>
        <w:tc>
          <w:tcPr>
            <w:tcW w:w="250" w:type="pct"/>
            <w:tcPrChange w:id="14781" w:author="家興 余" w:date="2021-01-22T10:56:00Z">
              <w:tcPr>
                <w:tcW w:w="1" w:type="pct"/>
              </w:tcPr>
            </w:tcPrChange>
          </w:tcPr>
          <w:p w14:paraId="2B39B548" w14:textId="77777777" w:rsidR="003719AD" w:rsidRPr="00A139D9" w:rsidDel="00ED6024" w:rsidRDefault="003719AD">
            <w:pPr>
              <w:widowControl/>
              <w:jc w:val="center"/>
              <w:rPr>
                <w:ins w:id="14782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783" w:author="家興 余" w:date="2021-01-22T09:12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tcPrChange w:id="14784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4E730324" w14:textId="349AA1B0" w:rsidR="003719AD" w:rsidRPr="00A139D9" w:rsidDel="00ED6024" w:rsidRDefault="003719AD" w:rsidP="00A139D9">
            <w:pPr>
              <w:widowControl/>
              <w:rPr>
                <w:ins w:id="14785" w:author="ST1" w:date="2020-12-06T22:11:00Z"/>
                <w:del w:id="14786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A139D9" w:rsidDel="00ED6024" w14:paraId="02CBC4C9" w14:textId="77777777" w:rsidTr="00D64561">
        <w:trPr>
          <w:trHeight w:val="340"/>
          <w:ins w:id="14787" w:author="ST1" w:date="2020-12-06T22:15:00Z"/>
          <w:del w:id="14788" w:author="家興 余" w:date="2020-12-21T11:15:00Z"/>
          <w:trPrChange w:id="14789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790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2F3C957B" w14:textId="09A41E0B" w:rsidR="003719AD" w:rsidRPr="00A139D9" w:rsidDel="00ED6024" w:rsidRDefault="003719AD" w:rsidP="00A139D9">
            <w:pPr>
              <w:pStyle w:val="af9"/>
              <w:widowControl/>
              <w:numPr>
                <w:ilvl w:val="0"/>
                <w:numId w:val="53"/>
              </w:numPr>
              <w:spacing w:after="48"/>
              <w:ind w:leftChars="0"/>
              <w:jc w:val="center"/>
              <w:rPr>
                <w:ins w:id="14791" w:author="ST1" w:date="2020-12-06T22:15:00Z"/>
                <w:del w:id="14792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793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423F4CC0" w14:textId="7821331B" w:rsidR="003719AD" w:rsidRPr="00A139D9" w:rsidDel="00ED6024" w:rsidRDefault="003719AD" w:rsidP="00A139D9">
            <w:pPr>
              <w:widowControl/>
              <w:rPr>
                <w:ins w:id="14794" w:author="ST1" w:date="2020-12-06T22:15:00Z"/>
                <w:del w:id="14795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796" w:author="ST1" w:date="2020-12-06T22:15:00Z">
              <w:del w:id="14797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798" w:author="ST1" w:date="2020-12-06T22:18:00Z">
                      <w:rPr/>
                    </w:rPrChange>
                  </w:rPr>
                  <w:delText xml:space="preserve">PH1            </w:delText>
                </w:r>
              </w:del>
            </w:ins>
          </w:p>
        </w:tc>
        <w:tc>
          <w:tcPr>
            <w:tcW w:w="1750" w:type="pct"/>
            <w:shd w:val="clear" w:color="auto" w:fill="auto"/>
            <w:tcPrChange w:id="14799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11703D04" w14:textId="2CB28BF8" w:rsidR="003719AD" w:rsidRPr="00A139D9" w:rsidDel="00ED6024" w:rsidRDefault="003719AD" w:rsidP="00A139D9">
            <w:pPr>
              <w:widowControl/>
              <w:rPr>
                <w:ins w:id="14800" w:author="ST1" w:date="2020-12-06T22:15:00Z"/>
                <w:del w:id="14801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802" w:author="ST1" w:date="2020-12-06T22:17:00Z">
              <w:del w:id="14803" w:author="家興 余" w:date="2020-12-21T11:15:00Z">
                <w:r w:rsidRPr="00A139D9" w:rsidDel="00ED6024">
                  <w:rPr>
                    <w:rFonts w:ascii="標楷體" w:eastAsia="標楷體" w:hAnsi="標楷體" w:hint="eastAsia"/>
                    <w:rPrChange w:id="14804" w:author="ST1" w:date="2020-12-06T22:18:00Z">
                      <w:rPr>
                        <w:rFonts w:hint="eastAsia"/>
                      </w:rPr>
                    </w:rPrChange>
                  </w:rPr>
                  <w:delText>地政</w:delText>
                </w:r>
                <w:r w:rsidRPr="00A139D9" w:rsidDel="00ED6024">
                  <w:rPr>
                    <w:rFonts w:ascii="標楷體" w:eastAsia="標楷體" w:hAnsi="標楷體"/>
                    <w:rPrChange w:id="14805" w:author="ST1" w:date="2020-12-06T22:18:00Z">
                      <w:rPr/>
                    </w:rPrChange>
                  </w:rPr>
                  <w:delText xml:space="preserve">          </w:delText>
                </w:r>
              </w:del>
            </w:ins>
          </w:p>
        </w:tc>
        <w:tc>
          <w:tcPr>
            <w:tcW w:w="270" w:type="pct"/>
            <w:shd w:val="clear" w:color="auto" w:fill="auto"/>
            <w:tcPrChange w:id="14806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19E17F13" w14:textId="58B077FE" w:rsidR="003719AD" w:rsidRPr="00A139D9" w:rsidDel="00ED6024" w:rsidRDefault="003719AD" w:rsidP="00A139D9">
            <w:pPr>
              <w:widowControl/>
              <w:jc w:val="center"/>
              <w:rPr>
                <w:ins w:id="14807" w:author="ST1" w:date="2020-12-06T22:15:00Z"/>
                <w:del w:id="14808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809" w:author="ST1" w:date="2020-12-06T22:16:00Z">
              <w:del w:id="14810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811" w:author="ST1" w:date="2020-12-06T22:18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tcPrChange w:id="14812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7AD4AD5A" w14:textId="04F82F62" w:rsidR="003719AD" w:rsidRPr="00A139D9" w:rsidDel="00ED6024" w:rsidRDefault="003719AD" w:rsidP="00A139D9">
            <w:pPr>
              <w:widowControl/>
              <w:jc w:val="center"/>
              <w:rPr>
                <w:ins w:id="14813" w:author="ST1" w:date="2020-12-06T22:15:00Z"/>
                <w:del w:id="14814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815" w:author="ST1" w:date="2020-12-06T22:16:00Z">
              <w:del w:id="14816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817" w:author="ST1" w:date="2020-12-06T22:18:00Z">
                      <w:rPr/>
                    </w:rPrChange>
                  </w:rPr>
                  <w:delText xml:space="preserve">3 </w:delText>
                </w:r>
              </w:del>
            </w:ins>
          </w:p>
        </w:tc>
        <w:tc>
          <w:tcPr>
            <w:tcW w:w="250" w:type="pct"/>
            <w:tcPrChange w:id="14818" w:author="家興 余" w:date="2021-01-22T10:56:00Z">
              <w:tcPr>
                <w:tcW w:w="1" w:type="pct"/>
              </w:tcPr>
            </w:tcPrChange>
          </w:tcPr>
          <w:p w14:paraId="7D28016E" w14:textId="77777777" w:rsidR="003719AD" w:rsidRPr="00A139D9" w:rsidDel="00ED6024" w:rsidRDefault="003719AD">
            <w:pPr>
              <w:widowControl/>
              <w:jc w:val="center"/>
              <w:rPr>
                <w:ins w:id="14819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820" w:author="家興 余" w:date="2021-01-22T09:12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tcPrChange w:id="14821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4C0B5167" w14:textId="060EB44F" w:rsidR="003719AD" w:rsidRPr="00A139D9" w:rsidDel="00ED6024" w:rsidRDefault="003719AD" w:rsidP="00A139D9">
            <w:pPr>
              <w:widowControl/>
              <w:rPr>
                <w:ins w:id="14822" w:author="ST1" w:date="2020-12-06T22:15:00Z"/>
                <w:del w:id="14823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A139D9" w:rsidDel="00ED6024" w14:paraId="08A0932A" w14:textId="77777777" w:rsidTr="00D64561">
        <w:trPr>
          <w:trHeight w:val="340"/>
          <w:ins w:id="14824" w:author="ST1" w:date="2020-12-06T22:15:00Z"/>
          <w:del w:id="14825" w:author="家興 余" w:date="2020-12-21T11:15:00Z"/>
          <w:trPrChange w:id="14826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827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1D6F888A" w14:textId="02C288F3" w:rsidR="003719AD" w:rsidRPr="00A139D9" w:rsidDel="00ED6024" w:rsidRDefault="003719AD" w:rsidP="00A139D9">
            <w:pPr>
              <w:pStyle w:val="af9"/>
              <w:widowControl/>
              <w:numPr>
                <w:ilvl w:val="0"/>
                <w:numId w:val="53"/>
              </w:numPr>
              <w:spacing w:after="48"/>
              <w:ind w:leftChars="0"/>
              <w:jc w:val="center"/>
              <w:rPr>
                <w:ins w:id="14828" w:author="ST1" w:date="2020-12-06T22:15:00Z"/>
                <w:del w:id="14829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830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5AD5DF7C" w14:textId="7C0C87EC" w:rsidR="003719AD" w:rsidRPr="00A139D9" w:rsidDel="00ED6024" w:rsidRDefault="003719AD" w:rsidP="00A139D9">
            <w:pPr>
              <w:widowControl/>
              <w:rPr>
                <w:ins w:id="14831" w:author="ST1" w:date="2020-12-06T22:15:00Z"/>
                <w:del w:id="14832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833" w:author="ST1" w:date="2020-12-06T22:15:00Z">
              <w:del w:id="14834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835" w:author="ST1" w:date="2020-12-06T22:18:00Z">
                      <w:rPr/>
                    </w:rPrChange>
                  </w:rPr>
                  <w:delText>ReceiveDateYear</w:delText>
                </w:r>
              </w:del>
            </w:ins>
          </w:p>
        </w:tc>
        <w:tc>
          <w:tcPr>
            <w:tcW w:w="1750" w:type="pct"/>
            <w:shd w:val="clear" w:color="auto" w:fill="auto"/>
            <w:tcPrChange w:id="14836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59EB9194" w14:textId="07C76B0A" w:rsidR="003719AD" w:rsidRPr="00A139D9" w:rsidDel="00ED6024" w:rsidRDefault="003719AD" w:rsidP="00A139D9">
            <w:pPr>
              <w:widowControl/>
              <w:rPr>
                <w:ins w:id="14837" w:author="ST1" w:date="2020-12-06T22:15:00Z"/>
                <w:del w:id="14838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839" w:author="ST1" w:date="2020-12-06T22:17:00Z">
              <w:del w:id="14840" w:author="家興 余" w:date="2020-12-21T11:15:00Z">
                <w:r w:rsidRPr="00A139D9" w:rsidDel="00ED6024">
                  <w:rPr>
                    <w:rFonts w:ascii="標楷體" w:eastAsia="標楷體" w:hAnsi="標楷體" w:hint="eastAsia"/>
                    <w:rPrChange w:id="14841" w:author="ST1" w:date="2020-12-06T22:18:00Z">
                      <w:rPr>
                        <w:rFonts w:hint="eastAsia"/>
                      </w:rPr>
                    </w:rPrChange>
                  </w:rPr>
                  <w:delText>收件年</w:delText>
                </w:r>
                <w:r w:rsidRPr="00A139D9" w:rsidDel="00ED6024">
                  <w:rPr>
                    <w:rFonts w:ascii="標楷體" w:eastAsia="標楷體" w:hAnsi="標楷體"/>
                    <w:rPrChange w:id="14842" w:author="ST1" w:date="2020-12-06T22:18:00Z">
                      <w:rPr/>
                    </w:rPrChange>
                  </w:rPr>
                  <w:delText xml:space="preserve">        </w:delText>
                </w:r>
              </w:del>
            </w:ins>
          </w:p>
        </w:tc>
        <w:tc>
          <w:tcPr>
            <w:tcW w:w="270" w:type="pct"/>
            <w:shd w:val="clear" w:color="auto" w:fill="auto"/>
            <w:tcPrChange w:id="14843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3D3CCC6F" w14:textId="0862243F" w:rsidR="003719AD" w:rsidRPr="00A139D9" w:rsidDel="00ED6024" w:rsidRDefault="003719AD" w:rsidP="00A139D9">
            <w:pPr>
              <w:widowControl/>
              <w:jc w:val="center"/>
              <w:rPr>
                <w:ins w:id="14844" w:author="ST1" w:date="2020-12-06T22:15:00Z"/>
                <w:del w:id="14845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846" w:author="ST1" w:date="2020-12-06T22:16:00Z">
              <w:del w:id="14847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848" w:author="ST1" w:date="2020-12-06T22:18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tcPrChange w:id="14849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607B86DA" w14:textId="38152E8C" w:rsidR="003719AD" w:rsidRPr="00A139D9" w:rsidDel="00ED6024" w:rsidRDefault="003719AD" w:rsidP="00A139D9">
            <w:pPr>
              <w:widowControl/>
              <w:jc w:val="center"/>
              <w:rPr>
                <w:ins w:id="14850" w:author="ST1" w:date="2020-12-06T22:15:00Z"/>
                <w:del w:id="14851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852" w:author="ST1" w:date="2020-12-06T22:16:00Z">
              <w:del w:id="14853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854" w:author="ST1" w:date="2020-12-06T22:18:00Z">
                      <w:rPr/>
                    </w:rPrChange>
                  </w:rPr>
                  <w:delText xml:space="preserve">3 </w:delText>
                </w:r>
              </w:del>
            </w:ins>
          </w:p>
        </w:tc>
        <w:tc>
          <w:tcPr>
            <w:tcW w:w="250" w:type="pct"/>
            <w:tcPrChange w:id="14855" w:author="家興 余" w:date="2021-01-22T10:56:00Z">
              <w:tcPr>
                <w:tcW w:w="1" w:type="pct"/>
              </w:tcPr>
            </w:tcPrChange>
          </w:tcPr>
          <w:p w14:paraId="34BE6E77" w14:textId="77777777" w:rsidR="003719AD" w:rsidRPr="00A139D9" w:rsidDel="00ED6024" w:rsidRDefault="003719AD">
            <w:pPr>
              <w:widowControl/>
              <w:jc w:val="center"/>
              <w:rPr>
                <w:ins w:id="14856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857" w:author="家興 余" w:date="2021-01-22T09:12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tcPrChange w:id="14858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7DF152CD" w14:textId="5E49152E" w:rsidR="003719AD" w:rsidRPr="00A139D9" w:rsidDel="00ED6024" w:rsidRDefault="003719AD" w:rsidP="00A139D9">
            <w:pPr>
              <w:widowControl/>
              <w:rPr>
                <w:ins w:id="14859" w:author="ST1" w:date="2020-12-06T22:15:00Z"/>
                <w:del w:id="14860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A139D9" w:rsidDel="00ED6024" w14:paraId="53DDA47D" w14:textId="77777777" w:rsidTr="00D64561">
        <w:trPr>
          <w:trHeight w:val="340"/>
          <w:ins w:id="14861" w:author="ST1" w:date="2020-12-06T22:15:00Z"/>
          <w:del w:id="14862" w:author="家興 余" w:date="2020-12-21T11:15:00Z"/>
          <w:trPrChange w:id="14863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864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09BE5CFA" w14:textId="2339F2DB" w:rsidR="003719AD" w:rsidRPr="00A139D9" w:rsidDel="00ED6024" w:rsidRDefault="003719AD" w:rsidP="00A139D9">
            <w:pPr>
              <w:pStyle w:val="af9"/>
              <w:widowControl/>
              <w:numPr>
                <w:ilvl w:val="0"/>
                <w:numId w:val="53"/>
              </w:numPr>
              <w:spacing w:after="48"/>
              <w:ind w:leftChars="0"/>
              <w:jc w:val="center"/>
              <w:rPr>
                <w:ins w:id="14865" w:author="ST1" w:date="2020-12-06T22:15:00Z"/>
                <w:del w:id="14866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867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67019F6F" w14:textId="0126885D" w:rsidR="003719AD" w:rsidRPr="00A139D9" w:rsidDel="00ED6024" w:rsidRDefault="003719AD" w:rsidP="00A139D9">
            <w:pPr>
              <w:widowControl/>
              <w:rPr>
                <w:ins w:id="14868" w:author="ST1" w:date="2020-12-06T22:15:00Z"/>
                <w:del w:id="14869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870" w:author="ST1" w:date="2020-12-06T22:15:00Z">
              <w:del w:id="14871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872" w:author="ST1" w:date="2020-12-06T22:18:00Z">
                      <w:rPr/>
                    </w:rPrChange>
                  </w:rPr>
                  <w:delText xml:space="preserve">PH2            </w:delText>
                </w:r>
              </w:del>
            </w:ins>
          </w:p>
        </w:tc>
        <w:tc>
          <w:tcPr>
            <w:tcW w:w="1750" w:type="pct"/>
            <w:shd w:val="clear" w:color="auto" w:fill="auto"/>
            <w:tcPrChange w:id="14873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444E6381" w14:textId="3E4A123B" w:rsidR="003719AD" w:rsidRPr="00A139D9" w:rsidDel="00ED6024" w:rsidRDefault="003719AD" w:rsidP="00A139D9">
            <w:pPr>
              <w:widowControl/>
              <w:rPr>
                <w:ins w:id="14874" w:author="ST1" w:date="2020-12-06T22:15:00Z"/>
                <w:del w:id="14875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876" w:author="ST1" w:date="2020-12-06T22:17:00Z">
              <w:del w:id="14877" w:author="家興 余" w:date="2020-12-21T11:15:00Z">
                <w:r w:rsidRPr="00A139D9" w:rsidDel="00ED6024">
                  <w:rPr>
                    <w:rFonts w:ascii="標楷體" w:eastAsia="標楷體" w:hAnsi="標楷體" w:hint="eastAsia"/>
                    <w:rPrChange w:id="14878" w:author="ST1" w:date="2020-12-06T22:18:00Z">
                      <w:rPr>
                        <w:rFonts w:hint="eastAsia"/>
                      </w:rPr>
                    </w:rPrChange>
                  </w:rPr>
                  <w:delText>收件字</w:delText>
                </w:r>
                <w:r w:rsidRPr="00A139D9" w:rsidDel="00ED6024">
                  <w:rPr>
                    <w:rFonts w:ascii="標楷體" w:eastAsia="標楷體" w:hAnsi="標楷體"/>
                    <w:rPrChange w:id="14879" w:author="ST1" w:date="2020-12-06T22:18:00Z">
                      <w:rPr/>
                    </w:rPrChange>
                  </w:rPr>
                  <w:delText xml:space="preserve">        </w:delText>
                </w:r>
              </w:del>
            </w:ins>
          </w:p>
        </w:tc>
        <w:tc>
          <w:tcPr>
            <w:tcW w:w="270" w:type="pct"/>
            <w:shd w:val="clear" w:color="auto" w:fill="auto"/>
            <w:tcPrChange w:id="14880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0E4C2136" w14:textId="3AAA2EFC" w:rsidR="003719AD" w:rsidRPr="00A139D9" w:rsidDel="00ED6024" w:rsidRDefault="003719AD" w:rsidP="00A139D9">
            <w:pPr>
              <w:widowControl/>
              <w:jc w:val="center"/>
              <w:rPr>
                <w:ins w:id="14881" w:author="ST1" w:date="2020-12-06T22:15:00Z"/>
                <w:del w:id="14882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883" w:author="ST1" w:date="2020-12-06T22:16:00Z">
              <w:del w:id="14884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885" w:author="ST1" w:date="2020-12-06T22:18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tcPrChange w:id="14886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19A2C3D3" w14:textId="2DD95EC7" w:rsidR="003719AD" w:rsidRPr="00A139D9" w:rsidDel="00ED6024" w:rsidRDefault="003719AD" w:rsidP="00A139D9">
            <w:pPr>
              <w:widowControl/>
              <w:jc w:val="center"/>
              <w:rPr>
                <w:ins w:id="14887" w:author="ST1" w:date="2020-12-06T22:15:00Z"/>
                <w:del w:id="14888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889" w:author="ST1" w:date="2020-12-06T22:16:00Z">
              <w:del w:id="14890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891" w:author="ST1" w:date="2020-12-06T22:18:00Z">
                      <w:rPr/>
                    </w:rPrChange>
                  </w:rPr>
                  <w:delText xml:space="preserve">4 </w:delText>
                </w:r>
              </w:del>
            </w:ins>
          </w:p>
        </w:tc>
        <w:tc>
          <w:tcPr>
            <w:tcW w:w="250" w:type="pct"/>
            <w:tcPrChange w:id="14892" w:author="家興 余" w:date="2021-01-22T10:56:00Z">
              <w:tcPr>
                <w:tcW w:w="1" w:type="pct"/>
              </w:tcPr>
            </w:tcPrChange>
          </w:tcPr>
          <w:p w14:paraId="44859623" w14:textId="77777777" w:rsidR="003719AD" w:rsidRPr="00A139D9" w:rsidDel="00ED6024" w:rsidRDefault="003719AD">
            <w:pPr>
              <w:widowControl/>
              <w:jc w:val="center"/>
              <w:rPr>
                <w:ins w:id="14893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894" w:author="家興 余" w:date="2021-01-22T09:12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tcPrChange w:id="14895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143F39C4" w14:textId="133A741F" w:rsidR="003719AD" w:rsidRPr="00A139D9" w:rsidDel="00ED6024" w:rsidRDefault="003719AD" w:rsidP="00A139D9">
            <w:pPr>
              <w:widowControl/>
              <w:rPr>
                <w:ins w:id="14896" w:author="ST1" w:date="2020-12-06T22:15:00Z"/>
                <w:del w:id="14897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A139D9" w:rsidDel="00ED6024" w14:paraId="3B9C622A" w14:textId="77777777" w:rsidTr="00D64561">
        <w:trPr>
          <w:trHeight w:val="340"/>
          <w:ins w:id="14898" w:author="ST1" w:date="2020-12-06T22:15:00Z"/>
          <w:del w:id="14899" w:author="家興 余" w:date="2020-12-21T11:15:00Z"/>
          <w:trPrChange w:id="14900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901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42D2BB76" w14:textId="5879D35A" w:rsidR="003719AD" w:rsidRPr="00A139D9" w:rsidDel="00ED6024" w:rsidRDefault="003719AD" w:rsidP="00A139D9">
            <w:pPr>
              <w:pStyle w:val="af9"/>
              <w:widowControl/>
              <w:numPr>
                <w:ilvl w:val="0"/>
                <w:numId w:val="53"/>
              </w:numPr>
              <w:spacing w:after="48"/>
              <w:ind w:leftChars="0"/>
              <w:jc w:val="center"/>
              <w:rPr>
                <w:ins w:id="14902" w:author="ST1" w:date="2020-12-06T22:15:00Z"/>
                <w:del w:id="14903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904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296E6859" w14:textId="54AE179C" w:rsidR="003719AD" w:rsidRPr="00A139D9" w:rsidDel="00ED6024" w:rsidRDefault="003719AD" w:rsidP="00A139D9">
            <w:pPr>
              <w:widowControl/>
              <w:rPr>
                <w:ins w:id="14905" w:author="ST1" w:date="2020-12-06T22:15:00Z"/>
                <w:del w:id="14906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907" w:author="ST1" w:date="2020-12-06T22:15:00Z">
              <w:del w:id="14908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909" w:author="ST1" w:date="2020-12-06T22:18:00Z">
                      <w:rPr/>
                    </w:rPrChange>
                  </w:rPr>
                  <w:delText xml:space="preserve">PH3            </w:delText>
                </w:r>
              </w:del>
            </w:ins>
          </w:p>
        </w:tc>
        <w:tc>
          <w:tcPr>
            <w:tcW w:w="1750" w:type="pct"/>
            <w:shd w:val="clear" w:color="auto" w:fill="auto"/>
            <w:tcPrChange w:id="14910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0BA5E6F1" w14:textId="35CC9570" w:rsidR="003719AD" w:rsidRPr="00A139D9" w:rsidDel="00ED6024" w:rsidRDefault="003719AD" w:rsidP="00A139D9">
            <w:pPr>
              <w:widowControl/>
              <w:rPr>
                <w:ins w:id="14911" w:author="ST1" w:date="2020-12-06T22:15:00Z"/>
                <w:del w:id="14912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913" w:author="ST1" w:date="2020-12-06T22:17:00Z">
              <w:del w:id="14914" w:author="家興 余" w:date="2020-12-21T11:15:00Z">
                <w:r w:rsidRPr="00A139D9" w:rsidDel="00ED6024">
                  <w:rPr>
                    <w:rFonts w:ascii="標楷體" w:eastAsia="標楷體" w:hAnsi="標楷體" w:hint="eastAsia"/>
                    <w:rPrChange w:id="14915" w:author="ST1" w:date="2020-12-06T22:18:00Z">
                      <w:rPr>
                        <w:rFonts w:hint="eastAsia"/>
                      </w:rPr>
                    </w:rPrChange>
                  </w:rPr>
                  <w:delText>收件號</w:delText>
                </w:r>
                <w:r w:rsidRPr="00A139D9" w:rsidDel="00ED6024">
                  <w:rPr>
                    <w:rFonts w:ascii="標楷體" w:eastAsia="標楷體" w:hAnsi="標楷體"/>
                    <w:rPrChange w:id="14916" w:author="ST1" w:date="2020-12-06T22:18:00Z">
                      <w:rPr/>
                    </w:rPrChange>
                  </w:rPr>
                  <w:delText xml:space="preserve">        </w:delText>
                </w:r>
              </w:del>
            </w:ins>
          </w:p>
        </w:tc>
        <w:tc>
          <w:tcPr>
            <w:tcW w:w="270" w:type="pct"/>
            <w:shd w:val="clear" w:color="auto" w:fill="auto"/>
            <w:tcPrChange w:id="14917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76995F66" w14:textId="048DB465" w:rsidR="003719AD" w:rsidRPr="00A139D9" w:rsidDel="00ED6024" w:rsidRDefault="003719AD" w:rsidP="00A139D9">
            <w:pPr>
              <w:widowControl/>
              <w:jc w:val="center"/>
              <w:rPr>
                <w:ins w:id="14918" w:author="ST1" w:date="2020-12-06T22:15:00Z"/>
                <w:del w:id="14919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920" w:author="ST1" w:date="2020-12-06T22:16:00Z">
              <w:del w:id="14921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922" w:author="ST1" w:date="2020-12-06T22:18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tcPrChange w:id="14923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74EDC091" w14:textId="4B4E3DD7" w:rsidR="003719AD" w:rsidRPr="00A139D9" w:rsidDel="00ED6024" w:rsidRDefault="003719AD" w:rsidP="00A139D9">
            <w:pPr>
              <w:widowControl/>
              <w:jc w:val="center"/>
              <w:rPr>
                <w:ins w:id="14924" w:author="ST1" w:date="2020-12-06T22:15:00Z"/>
                <w:del w:id="14925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926" w:author="ST1" w:date="2020-12-06T22:16:00Z">
              <w:del w:id="14927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928" w:author="ST1" w:date="2020-12-06T22:18:00Z">
                      <w:rPr/>
                    </w:rPrChange>
                  </w:rPr>
                  <w:delText xml:space="preserve">6 </w:delText>
                </w:r>
              </w:del>
            </w:ins>
          </w:p>
        </w:tc>
        <w:tc>
          <w:tcPr>
            <w:tcW w:w="250" w:type="pct"/>
            <w:tcPrChange w:id="14929" w:author="家興 余" w:date="2021-01-22T10:56:00Z">
              <w:tcPr>
                <w:tcW w:w="1" w:type="pct"/>
              </w:tcPr>
            </w:tcPrChange>
          </w:tcPr>
          <w:p w14:paraId="00118809" w14:textId="77777777" w:rsidR="003719AD" w:rsidRPr="00A139D9" w:rsidDel="00ED6024" w:rsidRDefault="003719AD">
            <w:pPr>
              <w:widowControl/>
              <w:jc w:val="center"/>
              <w:rPr>
                <w:ins w:id="14930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931" w:author="家興 余" w:date="2021-01-22T09:12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tcPrChange w:id="14932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600165E6" w14:textId="78FC3F33" w:rsidR="003719AD" w:rsidRPr="00A139D9" w:rsidDel="00ED6024" w:rsidRDefault="003719AD" w:rsidP="00A139D9">
            <w:pPr>
              <w:widowControl/>
              <w:rPr>
                <w:ins w:id="14933" w:author="ST1" w:date="2020-12-06T22:15:00Z"/>
                <w:del w:id="14934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A139D9" w:rsidDel="00ED6024" w14:paraId="38FB3195" w14:textId="77777777" w:rsidTr="00D64561">
        <w:trPr>
          <w:trHeight w:val="340"/>
          <w:ins w:id="14935" w:author="ST1" w:date="2020-12-06T22:15:00Z"/>
          <w:del w:id="14936" w:author="家興 余" w:date="2020-12-21T11:15:00Z"/>
          <w:trPrChange w:id="14937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938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1F36431B" w14:textId="03325061" w:rsidR="003719AD" w:rsidRPr="00A139D9" w:rsidDel="00ED6024" w:rsidRDefault="003719AD" w:rsidP="00A139D9">
            <w:pPr>
              <w:pStyle w:val="af9"/>
              <w:widowControl/>
              <w:numPr>
                <w:ilvl w:val="0"/>
                <w:numId w:val="53"/>
              </w:numPr>
              <w:spacing w:after="48"/>
              <w:ind w:leftChars="0"/>
              <w:jc w:val="center"/>
              <w:rPr>
                <w:ins w:id="14939" w:author="ST1" w:date="2020-12-06T22:15:00Z"/>
                <w:del w:id="14940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941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7FB93454" w14:textId="3C4251E2" w:rsidR="003719AD" w:rsidRPr="00A139D9" w:rsidDel="00ED6024" w:rsidRDefault="003719AD" w:rsidP="00A139D9">
            <w:pPr>
              <w:widowControl/>
              <w:rPr>
                <w:ins w:id="14942" w:author="ST1" w:date="2020-12-06T22:15:00Z"/>
                <w:del w:id="14943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944" w:author="ST1" w:date="2020-12-06T22:15:00Z">
              <w:del w:id="14945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946" w:author="ST1" w:date="2020-12-06T22:18:00Z">
                      <w:rPr/>
                    </w:rPrChange>
                  </w:rPr>
                  <w:delText xml:space="preserve">PH4            </w:delText>
                </w:r>
              </w:del>
            </w:ins>
          </w:p>
        </w:tc>
        <w:tc>
          <w:tcPr>
            <w:tcW w:w="1750" w:type="pct"/>
            <w:shd w:val="clear" w:color="auto" w:fill="auto"/>
            <w:tcPrChange w:id="14947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7F196C54" w14:textId="574C313B" w:rsidR="003719AD" w:rsidRPr="00A139D9" w:rsidDel="00ED6024" w:rsidRDefault="003719AD" w:rsidP="00A139D9">
            <w:pPr>
              <w:widowControl/>
              <w:rPr>
                <w:ins w:id="14948" w:author="ST1" w:date="2020-12-06T22:15:00Z"/>
                <w:del w:id="14949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950" w:author="ST1" w:date="2020-12-06T22:17:00Z">
              <w:del w:id="14951" w:author="家興 余" w:date="2020-12-21T11:15:00Z">
                <w:r w:rsidRPr="00A139D9" w:rsidDel="00ED6024">
                  <w:rPr>
                    <w:rFonts w:ascii="標楷體" w:eastAsia="標楷體" w:hAnsi="標楷體" w:hint="eastAsia"/>
                    <w:rPrChange w:id="14952" w:author="ST1" w:date="2020-12-06T22:18:00Z">
                      <w:rPr>
                        <w:rFonts w:hint="eastAsia"/>
                      </w:rPr>
                    </w:rPrChange>
                  </w:rPr>
                  <w:delText>權利價值說明</w:delText>
                </w:r>
                <w:r w:rsidRPr="00A139D9" w:rsidDel="00ED6024">
                  <w:rPr>
                    <w:rFonts w:ascii="標楷體" w:eastAsia="標楷體" w:hAnsi="標楷體"/>
                    <w:rPrChange w:id="14953" w:author="ST1" w:date="2020-12-06T22:18:00Z">
                      <w:rPr/>
                    </w:rPrChange>
                  </w:rPr>
                  <w:delText xml:space="preserve">  </w:delText>
                </w:r>
              </w:del>
            </w:ins>
          </w:p>
        </w:tc>
        <w:tc>
          <w:tcPr>
            <w:tcW w:w="270" w:type="pct"/>
            <w:shd w:val="clear" w:color="auto" w:fill="auto"/>
            <w:tcPrChange w:id="14954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0D5DCF6D" w14:textId="21098505" w:rsidR="003719AD" w:rsidRPr="00A139D9" w:rsidDel="00ED6024" w:rsidRDefault="003719AD" w:rsidP="00A139D9">
            <w:pPr>
              <w:widowControl/>
              <w:jc w:val="center"/>
              <w:rPr>
                <w:ins w:id="14955" w:author="ST1" w:date="2020-12-06T22:15:00Z"/>
                <w:del w:id="14956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957" w:author="ST1" w:date="2020-12-06T22:16:00Z">
              <w:del w:id="14958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959" w:author="ST1" w:date="2020-12-06T22:18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tcPrChange w:id="14960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62EB3447" w14:textId="0540C977" w:rsidR="003719AD" w:rsidRPr="00A139D9" w:rsidDel="00ED6024" w:rsidRDefault="003719AD" w:rsidP="00A139D9">
            <w:pPr>
              <w:widowControl/>
              <w:jc w:val="center"/>
              <w:rPr>
                <w:ins w:id="14961" w:author="ST1" w:date="2020-12-06T22:15:00Z"/>
                <w:del w:id="14962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963" w:author="ST1" w:date="2020-12-06T22:16:00Z">
              <w:del w:id="14964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965" w:author="ST1" w:date="2020-12-06T22:18:00Z">
                      <w:rPr/>
                    </w:rPrChange>
                  </w:rPr>
                  <w:delText>20</w:delText>
                </w:r>
              </w:del>
            </w:ins>
          </w:p>
        </w:tc>
        <w:tc>
          <w:tcPr>
            <w:tcW w:w="250" w:type="pct"/>
            <w:tcPrChange w:id="14966" w:author="家興 余" w:date="2021-01-22T10:56:00Z">
              <w:tcPr>
                <w:tcW w:w="1" w:type="pct"/>
              </w:tcPr>
            </w:tcPrChange>
          </w:tcPr>
          <w:p w14:paraId="2727B298" w14:textId="77777777" w:rsidR="003719AD" w:rsidRPr="00A139D9" w:rsidDel="00ED6024" w:rsidRDefault="003719AD">
            <w:pPr>
              <w:widowControl/>
              <w:jc w:val="center"/>
              <w:rPr>
                <w:ins w:id="14967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968" w:author="家興 余" w:date="2021-01-22T09:12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tcPrChange w:id="14969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74418405" w14:textId="796EB521" w:rsidR="003719AD" w:rsidRPr="00A139D9" w:rsidDel="00ED6024" w:rsidRDefault="003719AD" w:rsidP="00A139D9">
            <w:pPr>
              <w:widowControl/>
              <w:rPr>
                <w:ins w:id="14970" w:author="ST1" w:date="2020-12-06T22:15:00Z"/>
                <w:del w:id="14971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A139D9" w:rsidDel="00ED6024" w14:paraId="75BBE5F3" w14:textId="77777777" w:rsidTr="00D64561">
        <w:trPr>
          <w:trHeight w:val="340"/>
          <w:ins w:id="14972" w:author="ST1" w:date="2020-12-06T22:15:00Z"/>
          <w:del w:id="14973" w:author="家興 余" w:date="2020-12-21T11:15:00Z"/>
          <w:trPrChange w:id="14974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975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19AE5DEC" w14:textId="3B2E470E" w:rsidR="003719AD" w:rsidRPr="00A139D9" w:rsidDel="00ED6024" w:rsidRDefault="003719AD" w:rsidP="00A139D9">
            <w:pPr>
              <w:pStyle w:val="af9"/>
              <w:widowControl/>
              <w:numPr>
                <w:ilvl w:val="0"/>
                <w:numId w:val="53"/>
              </w:numPr>
              <w:spacing w:after="48"/>
              <w:ind w:leftChars="0"/>
              <w:jc w:val="center"/>
              <w:rPr>
                <w:ins w:id="14976" w:author="ST1" w:date="2020-12-06T22:15:00Z"/>
                <w:del w:id="14977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978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5155EFB7" w14:textId="7968C963" w:rsidR="003719AD" w:rsidRPr="00A139D9" w:rsidDel="00ED6024" w:rsidRDefault="003719AD" w:rsidP="00A139D9">
            <w:pPr>
              <w:widowControl/>
              <w:rPr>
                <w:ins w:id="14979" w:author="ST1" w:date="2020-12-06T22:15:00Z"/>
                <w:del w:id="14980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981" w:author="ST1" w:date="2020-12-06T22:15:00Z">
              <w:del w:id="14982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983" w:author="ST1" w:date="2020-12-06T22:18:00Z">
                      <w:rPr/>
                    </w:rPrChange>
                  </w:rPr>
                  <w:delText xml:space="preserve">ClAmt          </w:delText>
                </w:r>
              </w:del>
            </w:ins>
          </w:p>
        </w:tc>
        <w:tc>
          <w:tcPr>
            <w:tcW w:w="1750" w:type="pct"/>
            <w:shd w:val="clear" w:color="auto" w:fill="auto"/>
            <w:tcPrChange w:id="14984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68DA162C" w14:textId="4402CAFC" w:rsidR="003719AD" w:rsidRPr="00A139D9" w:rsidDel="00ED6024" w:rsidRDefault="003719AD" w:rsidP="00A139D9">
            <w:pPr>
              <w:widowControl/>
              <w:rPr>
                <w:ins w:id="14985" w:author="ST1" w:date="2020-12-06T22:15:00Z"/>
                <w:del w:id="14986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987" w:author="ST1" w:date="2020-12-06T22:17:00Z">
              <w:del w:id="14988" w:author="家興 余" w:date="2020-12-21T11:15:00Z">
                <w:r w:rsidRPr="00A139D9" w:rsidDel="00ED6024">
                  <w:rPr>
                    <w:rFonts w:ascii="標楷體" w:eastAsia="標楷體" w:hAnsi="標楷體" w:hint="eastAsia"/>
                    <w:rPrChange w:id="14989" w:author="ST1" w:date="2020-12-06T22:18:00Z">
                      <w:rPr>
                        <w:rFonts w:hint="eastAsia"/>
                      </w:rPr>
                    </w:rPrChange>
                  </w:rPr>
                  <w:delText>擔保債權總金額</w:delText>
                </w:r>
              </w:del>
            </w:ins>
          </w:p>
        </w:tc>
        <w:tc>
          <w:tcPr>
            <w:tcW w:w="270" w:type="pct"/>
            <w:shd w:val="clear" w:color="auto" w:fill="auto"/>
            <w:tcPrChange w:id="14990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119175E5" w14:textId="3A31EE4E" w:rsidR="003719AD" w:rsidRPr="00A139D9" w:rsidDel="00ED6024" w:rsidRDefault="003719AD" w:rsidP="00A139D9">
            <w:pPr>
              <w:widowControl/>
              <w:jc w:val="center"/>
              <w:rPr>
                <w:ins w:id="14991" w:author="ST1" w:date="2020-12-06T22:15:00Z"/>
                <w:del w:id="14992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993" w:author="ST1" w:date="2020-12-06T22:16:00Z">
              <w:del w:id="14994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995" w:author="ST1" w:date="2020-12-06T22:18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tcPrChange w:id="14996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146498DA" w14:textId="288FE820" w:rsidR="003719AD" w:rsidRPr="00A139D9" w:rsidDel="00ED6024" w:rsidRDefault="003719AD" w:rsidP="00A139D9">
            <w:pPr>
              <w:widowControl/>
              <w:jc w:val="center"/>
              <w:rPr>
                <w:ins w:id="14997" w:author="ST1" w:date="2020-12-06T22:15:00Z"/>
                <w:del w:id="14998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999" w:author="ST1" w:date="2020-12-06T22:16:00Z">
              <w:del w:id="15000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5001" w:author="ST1" w:date="2020-12-06T22:18:00Z">
                      <w:rPr/>
                    </w:rPrChange>
                  </w:rPr>
                  <w:delText>14</w:delText>
                </w:r>
              </w:del>
            </w:ins>
          </w:p>
        </w:tc>
        <w:tc>
          <w:tcPr>
            <w:tcW w:w="250" w:type="pct"/>
            <w:tcPrChange w:id="15002" w:author="家興 余" w:date="2021-01-22T10:56:00Z">
              <w:tcPr>
                <w:tcW w:w="1" w:type="pct"/>
              </w:tcPr>
            </w:tcPrChange>
          </w:tcPr>
          <w:p w14:paraId="6F38EBD3" w14:textId="77777777" w:rsidR="003719AD" w:rsidRPr="00A139D9" w:rsidDel="00ED6024" w:rsidRDefault="003719AD">
            <w:pPr>
              <w:widowControl/>
              <w:jc w:val="center"/>
              <w:rPr>
                <w:ins w:id="15003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5004" w:author="家興 余" w:date="2021-01-22T09:12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tcPrChange w:id="15005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7248A1AF" w14:textId="17A9FC18" w:rsidR="003719AD" w:rsidRPr="00A139D9" w:rsidDel="00ED6024" w:rsidRDefault="003719AD" w:rsidP="00A139D9">
            <w:pPr>
              <w:widowControl/>
              <w:rPr>
                <w:ins w:id="15006" w:author="ST1" w:date="2020-12-06T22:15:00Z"/>
                <w:del w:id="15007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8F20B5" w14:paraId="2D25F549" w14:textId="77777777" w:rsidTr="00D64561">
        <w:trPr>
          <w:trHeight w:val="340"/>
          <w:ins w:id="15008" w:author="家興 余" w:date="2020-12-21T11:12:00Z"/>
          <w:trPrChange w:id="15009" w:author="家興 余" w:date="2021-01-22T10:56:00Z">
            <w:trPr>
              <w:trHeight w:val="340"/>
            </w:trPr>
          </w:trPrChange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10" w:author="家興 余" w:date="2021-01-22T10:56:00Z">
              <w:tcPr>
                <w:tcW w:w="23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AF6E5AD" w14:textId="7AB5E4E1" w:rsidR="003719AD" w:rsidRPr="00ED6024" w:rsidRDefault="003719AD">
            <w:pPr>
              <w:widowControl/>
              <w:rPr>
                <w:ins w:id="15011" w:author="家興 余" w:date="2020-12-21T11:12:00Z"/>
                <w:rFonts w:ascii="標楷體" w:eastAsia="標楷體" w:hAnsi="標楷體" w:cs="新細明體"/>
                <w:color w:val="000000"/>
                <w:kern w:val="0"/>
                <w:rPrChange w:id="15012" w:author="家興 余" w:date="2020-12-21T11:15:00Z">
                  <w:rPr>
                    <w:ins w:id="15013" w:author="家興 余" w:date="2020-12-21T11:12:00Z"/>
                  </w:rPr>
                </w:rPrChange>
              </w:rPr>
              <w:pPrChange w:id="15014" w:author="家興 余" w:date="2020-12-21T11:15:00Z">
                <w:pPr>
                  <w:pStyle w:val="af9"/>
                  <w:widowControl/>
                  <w:numPr>
                    <w:numId w:val="36"/>
                  </w:numPr>
                  <w:ind w:leftChars="0" w:hanging="480"/>
                  <w:jc w:val="center"/>
                </w:pPr>
              </w:pPrChange>
            </w:pPr>
            <w:ins w:id="15015" w:author="家興 余" w:date="2020-12-21T11:15:00Z">
              <w:r w:rsidRPr="00ED6024">
                <w:rPr>
                  <w:rFonts w:ascii="標楷體" w:eastAsia="標楷體" w:hAnsi="標楷體" w:cs="新細明體"/>
                  <w:color w:val="000000"/>
                  <w:kern w:val="0"/>
                  <w:highlight w:val="lightGray"/>
                  <w:rPrChange w:id="15016" w:author="家興 余" w:date="2020-12-21T11:15:00Z">
                    <w:rPr>
                      <w:highlight w:val="lightGray"/>
                    </w:rPr>
                  </w:rPrChange>
                </w:rPr>
                <w:t>5</w:t>
              </w:r>
            </w:ins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17" w:author="家興 余" w:date="2021-01-22T10:56:00Z">
              <w:tcPr>
                <w:tcW w:w="130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CD5DE97" w14:textId="7D2F79C0" w:rsidR="003719AD" w:rsidRPr="008F20B5" w:rsidRDefault="003719AD" w:rsidP="00B84015">
            <w:pPr>
              <w:widowControl/>
              <w:rPr>
                <w:ins w:id="15018" w:author="家興 余" w:date="2020-12-21T11:12:00Z"/>
                <w:rFonts w:ascii="標楷體" w:eastAsia="標楷體" w:hAnsi="標楷體"/>
              </w:rPr>
            </w:pPr>
            <w:ins w:id="15019" w:author="家興 余" w:date="2020-12-21T11:12:00Z">
              <w:r w:rsidRPr="00ED6024">
                <w:rPr>
                  <w:rFonts w:ascii="標楷體" w:eastAsia="標楷體" w:hAnsi="標楷體"/>
                </w:rPr>
                <w:t>L241</w:t>
              </w:r>
              <w:r>
                <w:rPr>
                  <w:rFonts w:ascii="標楷體" w:eastAsia="標楷體" w:hAnsi="標楷體" w:hint="eastAsia"/>
                </w:rPr>
                <w:t>8</w:t>
              </w:r>
              <w:r w:rsidRPr="00ED6024">
                <w:rPr>
                  <w:rFonts w:ascii="標楷體" w:eastAsia="標楷體" w:hAnsi="標楷體"/>
                </w:rPr>
                <w:t>Occurs</w:t>
              </w:r>
            </w:ins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20" w:author="家興 余" w:date="2021-01-22T10:56:00Z">
              <w:tcPr>
                <w:tcW w:w="124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3C8F7F0" w14:textId="77777777" w:rsidR="003719AD" w:rsidRPr="00ED6024" w:rsidRDefault="003719AD" w:rsidP="00B84015">
            <w:pPr>
              <w:widowControl/>
              <w:rPr>
                <w:ins w:id="15021" w:author="家興 余" w:date="2020-12-21T11:12:00Z"/>
                <w:rFonts w:ascii="標楷體" w:eastAsia="標楷體" w:hAnsi="標楷體"/>
              </w:rPr>
            </w:pPr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22" w:author="家興 余" w:date="2021-01-22T10:56:00Z">
              <w:tcPr>
                <w:tcW w:w="348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FDC64B0" w14:textId="77777777" w:rsidR="003719AD" w:rsidRPr="00ED6024" w:rsidRDefault="003719AD" w:rsidP="00B84015">
            <w:pPr>
              <w:widowControl/>
              <w:jc w:val="center"/>
              <w:rPr>
                <w:ins w:id="15023" w:author="家興 余" w:date="2020-12-21T11:12:00Z"/>
                <w:rFonts w:ascii="標楷體" w:eastAsia="標楷體" w:hAnsi="標楷體"/>
              </w:rPr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24" w:author="家興 余" w:date="2021-01-22T10:56:00Z">
              <w:tcPr>
                <w:tcW w:w="415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50F9E1C" w14:textId="77777777" w:rsidR="003719AD" w:rsidRPr="00ED6024" w:rsidRDefault="003719AD" w:rsidP="00B84015">
            <w:pPr>
              <w:widowControl/>
              <w:jc w:val="center"/>
              <w:rPr>
                <w:ins w:id="15025" w:author="家興 余" w:date="2020-12-21T11:12:00Z"/>
                <w:rFonts w:ascii="標楷體" w:eastAsia="標楷體" w:hAnsi="標楷體"/>
              </w:rPr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5026" w:author="家興 余" w:date="2021-01-22T10:56:00Z">
              <w:tcPr>
                <w:tcW w:w="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548099C7" w14:textId="77777777" w:rsidR="003719AD" w:rsidRPr="00ED6024" w:rsidRDefault="003719AD">
            <w:pPr>
              <w:widowControl/>
              <w:jc w:val="center"/>
              <w:rPr>
                <w:ins w:id="15027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5028" w:author="家興 余" w:date="2021-01-22T09:12:00Z">
                <w:pPr>
                  <w:widowControl/>
                </w:pPr>
              </w:pPrChange>
            </w:pP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29" w:author="家興 余" w:date="2021-01-22T10:56:00Z">
              <w:tcPr>
                <w:tcW w:w="145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33180C5" w14:textId="3571FB91" w:rsidR="003719AD" w:rsidRPr="008F20B5" w:rsidRDefault="003719AD" w:rsidP="00B84015">
            <w:pPr>
              <w:widowControl/>
              <w:rPr>
                <w:ins w:id="15030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  <w:ins w:id="15031" w:author="家興 余" w:date="2020-12-21T11:12:00Z">
              <w:r w:rsidRPr="00ED602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可輸入多組</w:t>
              </w:r>
            </w:ins>
            <w:ins w:id="15032" w:author="家興 余" w:date="2021-01-22T09:12:00Z">
              <w:r w:rsidR="0036077E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 xml:space="preserve"> 最少需輸入一組</w:t>
              </w:r>
            </w:ins>
          </w:p>
        </w:tc>
      </w:tr>
      <w:tr w:rsidR="003719AD" w:rsidRPr="008F20B5" w14:paraId="37DDD67C" w14:textId="77777777" w:rsidTr="00D64561">
        <w:trPr>
          <w:trHeight w:val="340"/>
          <w:ins w:id="15033" w:author="家興 余" w:date="2020-12-21T11:12:00Z"/>
          <w:trPrChange w:id="15034" w:author="家興 余" w:date="2021-01-22T10:56:00Z">
            <w:trPr>
              <w:trHeight w:val="340"/>
            </w:trPr>
          </w:trPrChange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35" w:author="家興 余" w:date="2021-01-22T10:56:00Z">
              <w:tcPr>
                <w:tcW w:w="23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43FC4B1" w14:textId="1C5F2231" w:rsidR="003719AD" w:rsidRPr="00ED6024" w:rsidRDefault="003719AD">
            <w:pPr>
              <w:widowControl/>
              <w:rPr>
                <w:ins w:id="15036" w:author="家興 余" w:date="2020-12-21T11:12:00Z"/>
                <w:rFonts w:ascii="標楷體" w:eastAsia="標楷體" w:hAnsi="標楷體" w:cs="新細明體"/>
                <w:color w:val="000000"/>
                <w:kern w:val="0"/>
                <w:rPrChange w:id="15037" w:author="家興 余" w:date="2020-12-21T11:15:00Z">
                  <w:rPr>
                    <w:ins w:id="15038" w:author="家興 余" w:date="2020-12-21T11:12:00Z"/>
                  </w:rPr>
                </w:rPrChange>
              </w:rPr>
              <w:pPrChange w:id="15039" w:author="家興 余" w:date="2020-12-21T11:15:00Z">
                <w:pPr>
                  <w:pStyle w:val="af9"/>
                  <w:widowControl/>
                  <w:numPr>
                    <w:numId w:val="36"/>
                  </w:numPr>
                  <w:ind w:leftChars="0" w:hanging="480"/>
                  <w:jc w:val="center"/>
                </w:pPr>
              </w:pPrChange>
            </w:pPr>
            <w:ins w:id="15040" w:author="家興 余" w:date="2020-12-21T11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6</w:t>
              </w:r>
            </w:ins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41" w:author="家興 余" w:date="2021-01-22T10:56:00Z">
              <w:tcPr>
                <w:tcW w:w="130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D69859B" w14:textId="60A5EFF9" w:rsidR="003719AD" w:rsidRPr="008F20B5" w:rsidRDefault="003719AD" w:rsidP="00ED6024">
            <w:pPr>
              <w:widowControl/>
              <w:rPr>
                <w:ins w:id="15042" w:author="家興 余" w:date="2020-12-21T11:12:00Z"/>
                <w:rFonts w:ascii="標楷體" w:eastAsia="標楷體" w:hAnsi="標楷體"/>
              </w:rPr>
            </w:pPr>
            <w:ins w:id="15043" w:author="家興 余" w:date="2020-12-21T11:13:00Z">
              <w:r w:rsidRPr="008C566D">
                <w:rPr>
                  <w:rFonts w:ascii="標楷體" w:eastAsia="標楷體" w:hAnsi="標楷體"/>
                </w:rPr>
                <w:t xml:space="preserve">City           </w:t>
              </w:r>
            </w:ins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44" w:author="家興 余" w:date="2021-01-22T10:56:00Z">
              <w:tcPr>
                <w:tcW w:w="124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43753D8" w14:textId="2645BBE2" w:rsidR="003719AD" w:rsidRPr="00ED6024" w:rsidRDefault="003719AD" w:rsidP="00ED6024">
            <w:pPr>
              <w:widowControl/>
              <w:rPr>
                <w:ins w:id="15045" w:author="家興 余" w:date="2020-12-21T11:12:00Z"/>
                <w:rFonts w:ascii="標楷體" w:eastAsia="標楷體" w:hAnsi="標楷體"/>
              </w:rPr>
            </w:pPr>
            <w:ins w:id="15046" w:author="家興 余" w:date="2020-12-21T11:13:00Z">
              <w:r w:rsidRPr="008C566D">
                <w:rPr>
                  <w:rFonts w:ascii="標楷體" w:eastAsia="標楷體" w:hAnsi="標楷體" w:hint="eastAsia"/>
                </w:rPr>
                <w:t>縣市</w:t>
              </w:r>
              <w:r w:rsidRPr="008C566D">
                <w:rPr>
                  <w:rFonts w:ascii="標楷體" w:eastAsia="標楷體" w:hAnsi="標楷體"/>
                </w:rPr>
                <w:t xml:space="preserve">          </w:t>
              </w:r>
            </w:ins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47" w:author="家興 余" w:date="2021-01-22T10:56:00Z">
              <w:tcPr>
                <w:tcW w:w="348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998325A" w14:textId="73C3E404" w:rsidR="003719AD" w:rsidRPr="00ED6024" w:rsidRDefault="003719AD" w:rsidP="00ED6024">
            <w:pPr>
              <w:widowControl/>
              <w:jc w:val="center"/>
              <w:rPr>
                <w:ins w:id="15048" w:author="家興 余" w:date="2020-12-21T11:12:00Z"/>
                <w:rFonts w:ascii="標楷體" w:eastAsia="標楷體" w:hAnsi="標楷體"/>
              </w:rPr>
            </w:pPr>
            <w:ins w:id="15049" w:author="家興 余" w:date="2020-12-21T11:13:00Z">
              <w:r w:rsidRPr="008C566D">
                <w:rPr>
                  <w:rFonts w:ascii="標楷體" w:eastAsia="標楷體" w:hAnsi="標楷體"/>
                </w:rPr>
                <w:t>X</w:t>
              </w:r>
            </w:ins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50" w:author="家興 余" w:date="2021-01-22T10:56:00Z">
              <w:tcPr>
                <w:tcW w:w="415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ED078F7" w14:textId="152AC98E" w:rsidR="003719AD" w:rsidRPr="00ED6024" w:rsidRDefault="003719AD" w:rsidP="00ED6024">
            <w:pPr>
              <w:widowControl/>
              <w:jc w:val="center"/>
              <w:rPr>
                <w:ins w:id="15051" w:author="家興 余" w:date="2020-12-21T11:12:00Z"/>
                <w:rFonts w:ascii="標楷體" w:eastAsia="標楷體" w:hAnsi="標楷體"/>
              </w:rPr>
            </w:pPr>
            <w:ins w:id="15052" w:author="家興 余" w:date="2020-12-21T11:13:00Z">
              <w:r w:rsidRPr="008C566D">
                <w:rPr>
                  <w:rFonts w:ascii="標楷體" w:eastAsia="標楷體" w:hAnsi="標楷體"/>
                </w:rPr>
                <w:t xml:space="preserve">3 </w:t>
              </w:r>
            </w:ins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5053" w:author="家興 余" w:date="2021-01-22T10:56:00Z">
              <w:tcPr>
                <w:tcW w:w="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3EABB6AC" w14:textId="5DF75D52" w:rsidR="003719AD" w:rsidRPr="008F20B5" w:rsidRDefault="0036077E">
            <w:pPr>
              <w:widowControl/>
              <w:jc w:val="center"/>
              <w:rPr>
                <w:ins w:id="15054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5055" w:author="家興 余" w:date="2021-01-22T09:12:00Z">
                <w:pPr>
                  <w:widowControl/>
                </w:pPr>
              </w:pPrChange>
            </w:pPr>
            <w:ins w:id="15056" w:author="家興 余" w:date="2021-01-22T09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57" w:author="家興 余" w:date="2021-01-22T10:56:00Z">
              <w:tcPr>
                <w:tcW w:w="145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EBD8681" w14:textId="64983810" w:rsidR="003719AD" w:rsidRPr="008F20B5" w:rsidRDefault="003719AD" w:rsidP="00ED6024">
            <w:pPr>
              <w:widowControl/>
              <w:rPr>
                <w:ins w:id="15058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8F20B5" w14:paraId="417613C2" w14:textId="77777777" w:rsidTr="00D64561">
        <w:trPr>
          <w:trHeight w:val="340"/>
          <w:ins w:id="15059" w:author="家興 余" w:date="2020-12-21T11:12:00Z"/>
          <w:trPrChange w:id="15060" w:author="家興 余" w:date="2021-01-22T10:56:00Z">
            <w:trPr>
              <w:trHeight w:val="340"/>
            </w:trPr>
          </w:trPrChange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61" w:author="家興 余" w:date="2021-01-22T10:56:00Z">
              <w:tcPr>
                <w:tcW w:w="23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47A21CC" w14:textId="0EA388BF" w:rsidR="003719AD" w:rsidRPr="00ED6024" w:rsidRDefault="003719AD">
            <w:pPr>
              <w:widowControl/>
              <w:rPr>
                <w:ins w:id="15062" w:author="家興 余" w:date="2020-12-21T11:12:00Z"/>
                <w:rFonts w:ascii="標楷體" w:eastAsia="標楷體" w:hAnsi="標楷體" w:cs="新細明體"/>
                <w:color w:val="000000"/>
                <w:kern w:val="0"/>
                <w:rPrChange w:id="15063" w:author="家興 余" w:date="2020-12-21T11:15:00Z">
                  <w:rPr>
                    <w:ins w:id="15064" w:author="家興 余" w:date="2020-12-21T11:12:00Z"/>
                  </w:rPr>
                </w:rPrChange>
              </w:rPr>
              <w:pPrChange w:id="15065" w:author="家興 余" w:date="2020-12-21T11:15:00Z">
                <w:pPr>
                  <w:pStyle w:val="af9"/>
                  <w:widowControl/>
                  <w:numPr>
                    <w:numId w:val="36"/>
                  </w:numPr>
                  <w:ind w:leftChars="0" w:hanging="480"/>
                  <w:jc w:val="center"/>
                </w:pPr>
              </w:pPrChange>
            </w:pPr>
            <w:ins w:id="15066" w:author="家興 余" w:date="2020-12-21T11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7</w:t>
              </w:r>
            </w:ins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67" w:author="家興 余" w:date="2021-01-22T10:56:00Z">
              <w:tcPr>
                <w:tcW w:w="130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C6F6546" w14:textId="66D53021" w:rsidR="003719AD" w:rsidRPr="008F20B5" w:rsidRDefault="003719AD" w:rsidP="00ED6024">
            <w:pPr>
              <w:widowControl/>
              <w:rPr>
                <w:ins w:id="15068" w:author="家興 余" w:date="2020-12-21T11:12:00Z"/>
                <w:rFonts w:ascii="標楷體" w:eastAsia="標楷體" w:hAnsi="標楷體"/>
              </w:rPr>
            </w:pPr>
            <w:ins w:id="15069" w:author="家興 余" w:date="2020-12-21T11:14:00Z">
              <w:r w:rsidRPr="00ED6024">
                <w:rPr>
                  <w:rFonts w:ascii="標楷體" w:eastAsia="標楷體" w:hAnsi="標楷體"/>
                </w:rPr>
                <w:t>LandAdm</w:t>
              </w:r>
            </w:ins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70" w:author="家興 余" w:date="2021-01-22T10:56:00Z">
              <w:tcPr>
                <w:tcW w:w="124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88D2A4A" w14:textId="0BED709E" w:rsidR="003719AD" w:rsidRPr="00ED6024" w:rsidRDefault="003719AD" w:rsidP="00ED6024">
            <w:pPr>
              <w:widowControl/>
              <w:rPr>
                <w:ins w:id="15071" w:author="家興 余" w:date="2020-12-21T11:12:00Z"/>
                <w:rFonts w:ascii="標楷體" w:eastAsia="標楷體" w:hAnsi="標楷體"/>
              </w:rPr>
            </w:pPr>
            <w:ins w:id="15072" w:author="家興 余" w:date="2020-12-21T11:13:00Z">
              <w:r w:rsidRPr="008C566D">
                <w:rPr>
                  <w:rFonts w:ascii="標楷體" w:eastAsia="標楷體" w:hAnsi="標楷體" w:hint="eastAsia"/>
                </w:rPr>
                <w:t>地政</w:t>
              </w:r>
              <w:r w:rsidRPr="008C566D">
                <w:rPr>
                  <w:rFonts w:ascii="標楷體" w:eastAsia="標楷體" w:hAnsi="標楷體"/>
                </w:rPr>
                <w:t xml:space="preserve">          </w:t>
              </w:r>
            </w:ins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73" w:author="家興 余" w:date="2021-01-22T10:56:00Z">
              <w:tcPr>
                <w:tcW w:w="348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A9C161A" w14:textId="16DC11E3" w:rsidR="003719AD" w:rsidRPr="00ED6024" w:rsidRDefault="003719AD" w:rsidP="00ED6024">
            <w:pPr>
              <w:widowControl/>
              <w:jc w:val="center"/>
              <w:rPr>
                <w:ins w:id="15074" w:author="家興 余" w:date="2020-12-21T11:12:00Z"/>
                <w:rFonts w:ascii="標楷體" w:eastAsia="標楷體" w:hAnsi="標楷體"/>
              </w:rPr>
            </w:pPr>
            <w:ins w:id="15075" w:author="家興 余" w:date="2020-12-21T11:13:00Z">
              <w:r w:rsidRPr="008C566D">
                <w:rPr>
                  <w:rFonts w:ascii="標楷體" w:eastAsia="標楷體" w:hAnsi="標楷體"/>
                </w:rPr>
                <w:t>X</w:t>
              </w:r>
            </w:ins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76" w:author="家興 余" w:date="2021-01-22T10:56:00Z">
              <w:tcPr>
                <w:tcW w:w="415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108A648" w14:textId="7A6E33E3" w:rsidR="003719AD" w:rsidRPr="00ED6024" w:rsidRDefault="003719AD">
            <w:pPr>
              <w:pStyle w:val="af9"/>
              <w:widowControl/>
              <w:numPr>
                <w:ilvl w:val="1"/>
                <w:numId w:val="51"/>
              </w:numPr>
              <w:ind w:leftChars="0"/>
              <w:jc w:val="center"/>
              <w:rPr>
                <w:ins w:id="15077" w:author="家興 余" w:date="2020-12-21T11:12:00Z"/>
                <w:rFonts w:ascii="標楷體" w:eastAsia="標楷體" w:hAnsi="標楷體"/>
                <w:rPrChange w:id="15078" w:author="家興 余" w:date="2020-12-21T11:15:00Z">
                  <w:rPr>
                    <w:ins w:id="15079" w:author="家興 余" w:date="2020-12-21T11:12:00Z"/>
                  </w:rPr>
                </w:rPrChange>
              </w:rPr>
              <w:pPrChange w:id="15080" w:author="家興 余" w:date="2020-12-21T11:15:00Z">
                <w:pPr>
                  <w:widowControl/>
                  <w:jc w:val="center"/>
                </w:pPr>
              </w:pPrChange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5081" w:author="家興 余" w:date="2021-01-22T10:56:00Z">
              <w:tcPr>
                <w:tcW w:w="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77FD28BA" w14:textId="177004DA" w:rsidR="003719AD" w:rsidRPr="008F20B5" w:rsidRDefault="0036077E">
            <w:pPr>
              <w:widowControl/>
              <w:jc w:val="center"/>
              <w:rPr>
                <w:ins w:id="15082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5083" w:author="家興 余" w:date="2021-01-22T09:12:00Z">
                <w:pPr>
                  <w:widowControl/>
                </w:pPr>
              </w:pPrChange>
            </w:pPr>
            <w:ins w:id="15084" w:author="家興 余" w:date="2021-01-22T09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85" w:author="家興 余" w:date="2021-01-22T10:56:00Z">
              <w:tcPr>
                <w:tcW w:w="145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3DFF2E6" w14:textId="5C8BBDCC" w:rsidR="003719AD" w:rsidRPr="008F20B5" w:rsidRDefault="003719AD" w:rsidP="00ED6024">
            <w:pPr>
              <w:widowControl/>
              <w:rPr>
                <w:ins w:id="15086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8F20B5" w14:paraId="7C5F3392" w14:textId="77777777" w:rsidTr="00D64561">
        <w:trPr>
          <w:trHeight w:val="340"/>
          <w:ins w:id="15087" w:author="家興 余" w:date="2020-12-21T11:12:00Z"/>
          <w:trPrChange w:id="15088" w:author="家興 余" w:date="2021-01-22T10:56:00Z">
            <w:trPr>
              <w:trHeight w:val="340"/>
            </w:trPr>
          </w:trPrChange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89" w:author="家興 余" w:date="2021-01-22T10:56:00Z">
              <w:tcPr>
                <w:tcW w:w="23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9E0C7C6" w14:textId="1BCF4A9D" w:rsidR="003719AD" w:rsidRPr="00ED6024" w:rsidRDefault="003719AD">
            <w:pPr>
              <w:widowControl/>
              <w:rPr>
                <w:ins w:id="15090" w:author="家興 余" w:date="2020-12-21T11:12:00Z"/>
                <w:rFonts w:ascii="標楷體" w:eastAsia="標楷體" w:hAnsi="標楷體" w:cs="新細明體"/>
                <w:color w:val="000000"/>
                <w:kern w:val="0"/>
                <w:rPrChange w:id="15091" w:author="家興 余" w:date="2020-12-21T11:15:00Z">
                  <w:rPr>
                    <w:ins w:id="15092" w:author="家興 余" w:date="2020-12-21T11:12:00Z"/>
                  </w:rPr>
                </w:rPrChange>
              </w:rPr>
              <w:pPrChange w:id="15093" w:author="家興 余" w:date="2020-12-21T11:15:00Z">
                <w:pPr>
                  <w:pStyle w:val="af9"/>
                  <w:widowControl/>
                  <w:numPr>
                    <w:numId w:val="36"/>
                  </w:numPr>
                  <w:ind w:leftChars="0" w:hanging="480"/>
                  <w:jc w:val="center"/>
                </w:pPr>
              </w:pPrChange>
            </w:pPr>
            <w:ins w:id="15094" w:author="家興 余" w:date="2020-12-21T11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8</w:t>
              </w:r>
            </w:ins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95" w:author="家興 余" w:date="2021-01-22T10:56:00Z">
              <w:tcPr>
                <w:tcW w:w="130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F5CF003" w14:textId="2935640A" w:rsidR="003719AD" w:rsidRPr="008F20B5" w:rsidRDefault="003719AD" w:rsidP="00ED6024">
            <w:pPr>
              <w:widowControl/>
              <w:rPr>
                <w:ins w:id="15096" w:author="家興 余" w:date="2020-12-21T11:12:00Z"/>
                <w:rFonts w:ascii="標楷體" w:eastAsia="標楷體" w:hAnsi="標楷體"/>
              </w:rPr>
            </w:pPr>
            <w:ins w:id="15097" w:author="家興 余" w:date="2020-12-21T11:14:00Z">
              <w:r w:rsidRPr="00ED6024">
                <w:rPr>
                  <w:rFonts w:ascii="標楷體" w:eastAsia="標楷體" w:hAnsi="標楷體"/>
                </w:rPr>
                <w:t>RecYear</w:t>
              </w:r>
            </w:ins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98" w:author="家興 余" w:date="2021-01-22T10:56:00Z">
              <w:tcPr>
                <w:tcW w:w="124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B70914F" w14:textId="0831C418" w:rsidR="003719AD" w:rsidRPr="00ED6024" w:rsidRDefault="003719AD" w:rsidP="00ED6024">
            <w:pPr>
              <w:widowControl/>
              <w:rPr>
                <w:ins w:id="15099" w:author="家興 余" w:date="2020-12-21T11:12:00Z"/>
                <w:rFonts w:ascii="標楷體" w:eastAsia="標楷體" w:hAnsi="標楷體"/>
              </w:rPr>
            </w:pPr>
            <w:ins w:id="15100" w:author="家興 余" w:date="2020-12-21T11:13:00Z">
              <w:r w:rsidRPr="008C566D">
                <w:rPr>
                  <w:rFonts w:ascii="標楷體" w:eastAsia="標楷體" w:hAnsi="標楷體" w:hint="eastAsia"/>
                </w:rPr>
                <w:t>收件年</w:t>
              </w:r>
              <w:r w:rsidRPr="008C566D">
                <w:rPr>
                  <w:rFonts w:ascii="標楷體" w:eastAsia="標楷體" w:hAnsi="標楷體"/>
                </w:rPr>
                <w:t xml:space="preserve">        </w:t>
              </w:r>
            </w:ins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01" w:author="家興 余" w:date="2021-01-22T10:56:00Z">
              <w:tcPr>
                <w:tcW w:w="348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8836509" w14:textId="4273C254" w:rsidR="003719AD" w:rsidRPr="00ED6024" w:rsidRDefault="003719AD" w:rsidP="00ED6024">
            <w:pPr>
              <w:widowControl/>
              <w:jc w:val="center"/>
              <w:rPr>
                <w:ins w:id="15102" w:author="家興 余" w:date="2020-12-21T11:12:00Z"/>
                <w:rFonts w:ascii="標楷體" w:eastAsia="標楷體" w:hAnsi="標楷體"/>
              </w:rPr>
            </w:pPr>
            <w:ins w:id="15103" w:author="家興 余" w:date="2020-12-21T11:13:00Z">
              <w:r w:rsidRPr="008C566D">
                <w:rPr>
                  <w:rFonts w:ascii="標楷體" w:eastAsia="標楷體" w:hAnsi="標楷體"/>
                </w:rPr>
                <w:t>X</w:t>
              </w:r>
            </w:ins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04" w:author="家興 余" w:date="2021-01-22T10:56:00Z">
              <w:tcPr>
                <w:tcW w:w="415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3C7BBE0" w14:textId="30354E73" w:rsidR="003719AD" w:rsidRPr="00ED6024" w:rsidRDefault="003719AD">
            <w:pPr>
              <w:pStyle w:val="af9"/>
              <w:widowControl/>
              <w:numPr>
                <w:ilvl w:val="0"/>
                <w:numId w:val="58"/>
              </w:numPr>
              <w:ind w:leftChars="0"/>
              <w:jc w:val="center"/>
              <w:rPr>
                <w:ins w:id="15105" w:author="家興 余" w:date="2020-12-21T11:12:00Z"/>
                <w:rFonts w:ascii="標楷體" w:eastAsia="標楷體" w:hAnsi="標楷體"/>
                <w:rPrChange w:id="15106" w:author="家興 余" w:date="2020-12-21T11:15:00Z">
                  <w:rPr>
                    <w:ins w:id="15107" w:author="家興 余" w:date="2020-12-21T11:12:00Z"/>
                  </w:rPr>
                </w:rPrChange>
              </w:rPr>
              <w:pPrChange w:id="15108" w:author="家興 余" w:date="2020-12-21T11:15:00Z">
                <w:pPr>
                  <w:widowControl/>
                  <w:jc w:val="center"/>
                </w:pPr>
              </w:pPrChange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5109" w:author="家興 余" w:date="2021-01-22T10:56:00Z">
              <w:tcPr>
                <w:tcW w:w="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7CEB99F3" w14:textId="5ECCA0A8" w:rsidR="003719AD" w:rsidRPr="008F20B5" w:rsidRDefault="0036077E">
            <w:pPr>
              <w:widowControl/>
              <w:jc w:val="center"/>
              <w:rPr>
                <w:ins w:id="15110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5111" w:author="家興 余" w:date="2021-01-22T09:12:00Z">
                <w:pPr>
                  <w:widowControl/>
                </w:pPr>
              </w:pPrChange>
            </w:pPr>
            <w:ins w:id="15112" w:author="家興 余" w:date="2021-01-22T09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13" w:author="家興 余" w:date="2021-01-22T10:56:00Z">
              <w:tcPr>
                <w:tcW w:w="145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07F3D4C" w14:textId="46105DCF" w:rsidR="003719AD" w:rsidRPr="008F20B5" w:rsidRDefault="003719AD" w:rsidP="00ED6024">
            <w:pPr>
              <w:widowControl/>
              <w:rPr>
                <w:ins w:id="15114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8F20B5" w14:paraId="5B548554" w14:textId="77777777" w:rsidTr="00D64561">
        <w:trPr>
          <w:trHeight w:val="340"/>
          <w:ins w:id="15115" w:author="家興 余" w:date="2020-12-21T11:12:00Z"/>
          <w:trPrChange w:id="15116" w:author="家興 余" w:date="2021-01-22T10:56:00Z">
            <w:trPr>
              <w:trHeight w:val="340"/>
            </w:trPr>
          </w:trPrChange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17" w:author="家興 余" w:date="2021-01-22T10:56:00Z">
              <w:tcPr>
                <w:tcW w:w="23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B4A5342" w14:textId="6C84A759" w:rsidR="003719AD" w:rsidRPr="00ED6024" w:rsidRDefault="003719AD">
            <w:pPr>
              <w:widowControl/>
              <w:rPr>
                <w:ins w:id="15118" w:author="家興 余" w:date="2020-12-21T11:12:00Z"/>
                <w:rFonts w:ascii="標楷體" w:eastAsia="標楷體" w:hAnsi="標楷體" w:cs="新細明體"/>
                <w:color w:val="000000"/>
                <w:kern w:val="0"/>
                <w:rPrChange w:id="15119" w:author="家興 余" w:date="2020-12-21T11:15:00Z">
                  <w:rPr>
                    <w:ins w:id="15120" w:author="家興 余" w:date="2020-12-21T11:12:00Z"/>
                  </w:rPr>
                </w:rPrChange>
              </w:rPr>
              <w:pPrChange w:id="15121" w:author="家興 余" w:date="2020-12-21T11:15:00Z">
                <w:pPr>
                  <w:pStyle w:val="af9"/>
                  <w:widowControl/>
                  <w:numPr>
                    <w:numId w:val="36"/>
                  </w:numPr>
                  <w:ind w:leftChars="0" w:hanging="480"/>
                  <w:jc w:val="center"/>
                </w:pPr>
              </w:pPrChange>
            </w:pPr>
            <w:ins w:id="15122" w:author="家興 余" w:date="2020-12-21T11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23" w:author="家興 余" w:date="2021-01-22T10:56:00Z">
              <w:tcPr>
                <w:tcW w:w="130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D69087C" w14:textId="3FDFCEA6" w:rsidR="003719AD" w:rsidRPr="008F20B5" w:rsidRDefault="003719AD" w:rsidP="00ED6024">
            <w:pPr>
              <w:widowControl/>
              <w:rPr>
                <w:ins w:id="15124" w:author="家興 余" w:date="2020-12-21T11:12:00Z"/>
                <w:rFonts w:ascii="標楷體" w:eastAsia="標楷體" w:hAnsi="標楷體"/>
              </w:rPr>
            </w:pPr>
            <w:ins w:id="15125" w:author="家興 余" w:date="2020-12-21T11:14:00Z">
              <w:r w:rsidRPr="00ED6024">
                <w:rPr>
                  <w:rFonts w:ascii="標楷體" w:eastAsia="標楷體" w:hAnsi="標楷體"/>
                </w:rPr>
                <w:t>RecWord</w:t>
              </w:r>
            </w:ins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26" w:author="家興 余" w:date="2021-01-22T10:56:00Z">
              <w:tcPr>
                <w:tcW w:w="124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1773A1D" w14:textId="07F4CCFD" w:rsidR="003719AD" w:rsidRPr="00ED6024" w:rsidRDefault="003719AD" w:rsidP="00ED6024">
            <w:pPr>
              <w:widowControl/>
              <w:rPr>
                <w:ins w:id="15127" w:author="家興 余" w:date="2020-12-21T11:12:00Z"/>
                <w:rFonts w:ascii="標楷體" w:eastAsia="標楷體" w:hAnsi="標楷體"/>
              </w:rPr>
            </w:pPr>
            <w:ins w:id="15128" w:author="家興 余" w:date="2020-12-21T11:13:00Z">
              <w:r w:rsidRPr="008C566D">
                <w:rPr>
                  <w:rFonts w:ascii="標楷體" w:eastAsia="標楷體" w:hAnsi="標楷體" w:hint="eastAsia"/>
                </w:rPr>
                <w:t>收件字</w:t>
              </w:r>
              <w:r w:rsidRPr="008C566D">
                <w:rPr>
                  <w:rFonts w:ascii="標楷體" w:eastAsia="標楷體" w:hAnsi="標楷體"/>
                </w:rPr>
                <w:t xml:space="preserve">        </w:t>
              </w:r>
            </w:ins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29" w:author="家興 余" w:date="2021-01-22T10:56:00Z">
              <w:tcPr>
                <w:tcW w:w="348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5FD45CC" w14:textId="2B94940C" w:rsidR="003719AD" w:rsidRPr="00ED6024" w:rsidRDefault="003719AD" w:rsidP="00ED6024">
            <w:pPr>
              <w:widowControl/>
              <w:jc w:val="center"/>
              <w:rPr>
                <w:ins w:id="15130" w:author="家興 余" w:date="2020-12-21T11:12:00Z"/>
                <w:rFonts w:ascii="標楷體" w:eastAsia="標楷體" w:hAnsi="標楷體"/>
              </w:rPr>
            </w:pPr>
            <w:ins w:id="15131" w:author="家興 余" w:date="2020-12-21T11:13:00Z">
              <w:r w:rsidRPr="008C566D">
                <w:rPr>
                  <w:rFonts w:ascii="標楷體" w:eastAsia="標楷體" w:hAnsi="標楷體"/>
                </w:rPr>
                <w:t>X</w:t>
              </w:r>
            </w:ins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32" w:author="家興 余" w:date="2021-01-22T10:56:00Z">
              <w:tcPr>
                <w:tcW w:w="415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06B8617" w14:textId="4110D2F8" w:rsidR="003719AD" w:rsidRPr="00ED6024" w:rsidRDefault="003719AD">
            <w:pPr>
              <w:pStyle w:val="af9"/>
              <w:widowControl/>
              <w:numPr>
                <w:ilvl w:val="0"/>
                <w:numId w:val="58"/>
              </w:numPr>
              <w:ind w:leftChars="0"/>
              <w:jc w:val="center"/>
              <w:rPr>
                <w:ins w:id="15133" w:author="家興 余" w:date="2020-12-21T11:12:00Z"/>
                <w:rFonts w:ascii="標楷體" w:eastAsia="標楷體" w:hAnsi="標楷體"/>
                <w:rPrChange w:id="15134" w:author="家興 余" w:date="2020-12-21T11:15:00Z">
                  <w:rPr>
                    <w:ins w:id="15135" w:author="家興 余" w:date="2020-12-21T11:12:00Z"/>
                  </w:rPr>
                </w:rPrChange>
              </w:rPr>
              <w:pPrChange w:id="15136" w:author="家興 余" w:date="2020-12-21T11:15:00Z">
                <w:pPr>
                  <w:widowControl/>
                  <w:jc w:val="center"/>
                </w:pPr>
              </w:pPrChange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5137" w:author="家興 余" w:date="2021-01-22T10:56:00Z">
              <w:tcPr>
                <w:tcW w:w="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7BAB1B6D" w14:textId="043FC4AD" w:rsidR="003719AD" w:rsidRPr="008F20B5" w:rsidRDefault="0036077E">
            <w:pPr>
              <w:widowControl/>
              <w:jc w:val="center"/>
              <w:rPr>
                <w:ins w:id="15138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5139" w:author="家興 余" w:date="2021-01-22T09:12:00Z">
                <w:pPr>
                  <w:widowControl/>
                </w:pPr>
              </w:pPrChange>
            </w:pPr>
            <w:ins w:id="15140" w:author="家興 余" w:date="2021-01-22T09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41" w:author="家興 余" w:date="2021-01-22T10:56:00Z">
              <w:tcPr>
                <w:tcW w:w="145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803F82C" w14:textId="757DF19D" w:rsidR="003719AD" w:rsidRPr="008F20B5" w:rsidRDefault="003719AD" w:rsidP="00ED6024">
            <w:pPr>
              <w:widowControl/>
              <w:rPr>
                <w:ins w:id="15142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8F20B5" w14:paraId="0B3B1155" w14:textId="77777777" w:rsidTr="00D64561">
        <w:trPr>
          <w:trHeight w:val="340"/>
          <w:ins w:id="15143" w:author="家興 余" w:date="2020-12-21T11:12:00Z"/>
          <w:trPrChange w:id="15144" w:author="家興 余" w:date="2021-01-22T10:56:00Z">
            <w:trPr>
              <w:trHeight w:val="340"/>
            </w:trPr>
          </w:trPrChange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45" w:author="家興 余" w:date="2021-01-22T10:56:00Z">
              <w:tcPr>
                <w:tcW w:w="23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48BBD15" w14:textId="6FED0509" w:rsidR="003719AD" w:rsidRPr="00ED6024" w:rsidRDefault="003719AD">
            <w:pPr>
              <w:widowControl/>
              <w:rPr>
                <w:ins w:id="15146" w:author="家興 余" w:date="2020-12-21T11:12:00Z"/>
                <w:rFonts w:ascii="標楷體" w:eastAsia="標楷體" w:hAnsi="標楷體" w:cs="新細明體"/>
                <w:color w:val="000000"/>
                <w:kern w:val="0"/>
                <w:rPrChange w:id="15147" w:author="家興 余" w:date="2020-12-21T11:15:00Z">
                  <w:rPr>
                    <w:ins w:id="15148" w:author="家興 余" w:date="2020-12-21T11:12:00Z"/>
                  </w:rPr>
                </w:rPrChange>
              </w:rPr>
              <w:pPrChange w:id="15149" w:author="家興 余" w:date="2020-12-21T11:15:00Z">
                <w:pPr>
                  <w:pStyle w:val="af9"/>
                  <w:widowControl/>
                  <w:numPr>
                    <w:numId w:val="36"/>
                  </w:numPr>
                  <w:ind w:leftChars="0" w:hanging="480"/>
                  <w:jc w:val="center"/>
                </w:pPr>
              </w:pPrChange>
            </w:pPr>
            <w:ins w:id="15150" w:author="家興 余" w:date="2020-12-21T11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10</w:t>
              </w:r>
            </w:ins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51" w:author="家興 余" w:date="2021-01-22T10:56:00Z">
              <w:tcPr>
                <w:tcW w:w="130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FE1B91B" w14:textId="075AB3F0" w:rsidR="003719AD" w:rsidRPr="008F20B5" w:rsidRDefault="003719AD" w:rsidP="00ED6024">
            <w:pPr>
              <w:widowControl/>
              <w:rPr>
                <w:ins w:id="15152" w:author="家興 余" w:date="2020-12-21T11:12:00Z"/>
                <w:rFonts w:ascii="標楷體" w:eastAsia="標楷體" w:hAnsi="標楷體"/>
              </w:rPr>
            </w:pPr>
            <w:ins w:id="15153" w:author="家興 余" w:date="2020-12-21T11:14:00Z">
              <w:r w:rsidRPr="00ED6024">
                <w:rPr>
                  <w:rFonts w:ascii="標楷體" w:eastAsia="標楷體" w:hAnsi="標楷體"/>
                </w:rPr>
                <w:t>RecNumber</w:t>
              </w:r>
            </w:ins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54" w:author="家興 余" w:date="2021-01-22T10:56:00Z">
              <w:tcPr>
                <w:tcW w:w="124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186F88E" w14:textId="372639C3" w:rsidR="003719AD" w:rsidRPr="00ED6024" w:rsidRDefault="003719AD" w:rsidP="00ED6024">
            <w:pPr>
              <w:widowControl/>
              <w:rPr>
                <w:ins w:id="15155" w:author="家興 余" w:date="2020-12-21T11:12:00Z"/>
                <w:rFonts w:ascii="標楷體" w:eastAsia="標楷體" w:hAnsi="標楷體"/>
              </w:rPr>
            </w:pPr>
            <w:ins w:id="15156" w:author="家興 余" w:date="2020-12-21T11:13:00Z">
              <w:r w:rsidRPr="008C566D">
                <w:rPr>
                  <w:rFonts w:ascii="標楷體" w:eastAsia="標楷體" w:hAnsi="標楷體" w:hint="eastAsia"/>
                </w:rPr>
                <w:t>收件號</w:t>
              </w:r>
              <w:r w:rsidRPr="008C566D">
                <w:rPr>
                  <w:rFonts w:ascii="標楷體" w:eastAsia="標楷體" w:hAnsi="標楷體"/>
                </w:rPr>
                <w:t xml:space="preserve">        </w:t>
              </w:r>
            </w:ins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57" w:author="家興 余" w:date="2021-01-22T10:56:00Z">
              <w:tcPr>
                <w:tcW w:w="348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1FA3ED3" w14:textId="420868D8" w:rsidR="003719AD" w:rsidRPr="00ED6024" w:rsidRDefault="003719AD" w:rsidP="00ED6024">
            <w:pPr>
              <w:widowControl/>
              <w:jc w:val="center"/>
              <w:rPr>
                <w:ins w:id="15158" w:author="家興 余" w:date="2020-12-21T11:12:00Z"/>
                <w:rFonts w:ascii="標楷體" w:eastAsia="標楷體" w:hAnsi="標楷體"/>
              </w:rPr>
            </w:pPr>
            <w:ins w:id="15159" w:author="家興 余" w:date="2020-12-21T11:13:00Z">
              <w:r w:rsidRPr="008C566D">
                <w:rPr>
                  <w:rFonts w:ascii="標楷體" w:eastAsia="標楷體" w:hAnsi="標楷體"/>
                </w:rPr>
                <w:t>X</w:t>
              </w:r>
            </w:ins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60" w:author="家興 余" w:date="2021-01-22T10:56:00Z">
              <w:tcPr>
                <w:tcW w:w="415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848D2F5" w14:textId="2B79BA8B" w:rsidR="003719AD" w:rsidRPr="00ED6024" w:rsidRDefault="003719AD">
            <w:pPr>
              <w:pStyle w:val="af9"/>
              <w:widowControl/>
              <w:numPr>
                <w:ilvl w:val="0"/>
                <w:numId w:val="58"/>
              </w:numPr>
              <w:ind w:leftChars="0"/>
              <w:jc w:val="center"/>
              <w:rPr>
                <w:ins w:id="15161" w:author="家興 余" w:date="2020-12-21T11:12:00Z"/>
                <w:rFonts w:ascii="標楷體" w:eastAsia="標楷體" w:hAnsi="標楷體"/>
                <w:rPrChange w:id="15162" w:author="家興 余" w:date="2020-12-21T11:16:00Z">
                  <w:rPr>
                    <w:ins w:id="15163" w:author="家興 余" w:date="2020-12-21T11:12:00Z"/>
                  </w:rPr>
                </w:rPrChange>
              </w:rPr>
              <w:pPrChange w:id="15164" w:author="家興 余" w:date="2020-12-21T11:16:00Z">
                <w:pPr>
                  <w:widowControl/>
                  <w:jc w:val="center"/>
                </w:pPr>
              </w:pPrChange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5165" w:author="家興 余" w:date="2021-01-22T10:56:00Z">
              <w:tcPr>
                <w:tcW w:w="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62060F37" w14:textId="34CB40A1" w:rsidR="003719AD" w:rsidRPr="008F20B5" w:rsidRDefault="0036077E">
            <w:pPr>
              <w:widowControl/>
              <w:jc w:val="center"/>
              <w:rPr>
                <w:ins w:id="15166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5167" w:author="家興 余" w:date="2021-01-22T09:12:00Z">
                <w:pPr>
                  <w:widowControl/>
                </w:pPr>
              </w:pPrChange>
            </w:pPr>
            <w:ins w:id="15168" w:author="家興 余" w:date="2021-01-22T09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69" w:author="家興 余" w:date="2021-01-22T10:56:00Z">
              <w:tcPr>
                <w:tcW w:w="145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CD1E496" w14:textId="6E482D7D" w:rsidR="003719AD" w:rsidRPr="008F20B5" w:rsidRDefault="003719AD" w:rsidP="00ED6024">
            <w:pPr>
              <w:widowControl/>
              <w:rPr>
                <w:ins w:id="15170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A139D9" w14:paraId="3EBC11DC" w14:textId="77777777" w:rsidTr="00D64561">
        <w:trPr>
          <w:trHeight w:val="340"/>
          <w:ins w:id="15171" w:author="家興 余" w:date="2020-12-21T11:13:00Z"/>
          <w:trPrChange w:id="15172" w:author="家興 余" w:date="2021-01-22T10:56:00Z">
            <w:trPr>
              <w:trHeight w:val="340"/>
            </w:trPr>
          </w:trPrChange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73" w:author="家興 余" w:date="2021-01-22T10:56:00Z">
              <w:tcPr>
                <w:tcW w:w="23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92B3439" w14:textId="1BF602E0" w:rsidR="003719AD" w:rsidRPr="00ED6024" w:rsidRDefault="003719AD">
            <w:pPr>
              <w:widowControl/>
              <w:spacing w:after="48"/>
              <w:rPr>
                <w:ins w:id="15174" w:author="家興 余" w:date="2020-12-21T11:13:00Z"/>
                <w:rFonts w:ascii="標楷體" w:eastAsia="標楷體" w:hAnsi="標楷體" w:cs="新細明體"/>
                <w:color w:val="000000"/>
                <w:kern w:val="0"/>
                <w:rPrChange w:id="15175" w:author="家興 余" w:date="2020-12-21T11:16:00Z">
                  <w:rPr>
                    <w:ins w:id="15176" w:author="家興 余" w:date="2020-12-21T11:13:00Z"/>
                  </w:rPr>
                </w:rPrChange>
              </w:rPr>
              <w:pPrChange w:id="15177" w:author="家興 余" w:date="2020-12-21T11:16:00Z">
                <w:pPr>
                  <w:pStyle w:val="af9"/>
                  <w:widowControl/>
                  <w:numPr>
                    <w:numId w:val="53"/>
                  </w:numPr>
                  <w:spacing w:after="48"/>
                  <w:ind w:leftChars="0" w:hanging="480"/>
                  <w:jc w:val="center"/>
                </w:pPr>
              </w:pPrChange>
            </w:pPr>
            <w:ins w:id="15178" w:author="家興 余" w:date="2020-12-21T11:1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11</w:t>
              </w:r>
            </w:ins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79" w:author="家興 余" w:date="2021-01-22T10:56:00Z">
              <w:tcPr>
                <w:tcW w:w="130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97F3B6F" w14:textId="775CD104" w:rsidR="003719AD" w:rsidRPr="00ED6024" w:rsidRDefault="003719AD" w:rsidP="00B84015">
            <w:pPr>
              <w:widowControl/>
              <w:rPr>
                <w:ins w:id="15180" w:author="家興 余" w:date="2020-12-21T11:13:00Z"/>
                <w:rFonts w:ascii="標楷體" w:eastAsia="標楷體" w:hAnsi="標楷體"/>
              </w:rPr>
            </w:pPr>
            <w:ins w:id="15181" w:author="家興 余" w:date="2020-12-21T11:14:00Z">
              <w:r w:rsidRPr="00ED6024">
                <w:rPr>
                  <w:rFonts w:ascii="標楷體" w:eastAsia="標楷體" w:hAnsi="標楷體"/>
                </w:rPr>
                <w:t>RightsNote</w:t>
              </w:r>
            </w:ins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82" w:author="家興 余" w:date="2021-01-22T10:56:00Z">
              <w:tcPr>
                <w:tcW w:w="124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117EB2A" w14:textId="77777777" w:rsidR="003719AD" w:rsidRPr="00ED6024" w:rsidRDefault="003719AD" w:rsidP="00B84015">
            <w:pPr>
              <w:widowControl/>
              <w:rPr>
                <w:ins w:id="15183" w:author="家興 余" w:date="2020-12-21T11:13:00Z"/>
                <w:rFonts w:ascii="標楷體" w:eastAsia="標楷體" w:hAnsi="標楷體"/>
              </w:rPr>
            </w:pPr>
            <w:ins w:id="15184" w:author="家興 余" w:date="2020-12-21T11:13:00Z">
              <w:r w:rsidRPr="008C566D">
                <w:rPr>
                  <w:rFonts w:ascii="標楷體" w:eastAsia="標楷體" w:hAnsi="標楷體" w:hint="eastAsia"/>
                </w:rPr>
                <w:t>權利價值說明</w:t>
              </w:r>
              <w:r w:rsidRPr="008C566D">
                <w:rPr>
                  <w:rFonts w:ascii="標楷體" w:eastAsia="標楷體" w:hAnsi="標楷體"/>
                </w:rPr>
                <w:t xml:space="preserve">  </w:t>
              </w:r>
            </w:ins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85" w:author="家興 余" w:date="2021-01-22T10:56:00Z">
              <w:tcPr>
                <w:tcW w:w="348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DA57BED" w14:textId="77777777" w:rsidR="003719AD" w:rsidRPr="00ED6024" w:rsidRDefault="003719AD" w:rsidP="00B84015">
            <w:pPr>
              <w:widowControl/>
              <w:jc w:val="center"/>
              <w:rPr>
                <w:ins w:id="15186" w:author="家興 余" w:date="2020-12-21T11:13:00Z"/>
                <w:rFonts w:ascii="標楷體" w:eastAsia="標楷體" w:hAnsi="標楷體"/>
              </w:rPr>
            </w:pPr>
            <w:ins w:id="15187" w:author="家興 余" w:date="2020-12-21T11:13:00Z">
              <w:r w:rsidRPr="008C566D">
                <w:rPr>
                  <w:rFonts w:ascii="標楷體" w:eastAsia="標楷體" w:hAnsi="標楷體"/>
                </w:rPr>
                <w:t>X</w:t>
              </w:r>
            </w:ins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88" w:author="家興 余" w:date="2021-01-22T10:56:00Z">
              <w:tcPr>
                <w:tcW w:w="415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09032DA" w14:textId="77777777" w:rsidR="003719AD" w:rsidRPr="00ED6024" w:rsidRDefault="003719AD" w:rsidP="00B84015">
            <w:pPr>
              <w:widowControl/>
              <w:jc w:val="center"/>
              <w:rPr>
                <w:ins w:id="15189" w:author="家興 余" w:date="2020-12-21T11:13:00Z"/>
                <w:rFonts w:ascii="標楷體" w:eastAsia="標楷體" w:hAnsi="標楷體"/>
              </w:rPr>
            </w:pPr>
            <w:ins w:id="15190" w:author="家興 余" w:date="2020-12-21T11:13:00Z">
              <w:r w:rsidRPr="008C566D">
                <w:rPr>
                  <w:rFonts w:ascii="標楷體" w:eastAsia="標楷體" w:hAnsi="標楷體"/>
                </w:rPr>
                <w:t>20</w:t>
              </w:r>
            </w:ins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5191" w:author="家興 余" w:date="2021-01-22T10:56:00Z">
              <w:tcPr>
                <w:tcW w:w="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382ABCE3" w14:textId="11767BD3" w:rsidR="003719AD" w:rsidRPr="00A139D9" w:rsidRDefault="0036077E">
            <w:pPr>
              <w:widowControl/>
              <w:jc w:val="center"/>
              <w:rPr>
                <w:ins w:id="15192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5193" w:author="家興 余" w:date="2021-01-22T09:12:00Z">
                <w:pPr>
                  <w:widowControl/>
                </w:pPr>
              </w:pPrChange>
            </w:pPr>
            <w:ins w:id="15194" w:author="家興 余" w:date="2021-01-22T09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95" w:author="家興 余" w:date="2021-01-22T10:56:00Z">
              <w:tcPr>
                <w:tcW w:w="145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6FBA37F" w14:textId="1D82A619" w:rsidR="003719AD" w:rsidRPr="00A139D9" w:rsidRDefault="003719AD" w:rsidP="00B84015">
            <w:pPr>
              <w:widowControl/>
              <w:rPr>
                <w:ins w:id="15196" w:author="家興 余" w:date="2020-12-21T11:13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A139D9" w14:paraId="37423438" w14:textId="77777777" w:rsidTr="00D64561">
        <w:trPr>
          <w:trHeight w:val="340"/>
          <w:ins w:id="15197" w:author="家興 余" w:date="2020-12-21T11:13:00Z"/>
          <w:trPrChange w:id="15198" w:author="家興 余" w:date="2021-01-22T10:56:00Z">
            <w:trPr>
              <w:trHeight w:val="340"/>
            </w:trPr>
          </w:trPrChange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99" w:author="家興 余" w:date="2021-01-22T10:56:00Z">
              <w:tcPr>
                <w:tcW w:w="23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005ECC7" w14:textId="6A382584" w:rsidR="003719AD" w:rsidRPr="00ED6024" w:rsidRDefault="003719AD">
            <w:pPr>
              <w:widowControl/>
              <w:spacing w:after="48"/>
              <w:rPr>
                <w:ins w:id="15200" w:author="家興 余" w:date="2020-12-21T11:13:00Z"/>
                <w:rFonts w:ascii="標楷體" w:eastAsia="標楷體" w:hAnsi="標楷體" w:cs="新細明體"/>
                <w:color w:val="000000"/>
                <w:kern w:val="0"/>
                <w:rPrChange w:id="15201" w:author="家興 余" w:date="2020-12-21T11:16:00Z">
                  <w:rPr>
                    <w:ins w:id="15202" w:author="家興 余" w:date="2020-12-21T11:13:00Z"/>
                  </w:rPr>
                </w:rPrChange>
              </w:rPr>
              <w:pPrChange w:id="15203" w:author="家興 余" w:date="2020-12-21T11:16:00Z">
                <w:pPr>
                  <w:pStyle w:val="af9"/>
                  <w:widowControl/>
                  <w:numPr>
                    <w:numId w:val="53"/>
                  </w:numPr>
                  <w:spacing w:after="48"/>
                  <w:ind w:leftChars="0" w:hanging="480"/>
                  <w:jc w:val="center"/>
                </w:pPr>
              </w:pPrChange>
            </w:pPr>
            <w:ins w:id="15204" w:author="家興 余" w:date="2020-12-21T11:1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12</w:t>
              </w:r>
            </w:ins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205" w:author="家興 余" w:date="2021-01-22T10:56:00Z">
              <w:tcPr>
                <w:tcW w:w="130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E596F8E" w14:textId="142B0890" w:rsidR="003719AD" w:rsidRPr="00ED6024" w:rsidRDefault="003719AD" w:rsidP="00B84015">
            <w:pPr>
              <w:widowControl/>
              <w:rPr>
                <w:ins w:id="15206" w:author="家興 余" w:date="2020-12-21T11:13:00Z"/>
                <w:rFonts w:ascii="標楷體" w:eastAsia="標楷體" w:hAnsi="標楷體"/>
              </w:rPr>
            </w:pPr>
            <w:ins w:id="15207" w:author="家興 余" w:date="2020-12-21T11:15:00Z">
              <w:r w:rsidRPr="00ED6024">
                <w:rPr>
                  <w:rFonts w:ascii="標楷體" w:eastAsia="標楷體" w:hAnsi="標楷體"/>
                </w:rPr>
                <w:t>SecuredTotal</w:t>
              </w:r>
            </w:ins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208" w:author="家興 余" w:date="2021-01-22T10:56:00Z">
              <w:tcPr>
                <w:tcW w:w="124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8194539" w14:textId="77777777" w:rsidR="003719AD" w:rsidRPr="00ED6024" w:rsidRDefault="003719AD" w:rsidP="00B84015">
            <w:pPr>
              <w:widowControl/>
              <w:rPr>
                <w:ins w:id="15209" w:author="家興 余" w:date="2020-12-21T11:13:00Z"/>
                <w:rFonts w:ascii="標楷體" w:eastAsia="標楷體" w:hAnsi="標楷體"/>
              </w:rPr>
            </w:pPr>
            <w:ins w:id="15210" w:author="家興 余" w:date="2020-12-21T11:13:00Z">
              <w:r w:rsidRPr="008C566D">
                <w:rPr>
                  <w:rFonts w:ascii="標楷體" w:eastAsia="標楷體" w:hAnsi="標楷體" w:hint="eastAsia"/>
                </w:rPr>
                <w:t>擔保債權總金額</w:t>
              </w:r>
            </w:ins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211" w:author="家興 余" w:date="2021-01-22T10:56:00Z">
              <w:tcPr>
                <w:tcW w:w="348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C815CBF" w14:textId="77777777" w:rsidR="003719AD" w:rsidRPr="00ED6024" w:rsidRDefault="003719AD" w:rsidP="00B84015">
            <w:pPr>
              <w:widowControl/>
              <w:jc w:val="center"/>
              <w:rPr>
                <w:ins w:id="15212" w:author="家興 余" w:date="2020-12-21T11:13:00Z"/>
                <w:rFonts w:ascii="標楷體" w:eastAsia="標楷體" w:hAnsi="標楷體"/>
              </w:rPr>
            </w:pPr>
            <w:ins w:id="15213" w:author="家興 余" w:date="2020-12-21T11:13:00Z">
              <w:r w:rsidRPr="008C566D">
                <w:rPr>
                  <w:rFonts w:ascii="標楷體" w:eastAsia="標楷體" w:hAnsi="標楷體"/>
                </w:rPr>
                <w:t>X</w:t>
              </w:r>
            </w:ins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214" w:author="家興 余" w:date="2021-01-22T10:56:00Z">
              <w:tcPr>
                <w:tcW w:w="415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9CFD857" w14:textId="77777777" w:rsidR="003719AD" w:rsidRPr="00ED6024" w:rsidRDefault="003719AD" w:rsidP="00B84015">
            <w:pPr>
              <w:widowControl/>
              <w:jc w:val="center"/>
              <w:rPr>
                <w:ins w:id="15215" w:author="家興 余" w:date="2020-12-21T11:13:00Z"/>
                <w:rFonts w:ascii="標楷體" w:eastAsia="標楷體" w:hAnsi="標楷體"/>
              </w:rPr>
            </w:pPr>
            <w:ins w:id="15216" w:author="家興 余" w:date="2020-12-21T11:13:00Z">
              <w:r w:rsidRPr="008C566D">
                <w:rPr>
                  <w:rFonts w:ascii="標楷體" w:eastAsia="標楷體" w:hAnsi="標楷體"/>
                </w:rPr>
                <w:t>14</w:t>
              </w:r>
            </w:ins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5217" w:author="家興 余" w:date="2021-01-22T10:56:00Z">
              <w:tcPr>
                <w:tcW w:w="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59C60B82" w14:textId="3CBBD33F" w:rsidR="003719AD" w:rsidRPr="00A139D9" w:rsidRDefault="0036077E">
            <w:pPr>
              <w:widowControl/>
              <w:jc w:val="center"/>
              <w:rPr>
                <w:ins w:id="15218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5219" w:author="家興 余" w:date="2021-01-22T09:12:00Z">
                <w:pPr>
                  <w:widowControl/>
                </w:pPr>
              </w:pPrChange>
            </w:pPr>
            <w:ins w:id="15220" w:author="家興 余" w:date="2021-01-22T09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221" w:author="家興 余" w:date="2021-01-22T10:56:00Z">
              <w:tcPr>
                <w:tcW w:w="145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5AB49FD" w14:textId="5A9D25F5" w:rsidR="003719AD" w:rsidRPr="00A139D9" w:rsidRDefault="003719AD" w:rsidP="00B84015">
            <w:pPr>
              <w:widowControl/>
              <w:rPr>
                <w:ins w:id="15222" w:author="家興 余" w:date="2020-12-21T11:13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2D4A11CF" w14:textId="35445ED5" w:rsidR="00A06F6A" w:rsidRPr="004A1C2C" w:rsidDel="00ED6024" w:rsidRDefault="00A06F6A" w:rsidP="00A06F6A">
      <w:pPr>
        <w:widowControl/>
        <w:rPr>
          <w:ins w:id="15223" w:author="ST1" w:date="2020-12-06T22:11:00Z"/>
          <w:del w:id="15224" w:author="家興 余" w:date="2020-12-21T11:12:00Z"/>
          <w:rFonts w:ascii="標楷體" w:eastAsia="標楷體" w:hAnsi="標楷體"/>
        </w:rPr>
      </w:pPr>
    </w:p>
    <w:p w14:paraId="0D9A0AC5" w14:textId="77777777" w:rsidR="00A06F6A" w:rsidRDefault="00A06F6A" w:rsidP="00A06F6A">
      <w:pPr>
        <w:widowControl/>
        <w:rPr>
          <w:ins w:id="15225" w:author="ST1" w:date="2020-12-06T22:11:00Z"/>
          <w:rFonts w:ascii="標楷體" w:eastAsia="標楷體" w:hAnsi="標楷體"/>
        </w:rPr>
      </w:pPr>
    </w:p>
    <w:p w14:paraId="699BCF80" w14:textId="77777777" w:rsidR="00A06F6A" w:rsidRDefault="00A06F6A" w:rsidP="00A06F6A">
      <w:pPr>
        <w:widowControl/>
        <w:rPr>
          <w:ins w:id="15226" w:author="ST1" w:date="2020-12-06T22:11:00Z"/>
          <w:rFonts w:ascii="標楷體" w:eastAsia="標楷體" w:hAnsi="標楷體"/>
        </w:rPr>
      </w:pPr>
    </w:p>
    <w:p w14:paraId="794C6E5B" w14:textId="75974A6D" w:rsidR="00A06F6A" w:rsidRDefault="00A06F6A" w:rsidP="00583560">
      <w:pPr>
        <w:widowControl/>
        <w:rPr>
          <w:ins w:id="15227" w:author="ST1" w:date="2020-12-06T22:10:00Z"/>
          <w:rFonts w:ascii="標楷體" w:eastAsia="標楷體" w:hAnsi="標楷體"/>
        </w:rPr>
      </w:pPr>
    </w:p>
    <w:p w14:paraId="261292E7" w14:textId="28608A3F" w:rsidR="00A139D9" w:rsidRDefault="00A139D9">
      <w:pPr>
        <w:widowControl/>
        <w:rPr>
          <w:ins w:id="15228" w:author="ST1" w:date="2020-12-06T22:24:00Z"/>
          <w:rFonts w:ascii="標楷體" w:eastAsia="標楷體" w:hAnsi="標楷體"/>
        </w:rPr>
      </w:pPr>
      <w:ins w:id="15229" w:author="ST1" w:date="2020-12-06T22:24:00Z">
        <w:r>
          <w:rPr>
            <w:rFonts w:ascii="標楷體" w:eastAsia="標楷體" w:hAnsi="標楷體"/>
          </w:rPr>
          <w:br w:type="page"/>
        </w:r>
      </w:ins>
    </w:p>
    <w:p w14:paraId="1AA4696E" w14:textId="77777777" w:rsidR="00A139D9" w:rsidRPr="004A1C2C" w:rsidRDefault="00A139D9" w:rsidP="00A139D9">
      <w:pPr>
        <w:widowControl/>
        <w:rPr>
          <w:ins w:id="15230" w:author="ST1" w:date="2020-12-06T22:22:00Z"/>
          <w:rFonts w:ascii="標楷體" w:eastAsia="標楷體" w:hAnsi="標楷體"/>
        </w:rPr>
      </w:pPr>
    </w:p>
    <w:p w14:paraId="319A70D3" w14:textId="3BCB61B9" w:rsidR="00A139D9" w:rsidRPr="008F20B5" w:rsidRDefault="00A139D9">
      <w:pPr>
        <w:pStyle w:val="3"/>
        <w:numPr>
          <w:ilvl w:val="2"/>
          <w:numId w:val="63"/>
        </w:numPr>
        <w:spacing w:before="0" w:after="240"/>
        <w:rPr>
          <w:ins w:id="15231" w:author="ST1" w:date="2020-12-06T22:22:00Z"/>
          <w:rFonts w:ascii="標楷體" w:hAnsi="標楷體"/>
        </w:rPr>
        <w:pPrChange w:id="15232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15233" w:name="_L7911_戶號查詢"/>
      <w:bookmarkEnd w:id="15233"/>
      <w:ins w:id="15234" w:author="ST1" w:date="2020-12-06T22:23:00Z">
        <w:r w:rsidRPr="00A139D9">
          <w:rPr>
            <w:rFonts w:ascii="標楷體" w:hAnsi="標楷體" w:hint="eastAsia"/>
          </w:rPr>
          <w:t>L7911 戶號查詢</w:t>
        </w:r>
      </w:ins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15235" w:author="家興 余" w:date="2021-01-22T10:56:00Z">
          <w:tblPr>
            <w:tblW w:w="4987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4"/>
        <w:gridCol w:w="1464"/>
        <w:gridCol w:w="3943"/>
        <w:gridCol w:w="607"/>
        <w:gridCol w:w="564"/>
        <w:gridCol w:w="564"/>
        <w:gridCol w:w="2590"/>
        <w:tblGridChange w:id="15236">
          <w:tblGrid>
            <w:gridCol w:w="481"/>
            <w:gridCol w:w="2649"/>
            <w:gridCol w:w="2530"/>
            <w:gridCol w:w="708"/>
            <w:gridCol w:w="844"/>
            <w:gridCol w:w="2955"/>
            <w:gridCol w:w="2955"/>
          </w:tblGrid>
        </w:tblGridChange>
      </w:tblGrid>
      <w:tr w:rsidR="00D64561" w:rsidRPr="0029020B" w14:paraId="48D107B3" w14:textId="77777777" w:rsidTr="00D64561">
        <w:trPr>
          <w:trHeight w:val="350"/>
          <w:ins w:id="15237" w:author="ST1" w:date="2020-12-06T22:22:00Z"/>
          <w:trPrChange w:id="15238" w:author="家興 余" w:date="2021-01-22T10:56:00Z">
            <w:trPr>
              <w:trHeight w:val="350"/>
            </w:trPr>
          </w:trPrChange>
        </w:trPr>
        <w:tc>
          <w:tcPr>
            <w:tcW w:w="250" w:type="pct"/>
            <w:shd w:val="clear" w:color="auto" w:fill="auto"/>
            <w:hideMark/>
            <w:tcPrChange w:id="15239" w:author="家興 余" w:date="2021-01-22T10:56:00Z">
              <w:tcPr>
                <w:tcW w:w="237" w:type="pct"/>
                <w:shd w:val="clear" w:color="auto" w:fill="auto"/>
                <w:hideMark/>
              </w:tcPr>
            </w:tcPrChange>
          </w:tcPr>
          <w:p w14:paraId="0CE71E61" w14:textId="77777777" w:rsidR="00D64561" w:rsidRPr="0029020B" w:rsidRDefault="00D64561" w:rsidP="00DA4FCA">
            <w:pPr>
              <w:widowControl/>
              <w:jc w:val="center"/>
              <w:rPr>
                <w:ins w:id="15240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41" w:author="ST1" w:date="2020-12-06T22:22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序號</w:t>
              </w:r>
            </w:ins>
          </w:p>
        </w:tc>
        <w:tc>
          <w:tcPr>
            <w:tcW w:w="650" w:type="pct"/>
            <w:shd w:val="clear" w:color="auto" w:fill="auto"/>
            <w:hideMark/>
            <w:tcPrChange w:id="15242" w:author="家興 余" w:date="2021-01-22T10:56:00Z">
              <w:tcPr>
                <w:tcW w:w="1303" w:type="pct"/>
                <w:shd w:val="clear" w:color="auto" w:fill="auto"/>
                <w:hideMark/>
              </w:tcPr>
            </w:tcPrChange>
          </w:tcPr>
          <w:p w14:paraId="19852CE8" w14:textId="77777777" w:rsidR="00D64561" w:rsidRPr="0029020B" w:rsidRDefault="00D64561" w:rsidP="00DA4FCA">
            <w:pPr>
              <w:widowControl/>
              <w:jc w:val="center"/>
              <w:rPr>
                <w:ins w:id="15243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44" w:author="ST1" w:date="2020-12-06T22:22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英文名稱</w:t>
              </w:r>
            </w:ins>
          </w:p>
        </w:tc>
        <w:tc>
          <w:tcPr>
            <w:tcW w:w="1750" w:type="pct"/>
            <w:shd w:val="clear" w:color="auto" w:fill="auto"/>
            <w:hideMark/>
            <w:tcPrChange w:id="15245" w:author="家興 余" w:date="2021-01-22T10:56:00Z">
              <w:tcPr>
                <w:tcW w:w="1244" w:type="pct"/>
                <w:shd w:val="clear" w:color="auto" w:fill="auto"/>
                <w:hideMark/>
              </w:tcPr>
            </w:tcPrChange>
          </w:tcPr>
          <w:p w14:paraId="25188691" w14:textId="77777777" w:rsidR="00D64561" w:rsidRPr="0029020B" w:rsidRDefault="00D64561" w:rsidP="00DA4FCA">
            <w:pPr>
              <w:widowControl/>
              <w:jc w:val="center"/>
              <w:rPr>
                <w:ins w:id="15246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47" w:author="ST1" w:date="2020-12-06T22:22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中文名稱</w:t>
              </w:r>
            </w:ins>
          </w:p>
        </w:tc>
        <w:tc>
          <w:tcPr>
            <w:tcW w:w="270" w:type="pct"/>
            <w:shd w:val="clear" w:color="auto" w:fill="auto"/>
            <w:hideMark/>
            <w:tcPrChange w:id="15248" w:author="家興 余" w:date="2021-01-22T10:56:00Z">
              <w:tcPr>
                <w:tcW w:w="348" w:type="pct"/>
                <w:shd w:val="clear" w:color="auto" w:fill="auto"/>
                <w:hideMark/>
              </w:tcPr>
            </w:tcPrChange>
          </w:tcPr>
          <w:p w14:paraId="38EF2AB0" w14:textId="77777777" w:rsidR="00D64561" w:rsidRPr="0029020B" w:rsidRDefault="00D64561" w:rsidP="00DA4FCA">
            <w:pPr>
              <w:widowControl/>
              <w:jc w:val="center"/>
              <w:rPr>
                <w:ins w:id="15249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50" w:author="ST1" w:date="2020-12-06T22:22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型態</w:t>
              </w:r>
            </w:ins>
          </w:p>
        </w:tc>
        <w:tc>
          <w:tcPr>
            <w:tcW w:w="250" w:type="pct"/>
            <w:shd w:val="clear" w:color="auto" w:fill="auto"/>
            <w:hideMark/>
            <w:tcPrChange w:id="15251" w:author="家興 余" w:date="2021-01-22T10:56:00Z">
              <w:tcPr>
                <w:tcW w:w="415" w:type="pct"/>
                <w:shd w:val="clear" w:color="auto" w:fill="auto"/>
                <w:hideMark/>
              </w:tcPr>
            </w:tcPrChange>
          </w:tcPr>
          <w:p w14:paraId="4A457CC0" w14:textId="77777777" w:rsidR="00D64561" w:rsidRPr="0029020B" w:rsidRDefault="00D64561" w:rsidP="00DA4FCA">
            <w:pPr>
              <w:widowControl/>
              <w:jc w:val="center"/>
              <w:rPr>
                <w:ins w:id="15252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53" w:author="ST1" w:date="2020-12-06T22:22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長度</w:t>
              </w:r>
            </w:ins>
          </w:p>
        </w:tc>
        <w:tc>
          <w:tcPr>
            <w:tcW w:w="250" w:type="pct"/>
            <w:tcPrChange w:id="15254" w:author="家興 余" w:date="2021-01-22T10:56:00Z">
              <w:tcPr>
                <w:tcW w:w="1" w:type="pct"/>
              </w:tcPr>
            </w:tcPrChange>
          </w:tcPr>
          <w:p w14:paraId="423B3D4A" w14:textId="589600C8" w:rsidR="00D64561" w:rsidRPr="0029020B" w:rsidRDefault="00D64561" w:rsidP="00DA4FCA">
            <w:pPr>
              <w:widowControl/>
              <w:rPr>
                <w:ins w:id="15255" w:author="家興 余" w:date="2021-01-22T10:56:00Z"/>
                <w:rFonts w:ascii="標楷體" w:eastAsia="標楷體" w:hAnsi="標楷體" w:cs="新細明體"/>
                <w:color w:val="000000"/>
                <w:kern w:val="0"/>
              </w:rPr>
            </w:pPr>
            <w:ins w:id="15256" w:author="家興 余" w:date="2021-01-22T10:5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150" w:type="pct"/>
            <w:shd w:val="clear" w:color="auto" w:fill="auto"/>
            <w:hideMark/>
            <w:tcPrChange w:id="15257" w:author="家興 余" w:date="2021-01-22T10:56:00Z">
              <w:tcPr>
                <w:tcW w:w="1453" w:type="pct"/>
                <w:shd w:val="clear" w:color="auto" w:fill="auto"/>
                <w:hideMark/>
              </w:tcPr>
            </w:tcPrChange>
          </w:tcPr>
          <w:p w14:paraId="66CFB148" w14:textId="5190FCB3" w:rsidR="00D64561" w:rsidRPr="0029020B" w:rsidRDefault="00D64561" w:rsidP="00DA4FCA">
            <w:pPr>
              <w:widowControl/>
              <w:rPr>
                <w:ins w:id="15258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59" w:author="ST1" w:date="2020-12-06T22:22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欄位說明</w:t>
              </w:r>
            </w:ins>
          </w:p>
        </w:tc>
      </w:tr>
      <w:tr w:rsidR="00D64561" w:rsidRPr="0029020B" w14:paraId="580D22F4" w14:textId="77777777" w:rsidTr="00D64561">
        <w:trPr>
          <w:trHeight w:val="340"/>
          <w:ins w:id="15260" w:author="ST1" w:date="2020-12-06T22:22:00Z"/>
          <w:trPrChange w:id="15261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5262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16213120" w14:textId="77777777" w:rsidR="00D64561" w:rsidRPr="0029020B" w:rsidRDefault="00D64561">
            <w:pPr>
              <w:pStyle w:val="af9"/>
              <w:widowControl/>
              <w:numPr>
                <w:ilvl w:val="0"/>
                <w:numId w:val="54"/>
              </w:numPr>
              <w:spacing w:after="48"/>
              <w:ind w:leftChars="0"/>
              <w:jc w:val="center"/>
              <w:rPr>
                <w:ins w:id="15263" w:author="ST1" w:date="2020-12-06T22:22:00Z"/>
                <w:rFonts w:ascii="標楷體" w:eastAsia="標楷體" w:hAnsi="標楷體" w:cs="新細明體"/>
                <w:color w:val="000000"/>
                <w:kern w:val="0"/>
              </w:rPr>
              <w:pPrChange w:id="15264" w:author="ST1" w:date="2020-12-06T22:23:00Z">
                <w:pPr>
                  <w:pStyle w:val="af9"/>
                  <w:widowControl/>
                  <w:numPr>
                    <w:numId w:val="53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650" w:type="pct"/>
            <w:shd w:val="clear" w:color="auto" w:fill="auto"/>
            <w:tcPrChange w:id="15265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12665CF6" w14:textId="77777777" w:rsidR="00D64561" w:rsidRPr="0029020B" w:rsidRDefault="00D64561" w:rsidP="00DA4FCA">
            <w:pPr>
              <w:widowControl/>
              <w:rPr>
                <w:ins w:id="15266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67" w:author="ST1" w:date="2020-12-06T22:22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TranCode</w:t>
              </w:r>
            </w:ins>
          </w:p>
        </w:tc>
        <w:tc>
          <w:tcPr>
            <w:tcW w:w="1750" w:type="pct"/>
            <w:shd w:val="clear" w:color="auto" w:fill="auto"/>
            <w:tcPrChange w:id="15268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7C091604" w14:textId="77777777" w:rsidR="00D64561" w:rsidRPr="0029020B" w:rsidRDefault="00D64561" w:rsidP="00DA4FCA">
            <w:pPr>
              <w:widowControl/>
              <w:rPr>
                <w:ins w:id="15269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70" w:author="ST1" w:date="2020-12-06T22:22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交易代號</w:t>
              </w:r>
            </w:ins>
          </w:p>
        </w:tc>
        <w:tc>
          <w:tcPr>
            <w:tcW w:w="270" w:type="pct"/>
            <w:shd w:val="clear" w:color="auto" w:fill="auto"/>
            <w:tcPrChange w:id="15271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039E90B1" w14:textId="77777777" w:rsidR="00D64561" w:rsidRPr="0029020B" w:rsidRDefault="00D64561" w:rsidP="00DA4FCA">
            <w:pPr>
              <w:widowControl/>
              <w:jc w:val="center"/>
              <w:rPr>
                <w:ins w:id="15272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73" w:author="ST1" w:date="2020-12-06T22:22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tcPrChange w:id="15274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752185E1" w14:textId="77777777" w:rsidR="00D64561" w:rsidRPr="0029020B" w:rsidRDefault="00D64561" w:rsidP="00DA4FCA">
            <w:pPr>
              <w:widowControl/>
              <w:jc w:val="center"/>
              <w:rPr>
                <w:ins w:id="15275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76" w:author="ST1" w:date="2020-12-06T22:22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50" w:type="pct"/>
            <w:tcPrChange w:id="15277" w:author="家興 余" w:date="2021-01-22T10:56:00Z">
              <w:tcPr>
                <w:tcW w:w="1" w:type="pct"/>
              </w:tcPr>
            </w:tcPrChange>
          </w:tcPr>
          <w:p w14:paraId="3D2C80BA" w14:textId="466D0CCA" w:rsidR="00D64561" w:rsidRPr="0029020B" w:rsidRDefault="001E4B49" w:rsidP="00DA4FCA">
            <w:pPr>
              <w:widowControl/>
              <w:rPr>
                <w:ins w:id="15278" w:author="家興 余" w:date="2021-01-22T10:56:00Z"/>
                <w:rFonts w:ascii="標楷體" w:eastAsia="標楷體" w:hAnsi="標楷體" w:cs="新細明體"/>
                <w:color w:val="000000"/>
                <w:kern w:val="0"/>
              </w:rPr>
            </w:pPr>
            <w:ins w:id="15279" w:author="Fegie" w:date="2021-02-04T1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5280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2219EFB1" w14:textId="75AB06B0" w:rsidR="00D64561" w:rsidRPr="0029020B" w:rsidRDefault="00D64561" w:rsidP="00DA4FCA">
            <w:pPr>
              <w:widowControl/>
              <w:rPr>
                <w:ins w:id="15281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82" w:author="ST1" w:date="2020-12-06T22:22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L</w:t>
              </w:r>
            </w:ins>
            <w:ins w:id="15283" w:author="ST1" w:date="2020-12-06T22:25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7911</w:t>
              </w:r>
            </w:ins>
          </w:p>
        </w:tc>
      </w:tr>
      <w:tr w:rsidR="00D64561" w:rsidRPr="0029020B" w14:paraId="3DD12F90" w14:textId="77777777" w:rsidTr="00D64561">
        <w:trPr>
          <w:trHeight w:val="340"/>
          <w:ins w:id="15284" w:author="ST1" w:date="2020-12-06T22:22:00Z"/>
          <w:trPrChange w:id="15285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5286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0B02D9B0" w14:textId="77777777" w:rsidR="00D64561" w:rsidRPr="0029020B" w:rsidRDefault="00D64561">
            <w:pPr>
              <w:pStyle w:val="af9"/>
              <w:widowControl/>
              <w:numPr>
                <w:ilvl w:val="0"/>
                <w:numId w:val="54"/>
              </w:numPr>
              <w:spacing w:after="48"/>
              <w:ind w:leftChars="0"/>
              <w:jc w:val="center"/>
              <w:rPr>
                <w:ins w:id="15287" w:author="ST1" w:date="2020-12-06T22:22:00Z"/>
                <w:rFonts w:ascii="標楷體" w:eastAsia="標楷體" w:hAnsi="標楷體" w:cs="新細明體"/>
                <w:color w:val="000000"/>
                <w:kern w:val="0"/>
              </w:rPr>
              <w:pPrChange w:id="15288" w:author="ST1" w:date="2020-12-06T22:23:00Z">
                <w:pPr>
                  <w:pStyle w:val="af9"/>
                  <w:widowControl/>
                  <w:numPr>
                    <w:numId w:val="53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650" w:type="pct"/>
            <w:shd w:val="clear" w:color="auto" w:fill="auto"/>
            <w:tcPrChange w:id="15289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0765EFC3" w14:textId="5659874A" w:rsidR="00D64561" w:rsidRPr="0029020B" w:rsidRDefault="00D64561" w:rsidP="00DA4FCA">
            <w:pPr>
              <w:widowControl/>
              <w:rPr>
                <w:ins w:id="15290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91" w:author="ST1" w:date="2020-12-06T22:26:00Z">
              <w:r w:rsidRPr="00797D01">
                <w:rPr>
                  <w:rFonts w:ascii="標楷體" w:eastAsia="標楷體" w:hAnsi="標楷體"/>
                </w:rPr>
                <w:t>CustId</w:t>
              </w:r>
            </w:ins>
          </w:p>
        </w:tc>
        <w:tc>
          <w:tcPr>
            <w:tcW w:w="1750" w:type="pct"/>
            <w:shd w:val="clear" w:color="auto" w:fill="auto"/>
            <w:tcPrChange w:id="15292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6CABAF81" w14:textId="67E5D466" w:rsidR="00D64561" w:rsidRPr="0029020B" w:rsidRDefault="00D64561" w:rsidP="00DA4FCA">
            <w:pPr>
              <w:widowControl/>
              <w:rPr>
                <w:ins w:id="15293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94" w:author="ST1" w:date="2020-12-06T22:26:00Z">
              <w:r w:rsidRPr="00797D0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身份證字號/統一編號</w:t>
              </w:r>
            </w:ins>
          </w:p>
        </w:tc>
        <w:tc>
          <w:tcPr>
            <w:tcW w:w="270" w:type="pct"/>
            <w:shd w:val="clear" w:color="auto" w:fill="auto"/>
            <w:tcPrChange w:id="15295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1178D363" w14:textId="77777777" w:rsidR="00D64561" w:rsidRPr="0029020B" w:rsidRDefault="00D64561" w:rsidP="00DA4FCA">
            <w:pPr>
              <w:widowControl/>
              <w:jc w:val="center"/>
              <w:rPr>
                <w:ins w:id="15296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97" w:author="ST1" w:date="2020-12-06T22:22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tcPrChange w:id="15298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6352499D" w14:textId="57C32B01" w:rsidR="00D64561" w:rsidRPr="0029020B" w:rsidRDefault="00D64561" w:rsidP="00DA4FCA">
            <w:pPr>
              <w:widowControl/>
              <w:jc w:val="center"/>
              <w:rPr>
                <w:ins w:id="15299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300" w:author="ST1" w:date="2020-12-06T22:22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  <w:ins w:id="15301" w:author="ST1" w:date="2020-12-06T22:26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</w:p>
        </w:tc>
        <w:tc>
          <w:tcPr>
            <w:tcW w:w="250" w:type="pct"/>
            <w:tcPrChange w:id="15302" w:author="家興 余" w:date="2021-01-22T10:56:00Z">
              <w:tcPr>
                <w:tcW w:w="1" w:type="pct"/>
              </w:tcPr>
            </w:tcPrChange>
          </w:tcPr>
          <w:p w14:paraId="6860B0B5" w14:textId="4F861711" w:rsidR="00D64561" w:rsidRPr="0029020B" w:rsidRDefault="001E4B49">
            <w:pPr>
              <w:widowControl/>
              <w:rPr>
                <w:ins w:id="15303" w:author="家興 余" w:date="2021-01-22T10:56:00Z"/>
                <w:rFonts w:ascii="標楷體" w:eastAsia="標楷體" w:hAnsi="標楷體" w:cs="新細明體"/>
                <w:color w:val="000000"/>
                <w:kern w:val="0"/>
              </w:rPr>
            </w:pPr>
            <w:ins w:id="15304" w:author="Fegie" w:date="2021-02-04T1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5305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32B3FBD7" w14:textId="6F5343E6" w:rsidR="00D64561" w:rsidRPr="0029020B" w:rsidRDefault="00D64561">
            <w:pPr>
              <w:widowControl/>
              <w:rPr>
                <w:ins w:id="15306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307" w:author="ST1" w:date="2020-12-06T22:22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必須輸入</w:t>
              </w:r>
            </w:ins>
            <w:ins w:id="15308" w:author="ST1" w:date="2020-12-06T22:23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 </w:t>
              </w:r>
            </w:ins>
          </w:p>
        </w:tc>
      </w:tr>
    </w:tbl>
    <w:p w14:paraId="7D1357CC" w14:textId="2E08718C" w:rsidR="00A139D9" w:rsidRDefault="00A139D9" w:rsidP="00A139D9">
      <w:pPr>
        <w:widowControl/>
        <w:rPr>
          <w:ins w:id="15309" w:author="ST1" w:date="2020-12-06T22:27:00Z"/>
          <w:rFonts w:ascii="標楷體" w:eastAsia="標楷體" w:hAnsi="標楷體"/>
        </w:rPr>
      </w:pPr>
    </w:p>
    <w:p w14:paraId="14F8C6A7" w14:textId="77777777" w:rsidR="00797D01" w:rsidRPr="004A1C2C" w:rsidRDefault="00797D01" w:rsidP="00A139D9">
      <w:pPr>
        <w:widowControl/>
        <w:rPr>
          <w:ins w:id="15310" w:author="ST1" w:date="2020-12-06T22:22:00Z"/>
          <w:rFonts w:ascii="標楷體" w:eastAsia="標楷體" w:hAnsi="標楷體"/>
        </w:rPr>
      </w:pPr>
    </w:p>
    <w:p w14:paraId="5F3B07A9" w14:textId="77777777" w:rsidR="00A139D9" w:rsidRPr="00797D01" w:rsidRDefault="00A139D9" w:rsidP="00A139D9">
      <w:pPr>
        <w:spacing w:line="140" w:lineRule="atLeast"/>
        <w:ind w:leftChars="200" w:left="480"/>
        <w:rPr>
          <w:ins w:id="15311" w:author="ST1" w:date="2020-12-06T22:22:00Z"/>
          <w:rFonts w:ascii="標楷體" w:eastAsia="標楷體" w:hAnsi="標楷體" w:cs="新細明體"/>
          <w:b/>
          <w:bCs/>
          <w:kern w:val="0"/>
          <w:sz w:val="28"/>
          <w:szCs w:val="28"/>
          <w:rPrChange w:id="15312" w:author="ST1" w:date="2020-12-06T22:26:00Z">
            <w:rPr>
              <w:ins w:id="15313" w:author="ST1" w:date="2020-12-06T22:22:00Z"/>
              <w:rFonts w:ascii="標楷體" w:eastAsia="標楷體" w:hAnsi="標楷體" w:cs="新細明體"/>
              <w:b/>
              <w:bCs/>
              <w:color w:val="0070C0"/>
              <w:kern w:val="0"/>
              <w:sz w:val="28"/>
              <w:szCs w:val="28"/>
            </w:rPr>
          </w:rPrChange>
        </w:rPr>
      </w:pPr>
      <w:ins w:id="15314" w:author="ST1" w:date="2020-12-06T22:22:00Z">
        <w:r w:rsidRPr="00797D01">
          <w:rPr>
            <w:rFonts w:ascii="標楷體" w:eastAsia="標楷體" w:hAnsi="標楷體" w:cs="新細明體" w:hint="eastAsia"/>
            <w:b/>
            <w:bCs/>
            <w:kern w:val="0"/>
            <w:sz w:val="28"/>
            <w:szCs w:val="28"/>
            <w:rPrChange w:id="15315" w:author="ST1" w:date="2020-12-06T22:26:00Z">
              <w:rPr>
                <w:rFonts w:ascii="標楷體" w:eastAsia="標楷體" w:hAnsi="標楷體" w:cs="新細明體" w:hint="eastAsia"/>
                <w:b/>
                <w:bCs/>
                <w:color w:val="0070C0"/>
                <w:kern w:val="0"/>
                <w:sz w:val="28"/>
                <w:szCs w:val="28"/>
              </w:rPr>
            </w:rPrChange>
          </w:rPr>
          <w:t>下行</w:t>
        </w:r>
        <w:r w:rsidRPr="00797D01">
          <w:rPr>
            <w:rFonts w:ascii="標楷體" w:eastAsia="標楷體" w:hAnsi="標楷體" w:cs="新細明體"/>
            <w:b/>
            <w:bCs/>
            <w:kern w:val="0"/>
            <w:sz w:val="28"/>
            <w:szCs w:val="28"/>
            <w:rPrChange w:id="15316" w:author="ST1" w:date="2020-12-06T22:26:00Z">
              <w:rPr>
                <w:rFonts w:ascii="標楷體" w:eastAsia="標楷體" w:hAnsi="標楷體" w:cs="新細明體"/>
                <w:b/>
                <w:bCs/>
                <w:color w:val="0070C0"/>
                <w:kern w:val="0"/>
                <w:sz w:val="28"/>
                <w:szCs w:val="28"/>
              </w:rPr>
            </w:rPrChange>
          </w:rPr>
          <w:t>欄位</w:t>
        </w:r>
      </w:ins>
    </w:p>
    <w:tbl>
      <w:tblPr>
        <w:tblW w:w="9639" w:type="dxa"/>
        <w:tblInd w:w="-3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797D01" w:rsidRPr="00797D01" w14:paraId="3F6AC802" w14:textId="77777777" w:rsidTr="00797D01">
        <w:trPr>
          <w:ins w:id="15317" w:author="ST1" w:date="2020-12-06T22:22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A1BE4D" w14:textId="77777777" w:rsidR="00A139D9" w:rsidRPr="00797D01" w:rsidRDefault="00A139D9" w:rsidP="00DA4FCA">
            <w:pPr>
              <w:widowControl/>
              <w:jc w:val="center"/>
              <w:rPr>
                <w:ins w:id="15318" w:author="ST1" w:date="2020-12-06T22:22:00Z"/>
                <w:rFonts w:ascii="標楷體" w:eastAsia="標楷體" w:hAnsi="標楷體"/>
                <w:bCs/>
                <w:rPrChange w:id="15319" w:author="ST1" w:date="2020-12-06T22:26:00Z">
                  <w:rPr>
                    <w:ins w:id="15320" w:author="ST1" w:date="2020-12-06T22:22:00Z"/>
                    <w:rFonts w:ascii="標楷體" w:eastAsia="標楷體" w:hAnsi="標楷體"/>
                    <w:bCs/>
                    <w:color w:val="0070C0"/>
                  </w:rPr>
                </w:rPrChange>
              </w:rPr>
            </w:pPr>
            <w:ins w:id="15321" w:author="ST1" w:date="2020-12-06T22:22:00Z">
              <w:r w:rsidRPr="00797D01">
                <w:rPr>
                  <w:rFonts w:ascii="標楷體" w:eastAsia="標楷體" w:hAnsi="標楷體" w:hint="eastAsia"/>
                  <w:bCs/>
                  <w:rPrChange w:id="15322" w:author="ST1" w:date="2020-12-06T22:26:00Z">
                    <w:rPr>
                      <w:rFonts w:ascii="標楷體" w:eastAsia="標楷體" w:hAnsi="標楷體" w:hint="eastAsia"/>
                      <w:bCs/>
                      <w:color w:val="0070C0"/>
                    </w:rPr>
                  </w:rPrChange>
                </w:rPr>
                <w:t>序</w:t>
              </w:r>
            </w:ins>
          </w:p>
          <w:p w14:paraId="360E7CFF" w14:textId="77777777" w:rsidR="00A139D9" w:rsidRPr="00797D01" w:rsidRDefault="00A139D9" w:rsidP="00DA4FCA">
            <w:pPr>
              <w:widowControl/>
              <w:jc w:val="center"/>
              <w:rPr>
                <w:ins w:id="15323" w:author="ST1" w:date="2020-12-06T22:22:00Z"/>
                <w:rFonts w:ascii="標楷體" w:eastAsia="標楷體" w:hAnsi="標楷體"/>
                <w:bCs/>
                <w:rPrChange w:id="15324" w:author="ST1" w:date="2020-12-06T22:26:00Z">
                  <w:rPr>
                    <w:ins w:id="15325" w:author="ST1" w:date="2020-12-06T22:22:00Z"/>
                    <w:rFonts w:ascii="標楷體" w:eastAsia="標楷體" w:hAnsi="標楷體"/>
                    <w:bCs/>
                    <w:color w:val="0070C0"/>
                  </w:rPr>
                </w:rPrChange>
              </w:rPr>
            </w:pPr>
            <w:ins w:id="15326" w:author="ST1" w:date="2020-12-06T22:22:00Z">
              <w:r w:rsidRPr="00797D01">
                <w:rPr>
                  <w:rFonts w:ascii="標楷體" w:eastAsia="標楷體" w:hAnsi="標楷體" w:hint="eastAsia"/>
                  <w:bCs/>
                  <w:rPrChange w:id="15327" w:author="ST1" w:date="2020-12-06T22:26:00Z">
                    <w:rPr>
                      <w:rFonts w:ascii="標楷體" w:eastAsia="標楷體" w:hAnsi="標楷體" w:hint="eastAsia"/>
                      <w:bCs/>
                      <w:color w:val="0070C0"/>
                    </w:rPr>
                  </w:rPrChange>
                </w:rPr>
                <w:t>號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DE0133" w14:textId="77777777" w:rsidR="00A139D9" w:rsidRPr="00797D01" w:rsidRDefault="00A139D9" w:rsidP="00DA4FCA">
            <w:pPr>
              <w:widowControl/>
              <w:jc w:val="center"/>
              <w:rPr>
                <w:ins w:id="15328" w:author="ST1" w:date="2020-12-06T22:22:00Z"/>
                <w:rFonts w:ascii="標楷體" w:eastAsia="標楷體" w:hAnsi="標楷體"/>
                <w:bCs/>
                <w:rPrChange w:id="15329" w:author="ST1" w:date="2020-12-06T22:26:00Z">
                  <w:rPr>
                    <w:ins w:id="15330" w:author="ST1" w:date="2020-12-06T22:22:00Z"/>
                    <w:rFonts w:ascii="標楷體" w:eastAsia="標楷體" w:hAnsi="標楷體"/>
                    <w:bCs/>
                    <w:color w:val="0070C0"/>
                  </w:rPr>
                </w:rPrChange>
              </w:rPr>
            </w:pPr>
            <w:ins w:id="15331" w:author="ST1" w:date="2020-12-06T22:22:00Z">
              <w:r w:rsidRPr="00797D01">
                <w:rPr>
                  <w:rFonts w:ascii="標楷體" w:eastAsia="標楷體" w:hAnsi="標楷體" w:hint="eastAsia"/>
                  <w:bCs/>
                  <w:rPrChange w:id="15332" w:author="ST1" w:date="2020-12-06T22:26:00Z">
                    <w:rPr>
                      <w:rFonts w:ascii="標楷體" w:eastAsia="標楷體" w:hAnsi="標楷體" w:hint="eastAsia"/>
                      <w:bCs/>
                      <w:color w:val="0070C0"/>
                    </w:rPr>
                  </w:rPrChange>
                </w:rPr>
                <w:t>英文名稱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E0F511" w14:textId="77777777" w:rsidR="00A139D9" w:rsidRPr="00797D01" w:rsidRDefault="00A139D9" w:rsidP="00DA4FCA">
            <w:pPr>
              <w:widowControl/>
              <w:jc w:val="center"/>
              <w:rPr>
                <w:ins w:id="15333" w:author="ST1" w:date="2020-12-06T22:22:00Z"/>
                <w:rFonts w:ascii="標楷體" w:eastAsia="標楷體" w:hAnsi="標楷體"/>
                <w:bCs/>
                <w:rPrChange w:id="15334" w:author="ST1" w:date="2020-12-06T22:26:00Z">
                  <w:rPr>
                    <w:ins w:id="15335" w:author="ST1" w:date="2020-12-06T22:22:00Z"/>
                    <w:rFonts w:ascii="標楷體" w:eastAsia="標楷體" w:hAnsi="標楷體"/>
                    <w:bCs/>
                    <w:color w:val="0070C0"/>
                  </w:rPr>
                </w:rPrChange>
              </w:rPr>
            </w:pPr>
            <w:ins w:id="15336" w:author="ST1" w:date="2020-12-06T22:22:00Z">
              <w:r w:rsidRPr="00797D01">
                <w:rPr>
                  <w:rFonts w:ascii="標楷體" w:eastAsia="標楷體" w:hAnsi="標楷體" w:hint="eastAsia"/>
                  <w:bCs/>
                  <w:rPrChange w:id="15337" w:author="ST1" w:date="2020-12-06T22:26:00Z">
                    <w:rPr>
                      <w:rFonts w:ascii="標楷體" w:eastAsia="標楷體" w:hAnsi="標楷體" w:hint="eastAsia"/>
                      <w:bCs/>
                      <w:color w:val="0070C0"/>
                    </w:rPr>
                  </w:rPrChange>
                </w:rPr>
                <w:t>中文名稱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266A76" w14:textId="77777777" w:rsidR="00A139D9" w:rsidRPr="00797D01" w:rsidRDefault="00A139D9" w:rsidP="00DA4FCA">
            <w:pPr>
              <w:widowControl/>
              <w:jc w:val="center"/>
              <w:rPr>
                <w:ins w:id="15338" w:author="ST1" w:date="2020-12-06T22:22:00Z"/>
                <w:rFonts w:ascii="標楷體" w:eastAsia="標楷體" w:hAnsi="標楷體"/>
                <w:bCs/>
                <w:rPrChange w:id="15339" w:author="ST1" w:date="2020-12-06T22:26:00Z">
                  <w:rPr>
                    <w:ins w:id="15340" w:author="ST1" w:date="2020-12-06T22:22:00Z"/>
                    <w:rFonts w:ascii="標楷體" w:eastAsia="標楷體" w:hAnsi="標楷體"/>
                    <w:bCs/>
                    <w:color w:val="0070C0"/>
                  </w:rPr>
                </w:rPrChange>
              </w:rPr>
            </w:pPr>
            <w:ins w:id="15341" w:author="ST1" w:date="2020-12-06T22:22:00Z">
              <w:r w:rsidRPr="00797D01">
                <w:rPr>
                  <w:rFonts w:ascii="標楷體" w:eastAsia="標楷體" w:hAnsi="標楷體" w:hint="eastAsia"/>
                  <w:bCs/>
                  <w:rPrChange w:id="15342" w:author="ST1" w:date="2020-12-06T22:26:00Z">
                    <w:rPr>
                      <w:rFonts w:ascii="標楷體" w:eastAsia="標楷體" w:hAnsi="標楷體" w:hint="eastAsia"/>
                      <w:bCs/>
                      <w:color w:val="0070C0"/>
                    </w:rPr>
                  </w:rPrChange>
                </w:rPr>
                <w:t>型態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CF102D" w14:textId="77777777" w:rsidR="00A139D9" w:rsidRPr="00797D01" w:rsidRDefault="00A139D9" w:rsidP="00DA4FCA">
            <w:pPr>
              <w:widowControl/>
              <w:jc w:val="center"/>
              <w:rPr>
                <w:ins w:id="15343" w:author="ST1" w:date="2020-12-06T22:22:00Z"/>
                <w:rFonts w:ascii="標楷體" w:eastAsia="標楷體" w:hAnsi="標楷體"/>
                <w:bCs/>
                <w:rPrChange w:id="15344" w:author="ST1" w:date="2020-12-06T22:26:00Z">
                  <w:rPr>
                    <w:ins w:id="15345" w:author="ST1" w:date="2020-12-06T22:22:00Z"/>
                    <w:rFonts w:ascii="標楷體" w:eastAsia="標楷體" w:hAnsi="標楷體"/>
                    <w:bCs/>
                    <w:color w:val="0070C0"/>
                  </w:rPr>
                </w:rPrChange>
              </w:rPr>
            </w:pPr>
            <w:ins w:id="15346" w:author="ST1" w:date="2020-12-06T22:22:00Z">
              <w:r w:rsidRPr="00797D01">
                <w:rPr>
                  <w:rFonts w:ascii="標楷體" w:eastAsia="標楷體" w:hAnsi="標楷體" w:hint="eastAsia"/>
                  <w:bCs/>
                  <w:rPrChange w:id="15347" w:author="ST1" w:date="2020-12-06T22:26:00Z">
                    <w:rPr>
                      <w:rFonts w:ascii="標楷體" w:eastAsia="標楷體" w:hAnsi="標楷體" w:hint="eastAsia"/>
                      <w:bCs/>
                      <w:color w:val="0070C0"/>
                    </w:rPr>
                  </w:rPrChange>
                </w:rPr>
                <w:t>長度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AC69FD" w14:textId="77777777" w:rsidR="00A139D9" w:rsidRPr="00797D01" w:rsidRDefault="00A139D9" w:rsidP="00DA4FCA">
            <w:pPr>
              <w:spacing w:line="140" w:lineRule="atLeast"/>
              <w:jc w:val="center"/>
              <w:rPr>
                <w:ins w:id="15348" w:author="ST1" w:date="2020-12-06T22:22:00Z"/>
                <w:rFonts w:ascii="標楷體" w:eastAsia="標楷體" w:hAnsi="標楷體"/>
                <w:bCs/>
                <w:rPrChange w:id="15349" w:author="ST1" w:date="2020-12-06T22:26:00Z">
                  <w:rPr>
                    <w:ins w:id="15350" w:author="ST1" w:date="2020-12-06T22:22:00Z"/>
                    <w:rFonts w:ascii="標楷體" w:eastAsia="標楷體" w:hAnsi="標楷體"/>
                    <w:bCs/>
                    <w:color w:val="0070C0"/>
                  </w:rPr>
                </w:rPrChange>
              </w:rPr>
            </w:pPr>
            <w:ins w:id="15351" w:author="ST1" w:date="2020-12-06T22:22:00Z">
              <w:r w:rsidRPr="00797D01">
                <w:rPr>
                  <w:rFonts w:ascii="標楷體" w:eastAsia="標楷體" w:hAnsi="標楷體" w:hint="eastAsia"/>
                  <w:bCs/>
                  <w:rPrChange w:id="15352" w:author="ST1" w:date="2020-12-06T22:26:00Z">
                    <w:rPr>
                      <w:rFonts w:ascii="標楷體" w:eastAsia="標楷體" w:hAnsi="標楷體" w:hint="eastAsia"/>
                      <w:bCs/>
                      <w:color w:val="0070C0"/>
                    </w:rPr>
                  </w:rPrChange>
                </w:rPr>
                <w:t>欄位說明</w:t>
              </w:r>
            </w:ins>
          </w:p>
        </w:tc>
      </w:tr>
      <w:tr w:rsidR="00797D01" w:rsidRPr="00797D01" w14:paraId="09C655C3" w14:textId="77777777" w:rsidTr="00797D01">
        <w:trPr>
          <w:ins w:id="15353" w:author="ST1" w:date="2020-12-06T22:22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87B7EF" w14:textId="0F4E497A" w:rsidR="00797D01" w:rsidRPr="00797D01" w:rsidRDefault="00797D01">
            <w:pPr>
              <w:pStyle w:val="af9"/>
              <w:numPr>
                <w:ilvl w:val="0"/>
                <w:numId w:val="55"/>
              </w:numPr>
              <w:spacing w:line="140" w:lineRule="atLeast"/>
              <w:ind w:leftChars="0"/>
              <w:rPr>
                <w:ins w:id="15354" w:author="ST1" w:date="2020-12-06T22:22:00Z"/>
                <w:rFonts w:ascii="標楷體" w:eastAsia="標楷體" w:hAnsi="標楷體"/>
                <w:rPrChange w:id="15355" w:author="ST1" w:date="2020-12-06T22:27:00Z">
                  <w:rPr>
                    <w:ins w:id="15356" w:author="ST1" w:date="2020-12-06T22:22:00Z"/>
                    <w:rFonts w:ascii="標楷體" w:eastAsia="標楷體" w:hAnsi="標楷體"/>
                    <w:color w:val="0070C0"/>
                  </w:rPr>
                </w:rPrChange>
              </w:rPr>
              <w:pPrChange w:id="15357" w:author="ST1" w:date="2020-12-06T22:27:00Z">
                <w:pPr>
                  <w:spacing w:line="140" w:lineRule="atLeast"/>
                </w:pPr>
              </w:pPrChange>
            </w:pP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7A84968" w14:textId="582FCCB4" w:rsidR="00797D01" w:rsidRPr="00797D01" w:rsidRDefault="00D8000D" w:rsidP="00797D01">
            <w:pPr>
              <w:spacing w:line="140" w:lineRule="atLeast"/>
              <w:rPr>
                <w:ins w:id="15358" w:author="ST1" w:date="2020-12-06T22:22:00Z"/>
                <w:rFonts w:ascii="標楷體" w:eastAsia="標楷體" w:hAnsi="標楷體"/>
                <w:rPrChange w:id="15359" w:author="ST1" w:date="2020-12-06T22:26:00Z">
                  <w:rPr>
                    <w:ins w:id="15360" w:author="ST1" w:date="2020-12-06T22:22:00Z"/>
                    <w:rFonts w:ascii="標楷體" w:eastAsia="標楷體" w:hAnsi="標楷體"/>
                    <w:color w:val="0070C0"/>
                  </w:rPr>
                </w:rPrChange>
              </w:rPr>
            </w:pPr>
            <w:ins w:id="15361" w:author="ST1" w:date="2020-12-07T00:21:00Z">
              <w:r>
                <w:rPr>
                  <w:rFonts w:ascii="標楷體" w:eastAsia="標楷體" w:hAnsi="標楷體" w:hint="eastAsia"/>
                  <w:color w:val="000000"/>
                </w:rPr>
                <w:t>O</w:t>
              </w:r>
            </w:ins>
            <w:ins w:id="15362" w:author="ST1" w:date="2020-12-06T22:27:00Z">
              <w:r w:rsidR="00797D01">
                <w:rPr>
                  <w:rFonts w:ascii="標楷體" w:eastAsia="標楷體" w:hAnsi="標楷體" w:hint="eastAsia"/>
                  <w:color w:val="000000"/>
                </w:rPr>
                <w:t>CustId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E14DEBE" w14:textId="0089ED60" w:rsidR="00797D01" w:rsidRPr="00797D01" w:rsidRDefault="00797D01" w:rsidP="00797D01">
            <w:pPr>
              <w:spacing w:line="140" w:lineRule="atLeast"/>
              <w:rPr>
                <w:ins w:id="15363" w:author="ST1" w:date="2020-12-06T22:22:00Z"/>
                <w:rFonts w:ascii="標楷體" w:eastAsia="標楷體" w:hAnsi="標楷體"/>
                <w:rPrChange w:id="15364" w:author="ST1" w:date="2020-12-06T22:26:00Z">
                  <w:rPr>
                    <w:ins w:id="15365" w:author="ST1" w:date="2020-12-06T22:22:00Z"/>
                    <w:rFonts w:ascii="標楷體" w:eastAsia="標楷體" w:hAnsi="標楷體"/>
                    <w:color w:val="0070C0"/>
                  </w:rPr>
                </w:rPrChange>
              </w:rPr>
            </w:pPr>
            <w:ins w:id="15366" w:author="ST1" w:date="2020-12-06T22:27:00Z">
              <w:r>
                <w:rPr>
                  <w:rFonts w:ascii="標楷體" w:eastAsia="標楷體" w:hAnsi="標楷體" w:hint="eastAsia"/>
                  <w:color w:val="000000"/>
                </w:rPr>
                <w:t>身份證字號/統一編號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1B1EF33" w14:textId="77777777" w:rsidR="00797D01" w:rsidRPr="00797D01" w:rsidRDefault="00797D01" w:rsidP="00797D01">
            <w:pPr>
              <w:spacing w:line="140" w:lineRule="atLeast"/>
              <w:jc w:val="center"/>
              <w:rPr>
                <w:ins w:id="15367" w:author="ST1" w:date="2020-12-06T22:22:00Z"/>
                <w:rFonts w:ascii="標楷體" w:eastAsia="標楷體" w:hAnsi="標楷體"/>
                <w:rPrChange w:id="15368" w:author="ST1" w:date="2020-12-06T22:26:00Z">
                  <w:rPr>
                    <w:ins w:id="15369" w:author="ST1" w:date="2020-12-06T22:22:00Z"/>
                    <w:rFonts w:ascii="標楷體" w:eastAsia="標楷體" w:hAnsi="標楷體"/>
                    <w:color w:val="0070C0"/>
                  </w:rPr>
                </w:rPrChange>
              </w:rPr>
            </w:pPr>
            <w:ins w:id="15370" w:author="ST1" w:date="2020-12-06T22:22:00Z">
              <w:r w:rsidRPr="00797D01">
                <w:rPr>
                  <w:rFonts w:ascii="標楷體" w:eastAsia="標楷體" w:hAnsi="標楷體" w:cs="新細明體"/>
                  <w:kern w:val="0"/>
                  <w:rPrChange w:id="15371" w:author="ST1" w:date="2020-12-06T22:26:00Z">
                    <w:rPr>
                      <w:rFonts w:ascii="標楷體" w:eastAsia="標楷體" w:hAnsi="標楷體" w:cs="新細明體"/>
                      <w:color w:val="0070C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23238A3" w14:textId="2DC53D5C" w:rsidR="00797D01" w:rsidRPr="00797D01" w:rsidRDefault="00797D01" w:rsidP="00797D01">
            <w:pPr>
              <w:spacing w:line="140" w:lineRule="atLeast"/>
              <w:jc w:val="center"/>
              <w:rPr>
                <w:ins w:id="15372" w:author="ST1" w:date="2020-12-06T22:22:00Z"/>
                <w:rFonts w:ascii="標楷體" w:eastAsia="標楷體" w:hAnsi="標楷體"/>
                <w:rPrChange w:id="15373" w:author="ST1" w:date="2020-12-06T22:26:00Z">
                  <w:rPr>
                    <w:ins w:id="15374" w:author="ST1" w:date="2020-12-06T22:22:00Z"/>
                    <w:rFonts w:ascii="標楷體" w:eastAsia="標楷體" w:hAnsi="標楷體"/>
                    <w:color w:val="0070C0"/>
                  </w:rPr>
                </w:rPrChange>
              </w:rPr>
            </w:pPr>
            <w:ins w:id="15375" w:author="ST1" w:date="2020-12-06T22:28:00Z">
              <w:r>
                <w:rPr>
                  <w:rFonts w:ascii="標楷體" w:eastAsia="標楷體" w:hAnsi="標楷體" w:hint="eastAsia"/>
                  <w:color w:val="000000"/>
                </w:rPr>
                <w:t>10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B3BF80" w14:textId="77777777" w:rsidR="00797D01" w:rsidRPr="00797D01" w:rsidRDefault="00797D01" w:rsidP="00797D01">
            <w:pPr>
              <w:spacing w:line="140" w:lineRule="atLeast"/>
              <w:rPr>
                <w:ins w:id="15376" w:author="ST1" w:date="2020-12-06T22:22:00Z"/>
                <w:rFonts w:ascii="標楷體" w:eastAsia="標楷體" w:hAnsi="標楷體"/>
                <w:rPrChange w:id="15377" w:author="ST1" w:date="2020-12-06T22:26:00Z">
                  <w:rPr>
                    <w:ins w:id="15378" w:author="ST1" w:date="2020-12-06T22:22:00Z"/>
                    <w:rFonts w:ascii="標楷體" w:eastAsia="標楷體" w:hAnsi="標楷體"/>
                    <w:color w:val="0070C0"/>
                  </w:rPr>
                </w:rPrChange>
              </w:rPr>
            </w:pPr>
          </w:p>
        </w:tc>
      </w:tr>
      <w:tr w:rsidR="00797D01" w:rsidRPr="00797D01" w14:paraId="401D1772" w14:textId="77777777" w:rsidTr="00797D01">
        <w:trPr>
          <w:ins w:id="15379" w:author="ST1" w:date="2020-12-06T22:27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23700E" w14:textId="49657688" w:rsidR="00797D01" w:rsidRPr="00797D01" w:rsidRDefault="00797D01">
            <w:pPr>
              <w:pStyle w:val="af9"/>
              <w:numPr>
                <w:ilvl w:val="0"/>
                <w:numId w:val="55"/>
              </w:numPr>
              <w:spacing w:line="140" w:lineRule="atLeast"/>
              <w:ind w:leftChars="0"/>
              <w:rPr>
                <w:ins w:id="15380" w:author="ST1" w:date="2020-12-06T22:27:00Z"/>
                <w:rFonts w:ascii="標楷體" w:eastAsia="標楷體" w:hAnsi="標楷體"/>
                <w:rPrChange w:id="15381" w:author="ST1" w:date="2020-12-06T22:27:00Z">
                  <w:rPr>
                    <w:ins w:id="15382" w:author="ST1" w:date="2020-12-06T22:27:00Z"/>
                  </w:rPr>
                </w:rPrChange>
              </w:rPr>
              <w:pPrChange w:id="15383" w:author="ST1" w:date="2020-12-06T22:27:00Z">
                <w:pPr>
                  <w:spacing w:line="140" w:lineRule="atLeast"/>
                </w:pPr>
              </w:pPrChange>
            </w:pP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78EB4AE" w14:textId="088A8FCD" w:rsidR="00797D01" w:rsidRPr="00797D01" w:rsidRDefault="00D8000D" w:rsidP="00797D01">
            <w:pPr>
              <w:spacing w:line="140" w:lineRule="atLeast"/>
              <w:rPr>
                <w:ins w:id="15384" w:author="ST1" w:date="2020-12-06T22:27:00Z"/>
                <w:rFonts w:ascii="標楷體" w:eastAsia="標楷體" w:hAnsi="標楷體"/>
              </w:rPr>
            </w:pPr>
            <w:ins w:id="15385" w:author="ST1" w:date="2020-12-07T00:21:00Z">
              <w:r>
                <w:rPr>
                  <w:rFonts w:ascii="標楷體" w:eastAsia="標楷體" w:hAnsi="標楷體" w:hint="eastAsia"/>
                  <w:color w:val="000000"/>
                </w:rPr>
                <w:t>O</w:t>
              </w:r>
            </w:ins>
            <w:ins w:id="15386" w:author="ST1" w:date="2020-12-06T22:27:00Z">
              <w:r w:rsidR="00797D01">
                <w:rPr>
                  <w:rFonts w:ascii="標楷體" w:eastAsia="標楷體" w:hAnsi="標楷體" w:hint="eastAsia"/>
                  <w:color w:val="000000"/>
                </w:rPr>
                <w:t>CustNo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8B6711F" w14:textId="0E2E4DB7" w:rsidR="00797D01" w:rsidRPr="00797D01" w:rsidRDefault="00797D01" w:rsidP="00797D01">
            <w:pPr>
              <w:spacing w:line="140" w:lineRule="atLeast"/>
              <w:rPr>
                <w:ins w:id="15387" w:author="ST1" w:date="2020-12-06T22:27:00Z"/>
                <w:rFonts w:ascii="標楷體" w:eastAsia="標楷體" w:hAnsi="標楷體" w:cs="新細明體"/>
                <w:kern w:val="0"/>
              </w:rPr>
            </w:pPr>
            <w:ins w:id="15388" w:author="ST1" w:date="2020-12-06T22:27:00Z">
              <w:r>
                <w:rPr>
                  <w:rFonts w:ascii="標楷體" w:eastAsia="標楷體" w:hAnsi="標楷體" w:hint="eastAsia"/>
                  <w:color w:val="000000"/>
                </w:rPr>
                <w:t>戶號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1E7A1E" w14:textId="2C20A2C3" w:rsidR="00797D01" w:rsidRPr="00797D01" w:rsidRDefault="00797D01" w:rsidP="00797D01">
            <w:pPr>
              <w:spacing w:line="140" w:lineRule="atLeast"/>
              <w:jc w:val="center"/>
              <w:rPr>
                <w:ins w:id="15389" w:author="ST1" w:date="2020-12-06T22:27:00Z"/>
                <w:rFonts w:ascii="標楷體" w:eastAsia="標楷體" w:hAnsi="標楷體" w:cs="新細明體"/>
                <w:kern w:val="0"/>
              </w:rPr>
            </w:pPr>
            <w:ins w:id="15390" w:author="ST1" w:date="2020-12-06T22:27:00Z">
              <w:r>
                <w:rPr>
                  <w:rFonts w:ascii="標楷體" w:eastAsia="標楷體" w:hAnsi="標楷體" w:cs="新細明體" w:hint="eastAsia"/>
                  <w:kern w:val="0"/>
                </w:rPr>
                <w:t>X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3FB229" w14:textId="02CFAB39" w:rsidR="00797D01" w:rsidRPr="00797D01" w:rsidRDefault="00797D01" w:rsidP="00797D01">
            <w:pPr>
              <w:spacing w:line="140" w:lineRule="atLeast"/>
              <w:jc w:val="center"/>
              <w:rPr>
                <w:ins w:id="15391" w:author="ST1" w:date="2020-12-06T22:27:00Z"/>
                <w:rFonts w:ascii="標楷體" w:eastAsia="標楷體" w:hAnsi="標楷體" w:cs="新細明體"/>
                <w:kern w:val="0"/>
              </w:rPr>
            </w:pPr>
            <w:ins w:id="15392" w:author="ST1" w:date="2020-12-06T22:28:00Z">
              <w:r>
                <w:rPr>
                  <w:rFonts w:ascii="標楷體" w:eastAsia="標楷體" w:hAnsi="標楷體" w:hint="eastAsia"/>
                  <w:color w:val="000000"/>
                </w:rPr>
                <w:t>7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A27987" w14:textId="77777777" w:rsidR="00797D01" w:rsidRPr="00797D01" w:rsidRDefault="00797D01" w:rsidP="00797D01">
            <w:pPr>
              <w:spacing w:line="140" w:lineRule="atLeast"/>
              <w:rPr>
                <w:ins w:id="15393" w:author="ST1" w:date="2020-12-06T22:27:00Z"/>
                <w:rFonts w:ascii="標楷體" w:eastAsia="標楷體" w:hAnsi="標楷體"/>
              </w:rPr>
            </w:pPr>
          </w:p>
        </w:tc>
      </w:tr>
      <w:tr w:rsidR="00797D01" w:rsidRPr="00797D01" w14:paraId="6EDCB1F4" w14:textId="77777777" w:rsidTr="00797D01">
        <w:trPr>
          <w:ins w:id="15394" w:author="ST1" w:date="2020-12-06T22:27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BBB18CA" w14:textId="5481157F" w:rsidR="00797D01" w:rsidRPr="00797D01" w:rsidRDefault="00797D01">
            <w:pPr>
              <w:pStyle w:val="af9"/>
              <w:numPr>
                <w:ilvl w:val="0"/>
                <w:numId w:val="55"/>
              </w:numPr>
              <w:spacing w:line="140" w:lineRule="atLeast"/>
              <w:ind w:leftChars="0"/>
              <w:rPr>
                <w:ins w:id="15395" w:author="ST1" w:date="2020-12-06T22:27:00Z"/>
                <w:rFonts w:ascii="標楷體" w:eastAsia="標楷體" w:hAnsi="標楷體"/>
                <w:rPrChange w:id="15396" w:author="ST1" w:date="2020-12-06T22:27:00Z">
                  <w:rPr>
                    <w:ins w:id="15397" w:author="ST1" w:date="2020-12-06T22:27:00Z"/>
                  </w:rPr>
                </w:rPrChange>
              </w:rPr>
              <w:pPrChange w:id="15398" w:author="ST1" w:date="2020-12-06T22:27:00Z">
                <w:pPr>
                  <w:spacing w:line="140" w:lineRule="atLeast"/>
                </w:pPr>
              </w:pPrChange>
            </w:pP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B2C370" w14:textId="7B2ABC2E" w:rsidR="00797D01" w:rsidRPr="00797D01" w:rsidRDefault="00D8000D" w:rsidP="00797D01">
            <w:pPr>
              <w:spacing w:line="140" w:lineRule="atLeast"/>
              <w:rPr>
                <w:ins w:id="15399" w:author="ST1" w:date="2020-12-06T22:27:00Z"/>
                <w:rFonts w:ascii="標楷體" w:eastAsia="標楷體" w:hAnsi="標楷體"/>
              </w:rPr>
            </w:pPr>
            <w:ins w:id="15400" w:author="ST1" w:date="2020-12-07T00:21:00Z">
              <w:r>
                <w:rPr>
                  <w:rFonts w:ascii="標楷體" w:eastAsia="標楷體" w:hAnsi="標楷體" w:hint="eastAsia"/>
                  <w:color w:val="000000"/>
                </w:rPr>
                <w:t>O</w:t>
              </w:r>
            </w:ins>
            <w:ins w:id="15401" w:author="ST1" w:date="2020-12-06T22:27:00Z">
              <w:r w:rsidR="00797D01">
                <w:rPr>
                  <w:rFonts w:ascii="標楷體" w:eastAsia="標楷體" w:hAnsi="標楷體" w:hint="eastAsia"/>
                  <w:color w:val="000000"/>
                </w:rPr>
                <w:t>CustName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009986" w14:textId="3155E365" w:rsidR="00797D01" w:rsidRPr="00797D01" w:rsidRDefault="00797D01" w:rsidP="00797D01">
            <w:pPr>
              <w:spacing w:line="140" w:lineRule="atLeast"/>
              <w:rPr>
                <w:ins w:id="15402" w:author="ST1" w:date="2020-12-06T22:27:00Z"/>
                <w:rFonts w:ascii="標楷體" w:eastAsia="標楷體" w:hAnsi="標楷體" w:cs="新細明體"/>
                <w:kern w:val="0"/>
              </w:rPr>
            </w:pPr>
            <w:ins w:id="15403" w:author="ST1" w:date="2020-12-06T22:27:00Z">
              <w:r>
                <w:rPr>
                  <w:rFonts w:ascii="標楷體" w:eastAsia="標楷體" w:hAnsi="標楷體" w:hint="eastAsia"/>
                  <w:color w:val="000000"/>
                </w:rPr>
                <w:t>戶名/公司名稱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0E6AA5" w14:textId="624CC3E7" w:rsidR="00797D01" w:rsidRPr="00797D01" w:rsidRDefault="00797D01" w:rsidP="00797D01">
            <w:pPr>
              <w:spacing w:line="140" w:lineRule="atLeast"/>
              <w:jc w:val="center"/>
              <w:rPr>
                <w:ins w:id="15404" w:author="ST1" w:date="2020-12-06T22:27:00Z"/>
                <w:rFonts w:ascii="標楷體" w:eastAsia="標楷體" w:hAnsi="標楷體" w:cs="新細明體"/>
                <w:kern w:val="0"/>
              </w:rPr>
            </w:pPr>
            <w:ins w:id="15405" w:author="ST1" w:date="2020-12-06T22:27:00Z">
              <w:r>
                <w:rPr>
                  <w:rFonts w:ascii="標楷體" w:eastAsia="標楷體" w:hAnsi="標楷體" w:cs="新細明體" w:hint="eastAsia"/>
                  <w:kern w:val="0"/>
                </w:rPr>
                <w:t>X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1E01EC" w14:textId="73E8510B" w:rsidR="00797D01" w:rsidRPr="00797D01" w:rsidRDefault="00797D01" w:rsidP="00797D01">
            <w:pPr>
              <w:spacing w:line="140" w:lineRule="atLeast"/>
              <w:jc w:val="center"/>
              <w:rPr>
                <w:ins w:id="15406" w:author="ST1" w:date="2020-12-06T22:27:00Z"/>
                <w:rFonts w:ascii="標楷體" w:eastAsia="標楷體" w:hAnsi="標楷體" w:cs="新細明體"/>
                <w:kern w:val="0"/>
              </w:rPr>
            </w:pPr>
            <w:ins w:id="15407" w:author="ST1" w:date="2020-12-06T22:28:00Z">
              <w:r>
                <w:rPr>
                  <w:rFonts w:ascii="標楷體" w:eastAsia="標楷體" w:hAnsi="標楷體" w:hint="eastAsia"/>
                  <w:color w:val="000000"/>
                </w:rPr>
                <w:t>100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3CAD99" w14:textId="77777777" w:rsidR="00797D01" w:rsidRPr="00797D01" w:rsidRDefault="00797D01" w:rsidP="00797D01">
            <w:pPr>
              <w:spacing w:line="140" w:lineRule="atLeast"/>
              <w:rPr>
                <w:ins w:id="15408" w:author="ST1" w:date="2020-12-06T22:27:00Z"/>
                <w:rFonts w:ascii="標楷體" w:eastAsia="標楷體" w:hAnsi="標楷體"/>
              </w:rPr>
            </w:pPr>
          </w:p>
        </w:tc>
      </w:tr>
    </w:tbl>
    <w:p w14:paraId="412CFD96" w14:textId="1A028F24" w:rsidR="00A06F6A" w:rsidRPr="00797D01" w:rsidRDefault="00A06F6A" w:rsidP="00583560">
      <w:pPr>
        <w:widowControl/>
        <w:rPr>
          <w:ins w:id="15409" w:author="ST1" w:date="2020-12-06T22:10:00Z"/>
          <w:rFonts w:ascii="標楷體" w:eastAsia="標楷體" w:hAnsi="標楷體"/>
        </w:rPr>
      </w:pPr>
    </w:p>
    <w:p w14:paraId="6F3A26FA" w14:textId="594C5DBD" w:rsidR="00A06F6A" w:rsidRDefault="00A06F6A" w:rsidP="00583560">
      <w:pPr>
        <w:widowControl/>
        <w:rPr>
          <w:ins w:id="15410" w:author="ST1" w:date="2020-12-06T22:28:00Z"/>
          <w:rFonts w:ascii="標楷體" w:eastAsia="標楷體" w:hAnsi="標楷體"/>
        </w:rPr>
      </w:pPr>
    </w:p>
    <w:p w14:paraId="61B4F6FF" w14:textId="0615E116" w:rsidR="00797D01" w:rsidRDefault="00797D01" w:rsidP="00583560">
      <w:pPr>
        <w:widowControl/>
        <w:rPr>
          <w:ins w:id="15411" w:author="ST1" w:date="2020-12-06T22:28:00Z"/>
          <w:rFonts w:ascii="標楷體" w:eastAsia="標楷體" w:hAnsi="標楷體"/>
        </w:rPr>
      </w:pPr>
    </w:p>
    <w:p w14:paraId="1068C4CA" w14:textId="7E909E5F" w:rsidR="00797D01" w:rsidRDefault="00797D01">
      <w:pPr>
        <w:widowControl/>
        <w:rPr>
          <w:ins w:id="15412" w:author="ST1" w:date="2020-12-06T22:28:00Z"/>
          <w:rFonts w:ascii="標楷體" w:eastAsia="標楷體" w:hAnsi="標楷體"/>
        </w:rPr>
      </w:pPr>
      <w:ins w:id="15413" w:author="ST1" w:date="2020-12-06T22:28:00Z">
        <w:r>
          <w:rPr>
            <w:rFonts w:ascii="標楷體" w:eastAsia="標楷體" w:hAnsi="標楷體"/>
          </w:rPr>
          <w:br w:type="page"/>
        </w:r>
      </w:ins>
    </w:p>
    <w:p w14:paraId="0D18B167" w14:textId="77777777" w:rsidR="00797D01" w:rsidRPr="00797D01" w:rsidRDefault="00797D01" w:rsidP="00583560">
      <w:pPr>
        <w:widowControl/>
        <w:rPr>
          <w:ins w:id="15414" w:author="ST1" w:date="2020-12-06T22:10:00Z"/>
          <w:rFonts w:ascii="標楷體" w:eastAsia="標楷體" w:hAnsi="標楷體"/>
        </w:rPr>
      </w:pPr>
    </w:p>
    <w:p w14:paraId="4E56DAC4" w14:textId="0C7018D6" w:rsidR="00797D01" w:rsidRPr="008F20B5" w:rsidRDefault="00797D01">
      <w:pPr>
        <w:pStyle w:val="3"/>
        <w:numPr>
          <w:ilvl w:val="2"/>
          <w:numId w:val="63"/>
        </w:numPr>
        <w:spacing w:before="0" w:after="240"/>
        <w:rPr>
          <w:ins w:id="15415" w:author="ST1" w:date="2020-12-06T22:28:00Z"/>
          <w:rFonts w:ascii="標楷體" w:hAnsi="標楷體"/>
        </w:rPr>
        <w:pPrChange w:id="15416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15417" w:name="_L7912_額度資料查詢"/>
      <w:bookmarkEnd w:id="15417"/>
      <w:ins w:id="15418" w:author="ST1" w:date="2020-12-06T22:28:00Z">
        <w:r w:rsidRPr="00797D01">
          <w:rPr>
            <w:rFonts w:ascii="標楷體" w:hAnsi="標楷體" w:hint="eastAsia"/>
          </w:rPr>
          <w:t>L7912 額度資料查詢</w:t>
        </w:r>
      </w:ins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15419" w:author="家興 余" w:date="2021-01-22T10:57:00Z">
          <w:tblPr>
            <w:tblW w:w="4987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4"/>
        <w:gridCol w:w="1464"/>
        <w:gridCol w:w="3943"/>
        <w:gridCol w:w="607"/>
        <w:gridCol w:w="564"/>
        <w:gridCol w:w="564"/>
        <w:gridCol w:w="2590"/>
        <w:tblGridChange w:id="15420">
          <w:tblGrid>
            <w:gridCol w:w="481"/>
            <w:gridCol w:w="2649"/>
            <w:gridCol w:w="2530"/>
            <w:gridCol w:w="708"/>
            <w:gridCol w:w="844"/>
            <w:gridCol w:w="2955"/>
            <w:gridCol w:w="2955"/>
          </w:tblGrid>
        </w:tblGridChange>
      </w:tblGrid>
      <w:tr w:rsidR="00D64561" w:rsidRPr="0029020B" w14:paraId="7F778E09" w14:textId="77777777" w:rsidTr="0066205D">
        <w:trPr>
          <w:trHeight w:val="350"/>
          <w:ins w:id="15421" w:author="ST1" w:date="2020-12-06T22:28:00Z"/>
          <w:trPrChange w:id="15422" w:author="家興 余" w:date="2021-01-22T10:57:00Z">
            <w:trPr>
              <w:trHeight w:val="350"/>
            </w:trPr>
          </w:trPrChange>
        </w:trPr>
        <w:tc>
          <w:tcPr>
            <w:tcW w:w="250" w:type="pct"/>
            <w:shd w:val="clear" w:color="auto" w:fill="auto"/>
            <w:hideMark/>
            <w:tcPrChange w:id="15423" w:author="家興 余" w:date="2021-01-22T10:57:00Z">
              <w:tcPr>
                <w:tcW w:w="237" w:type="pct"/>
                <w:shd w:val="clear" w:color="auto" w:fill="auto"/>
                <w:hideMark/>
              </w:tcPr>
            </w:tcPrChange>
          </w:tcPr>
          <w:p w14:paraId="7513700F" w14:textId="77777777" w:rsidR="00D64561" w:rsidRPr="0029020B" w:rsidRDefault="00D64561" w:rsidP="00DA4FCA">
            <w:pPr>
              <w:widowControl/>
              <w:jc w:val="center"/>
              <w:rPr>
                <w:ins w:id="15424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25" w:author="ST1" w:date="2020-12-06T22:28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序號</w:t>
              </w:r>
            </w:ins>
          </w:p>
        </w:tc>
        <w:tc>
          <w:tcPr>
            <w:tcW w:w="650" w:type="pct"/>
            <w:shd w:val="clear" w:color="auto" w:fill="auto"/>
            <w:hideMark/>
            <w:tcPrChange w:id="15426" w:author="家興 余" w:date="2021-01-22T10:57:00Z">
              <w:tcPr>
                <w:tcW w:w="1303" w:type="pct"/>
                <w:shd w:val="clear" w:color="auto" w:fill="auto"/>
                <w:hideMark/>
              </w:tcPr>
            </w:tcPrChange>
          </w:tcPr>
          <w:p w14:paraId="05BEEE02" w14:textId="77777777" w:rsidR="00D64561" w:rsidRPr="0029020B" w:rsidRDefault="00D64561" w:rsidP="00DA4FCA">
            <w:pPr>
              <w:widowControl/>
              <w:jc w:val="center"/>
              <w:rPr>
                <w:ins w:id="15427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28" w:author="ST1" w:date="2020-12-06T22:28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英文名稱</w:t>
              </w:r>
            </w:ins>
          </w:p>
        </w:tc>
        <w:tc>
          <w:tcPr>
            <w:tcW w:w="1750" w:type="pct"/>
            <w:shd w:val="clear" w:color="auto" w:fill="auto"/>
            <w:hideMark/>
            <w:tcPrChange w:id="15429" w:author="家興 余" w:date="2021-01-22T10:57:00Z">
              <w:tcPr>
                <w:tcW w:w="1244" w:type="pct"/>
                <w:shd w:val="clear" w:color="auto" w:fill="auto"/>
                <w:hideMark/>
              </w:tcPr>
            </w:tcPrChange>
          </w:tcPr>
          <w:p w14:paraId="08BD6E43" w14:textId="77777777" w:rsidR="00D64561" w:rsidRPr="0029020B" w:rsidRDefault="00D64561" w:rsidP="00DA4FCA">
            <w:pPr>
              <w:widowControl/>
              <w:jc w:val="center"/>
              <w:rPr>
                <w:ins w:id="15430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31" w:author="ST1" w:date="2020-12-06T22:28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中文名稱</w:t>
              </w:r>
            </w:ins>
          </w:p>
        </w:tc>
        <w:tc>
          <w:tcPr>
            <w:tcW w:w="270" w:type="pct"/>
            <w:shd w:val="clear" w:color="auto" w:fill="auto"/>
            <w:hideMark/>
            <w:tcPrChange w:id="15432" w:author="家興 余" w:date="2021-01-22T10:57:00Z">
              <w:tcPr>
                <w:tcW w:w="348" w:type="pct"/>
                <w:shd w:val="clear" w:color="auto" w:fill="auto"/>
                <w:hideMark/>
              </w:tcPr>
            </w:tcPrChange>
          </w:tcPr>
          <w:p w14:paraId="663BC845" w14:textId="77777777" w:rsidR="00D64561" w:rsidRPr="0029020B" w:rsidRDefault="00D64561" w:rsidP="00DA4FCA">
            <w:pPr>
              <w:widowControl/>
              <w:jc w:val="center"/>
              <w:rPr>
                <w:ins w:id="15433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34" w:author="ST1" w:date="2020-12-06T22:28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型態</w:t>
              </w:r>
            </w:ins>
          </w:p>
        </w:tc>
        <w:tc>
          <w:tcPr>
            <w:tcW w:w="250" w:type="pct"/>
            <w:shd w:val="clear" w:color="auto" w:fill="auto"/>
            <w:hideMark/>
            <w:tcPrChange w:id="15435" w:author="家興 余" w:date="2021-01-22T10:57:00Z">
              <w:tcPr>
                <w:tcW w:w="415" w:type="pct"/>
                <w:shd w:val="clear" w:color="auto" w:fill="auto"/>
                <w:hideMark/>
              </w:tcPr>
            </w:tcPrChange>
          </w:tcPr>
          <w:p w14:paraId="1E7EE74B" w14:textId="77777777" w:rsidR="00D64561" w:rsidRPr="0029020B" w:rsidRDefault="00D64561" w:rsidP="00DA4FCA">
            <w:pPr>
              <w:widowControl/>
              <w:jc w:val="center"/>
              <w:rPr>
                <w:ins w:id="15436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37" w:author="ST1" w:date="2020-12-06T22:28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長度</w:t>
              </w:r>
            </w:ins>
          </w:p>
        </w:tc>
        <w:tc>
          <w:tcPr>
            <w:tcW w:w="250" w:type="pct"/>
            <w:tcPrChange w:id="15438" w:author="家興 余" w:date="2021-01-22T10:57:00Z">
              <w:tcPr>
                <w:tcW w:w="1" w:type="pct"/>
              </w:tcPr>
            </w:tcPrChange>
          </w:tcPr>
          <w:p w14:paraId="27CE751D" w14:textId="57CEF8D5" w:rsidR="00D64561" w:rsidRPr="0029020B" w:rsidRDefault="00D64561" w:rsidP="00DA4FCA">
            <w:pPr>
              <w:widowControl/>
              <w:rPr>
                <w:ins w:id="15439" w:author="家興 余" w:date="2021-01-22T10:56:00Z"/>
                <w:rFonts w:ascii="標楷體" w:eastAsia="標楷體" w:hAnsi="標楷體" w:cs="新細明體"/>
                <w:color w:val="000000"/>
                <w:kern w:val="0"/>
              </w:rPr>
            </w:pPr>
            <w:ins w:id="15440" w:author="家興 余" w:date="2021-01-22T10:5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150" w:type="pct"/>
            <w:shd w:val="clear" w:color="auto" w:fill="auto"/>
            <w:hideMark/>
            <w:tcPrChange w:id="15441" w:author="家興 余" w:date="2021-01-22T10:57:00Z">
              <w:tcPr>
                <w:tcW w:w="1453" w:type="pct"/>
                <w:shd w:val="clear" w:color="auto" w:fill="auto"/>
                <w:hideMark/>
              </w:tcPr>
            </w:tcPrChange>
          </w:tcPr>
          <w:p w14:paraId="057BF520" w14:textId="6847DBF7" w:rsidR="00D64561" w:rsidRPr="0029020B" w:rsidRDefault="00D64561" w:rsidP="00DA4FCA">
            <w:pPr>
              <w:widowControl/>
              <w:rPr>
                <w:ins w:id="15442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43" w:author="ST1" w:date="2020-12-06T22:28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欄位說明</w:t>
              </w:r>
            </w:ins>
          </w:p>
        </w:tc>
      </w:tr>
      <w:tr w:rsidR="00D64561" w:rsidRPr="0029020B" w14:paraId="6FA9593C" w14:textId="77777777" w:rsidTr="0066205D">
        <w:trPr>
          <w:trHeight w:val="340"/>
          <w:ins w:id="15444" w:author="ST1" w:date="2020-12-06T22:28:00Z"/>
          <w:trPrChange w:id="15445" w:author="家興 余" w:date="2021-01-22T10:57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5446" w:author="家興 余" w:date="2021-01-22T10:57:00Z">
              <w:tcPr>
                <w:tcW w:w="237" w:type="pct"/>
                <w:shd w:val="clear" w:color="auto" w:fill="auto"/>
              </w:tcPr>
            </w:tcPrChange>
          </w:tcPr>
          <w:p w14:paraId="2890DF10" w14:textId="77777777" w:rsidR="00D64561" w:rsidRPr="0029020B" w:rsidRDefault="00D64561">
            <w:pPr>
              <w:pStyle w:val="af9"/>
              <w:widowControl/>
              <w:numPr>
                <w:ilvl w:val="0"/>
                <w:numId w:val="56"/>
              </w:numPr>
              <w:spacing w:after="48"/>
              <w:ind w:leftChars="0"/>
              <w:jc w:val="center"/>
              <w:rPr>
                <w:ins w:id="15447" w:author="ST1" w:date="2020-12-06T22:28:00Z"/>
                <w:rFonts w:ascii="標楷體" w:eastAsia="標楷體" w:hAnsi="標楷體" w:cs="新細明體"/>
                <w:color w:val="000000"/>
                <w:kern w:val="0"/>
              </w:rPr>
              <w:pPrChange w:id="15448" w:author="ST1" w:date="2020-12-06T22:28:00Z">
                <w:pPr>
                  <w:pStyle w:val="af9"/>
                  <w:widowControl/>
                  <w:numPr>
                    <w:numId w:val="54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650" w:type="pct"/>
            <w:shd w:val="clear" w:color="auto" w:fill="auto"/>
            <w:tcPrChange w:id="15449" w:author="家興 余" w:date="2021-01-22T10:57:00Z">
              <w:tcPr>
                <w:tcW w:w="1303" w:type="pct"/>
                <w:shd w:val="clear" w:color="auto" w:fill="auto"/>
              </w:tcPr>
            </w:tcPrChange>
          </w:tcPr>
          <w:p w14:paraId="58CA42F3" w14:textId="77777777" w:rsidR="00D64561" w:rsidRPr="0029020B" w:rsidRDefault="00D64561" w:rsidP="00DA4FCA">
            <w:pPr>
              <w:widowControl/>
              <w:rPr>
                <w:ins w:id="15450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51" w:author="ST1" w:date="2020-12-06T22:28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TranCode</w:t>
              </w:r>
            </w:ins>
          </w:p>
        </w:tc>
        <w:tc>
          <w:tcPr>
            <w:tcW w:w="1750" w:type="pct"/>
            <w:shd w:val="clear" w:color="auto" w:fill="auto"/>
            <w:tcPrChange w:id="15452" w:author="家興 余" w:date="2021-01-22T10:57:00Z">
              <w:tcPr>
                <w:tcW w:w="1244" w:type="pct"/>
                <w:shd w:val="clear" w:color="auto" w:fill="auto"/>
              </w:tcPr>
            </w:tcPrChange>
          </w:tcPr>
          <w:p w14:paraId="627751D2" w14:textId="77777777" w:rsidR="00D64561" w:rsidRPr="0029020B" w:rsidRDefault="00D64561" w:rsidP="00DA4FCA">
            <w:pPr>
              <w:widowControl/>
              <w:rPr>
                <w:ins w:id="15453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54" w:author="ST1" w:date="2020-12-06T22:28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交易代號</w:t>
              </w:r>
            </w:ins>
          </w:p>
        </w:tc>
        <w:tc>
          <w:tcPr>
            <w:tcW w:w="270" w:type="pct"/>
            <w:shd w:val="clear" w:color="auto" w:fill="auto"/>
            <w:tcPrChange w:id="15455" w:author="家興 余" w:date="2021-01-22T10:57:00Z">
              <w:tcPr>
                <w:tcW w:w="348" w:type="pct"/>
                <w:shd w:val="clear" w:color="auto" w:fill="auto"/>
              </w:tcPr>
            </w:tcPrChange>
          </w:tcPr>
          <w:p w14:paraId="168AD48F" w14:textId="77777777" w:rsidR="00D64561" w:rsidRPr="0029020B" w:rsidRDefault="00D64561" w:rsidP="00DA4FCA">
            <w:pPr>
              <w:widowControl/>
              <w:jc w:val="center"/>
              <w:rPr>
                <w:ins w:id="15456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57" w:author="ST1" w:date="2020-12-06T22:28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tcPrChange w:id="15458" w:author="家興 余" w:date="2021-01-22T10:57:00Z">
              <w:tcPr>
                <w:tcW w:w="415" w:type="pct"/>
                <w:shd w:val="clear" w:color="auto" w:fill="auto"/>
              </w:tcPr>
            </w:tcPrChange>
          </w:tcPr>
          <w:p w14:paraId="670941AC" w14:textId="77777777" w:rsidR="00D64561" w:rsidRPr="0029020B" w:rsidRDefault="00D64561" w:rsidP="00DA4FCA">
            <w:pPr>
              <w:widowControl/>
              <w:jc w:val="center"/>
              <w:rPr>
                <w:ins w:id="15459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60" w:author="ST1" w:date="2020-12-06T22:28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50" w:type="pct"/>
            <w:tcPrChange w:id="15461" w:author="家興 余" w:date="2021-01-22T10:57:00Z">
              <w:tcPr>
                <w:tcW w:w="1" w:type="pct"/>
              </w:tcPr>
            </w:tcPrChange>
          </w:tcPr>
          <w:p w14:paraId="7358BD0A" w14:textId="0A9E9D6E" w:rsidR="00D64561" w:rsidRPr="0029020B" w:rsidRDefault="001E4B49" w:rsidP="00DA4FCA">
            <w:pPr>
              <w:widowControl/>
              <w:rPr>
                <w:ins w:id="15462" w:author="家興 余" w:date="2021-01-22T10:56:00Z"/>
                <w:rFonts w:ascii="標楷體" w:eastAsia="標楷體" w:hAnsi="標楷體" w:cs="新細明體"/>
                <w:color w:val="000000"/>
                <w:kern w:val="0"/>
              </w:rPr>
            </w:pPr>
            <w:ins w:id="15463" w:author="Fegie" w:date="2021-02-04T1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5464" w:author="家興 余" w:date="2021-01-22T10:57:00Z">
              <w:tcPr>
                <w:tcW w:w="1453" w:type="pct"/>
                <w:shd w:val="clear" w:color="auto" w:fill="auto"/>
              </w:tcPr>
            </w:tcPrChange>
          </w:tcPr>
          <w:p w14:paraId="69294783" w14:textId="366F9FF8" w:rsidR="00D64561" w:rsidRPr="0029020B" w:rsidRDefault="00D64561" w:rsidP="00DA4FCA">
            <w:pPr>
              <w:widowControl/>
              <w:rPr>
                <w:ins w:id="15465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66" w:author="ST1" w:date="2020-12-06T22:28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L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7912</w:t>
              </w:r>
            </w:ins>
          </w:p>
        </w:tc>
      </w:tr>
      <w:tr w:rsidR="00D64561" w:rsidRPr="0029020B" w14:paraId="7553B508" w14:textId="77777777" w:rsidTr="0066205D">
        <w:trPr>
          <w:trHeight w:val="340"/>
          <w:ins w:id="15467" w:author="ST1" w:date="2020-12-06T22:28:00Z"/>
          <w:trPrChange w:id="15468" w:author="家興 余" w:date="2021-01-22T10:57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5469" w:author="家興 余" w:date="2021-01-22T10:57:00Z">
              <w:tcPr>
                <w:tcW w:w="237" w:type="pct"/>
                <w:shd w:val="clear" w:color="auto" w:fill="auto"/>
              </w:tcPr>
            </w:tcPrChange>
          </w:tcPr>
          <w:p w14:paraId="4ED13B2C" w14:textId="77777777" w:rsidR="00D64561" w:rsidRPr="0029020B" w:rsidRDefault="00D64561">
            <w:pPr>
              <w:pStyle w:val="af9"/>
              <w:widowControl/>
              <w:numPr>
                <w:ilvl w:val="0"/>
                <w:numId w:val="56"/>
              </w:numPr>
              <w:spacing w:after="48"/>
              <w:ind w:leftChars="0"/>
              <w:jc w:val="center"/>
              <w:rPr>
                <w:ins w:id="15470" w:author="ST1" w:date="2020-12-06T22:28:00Z"/>
                <w:rFonts w:ascii="標楷體" w:eastAsia="標楷體" w:hAnsi="標楷體" w:cs="新細明體"/>
                <w:color w:val="000000"/>
                <w:kern w:val="0"/>
              </w:rPr>
              <w:pPrChange w:id="15471" w:author="ST1" w:date="2020-12-06T22:28:00Z">
                <w:pPr>
                  <w:pStyle w:val="af9"/>
                  <w:widowControl/>
                  <w:numPr>
                    <w:numId w:val="54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650" w:type="pct"/>
            <w:shd w:val="clear" w:color="auto" w:fill="auto"/>
            <w:tcPrChange w:id="15472" w:author="家興 余" w:date="2021-01-22T10:57:00Z">
              <w:tcPr>
                <w:tcW w:w="1303" w:type="pct"/>
                <w:shd w:val="clear" w:color="auto" w:fill="auto"/>
              </w:tcPr>
            </w:tcPrChange>
          </w:tcPr>
          <w:p w14:paraId="4BD7E1DF" w14:textId="77777777" w:rsidR="00D64561" w:rsidRPr="0029020B" w:rsidRDefault="00D64561" w:rsidP="00DA4FCA">
            <w:pPr>
              <w:widowControl/>
              <w:rPr>
                <w:ins w:id="15473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74" w:author="ST1" w:date="2020-12-06T22:28:00Z">
              <w:r w:rsidRPr="00797D01">
                <w:rPr>
                  <w:rFonts w:ascii="標楷體" w:eastAsia="標楷體" w:hAnsi="標楷體"/>
                </w:rPr>
                <w:t>CustId</w:t>
              </w:r>
            </w:ins>
          </w:p>
        </w:tc>
        <w:tc>
          <w:tcPr>
            <w:tcW w:w="1750" w:type="pct"/>
            <w:shd w:val="clear" w:color="auto" w:fill="auto"/>
            <w:tcPrChange w:id="15475" w:author="家興 余" w:date="2021-01-22T10:57:00Z">
              <w:tcPr>
                <w:tcW w:w="1244" w:type="pct"/>
                <w:shd w:val="clear" w:color="auto" w:fill="auto"/>
              </w:tcPr>
            </w:tcPrChange>
          </w:tcPr>
          <w:p w14:paraId="34010E84" w14:textId="77777777" w:rsidR="00D64561" w:rsidRPr="0029020B" w:rsidRDefault="00D64561" w:rsidP="00DA4FCA">
            <w:pPr>
              <w:widowControl/>
              <w:rPr>
                <w:ins w:id="15476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77" w:author="ST1" w:date="2020-12-06T22:28:00Z">
              <w:r w:rsidRPr="00797D0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身份證字號/統一編號</w:t>
              </w:r>
            </w:ins>
          </w:p>
        </w:tc>
        <w:tc>
          <w:tcPr>
            <w:tcW w:w="270" w:type="pct"/>
            <w:shd w:val="clear" w:color="auto" w:fill="auto"/>
            <w:tcPrChange w:id="15478" w:author="家興 余" w:date="2021-01-22T10:57:00Z">
              <w:tcPr>
                <w:tcW w:w="348" w:type="pct"/>
                <w:shd w:val="clear" w:color="auto" w:fill="auto"/>
              </w:tcPr>
            </w:tcPrChange>
          </w:tcPr>
          <w:p w14:paraId="2796A403" w14:textId="77777777" w:rsidR="00D64561" w:rsidRPr="0029020B" w:rsidRDefault="00D64561" w:rsidP="00DA4FCA">
            <w:pPr>
              <w:widowControl/>
              <w:jc w:val="center"/>
              <w:rPr>
                <w:ins w:id="15479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80" w:author="ST1" w:date="2020-12-06T22:28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tcPrChange w:id="15481" w:author="家興 余" w:date="2021-01-22T10:57:00Z">
              <w:tcPr>
                <w:tcW w:w="415" w:type="pct"/>
                <w:shd w:val="clear" w:color="auto" w:fill="auto"/>
              </w:tcPr>
            </w:tcPrChange>
          </w:tcPr>
          <w:p w14:paraId="591EDA8F" w14:textId="77777777" w:rsidR="00D64561" w:rsidRPr="0029020B" w:rsidRDefault="00D64561" w:rsidP="00DA4FCA">
            <w:pPr>
              <w:widowControl/>
              <w:jc w:val="center"/>
              <w:rPr>
                <w:ins w:id="15482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83" w:author="ST1" w:date="2020-12-06T22:28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</w:p>
        </w:tc>
        <w:tc>
          <w:tcPr>
            <w:tcW w:w="250" w:type="pct"/>
            <w:tcPrChange w:id="15484" w:author="家興 余" w:date="2021-01-22T10:57:00Z">
              <w:tcPr>
                <w:tcW w:w="1" w:type="pct"/>
              </w:tcPr>
            </w:tcPrChange>
          </w:tcPr>
          <w:p w14:paraId="2C69981C" w14:textId="7E58B625" w:rsidR="00D64561" w:rsidRPr="0029020B" w:rsidRDefault="001E4B49" w:rsidP="00DA4FCA">
            <w:pPr>
              <w:widowControl/>
              <w:rPr>
                <w:ins w:id="15485" w:author="家興 余" w:date="2021-01-22T10:56:00Z"/>
                <w:rFonts w:ascii="標楷體" w:eastAsia="標楷體" w:hAnsi="標楷體" w:cs="新細明體"/>
                <w:color w:val="000000"/>
                <w:kern w:val="0"/>
              </w:rPr>
            </w:pPr>
            <w:ins w:id="15486" w:author="Fegie" w:date="2021-02-04T1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5487" w:author="家興 余" w:date="2021-01-22T10:57:00Z">
              <w:tcPr>
                <w:tcW w:w="1453" w:type="pct"/>
                <w:shd w:val="clear" w:color="auto" w:fill="auto"/>
              </w:tcPr>
            </w:tcPrChange>
          </w:tcPr>
          <w:p w14:paraId="0FB38721" w14:textId="2E592192" w:rsidR="00D64561" w:rsidRPr="0029020B" w:rsidRDefault="00D64561" w:rsidP="00DA4FCA">
            <w:pPr>
              <w:widowControl/>
              <w:rPr>
                <w:ins w:id="15488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89" w:author="ST1" w:date="2020-12-06T22:28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必須輸入 </w:t>
              </w:r>
            </w:ins>
          </w:p>
        </w:tc>
      </w:tr>
    </w:tbl>
    <w:p w14:paraId="2754EF04" w14:textId="77777777" w:rsidR="00797D01" w:rsidRDefault="00797D01" w:rsidP="00797D01">
      <w:pPr>
        <w:widowControl/>
        <w:rPr>
          <w:ins w:id="15490" w:author="ST1" w:date="2020-12-06T22:28:00Z"/>
          <w:rFonts w:ascii="標楷體" w:eastAsia="標楷體" w:hAnsi="標楷體"/>
        </w:rPr>
      </w:pPr>
    </w:p>
    <w:p w14:paraId="006230B8" w14:textId="77777777" w:rsidR="00797D01" w:rsidRPr="004A1C2C" w:rsidRDefault="00797D01" w:rsidP="00797D01">
      <w:pPr>
        <w:widowControl/>
        <w:rPr>
          <w:ins w:id="15491" w:author="ST1" w:date="2020-12-06T22:28:00Z"/>
          <w:rFonts w:ascii="標楷體" w:eastAsia="標楷體" w:hAnsi="標楷體"/>
        </w:rPr>
      </w:pPr>
    </w:p>
    <w:p w14:paraId="51F3A22A" w14:textId="77777777" w:rsidR="00797D01" w:rsidRPr="0029020B" w:rsidRDefault="00797D01" w:rsidP="00797D01">
      <w:pPr>
        <w:spacing w:line="140" w:lineRule="atLeast"/>
        <w:ind w:leftChars="200" w:left="480"/>
        <w:rPr>
          <w:ins w:id="15492" w:author="ST1" w:date="2020-12-06T22:28:00Z"/>
          <w:rFonts w:ascii="標楷體" w:eastAsia="標楷體" w:hAnsi="標楷體" w:cs="新細明體"/>
          <w:b/>
          <w:bCs/>
          <w:kern w:val="0"/>
          <w:sz w:val="28"/>
          <w:szCs w:val="28"/>
        </w:rPr>
      </w:pPr>
      <w:ins w:id="15493" w:author="ST1" w:date="2020-12-06T22:28:00Z">
        <w:r w:rsidRPr="0029020B">
          <w:rPr>
            <w:rFonts w:ascii="標楷體" w:eastAsia="標楷體" w:hAnsi="標楷體" w:cs="新細明體" w:hint="eastAsia"/>
            <w:b/>
            <w:bCs/>
            <w:kern w:val="0"/>
            <w:sz w:val="28"/>
            <w:szCs w:val="28"/>
          </w:rPr>
          <w:t>下行</w:t>
        </w:r>
        <w:r w:rsidRPr="0029020B">
          <w:rPr>
            <w:rFonts w:ascii="標楷體" w:eastAsia="標楷體" w:hAnsi="標楷體" w:cs="新細明體"/>
            <w:b/>
            <w:bCs/>
            <w:kern w:val="0"/>
            <w:sz w:val="28"/>
            <w:szCs w:val="28"/>
          </w:rPr>
          <w:t>欄位</w:t>
        </w:r>
      </w:ins>
    </w:p>
    <w:tbl>
      <w:tblPr>
        <w:tblW w:w="10093" w:type="dxa"/>
        <w:tblInd w:w="-3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  <w:tblPrChange w:id="15494" w:author="家興 余" w:date="2021-03-16T14:45:00Z">
          <w:tblPr>
            <w:tblW w:w="10093" w:type="dxa"/>
            <w:tblInd w:w="-36" w:type="dxa"/>
            <w:tbl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</w:tblPrChange>
      </w:tblPr>
      <w:tblGrid>
        <w:gridCol w:w="454"/>
        <w:gridCol w:w="2522"/>
        <w:gridCol w:w="2722"/>
        <w:gridCol w:w="709"/>
        <w:gridCol w:w="851"/>
        <w:gridCol w:w="2835"/>
        <w:tblGridChange w:id="15495">
          <w:tblGrid>
            <w:gridCol w:w="454"/>
            <w:gridCol w:w="410"/>
            <w:gridCol w:w="454"/>
            <w:gridCol w:w="254"/>
            <w:gridCol w:w="1404"/>
            <w:gridCol w:w="864"/>
            <w:gridCol w:w="1858"/>
            <w:gridCol w:w="552"/>
            <w:gridCol w:w="157"/>
            <w:gridCol w:w="155"/>
            <w:gridCol w:w="255"/>
            <w:gridCol w:w="441"/>
            <w:gridCol w:w="13"/>
            <w:gridCol w:w="255"/>
            <w:gridCol w:w="596"/>
            <w:gridCol w:w="1971"/>
            <w:gridCol w:w="410"/>
            <w:gridCol w:w="454"/>
          </w:tblGrid>
        </w:tblGridChange>
      </w:tblGrid>
      <w:tr w:rsidR="00273EAC" w:rsidRPr="00797D01" w14:paraId="15794E55" w14:textId="77777777" w:rsidTr="00003694">
        <w:trPr>
          <w:ins w:id="15496" w:author="ST1" w:date="2020-12-06T22:28:00Z"/>
          <w:trPrChange w:id="15497" w:author="家興 余" w:date="2021-03-16T14:45:00Z">
            <w:trPr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498" w:author="家興 余" w:date="2021-03-16T14:45:00Z">
              <w:tcPr>
                <w:tcW w:w="454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AA0FC41" w14:textId="77777777" w:rsidR="00797D01" w:rsidRPr="00797D01" w:rsidRDefault="00797D01" w:rsidP="00DA4FCA">
            <w:pPr>
              <w:widowControl/>
              <w:jc w:val="center"/>
              <w:rPr>
                <w:ins w:id="15499" w:author="ST1" w:date="2020-12-06T22:28:00Z"/>
                <w:rFonts w:ascii="標楷體" w:eastAsia="標楷體" w:hAnsi="標楷體"/>
                <w:bCs/>
              </w:rPr>
            </w:pPr>
            <w:ins w:id="15500" w:author="ST1" w:date="2020-12-06T22:28:00Z">
              <w:r w:rsidRPr="00797D01">
                <w:rPr>
                  <w:rFonts w:ascii="標楷體" w:eastAsia="標楷體" w:hAnsi="標楷體" w:hint="eastAsia"/>
                  <w:bCs/>
                </w:rPr>
                <w:t>序</w:t>
              </w:r>
            </w:ins>
          </w:p>
          <w:p w14:paraId="5CFA070E" w14:textId="77777777" w:rsidR="00797D01" w:rsidRPr="00797D01" w:rsidRDefault="00797D01" w:rsidP="00DA4FCA">
            <w:pPr>
              <w:widowControl/>
              <w:jc w:val="center"/>
              <w:rPr>
                <w:ins w:id="15501" w:author="ST1" w:date="2020-12-06T22:28:00Z"/>
                <w:rFonts w:ascii="標楷體" w:eastAsia="標楷體" w:hAnsi="標楷體"/>
                <w:bCs/>
              </w:rPr>
            </w:pPr>
            <w:ins w:id="15502" w:author="ST1" w:date="2020-12-06T22:28:00Z">
              <w:r w:rsidRPr="00797D01">
                <w:rPr>
                  <w:rFonts w:ascii="標楷體" w:eastAsia="標楷體" w:hAnsi="標楷體" w:hint="eastAsia"/>
                  <w:bCs/>
                </w:rPr>
                <w:t>號</w:t>
              </w:r>
            </w:ins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03" w:author="家興 余" w:date="2021-03-16T14:45:00Z">
              <w:tcPr>
                <w:tcW w:w="2522" w:type="dxa"/>
                <w:gridSpan w:val="4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EED7BD3" w14:textId="77777777" w:rsidR="00797D01" w:rsidRPr="00797D01" w:rsidRDefault="00797D01" w:rsidP="00DA4FCA">
            <w:pPr>
              <w:widowControl/>
              <w:jc w:val="center"/>
              <w:rPr>
                <w:ins w:id="15504" w:author="ST1" w:date="2020-12-06T22:28:00Z"/>
                <w:rFonts w:ascii="標楷體" w:eastAsia="標楷體" w:hAnsi="標楷體"/>
                <w:bCs/>
              </w:rPr>
            </w:pPr>
            <w:ins w:id="15505" w:author="ST1" w:date="2020-12-06T22:28:00Z">
              <w:r w:rsidRPr="00797D01">
                <w:rPr>
                  <w:rFonts w:ascii="標楷體" w:eastAsia="標楷體" w:hAnsi="標楷體" w:hint="eastAsia"/>
                  <w:bCs/>
                </w:rPr>
                <w:t>英文名稱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06" w:author="家興 余" w:date="2021-03-16T14:45:00Z">
              <w:tcPr>
                <w:tcW w:w="2722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7B44263" w14:textId="77777777" w:rsidR="00797D01" w:rsidRPr="00797D01" w:rsidRDefault="00797D01" w:rsidP="00DA4FCA">
            <w:pPr>
              <w:widowControl/>
              <w:jc w:val="center"/>
              <w:rPr>
                <w:ins w:id="15507" w:author="ST1" w:date="2020-12-06T22:28:00Z"/>
                <w:rFonts w:ascii="標楷體" w:eastAsia="標楷體" w:hAnsi="標楷體"/>
                <w:bCs/>
              </w:rPr>
            </w:pPr>
            <w:ins w:id="15508" w:author="ST1" w:date="2020-12-06T22:28:00Z">
              <w:r w:rsidRPr="00797D01">
                <w:rPr>
                  <w:rFonts w:ascii="標楷體" w:eastAsia="標楷體" w:hAnsi="標楷體" w:hint="eastAsia"/>
                  <w:bCs/>
                </w:rPr>
                <w:t>中文名稱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09" w:author="家興 余" w:date="2021-03-16T14:45:00Z">
              <w:tcPr>
                <w:tcW w:w="709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963D02A" w14:textId="77777777" w:rsidR="00797D01" w:rsidRPr="00797D01" w:rsidRDefault="00797D01" w:rsidP="00DA4FCA">
            <w:pPr>
              <w:widowControl/>
              <w:jc w:val="center"/>
              <w:rPr>
                <w:ins w:id="15510" w:author="ST1" w:date="2020-12-06T22:28:00Z"/>
                <w:rFonts w:ascii="標楷體" w:eastAsia="標楷體" w:hAnsi="標楷體"/>
                <w:bCs/>
              </w:rPr>
            </w:pPr>
            <w:ins w:id="15511" w:author="ST1" w:date="2020-12-06T22:28:00Z">
              <w:r w:rsidRPr="00797D01">
                <w:rPr>
                  <w:rFonts w:ascii="標楷體" w:eastAsia="標楷體" w:hAnsi="標楷體" w:hint="eastAsia"/>
                  <w:bCs/>
                </w:rPr>
                <w:t>型態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12" w:author="家興 余" w:date="2021-03-16T14:45:00Z">
              <w:tcPr>
                <w:tcW w:w="851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535D35E" w14:textId="77777777" w:rsidR="00797D01" w:rsidRPr="00797D01" w:rsidRDefault="00797D01" w:rsidP="00DA4FCA">
            <w:pPr>
              <w:widowControl/>
              <w:jc w:val="center"/>
              <w:rPr>
                <w:ins w:id="15513" w:author="ST1" w:date="2020-12-06T22:28:00Z"/>
                <w:rFonts w:ascii="標楷體" w:eastAsia="標楷體" w:hAnsi="標楷體"/>
                <w:bCs/>
              </w:rPr>
            </w:pPr>
            <w:ins w:id="15514" w:author="ST1" w:date="2020-12-06T22:28:00Z">
              <w:r w:rsidRPr="00797D01">
                <w:rPr>
                  <w:rFonts w:ascii="標楷體" w:eastAsia="標楷體" w:hAnsi="標楷體" w:hint="eastAsia"/>
                  <w:bCs/>
                </w:rPr>
                <w:t>長度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15" w:author="家興 余" w:date="2021-03-16T14:45:00Z">
              <w:tcPr>
                <w:tcW w:w="2835" w:type="dxa"/>
                <w:gridSpan w:val="4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CFA9D81" w14:textId="77777777" w:rsidR="00797D01" w:rsidRPr="00797D01" w:rsidRDefault="00797D01" w:rsidP="00DA4FCA">
            <w:pPr>
              <w:spacing w:line="140" w:lineRule="atLeast"/>
              <w:jc w:val="center"/>
              <w:rPr>
                <w:ins w:id="15516" w:author="ST1" w:date="2020-12-06T22:28:00Z"/>
                <w:rFonts w:ascii="標楷體" w:eastAsia="標楷體" w:hAnsi="標楷體"/>
                <w:bCs/>
              </w:rPr>
            </w:pPr>
            <w:ins w:id="15517" w:author="ST1" w:date="2020-12-06T22:28:00Z">
              <w:r w:rsidRPr="00797D01">
                <w:rPr>
                  <w:rFonts w:ascii="標楷體" w:eastAsia="標楷體" w:hAnsi="標楷體" w:hint="eastAsia"/>
                  <w:bCs/>
                </w:rPr>
                <w:t>欄位說明</w:t>
              </w:r>
            </w:ins>
          </w:p>
        </w:tc>
      </w:tr>
      <w:tr w:rsidR="00797D01" w:rsidRPr="00797D01" w14:paraId="3F9049F3" w14:textId="77777777" w:rsidTr="00003694">
        <w:trPr>
          <w:ins w:id="15518" w:author="ST1" w:date="2020-12-06T22:28:00Z"/>
          <w:trPrChange w:id="15519" w:author="家興 余" w:date="2021-03-16T14:45:00Z">
            <w:trPr>
              <w:gridBefore w:val="2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20" w:author="家興 余" w:date="2021-03-16T14:45:00Z">
              <w:tcPr>
                <w:tcW w:w="454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9BEDF01" w14:textId="77777777" w:rsidR="00797D01" w:rsidRPr="00797D01" w:rsidRDefault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521" w:author="ST1" w:date="2020-12-06T22:28:00Z"/>
                <w:rFonts w:ascii="標楷體" w:eastAsia="標楷體" w:hAnsi="標楷體"/>
              </w:rPr>
              <w:pPrChange w:id="15522" w:author="ST1" w:date="2020-12-06T22:28:00Z">
                <w:pPr>
                  <w:pStyle w:val="af9"/>
                  <w:numPr>
                    <w:numId w:val="55"/>
                  </w:numPr>
                  <w:spacing w:line="140" w:lineRule="atLeast"/>
                  <w:ind w:leftChars="0" w:hanging="480"/>
                </w:pPr>
              </w:pPrChange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23" w:author="家興 余" w:date="2021-03-16T14:45:00Z">
              <w:tcPr>
                <w:tcW w:w="2522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A7E182E" w14:textId="74B02BA8" w:rsidR="00797D01" w:rsidRPr="00797D01" w:rsidRDefault="00D8000D" w:rsidP="00797D01">
            <w:pPr>
              <w:spacing w:line="140" w:lineRule="atLeast"/>
              <w:rPr>
                <w:ins w:id="15524" w:author="ST1" w:date="2020-12-06T22:28:00Z"/>
                <w:rFonts w:ascii="標楷體" w:eastAsia="標楷體" w:hAnsi="標楷體"/>
              </w:rPr>
            </w:pPr>
            <w:ins w:id="15525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526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CustNo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27" w:author="家興 余" w:date="2021-03-16T14:45:00Z">
              <w:tcPr>
                <w:tcW w:w="2722" w:type="dxa"/>
                <w:gridSpan w:val="4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2728F5A" w14:textId="6C7510CC" w:rsidR="00797D01" w:rsidRPr="00797D01" w:rsidRDefault="00797D01" w:rsidP="00797D01">
            <w:pPr>
              <w:spacing w:line="140" w:lineRule="atLeast"/>
              <w:rPr>
                <w:ins w:id="15528" w:author="ST1" w:date="2020-12-06T22:28:00Z"/>
                <w:rFonts w:ascii="標楷體" w:eastAsia="標楷體" w:hAnsi="標楷體"/>
              </w:rPr>
            </w:pPr>
            <w:ins w:id="15529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借款人戶號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30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FF24616" w14:textId="77777777" w:rsidR="00797D01" w:rsidRPr="00797D01" w:rsidRDefault="00797D01" w:rsidP="00797D01">
            <w:pPr>
              <w:spacing w:line="140" w:lineRule="atLeast"/>
              <w:jc w:val="center"/>
              <w:rPr>
                <w:ins w:id="15531" w:author="ST1" w:date="2020-12-06T22:28:00Z"/>
                <w:rFonts w:ascii="標楷體" w:eastAsia="標楷體" w:hAnsi="標楷體"/>
              </w:rPr>
            </w:pPr>
            <w:ins w:id="15532" w:author="ST1" w:date="2020-12-06T22:28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33" w:author="家興 余" w:date="2021-03-16T14:45:00Z">
              <w:tcPr>
                <w:tcW w:w="851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C77A464" w14:textId="06BD6240" w:rsidR="00797D01" w:rsidRPr="00797D01" w:rsidRDefault="00797D01" w:rsidP="00797D01">
            <w:pPr>
              <w:spacing w:line="140" w:lineRule="atLeast"/>
              <w:jc w:val="center"/>
              <w:rPr>
                <w:ins w:id="15534" w:author="ST1" w:date="2020-12-06T22:28:00Z"/>
                <w:rFonts w:ascii="標楷體" w:eastAsia="標楷體" w:hAnsi="標楷體"/>
              </w:rPr>
            </w:pPr>
            <w:ins w:id="15535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7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36" w:author="家興 余" w:date="2021-03-16T14:45:00Z">
              <w:tcPr>
                <w:tcW w:w="2835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4EA6778" w14:textId="77777777" w:rsidR="00797D01" w:rsidRPr="00797D01" w:rsidRDefault="00797D01" w:rsidP="00797D01">
            <w:pPr>
              <w:spacing w:line="140" w:lineRule="atLeast"/>
              <w:rPr>
                <w:ins w:id="15537" w:author="ST1" w:date="2020-12-06T22:28:00Z"/>
                <w:rFonts w:ascii="標楷體" w:eastAsia="標楷體" w:hAnsi="標楷體"/>
              </w:rPr>
            </w:pPr>
          </w:p>
        </w:tc>
      </w:tr>
      <w:tr w:rsidR="00797D01" w:rsidRPr="00797D01" w14:paraId="4FEE80BF" w14:textId="77777777" w:rsidTr="00003694">
        <w:trPr>
          <w:ins w:id="15538" w:author="ST1" w:date="2020-12-06T22:28:00Z"/>
          <w:trPrChange w:id="15539" w:author="家興 余" w:date="2021-03-16T14:45:00Z">
            <w:trPr>
              <w:gridBefore w:val="2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40" w:author="家興 余" w:date="2021-03-16T14:45:00Z">
              <w:tcPr>
                <w:tcW w:w="454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D71C393" w14:textId="77777777" w:rsidR="00797D01" w:rsidRPr="00797D01" w:rsidRDefault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541" w:author="ST1" w:date="2020-12-06T22:28:00Z"/>
                <w:rFonts w:ascii="標楷體" w:eastAsia="標楷體" w:hAnsi="標楷體"/>
              </w:rPr>
              <w:pPrChange w:id="15542" w:author="ST1" w:date="2020-12-06T22:28:00Z">
                <w:pPr>
                  <w:pStyle w:val="af9"/>
                  <w:numPr>
                    <w:numId w:val="55"/>
                  </w:numPr>
                  <w:spacing w:line="140" w:lineRule="atLeast"/>
                  <w:ind w:leftChars="0" w:hanging="480"/>
                </w:pPr>
              </w:pPrChange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43" w:author="家興 余" w:date="2021-03-16T14:45:00Z">
              <w:tcPr>
                <w:tcW w:w="2522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0689F24" w14:textId="0FFD5A5F" w:rsidR="00797D01" w:rsidRPr="00797D01" w:rsidRDefault="00D8000D" w:rsidP="00797D01">
            <w:pPr>
              <w:spacing w:line="140" w:lineRule="atLeast"/>
              <w:rPr>
                <w:ins w:id="15544" w:author="ST1" w:date="2020-12-06T22:28:00Z"/>
                <w:rFonts w:ascii="標楷體" w:eastAsia="標楷體" w:hAnsi="標楷體"/>
              </w:rPr>
            </w:pPr>
            <w:ins w:id="15545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546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FacmNo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47" w:author="家興 余" w:date="2021-03-16T14:45:00Z">
              <w:tcPr>
                <w:tcW w:w="2722" w:type="dxa"/>
                <w:gridSpan w:val="4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8ADFF85" w14:textId="4E8C51F1" w:rsidR="00797D01" w:rsidRPr="00797D01" w:rsidRDefault="00797D01" w:rsidP="00797D01">
            <w:pPr>
              <w:spacing w:line="140" w:lineRule="atLeast"/>
              <w:rPr>
                <w:ins w:id="15548" w:author="ST1" w:date="2020-12-06T22:28:00Z"/>
                <w:rFonts w:ascii="標楷體" w:eastAsia="標楷體" w:hAnsi="標楷體" w:cs="新細明體"/>
                <w:kern w:val="0"/>
              </w:rPr>
            </w:pPr>
            <w:ins w:id="15549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額度編號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50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6306A2F" w14:textId="77777777" w:rsidR="00797D01" w:rsidRPr="00797D01" w:rsidRDefault="00797D01" w:rsidP="00797D01">
            <w:pPr>
              <w:spacing w:line="140" w:lineRule="atLeast"/>
              <w:jc w:val="center"/>
              <w:rPr>
                <w:ins w:id="15551" w:author="ST1" w:date="2020-12-06T22:28:00Z"/>
                <w:rFonts w:ascii="標楷體" w:eastAsia="標楷體" w:hAnsi="標楷體" w:cs="新細明體"/>
                <w:kern w:val="0"/>
              </w:rPr>
            </w:pPr>
            <w:ins w:id="15552" w:author="ST1" w:date="2020-12-06T22:28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53" w:author="家興 余" w:date="2021-03-16T14:45:00Z">
              <w:tcPr>
                <w:tcW w:w="851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A6650E3" w14:textId="78D9C14D" w:rsidR="00797D01" w:rsidRPr="00797D01" w:rsidRDefault="00797D01" w:rsidP="00797D01">
            <w:pPr>
              <w:spacing w:line="140" w:lineRule="atLeast"/>
              <w:jc w:val="center"/>
              <w:rPr>
                <w:ins w:id="15554" w:author="ST1" w:date="2020-12-06T22:28:00Z"/>
                <w:rFonts w:ascii="標楷體" w:eastAsia="標楷體" w:hAnsi="標楷體" w:cs="新細明體"/>
                <w:kern w:val="0"/>
              </w:rPr>
            </w:pPr>
            <w:ins w:id="15555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3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56" w:author="家興 余" w:date="2021-03-16T14:45:00Z">
              <w:tcPr>
                <w:tcW w:w="2835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239D6B4" w14:textId="77777777" w:rsidR="00797D01" w:rsidRPr="00797D01" w:rsidRDefault="00797D01" w:rsidP="00797D01">
            <w:pPr>
              <w:spacing w:line="140" w:lineRule="atLeast"/>
              <w:rPr>
                <w:ins w:id="15557" w:author="ST1" w:date="2020-12-06T22:28:00Z"/>
                <w:rFonts w:ascii="標楷體" w:eastAsia="標楷體" w:hAnsi="標楷體"/>
              </w:rPr>
            </w:pPr>
          </w:p>
        </w:tc>
      </w:tr>
      <w:tr w:rsidR="00797D01" w:rsidRPr="00797D01" w14:paraId="166070E8" w14:textId="77777777" w:rsidTr="00003694">
        <w:trPr>
          <w:ins w:id="15558" w:author="ST1" w:date="2020-12-06T22:28:00Z"/>
          <w:trPrChange w:id="15559" w:author="家興 余" w:date="2021-03-16T14:45:00Z">
            <w:trPr>
              <w:gridBefore w:val="2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60" w:author="家興 余" w:date="2021-03-16T14:45:00Z">
              <w:tcPr>
                <w:tcW w:w="454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BCDF290" w14:textId="77777777" w:rsidR="00797D01" w:rsidRPr="00797D01" w:rsidRDefault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561" w:author="ST1" w:date="2020-12-06T22:28:00Z"/>
                <w:rFonts w:ascii="標楷體" w:eastAsia="標楷體" w:hAnsi="標楷體"/>
              </w:rPr>
              <w:pPrChange w:id="15562" w:author="ST1" w:date="2020-12-06T22:28:00Z">
                <w:pPr>
                  <w:pStyle w:val="af9"/>
                  <w:numPr>
                    <w:numId w:val="55"/>
                  </w:numPr>
                  <w:spacing w:line="140" w:lineRule="atLeast"/>
                  <w:ind w:leftChars="0" w:hanging="480"/>
                </w:pPr>
              </w:pPrChange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63" w:author="家興 余" w:date="2021-03-16T14:45:00Z">
              <w:tcPr>
                <w:tcW w:w="2522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6DF2340" w14:textId="06DD880A" w:rsidR="00797D01" w:rsidRPr="00797D01" w:rsidRDefault="00D8000D" w:rsidP="00797D01">
            <w:pPr>
              <w:spacing w:line="140" w:lineRule="atLeast"/>
              <w:rPr>
                <w:ins w:id="15564" w:author="ST1" w:date="2020-12-06T22:28:00Z"/>
                <w:rFonts w:ascii="標楷體" w:eastAsia="標楷體" w:hAnsi="標楷體"/>
              </w:rPr>
            </w:pPr>
            <w:ins w:id="15565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566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ApplNo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67" w:author="家興 余" w:date="2021-03-16T14:45:00Z">
              <w:tcPr>
                <w:tcW w:w="2722" w:type="dxa"/>
                <w:gridSpan w:val="4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9583D24" w14:textId="58D254B8" w:rsidR="00797D01" w:rsidRPr="00797D01" w:rsidRDefault="00797D01" w:rsidP="00797D01">
            <w:pPr>
              <w:spacing w:line="140" w:lineRule="atLeast"/>
              <w:rPr>
                <w:ins w:id="15568" w:author="ST1" w:date="2020-12-06T22:28:00Z"/>
                <w:rFonts w:ascii="標楷體" w:eastAsia="標楷體" w:hAnsi="標楷體" w:cs="新細明體"/>
                <w:kern w:val="0"/>
              </w:rPr>
            </w:pPr>
            <w:ins w:id="15569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申請號碼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70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92E87AF" w14:textId="77777777" w:rsidR="00797D01" w:rsidRPr="00797D01" w:rsidRDefault="00797D01" w:rsidP="00797D01">
            <w:pPr>
              <w:spacing w:line="140" w:lineRule="atLeast"/>
              <w:jc w:val="center"/>
              <w:rPr>
                <w:ins w:id="15571" w:author="ST1" w:date="2020-12-06T22:28:00Z"/>
                <w:rFonts w:ascii="標楷體" w:eastAsia="標楷體" w:hAnsi="標楷體" w:cs="新細明體"/>
                <w:kern w:val="0"/>
              </w:rPr>
            </w:pPr>
            <w:ins w:id="15572" w:author="ST1" w:date="2020-12-06T22:28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73" w:author="家興 余" w:date="2021-03-16T14:45:00Z">
              <w:tcPr>
                <w:tcW w:w="851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9183D36" w14:textId="3EA7073C" w:rsidR="00797D01" w:rsidRPr="00797D01" w:rsidRDefault="00797D01" w:rsidP="00797D01">
            <w:pPr>
              <w:spacing w:line="140" w:lineRule="atLeast"/>
              <w:jc w:val="center"/>
              <w:rPr>
                <w:ins w:id="15574" w:author="ST1" w:date="2020-12-06T22:28:00Z"/>
                <w:rFonts w:ascii="標楷體" w:eastAsia="標楷體" w:hAnsi="標楷體" w:cs="新細明體"/>
                <w:kern w:val="0"/>
              </w:rPr>
            </w:pPr>
            <w:ins w:id="15575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7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76" w:author="家興 余" w:date="2021-03-16T14:45:00Z">
              <w:tcPr>
                <w:tcW w:w="2835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1F1052E" w14:textId="77777777" w:rsidR="00797D01" w:rsidRPr="00797D01" w:rsidRDefault="00797D01" w:rsidP="00797D01">
            <w:pPr>
              <w:spacing w:line="140" w:lineRule="atLeast"/>
              <w:rPr>
                <w:ins w:id="15577" w:author="ST1" w:date="2020-12-06T22:28:00Z"/>
                <w:rFonts w:ascii="標楷體" w:eastAsia="標楷體" w:hAnsi="標楷體"/>
              </w:rPr>
            </w:pPr>
          </w:p>
        </w:tc>
      </w:tr>
      <w:tr w:rsidR="00797D01" w:rsidRPr="00797D01" w14:paraId="41C43EE2" w14:textId="77777777" w:rsidTr="00003694">
        <w:tblPrEx>
          <w:tblPrExChange w:id="15578" w:author="家興 余" w:date="2021-03-16T14:45:00Z">
            <w:tblPrEx>
              <w:tblW w:w="9639" w:type="dxa"/>
            </w:tblPrEx>
          </w:tblPrExChange>
        </w:tblPrEx>
        <w:trPr>
          <w:ins w:id="15579" w:author="ST1" w:date="2020-12-06T22:29:00Z"/>
          <w:trPrChange w:id="15580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81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87EE1DD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582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83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6ABE24F" w14:textId="442D0DA3" w:rsidR="00797D01" w:rsidRPr="00797D01" w:rsidRDefault="00D8000D" w:rsidP="00797D01">
            <w:pPr>
              <w:spacing w:line="140" w:lineRule="atLeast"/>
              <w:rPr>
                <w:ins w:id="15584" w:author="ST1" w:date="2020-12-06T22:29:00Z"/>
                <w:rFonts w:ascii="標楷體" w:eastAsia="標楷體" w:hAnsi="標楷體"/>
                <w:color w:val="000000"/>
              </w:rPr>
            </w:pPr>
            <w:ins w:id="15585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586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AcctCode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87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B15B076" w14:textId="2B4B0CA2" w:rsidR="00797D01" w:rsidRPr="00797D01" w:rsidRDefault="00797D01" w:rsidP="00797D01">
            <w:pPr>
              <w:spacing w:line="140" w:lineRule="atLeast"/>
              <w:rPr>
                <w:ins w:id="15588" w:author="ST1" w:date="2020-12-06T22:29:00Z"/>
                <w:rFonts w:ascii="標楷體" w:eastAsia="標楷體" w:hAnsi="標楷體"/>
                <w:color w:val="000000"/>
              </w:rPr>
            </w:pPr>
            <w:ins w:id="15589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核准科目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90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A1F8ED0" w14:textId="503F646C" w:rsidR="00797D01" w:rsidRPr="00797D01" w:rsidRDefault="00797D01" w:rsidP="00797D01">
            <w:pPr>
              <w:spacing w:line="140" w:lineRule="atLeast"/>
              <w:jc w:val="center"/>
              <w:rPr>
                <w:ins w:id="15591" w:author="ST1" w:date="2020-12-06T22:29:00Z"/>
                <w:rFonts w:ascii="標楷體" w:eastAsia="標楷體" w:hAnsi="標楷體" w:cs="新細明體"/>
                <w:kern w:val="0"/>
              </w:rPr>
            </w:pPr>
            <w:ins w:id="15592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93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7B6836C" w14:textId="28CD517B" w:rsidR="00797D01" w:rsidRPr="00797D01" w:rsidRDefault="00797D01" w:rsidP="00797D01">
            <w:pPr>
              <w:spacing w:line="140" w:lineRule="atLeast"/>
              <w:jc w:val="center"/>
              <w:rPr>
                <w:ins w:id="15594" w:author="ST1" w:date="2020-12-06T22:29:00Z"/>
                <w:rFonts w:ascii="標楷體" w:eastAsia="標楷體" w:hAnsi="標楷體"/>
                <w:color w:val="000000"/>
              </w:rPr>
            </w:pPr>
            <w:ins w:id="15595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3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96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FDCB97A" w14:textId="77777777" w:rsidR="00797D01" w:rsidRPr="00797D01" w:rsidRDefault="00797D01" w:rsidP="00797D01">
            <w:pPr>
              <w:spacing w:line="140" w:lineRule="atLeast"/>
              <w:rPr>
                <w:ins w:id="15597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16E68AD1" w14:textId="77777777" w:rsidTr="00003694">
        <w:tblPrEx>
          <w:tblPrExChange w:id="15598" w:author="家興 余" w:date="2021-03-16T14:45:00Z">
            <w:tblPrEx>
              <w:tblW w:w="9639" w:type="dxa"/>
            </w:tblPrEx>
          </w:tblPrExChange>
        </w:tblPrEx>
        <w:trPr>
          <w:ins w:id="15599" w:author="ST1" w:date="2020-12-06T22:29:00Z"/>
          <w:trPrChange w:id="15600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01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1453A30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602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03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7D622D2" w14:textId="1AA0B748" w:rsidR="00797D01" w:rsidRPr="00797D01" w:rsidRDefault="00D8000D" w:rsidP="00797D01">
            <w:pPr>
              <w:spacing w:line="140" w:lineRule="atLeast"/>
              <w:rPr>
                <w:ins w:id="15604" w:author="ST1" w:date="2020-12-06T22:29:00Z"/>
                <w:rFonts w:ascii="標楷體" w:eastAsia="標楷體" w:hAnsi="標楷體"/>
                <w:color w:val="000000"/>
              </w:rPr>
            </w:pPr>
            <w:ins w:id="15605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606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LineAmt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07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D02B4E6" w14:textId="534F0DEE" w:rsidR="00797D01" w:rsidRPr="00797D01" w:rsidRDefault="00797D01" w:rsidP="00797D01">
            <w:pPr>
              <w:spacing w:line="140" w:lineRule="atLeast"/>
              <w:rPr>
                <w:ins w:id="15608" w:author="ST1" w:date="2020-12-06T22:29:00Z"/>
                <w:rFonts w:ascii="標楷體" w:eastAsia="標楷體" w:hAnsi="標楷體"/>
                <w:color w:val="000000"/>
              </w:rPr>
            </w:pPr>
            <w:ins w:id="15609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核准額度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10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BE29088" w14:textId="2AFC75BA" w:rsidR="00797D01" w:rsidRPr="00797D01" w:rsidRDefault="00797D01" w:rsidP="00797D01">
            <w:pPr>
              <w:spacing w:line="140" w:lineRule="atLeast"/>
              <w:jc w:val="center"/>
              <w:rPr>
                <w:ins w:id="15611" w:author="ST1" w:date="2020-12-06T22:29:00Z"/>
                <w:rFonts w:ascii="標楷體" w:eastAsia="標楷體" w:hAnsi="標楷體" w:cs="新細明體"/>
                <w:kern w:val="0"/>
              </w:rPr>
            </w:pPr>
            <w:ins w:id="15612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13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DCF74FF" w14:textId="4405CDA8" w:rsidR="00797D01" w:rsidRPr="00797D01" w:rsidRDefault="00797D01" w:rsidP="00797D01">
            <w:pPr>
              <w:spacing w:line="140" w:lineRule="atLeast"/>
              <w:jc w:val="center"/>
              <w:rPr>
                <w:ins w:id="15614" w:author="ST1" w:date="2020-12-06T22:29:00Z"/>
                <w:rFonts w:ascii="標楷體" w:eastAsia="標楷體" w:hAnsi="標楷體"/>
                <w:color w:val="000000"/>
              </w:rPr>
            </w:pPr>
            <w:ins w:id="15615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1</w:t>
              </w:r>
            </w:ins>
            <w:ins w:id="15616" w:author="ST1" w:date="2020-12-06T22:31:00Z">
              <w:r w:rsidRPr="00797D01">
                <w:rPr>
                  <w:rFonts w:ascii="標楷體" w:eastAsia="標楷體" w:hAnsi="標楷體"/>
                  <w:color w:val="000000"/>
                </w:rPr>
                <w:t>4.2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17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AC807F7" w14:textId="77777777" w:rsidR="00797D01" w:rsidRPr="00797D01" w:rsidRDefault="00797D01" w:rsidP="00797D01">
            <w:pPr>
              <w:spacing w:line="140" w:lineRule="atLeast"/>
              <w:rPr>
                <w:ins w:id="15618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5AE84610" w14:textId="77777777" w:rsidTr="00003694">
        <w:tblPrEx>
          <w:tblPrExChange w:id="15619" w:author="家興 余" w:date="2021-03-16T14:45:00Z">
            <w:tblPrEx>
              <w:tblW w:w="9639" w:type="dxa"/>
            </w:tblPrEx>
          </w:tblPrExChange>
        </w:tblPrEx>
        <w:trPr>
          <w:ins w:id="15620" w:author="ST1" w:date="2020-12-06T22:29:00Z"/>
          <w:trPrChange w:id="15621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22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8BF1C71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623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24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6B2F689" w14:textId="36C3BC5E" w:rsidR="00797D01" w:rsidRPr="00797D01" w:rsidRDefault="00D8000D" w:rsidP="00797D01">
            <w:pPr>
              <w:spacing w:line="140" w:lineRule="atLeast"/>
              <w:rPr>
                <w:ins w:id="15625" w:author="ST1" w:date="2020-12-06T22:29:00Z"/>
                <w:rFonts w:ascii="標楷體" w:eastAsia="標楷體" w:hAnsi="標楷體"/>
                <w:color w:val="000000"/>
              </w:rPr>
            </w:pPr>
            <w:ins w:id="15626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627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LoanTermYy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28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AA8DDA7" w14:textId="297BB351" w:rsidR="00797D01" w:rsidRPr="00797D01" w:rsidRDefault="00797D01" w:rsidP="00797D01">
            <w:pPr>
              <w:spacing w:line="140" w:lineRule="atLeast"/>
              <w:rPr>
                <w:ins w:id="15629" w:author="ST1" w:date="2020-12-06T22:29:00Z"/>
                <w:rFonts w:ascii="標楷體" w:eastAsia="標楷體" w:hAnsi="標楷體"/>
                <w:color w:val="000000"/>
              </w:rPr>
            </w:pPr>
            <w:ins w:id="15630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貸款期間年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31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B4C417C" w14:textId="323D2907" w:rsidR="00797D01" w:rsidRPr="00797D01" w:rsidRDefault="00797D01" w:rsidP="00797D01">
            <w:pPr>
              <w:spacing w:line="140" w:lineRule="atLeast"/>
              <w:jc w:val="center"/>
              <w:rPr>
                <w:ins w:id="15632" w:author="ST1" w:date="2020-12-06T22:29:00Z"/>
                <w:rFonts w:ascii="標楷體" w:eastAsia="標楷體" w:hAnsi="標楷體" w:cs="新細明體"/>
                <w:kern w:val="0"/>
              </w:rPr>
            </w:pPr>
            <w:ins w:id="15633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34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7790896" w14:textId="22899CE5" w:rsidR="00797D01" w:rsidRPr="00797D01" w:rsidRDefault="00797D01" w:rsidP="00797D01">
            <w:pPr>
              <w:spacing w:line="140" w:lineRule="atLeast"/>
              <w:jc w:val="center"/>
              <w:rPr>
                <w:ins w:id="15635" w:author="ST1" w:date="2020-12-06T22:29:00Z"/>
                <w:rFonts w:ascii="標楷體" w:eastAsia="標楷體" w:hAnsi="標楷體"/>
                <w:color w:val="000000"/>
              </w:rPr>
            </w:pPr>
            <w:ins w:id="15636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2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37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94B5AD3" w14:textId="77777777" w:rsidR="00797D01" w:rsidRPr="00797D01" w:rsidRDefault="00797D01" w:rsidP="00797D01">
            <w:pPr>
              <w:spacing w:line="140" w:lineRule="atLeast"/>
              <w:rPr>
                <w:ins w:id="15638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33E93FF0" w14:textId="77777777" w:rsidTr="00003694">
        <w:tblPrEx>
          <w:tblPrExChange w:id="15639" w:author="家興 余" w:date="2021-03-16T14:45:00Z">
            <w:tblPrEx>
              <w:tblW w:w="9639" w:type="dxa"/>
            </w:tblPrEx>
          </w:tblPrExChange>
        </w:tblPrEx>
        <w:trPr>
          <w:ins w:id="15640" w:author="ST1" w:date="2020-12-06T22:29:00Z"/>
          <w:trPrChange w:id="15641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42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B396AF7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643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44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4C93550" w14:textId="336E0475" w:rsidR="00797D01" w:rsidRPr="00797D01" w:rsidRDefault="00D8000D" w:rsidP="00797D01">
            <w:pPr>
              <w:spacing w:line="140" w:lineRule="atLeast"/>
              <w:rPr>
                <w:ins w:id="15645" w:author="ST1" w:date="2020-12-06T22:29:00Z"/>
                <w:rFonts w:ascii="標楷體" w:eastAsia="標楷體" w:hAnsi="標楷體"/>
                <w:color w:val="000000"/>
              </w:rPr>
            </w:pPr>
            <w:ins w:id="15646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647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LoanTermMm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48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60EFEA7" w14:textId="18A99147" w:rsidR="00797D01" w:rsidRPr="00797D01" w:rsidRDefault="00797D01" w:rsidP="00797D01">
            <w:pPr>
              <w:spacing w:line="140" w:lineRule="atLeast"/>
              <w:rPr>
                <w:ins w:id="15649" w:author="ST1" w:date="2020-12-06T22:29:00Z"/>
                <w:rFonts w:ascii="標楷體" w:eastAsia="標楷體" w:hAnsi="標楷體"/>
                <w:color w:val="000000"/>
              </w:rPr>
            </w:pPr>
            <w:ins w:id="15650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貸款期間月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51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84C162B" w14:textId="6F5BBDD1" w:rsidR="00797D01" w:rsidRPr="00797D01" w:rsidRDefault="00797D01" w:rsidP="00797D01">
            <w:pPr>
              <w:spacing w:line="140" w:lineRule="atLeast"/>
              <w:jc w:val="center"/>
              <w:rPr>
                <w:ins w:id="15652" w:author="ST1" w:date="2020-12-06T22:29:00Z"/>
                <w:rFonts w:ascii="標楷體" w:eastAsia="標楷體" w:hAnsi="標楷體" w:cs="新細明體"/>
                <w:kern w:val="0"/>
              </w:rPr>
            </w:pPr>
            <w:ins w:id="15653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54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9FB7718" w14:textId="1454C25A" w:rsidR="00797D01" w:rsidRPr="00797D01" w:rsidRDefault="00797D01" w:rsidP="00797D01">
            <w:pPr>
              <w:spacing w:line="140" w:lineRule="atLeast"/>
              <w:jc w:val="center"/>
              <w:rPr>
                <w:ins w:id="15655" w:author="ST1" w:date="2020-12-06T22:29:00Z"/>
                <w:rFonts w:ascii="標楷體" w:eastAsia="標楷體" w:hAnsi="標楷體"/>
                <w:color w:val="000000"/>
              </w:rPr>
            </w:pPr>
            <w:ins w:id="15656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2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57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F1496C7" w14:textId="77777777" w:rsidR="00797D01" w:rsidRPr="00797D01" w:rsidRDefault="00797D01" w:rsidP="00797D01">
            <w:pPr>
              <w:spacing w:line="140" w:lineRule="atLeast"/>
              <w:rPr>
                <w:ins w:id="15658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228635DB" w14:textId="77777777" w:rsidTr="00003694">
        <w:tblPrEx>
          <w:tblPrExChange w:id="15659" w:author="家興 余" w:date="2021-03-16T14:45:00Z">
            <w:tblPrEx>
              <w:tblW w:w="9639" w:type="dxa"/>
            </w:tblPrEx>
          </w:tblPrExChange>
        </w:tblPrEx>
        <w:trPr>
          <w:ins w:id="15660" w:author="ST1" w:date="2020-12-06T22:29:00Z"/>
          <w:trPrChange w:id="15661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62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220D3F2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663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64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06FA62F" w14:textId="543540C4" w:rsidR="00797D01" w:rsidRPr="00797D01" w:rsidRDefault="00D8000D" w:rsidP="00797D01">
            <w:pPr>
              <w:spacing w:line="140" w:lineRule="atLeast"/>
              <w:rPr>
                <w:ins w:id="15665" w:author="ST1" w:date="2020-12-06T22:29:00Z"/>
                <w:rFonts w:ascii="標楷體" w:eastAsia="標楷體" w:hAnsi="標楷體"/>
                <w:color w:val="000000"/>
              </w:rPr>
            </w:pPr>
            <w:ins w:id="15666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667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LoanTermDd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68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647268D" w14:textId="279446C1" w:rsidR="00797D01" w:rsidRPr="00797D01" w:rsidRDefault="00797D01" w:rsidP="00797D01">
            <w:pPr>
              <w:spacing w:line="140" w:lineRule="atLeast"/>
              <w:rPr>
                <w:ins w:id="15669" w:author="ST1" w:date="2020-12-06T22:29:00Z"/>
                <w:rFonts w:ascii="標楷體" w:eastAsia="標楷體" w:hAnsi="標楷體"/>
                <w:color w:val="000000"/>
              </w:rPr>
            </w:pPr>
            <w:ins w:id="15670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貸款期間日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71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29EC205" w14:textId="2D8DF7AF" w:rsidR="00797D01" w:rsidRPr="00797D01" w:rsidRDefault="00797D01" w:rsidP="00797D01">
            <w:pPr>
              <w:spacing w:line="140" w:lineRule="atLeast"/>
              <w:jc w:val="center"/>
              <w:rPr>
                <w:ins w:id="15672" w:author="ST1" w:date="2020-12-06T22:29:00Z"/>
                <w:rFonts w:ascii="標楷體" w:eastAsia="標楷體" w:hAnsi="標楷體" w:cs="新細明體"/>
                <w:kern w:val="0"/>
              </w:rPr>
            </w:pPr>
            <w:ins w:id="15673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74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F8608A5" w14:textId="12B0C346" w:rsidR="00797D01" w:rsidRPr="00797D01" w:rsidRDefault="00797D01" w:rsidP="00797D01">
            <w:pPr>
              <w:spacing w:line="140" w:lineRule="atLeast"/>
              <w:jc w:val="center"/>
              <w:rPr>
                <w:ins w:id="15675" w:author="ST1" w:date="2020-12-06T22:29:00Z"/>
                <w:rFonts w:ascii="標楷體" w:eastAsia="標楷體" w:hAnsi="標楷體"/>
                <w:color w:val="000000"/>
              </w:rPr>
            </w:pPr>
            <w:ins w:id="15676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3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77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40658B7" w14:textId="77777777" w:rsidR="00797D01" w:rsidRPr="00797D01" w:rsidRDefault="00797D01" w:rsidP="00797D01">
            <w:pPr>
              <w:spacing w:line="140" w:lineRule="atLeast"/>
              <w:rPr>
                <w:ins w:id="15678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6370A5B6" w14:textId="77777777" w:rsidTr="00003694">
        <w:tblPrEx>
          <w:tblPrExChange w:id="15679" w:author="家興 余" w:date="2021-03-16T14:45:00Z">
            <w:tblPrEx>
              <w:tblW w:w="9639" w:type="dxa"/>
            </w:tblPrEx>
          </w:tblPrExChange>
        </w:tblPrEx>
        <w:trPr>
          <w:ins w:id="15680" w:author="ST1" w:date="2020-12-06T22:29:00Z"/>
          <w:trPrChange w:id="15681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82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2ED1EE3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683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84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DC6B76A" w14:textId="4EA4CF9C" w:rsidR="00797D01" w:rsidRPr="00797D01" w:rsidRDefault="00D8000D" w:rsidP="00797D01">
            <w:pPr>
              <w:spacing w:line="140" w:lineRule="atLeast"/>
              <w:rPr>
                <w:ins w:id="15685" w:author="ST1" w:date="2020-12-06T22:29:00Z"/>
                <w:rFonts w:ascii="標楷體" w:eastAsia="標楷體" w:hAnsi="標楷體"/>
                <w:color w:val="000000"/>
              </w:rPr>
            </w:pPr>
            <w:ins w:id="15686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687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UtilDeadline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88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B774C40" w14:textId="70227B6A" w:rsidR="00797D01" w:rsidRPr="00797D01" w:rsidRDefault="00797D01" w:rsidP="00797D01">
            <w:pPr>
              <w:spacing w:line="140" w:lineRule="atLeast"/>
              <w:rPr>
                <w:ins w:id="15689" w:author="ST1" w:date="2020-12-06T22:29:00Z"/>
                <w:rFonts w:ascii="標楷體" w:eastAsia="標楷體" w:hAnsi="標楷體"/>
                <w:color w:val="000000"/>
              </w:rPr>
            </w:pPr>
            <w:ins w:id="15690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動支期限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91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AB51F13" w14:textId="3A63B8AF" w:rsidR="00797D01" w:rsidRPr="00797D01" w:rsidRDefault="00797D01" w:rsidP="00797D01">
            <w:pPr>
              <w:spacing w:line="140" w:lineRule="atLeast"/>
              <w:jc w:val="center"/>
              <w:rPr>
                <w:ins w:id="15692" w:author="ST1" w:date="2020-12-06T22:29:00Z"/>
                <w:rFonts w:ascii="標楷體" w:eastAsia="標楷體" w:hAnsi="標楷體" w:cs="新細明體"/>
                <w:kern w:val="0"/>
              </w:rPr>
            </w:pPr>
            <w:ins w:id="15693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94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175DDFD" w14:textId="22402056" w:rsidR="00797D01" w:rsidRPr="00797D01" w:rsidRDefault="00797D01" w:rsidP="00797D01">
            <w:pPr>
              <w:spacing w:line="140" w:lineRule="atLeast"/>
              <w:jc w:val="center"/>
              <w:rPr>
                <w:ins w:id="15695" w:author="ST1" w:date="2020-12-06T22:29:00Z"/>
                <w:rFonts w:ascii="標楷體" w:eastAsia="標楷體" w:hAnsi="標楷體"/>
                <w:color w:val="000000"/>
              </w:rPr>
            </w:pPr>
            <w:ins w:id="15696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8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97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1D214B1" w14:textId="77777777" w:rsidR="00797D01" w:rsidRPr="00797D01" w:rsidRDefault="00797D01" w:rsidP="00797D01">
            <w:pPr>
              <w:spacing w:line="140" w:lineRule="atLeast"/>
              <w:rPr>
                <w:ins w:id="15698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750F18E5" w14:textId="77777777" w:rsidTr="00003694">
        <w:tblPrEx>
          <w:tblPrExChange w:id="15699" w:author="家興 余" w:date="2021-03-16T14:45:00Z">
            <w:tblPrEx>
              <w:tblW w:w="9639" w:type="dxa"/>
            </w:tblPrEx>
          </w:tblPrExChange>
        </w:tblPrEx>
        <w:trPr>
          <w:ins w:id="15700" w:author="ST1" w:date="2020-12-06T22:29:00Z"/>
          <w:trPrChange w:id="15701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02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DDBA4CC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703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04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E4E20D7" w14:textId="676EF43E" w:rsidR="00797D01" w:rsidRPr="00797D01" w:rsidRDefault="00D8000D" w:rsidP="00797D01">
            <w:pPr>
              <w:spacing w:line="140" w:lineRule="atLeast"/>
              <w:rPr>
                <w:ins w:id="15705" w:author="ST1" w:date="2020-12-06T22:29:00Z"/>
                <w:rFonts w:ascii="標楷體" w:eastAsia="標楷體" w:hAnsi="標楷體"/>
                <w:color w:val="000000"/>
              </w:rPr>
            </w:pPr>
            <w:ins w:id="15706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707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FacMaturityDate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08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64EC62D" w14:textId="0341C2CC" w:rsidR="00797D01" w:rsidRPr="00797D01" w:rsidRDefault="00797D01" w:rsidP="00797D01">
            <w:pPr>
              <w:spacing w:line="140" w:lineRule="atLeast"/>
              <w:rPr>
                <w:ins w:id="15709" w:author="ST1" w:date="2020-12-06T22:29:00Z"/>
                <w:rFonts w:ascii="標楷體" w:eastAsia="標楷體" w:hAnsi="標楷體"/>
                <w:color w:val="000000"/>
              </w:rPr>
            </w:pPr>
            <w:ins w:id="15710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額度到期日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11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7157FAB" w14:textId="1EB0EFB0" w:rsidR="00797D01" w:rsidRPr="00797D01" w:rsidRDefault="00797D01" w:rsidP="00797D01">
            <w:pPr>
              <w:spacing w:line="140" w:lineRule="atLeast"/>
              <w:jc w:val="center"/>
              <w:rPr>
                <w:ins w:id="15712" w:author="ST1" w:date="2020-12-06T22:29:00Z"/>
                <w:rFonts w:ascii="標楷體" w:eastAsia="標楷體" w:hAnsi="標楷體" w:cs="新細明體"/>
                <w:kern w:val="0"/>
              </w:rPr>
            </w:pPr>
            <w:ins w:id="15713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14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ECF9C5C" w14:textId="112536CC" w:rsidR="00797D01" w:rsidRPr="00797D01" w:rsidRDefault="00797D01" w:rsidP="00797D01">
            <w:pPr>
              <w:spacing w:line="140" w:lineRule="atLeast"/>
              <w:jc w:val="center"/>
              <w:rPr>
                <w:ins w:id="15715" w:author="ST1" w:date="2020-12-06T22:29:00Z"/>
                <w:rFonts w:ascii="標楷體" w:eastAsia="標楷體" w:hAnsi="標楷體"/>
                <w:color w:val="000000"/>
              </w:rPr>
            </w:pPr>
            <w:ins w:id="15716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8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17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DAE5C14" w14:textId="77777777" w:rsidR="00797D01" w:rsidRPr="00797D01" w:rsidRDefault="00797D01" w:rsidP="00797D01">
            <w:pPr>
              <w:spacing w:line="140" w:lineRule="atLeast"/>
              <w:rPr>
                <w:ins w:id="15718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164E65BA" w14:textId="77777777" w:rsidTr="00003694">
        <w:tblPrEx>
          <w:tblPrExChange w:id="15719" w:author="家興 余" w:date="2021-03-16T14:45:00Z">
            <w:tblPrEx>
              <w:tblW w:w="9639" w:type="dxa"/>
            </w:tblPrEx>
          </w:tblPrExChange>
        </w:tblPrEx>
        <w:trPr>
          <w:ins w:id="15720" w:author="ST1" w:date="2020-12-06T22:29:00Z"/>
          <w:trPrChange w:id="15721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22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30586CD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723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24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611288F" w14:textId="54878378" w:rsidR="00797D01" w:rsidRPr="00797D01" w:rsidRDefault="00D8000D" w:rsidP="00797D01">
            <w:pPr>
              <w:spacing w:line="140" w:lineRule="atLeast"/>
              <w:rPr>
                <w:ins w:id="15725" w:author="ST1" w:date="2020-12-06T22:29:00Z"/>
                <w:rFonts w:ascii="標楷體" w:eastAsia="標楷體" w:hAnsi="標楷體"/>
                <w:color w:val="000000"/>
              </w:rPr>
            </w:pPr>
            <w:ins w:id="15726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727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BaseRateCode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28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B4DD7BA" w14:textId="418F912A" w:rsidR="00797D01" w:rsidRPr="00797D01" w:rsidRDefault="00797D01" w:rsidP="00797D01">
            <w:pPr>
              <w:spacing w:line="140" w:lineRule="atLeast"/>
              <w:rPr>
                <w:ins w:id="15729" w:author="ST1" w:date="2020-12-06T22:29:00Z"/>
                <w:rFonts w:ascii="標楷體" w:eastAsia="標楷體" w:hAnsi="標楷體"/>
                <w:color w:val="000000"/>
              </w:rPr>
            </w:pPr>
            <w:ins w:id="15730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指標利率代碼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31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459FC59" w14:textId="04E7EBD0" w:rsidR="00797D01" w:rsidRPr="00797D01" w:rsidRDefault="00797D01" w:rsidP="00797D01">
            <w:pPr>
              <w:spacing w:line="140" w:lineRule="atLeast"/>
              <w:jc w:val="center"/>
              <w:rPr>
                <w:ins w:id="15732" w:author="ST1" w:date="2020-12-06T22:29:00Z"/>
                <w:rFonts w:ascii="標楷體" w:eastAsia="標楷體" w:hAnsi="標楷體" w:cs="新細明體"/>
                <w:kern w:val="0"/>
              </w:rPr>
            </w:pPr>
            <w:ins w:id="15733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34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B32ACE3" w14:textId="5BB3E263" w:rsidR="00797D01" w:rsidRPr="00797D01" w:rsidRDefault="00797D01" w:rsidP="00797D01">
            <w:pPr>
              <w:spacing w:line="140" w:lineRule="atLeast"/>
              <w:jc w:val="center"/>
              <w:rPr>
                <w:ins w:id="15735" w:author="ST1" w:date="2020-12-06T22:29:00Z"/>
                <w:rFonts w:ascii="標楷體" w:eastAsia="標楷體" w:hAnsi="標楷體"/>
                <w:color w:val="000000"/>
              </w:rPr>
            </w:pPr>
            <w:ins w:id="15736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2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37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21F500A" w14:textId="77777777" w:rsidR="00797D01" w:rsidRPr="00797D01" w:rsidRDefault="00797D01" w:rsidP="00797D01">
            <w:pPr>
              <w:spacing w:line="140" w:lineRule="atLeast"/>
              <w:rPr>
                <w:ins w:id="15738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48AFE0B4" w14:textId="77777777" w:rsidTr="00003694">
        <w:tblPrEx>
          <w:tblPrExChange w:id="15739" w:author="家興 余" w:date="2021-03-16T14:45:00Z">
            <w:tblPrEx>
              <w:tblW w:w="9639" w:type="dxa"/>
            </w:tblPrEx>
          </w:tblPrExChange>
        </w:tblPrEx>
        <w:trPr>
          <w:ins w:id="15740" w:author="ST1" w:date="2020-12-06T22:29:00Z"/>
          <w:trPrChange w:id="15741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42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4B2A90B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743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44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50BC909" w14:textId="1AE94172" w:rsidR="00797D01" w:rsidRPr="00797D01" w:rsidRDefault="00D8000D" w:rsidP="00797D01">
            <w:pPr>
              <w:spacing w:line="140" w:lineRule="atLeast"/>
              <w:rPr>
                <w:ins w:id="15745" w:author="ST1" w:date="2020-12-06T22:29:00Z"/>
                <w:rFonts w:ascii="標楷體" w:eastAsia="標楷體" w:hAnsi="標楷體"/>
                <w:color w:val="000000"/>
              </w:rPr>
            </w:pPr>
            <w:ins w:id="15746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747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RecycleCode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48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02C4765" w14:textId="6D5CF4DB" w:rsidR="00797D01" w:rsidRPr="00797D01" w:rsidRDefault="00797D01" w:rsidP="00797D01">
            <w:pPr>
              <w:spacing w:line="140" w:lineRule="atLeast"/>
              <w:rPr>
                <w:ins w:id="15749" w:author="ST1" w:date="2020-12-06T22:29:00Z"/>
                <w:rFonts w:ascii="標楷體" w:eastAsia="標楷體" w:hAnsi="標楷體"/>
                <w:color w:val="000000"/>
              </w:rPr>
            </w:pPr>
            <w:ins w:id="15750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循環動用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51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DBBC175" w14:textId="504E38DE" w:rsidR="00797D01" w:rsidRPr="00797D01" w:rsidRDefault="00797D01" w:rsidP="00797D01">
            <w:pPr>
              <w:spacing w:line="140" w:lineRule="atLeast"/>
              <w:jc w:val="center"/>
              <w:rPr>
                <w:ins w:id="15752" w:author="ST1" w:date="2020-12-06T22:29:00Z"/>
                <w:rFonts w:ascii="標楷體" w:eastAsia="標楷體" w:hAnsi="標楷體" w:cs="新細明體"/>
                <w:kern w:val="0"/>
              </w:rPr>
            </w:pPr>
            <w:ins w:id="15753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54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6F9A88E" w14:textId="1F00C53C" w:rsidR="00797D01" w:rsidRPr="00797D01" w:rsidRDefault="00797D01" w:rsidP="00797D01">
            <w:pPr>
              <w:spacing w:line="140" w:lineRule="atLeast"/>
              <w:jc w:val="center"/>
              <w:rPr>
                <w:ins w:id="15755" w:author="ST1" w:date="2020-12-06T22:29:00Z"/>
                <w:rFonts w:ascii="標楷體" w:eastAsia="標楷體" w:hAnsi="標楷體"/>
                <w:color w:val="000000"/>
              </w:rPr>
            </w:pPr>
            <w:ins w:id="15756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1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57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2C41D96" w14:textId="77777777" w:rsidR="00797D01" w:rsidRPr="00797D01" w:rsidRDefault="00797D01" w:rsidP="00797D01">
            <w:pPr>
              <w:spacing w:line="140" w:lineRule="atLeast"/>
              <w:rPr>
                <w:ins w:id="15758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754A74E5" w14:textId="77777777" w:rsidTr="00003694">
        <w:tblPrEx>
          <w:tblPrExChange w:id="15759" w:author="家興 余" w:date="2021-03-16T14:45:00Z">
            <w:tblPrEx>
              <w:tblW w:w="9639" w:type="dxa"/>
            </w:tblPrEx>
          </w:tblPrExChange>
        </w:tblPrEx>
        <w:trPr>
          <w:ins w:id="15760" w:author="ST1" w:date="2020-12-06T22:29:00Z"/>
          <w:trPrChange w:id="15761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62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D817EBF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763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64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BE8248D" w14:textId="4B97AC25" w:rsidR="00797D01" w:rsidRPr="00797D01" w:rsidRDefault="00D8000D" w:rsidP="00797D01">
            <w:pPr>
              <w:spacing w:line="140" w:lineRule="atLeast"/>
              <w:rPr>
                <w:ins w:id="15765" w:author="ST1" w:date="2020-12-06T22:29:00Z"/>
                <w:rFonts w:ascii="標楷體" w:eastAsia="標楷體" w:hAnsi="標楷體"/>
                <w:color w:val="000000"/>
              </w:rPr>
            </w:pPr>
            <w:ins w:id="15766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767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RecycleDeadline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68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3CF13C8" w14:textId="4DF259D5" w:rsidR="00797D01" w:rsidRPr="00797D01" w:rsidRDefault="00797D01" w:rsidP="00797D01">
            <w:pPr>
              <w:spacing w:line="140" w:lineRule="atLeast"/>
              <w:rPr>
                <w:ins w:id="15769" w:author="ST1" w:date="2020-12-06T22:29:00Z"/>
                <w:rFonts w:ascii="標楷體" w:eastAsia="標楷體" w:hAnsi="標楷體"/>
                <w:color w:val="000000"/>
              </w:rPr>
            </w:pPr>
            <w:ins w:id="15770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循環動用期限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71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A36C256" w14:textId="63E8803A" w:rsidR="00797D01" w:rsidRPr="00797D01" w:rsidRDefault="00797D01" w:rsidP="00797D01">
            <w:pPr>
              <w:spacing w:line="140" w:lineRule="atLeast"/>
              <w:jc w:val="center"/>
              <w:rPr>
                <w:ins w:id="15772" w:author="ST1" w:date="2020-12-06T22:29:00Z"/>
                <w:rFonts w:ascii="標楷體" w:eastAsia="標楷體" w:hAnsi="標楷體" w:cs="新細明體"/>
                <w:kern w:val="0"/>
              </w:rPr>
            </w:pPr>
            <w:ins w:id="15773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74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1CA3F9F" w14:textId="7B9B5D65" w:rsidR="00797D01" w:rsidRPr="00797D01" w:rsidRDefault="00797D01" w:rsidP="00797D01">
            <w:pPr>
              <w:spacing w:line="140" w:lineRule="atLeast"/>
              <w:jc w:val="center"/>
              <w:rPr>
                <w:ins w:id="15775" w:author="ST1" w:date="2020-12-06T22:29:00Z"/>
                <w:rFonts w:ascii="標楷體" w:eastAsia="標楷體" w:hAnsi="標楷體"/>
                <w:color w:val="000000"/>
              </w:rPr>
            </w:pPr>
            <w:ins w:id="15776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8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77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6F7A38E" w14:textId="77777777" w:rsidR="00797D01" w:rsidRPr="00797D01" w:rsidRDefault="00797D01" w:rsidP="00797D01">
            <w:pPr>
              <w:spacing w:line="140" w:lineRule="atLeast"/>
              <w:rPr>
                <w:ins w:id="15778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292A94CB" w14:textId="77777777" w:rsidTr="00003694">
        <w:tblPrEx>
          <w:tblPrExChange w:id="15779" w:author="家興 余" w:date="2021-03-16T14:45:00Z">
            <w:tblPrEx>
              <w:tblW w:w="9639" w:type="dxa"/>
            </w:tblPrEx>
          </w:tblPrExChange>
        </w:tblPrEx>
        <w:trPr>
          <w:ins w:id="15780" w:author="ST1" w:date="2020-12-06T22:29:00Z"/>
          <w:trPrChange w:id="15781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82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7C33B48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783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84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7C61817" w14:textId="4F3F32E8" w:rsidR="00797D01" w:rsidRPr="00797D01" w:rsidRDefault="00D8000D" w:rsidP="00797D01">
            <w:pPr>
              <w:spacing w:line="140" w:lineRule="atLeast"/>
              <w:rPr>
                <w:ins w:id="15785" w:author="ST1" w:date="2020-12-06T22:29:00Z"/>
                <w:rFonts w:ascii="標楷體" w:eastAsia="標楷體" w:hAnsi="標楷體"/>
                <w:color w:val="000000"/>
              </w:rPr>
            </w:pPr>
            <w:ins w:id="15786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787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RateIncr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88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5970984" w14:textId="23DBDBCE" w:rsidR="00797D01" w:rsidRPr="00797D01" w:rsidRDefault="00797D01" w:rsidP="00797D01">
            <w:pPr>
              <w:spacing w:line="140" w:lineRule="atLeast"/>
              <w:rPr>
                <w:ins w:id="15789" w:author="ST1" w:date="2020-12-06T22:29:00Z"/>
                <w:rFonts w:ascii="標楷體" w:eastAsia="標楷體" w:hAnsi="標楷體"/>
                <w:color w:val="000000"/>
              </w:rPr>
            </w:pPr>
            <w:ins w:id="15790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加碼利率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91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E54DAA7" w14:textId="698C1A44" w:rsidR="00797D01" w:rsidRPr="00797D01" w:rsidRDefault="00797D01" w:rsidP="00797D01">
            <w:pPr>
              <w:spacing w:line="140" w:lineRule="atLeast"/>
              <w:jc w:val="center"/>
              <w:rPr>
                <w:ins w:id="15792" w:author="ST1" w:date="2020-12-06T22:29:00Z"/>
                <w:rFonts w:ascii="標楷體" w:eastAsia="標楷體" w:hAnsi="標楷體" w:cs="新細明體"/>
                <w:kern w:val="0"/>
              </w:rPr>
            </w:pPr>
            <w:ins w:id="15793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94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855205E" w14:textId="329DFDAD" w:rsidR="00797D01" w:rsidRPr="00797D01" w:rsidRDefault="00797D01" w:rsidP="00797D01">
            <w:pPr>
              <w:spacing w:line="140" w:lineRule="atLeast"/>
              <w:jc w:val="center"/>
              <w:rPr>
                <w:ins w:id="15795" w:author="ST1" w:date="2020-12-06T22:29:00Z"/>
                <w:rFonts w:ascii="標楷體" w:eastAsia="標楷體" w:hAnsi="標楷體"/>
                <w:color w:val="000000"/>
              </w:rPr>
            </w:pPr>
            <w:ins w:id="15796" w:author="ST1" w:date="2020-12-06T22:31:00Z">
              <w:r w:rsidRPr="00797D01">
                <w:rPr>
                  <w:rFonts w:ascii="標楷體" w:eastAsia="標楷體" w:hAnsi="標楷體"/>
                  <w:color w:val="000000"/>
                </w:rPr>
                <w:t>2.4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97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4C79EF8" w14:textId="77777777" w:rsidR="00797D01" w:rsidRPr="00797D01" w:rsidRDefault="00797D01" w:rsidP="00797D01">
            <w:pPr>
              <w:spacing w:line="140" w:lineRule="atLeast"/>
              <w:rPr>
                <w:ins w:id="15798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7F2A3FB4" w14:textId="77777777" w:rsidTr="00003694">
        <w:tblPrEx>
          <w:tblPrExChange w:id="15799" w:author="家興 余" w:date="2021-03-16T14:45:00Z">
            <w:tblPrEx>
              <w:tblW w:w="9639" w:type="dxa"/>
            </w:tblPrEx>
          </w:tblPrExChange>
        </w:tblPrEx>
        <w:trPr>
          <w:ins w:id="15800" w:author="ST1" w:date="2020-12-06T22:29:00Z"/>
          <w:trPrChange w:id="15801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02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53380B8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803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04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3DDEDBC" w14:textId="7ACF2DC0" w:rsidR="00797D01" w:rsidRPr="00797D01" w:rsidRDefault="00D8000D" w:rsidP="00797D01">
            <w:pPr>
              <w:spacing w:line="140" w:lineRule="atLeast"/>
              <w:rPr>
                <w:ins w:id="15805" w:author="ST1" w:date="2020-12-06T22:29:00Z"/>
                <w:rFonts w:ascii="標楷體" w:eastAsia="標楷體" w:hAnsi="標楷體"/>
                <w:color w:val="000000"/>
              </w:rPr>
            </w:pPr>
            <w:ins w:id="15806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807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LoanBal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08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3F60570" w14:textId="51568FAB" w:rsidR="00797D01" w:rsidRPr="00797D01" w:rsidRDefault="00797D01" w:rsidP="00797D01">
            <w:pPr>
              <w:spacing w:line="140" w:lineRule="atLeast"/>
              <w:rPr>
                <w:ins w:id="15809" w:author="ST1" w:date="2020-12-06T22:29:00Z"/>
                <w:rFonts w:ascii="標楷體" w:eastAsia="標楷體" w:hAnsi="標楷體"/>
                <w:color w:val="000000"/>
              </w:rPr>
            </w:pPr>
            <w:ins w:id="15810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放款餘額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11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03B5FBF" w14:textId="3ED8A3CE" w:rsidR="00797D01" w:rsidRPr="00797D01" w:rsidRDefault="00797D01" w:rsidP="00797D01">
            <w:pPr>
              <w:spacing w:line="140" w:lineRule="atLeast"/>
              <w:jc w:val="center"/>
              <w:rPr>
                <w:ins w:id="15812" w:author="ST1" w:date="2020-12-06T22:29:00Z"/>
                <w:rFonts w:ascii="標楷體" w:eastAsia="標楷體" w:hAnsi="標楷體" w:cs="新細明體"/>
                <w:kern w:val="0"/>
              </w:rPr>
            </w:pPr>
            <w:ins w:id="15813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14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0D4F5DC" w14:textId="4D7D911D" w:rsidR="00797D01" w:rsidRPr="00797D01" w:rsidRDefault="00797D01" w:rsidP="00797D01">
            <w:pPr>
              <w:spacing w:line="140" w:lineRule="atLeast"/>
              <w:jc w:val="center"/>
              <w:rPr>
                <w:ins w:id="15815" w:author="ST1" w:date="2020-12-06T22:29:00Z"/>
                <w:rFonts w:ascii="標楷體" w:eastAsia="標楷體" w:hAnsi="標楷體"/>
                <w:color w:val="000000"/>
              </w:rPr>
            </w:pPr>
            <w:ins w:id="15816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1</w:t>
              </w:r>
            </w:ins>
            <w:ins w:id="15817" w:author="ST1" w:date="2020-12-06T22:31:00Z">
              <w:r w:rsidRPr="00797D01">
                <w:rPr>
                  <w:rFonts w:ascii="標楷體" w:eastAsia="標楷體" w:hAnsi="標楷體"/>
                  <w:color w:val="000000"/>
                </w:rPr>
                <w:t>4.2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18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4E8B9BC" w14:textId="77777777" w:rsidR="00797D01" w:rsidRPr="00797D01" w:rsidRDefault="00797D01" w:rsidP="00797D01">
            <w:pPr>
              <w:spacing w:line="140" w:lineRule="atLeast"/>
              <w:rPr>
                <w:ins w:id="15819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084F3D6E" w14:textId="77777777" w:rsidTr="00003694">
        <w:tblPrEx>
          <w:tblPrExChange w:id="15820" w:author="家興 余" w:date="2021-03-16T14:45:00Z">
            <w:tblPrEx>
              <w:tblW w:w="9639" w:type="dxa"/>
            </w:tblPrEx>
          </w:tblPrExChange>
        </w:tblPrEx>
        <w:trPr>
          <w:ins w:id="15821" w:author="ST1" w:date="2020-12-06T22:29:00Z"/>
          <w:trPrChange w:id="15822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23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3360406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824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25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A454434" w14:textId="1ACA7B69" w:rsidR="00797D01" w:rsidRPr="00797D01" w:rsidRDefault="00D8000D" w:rsidP="00797D01">
            <w:pPr>
              <w:spacing w:line="140" w:lineRule="atLeast"/>
              <w:rPr>
                <w:ins w:id="15826" w:author="ST1" w:date="2020-12-06T22:29:00Z"/>
                <w:rFonts w:ascii="標楷體" w:eastAsia="標楷體" w:hAnsi="標楷體"/>
                <w:color w:val="000000"/>
              </w:rPr>
            </w:pPr>
            <w:ins w:id="15827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828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ApproveRate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29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E56598E" w14:textId="27905E2A" w:rsidR="00797D01" w:rsidRPr="00797D01" w:rsidRDefault="00797D01" w:rsidP="00797D01">
            <w:pPr>
              <w:spacing w:line="140" w:lineRule="atLeast"/>
              <w:rPr>
                <w:ins w:id="15830" w:author="ST1" w:date="2020-12-06T22:29:00Z"/>
                <w:rFonts w:ascii="標楷體" w:eastAsia="標楷體" w:hAnsi="標楷體"/>
                <w:color w:val="000000"/>
              </w:rPr>
            </w:pPr>
            <w:ins w:id="15831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核准利率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32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1B66E30" w14:textId="1810EE67" w:rsidR="00797D01" w:rsidRPr="00797D01" w:rsidRDefault="00797D01" w:rsidP="00797D01">
            <w:pPr>
              <w:spacing w:line="140" w:lineRule="atLeast"/>
              <w:jc w:val="center"/>
              <w:rPr>
                <w:ins w:id="15833" w:author="ST1" w:date="2020-12-06T22:29:00Z"/>
                <w:rFonts w:ascii="標楷體" w:eastAsia="標楷體" w:hAnsi="標楷體" w:cs="新細明體"/>
                <w:kern w:val="0"/>
              </w:rPr>
            </w:pPr>
            <w:ins w:id="15834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35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EADD37F" w14:textId="1353C677" w:rsidR="00797D01" w:rsidRPr="00797D01" w:rsidRDefault="00797D01" w:rsidP="00797D01">
            <w:pPr>
              <w:spacing w:line="140" w:lineRule="atLeast"/>
              <w:jc w:val="center"/>
              <w:rPr>
                <w:ins w:id="15836" w:author="ST1" w:date="2020-12-06T22:29:00Z"/>
                <w:rFonts w:ascii="標楷體" w:eastAsia="標楷體" w:hAnsi="標楷體"/>
                <w:color w:val="000000"/>
              </w:rPr>
            </w:pPr>
            <w:ins w:id="15837" w:author="ST1" w:date="2020-12-06T22:31:00Z">
              <w:r w:rsidRPr="00797D01">
                <w:rPr>
                  <w:rFonts w:ascii="標楷體" w:eastAsia="標楷體" w:hAnsi="標楷體"/>
                  <w:color w:val="000000"/>
                </w:rPr>
                <w:t>2.4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38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D97817C" w14:textId="77777777" w:rsidR="00797D01" w:rsidRPr="00797D01" w:rsidRDefault="00797D01" w:rsidP="00797D01">
            <w:pPr>
              <w:spacing w:line="140" w:lineRule="atLeast"/>
              <w:rPr>
                <w:ins w:id="15839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04551CB4" w14:textId="77777777" w:rsidTr="00003694">
        <w:tblPrEx>
          <w:tblPrExChange w:id="15840" w:author="家興 余" w:date="2021-03-16T14:45:00Z">
            <w:tblPrEx>
              <w:tblW w:w="9639" w:type="dxa"/>
            </w:tblPrEx>
          </w:tblPrExChange>
        </w:tblPrEx>
        <w:trPr>
          <w:ins w:id="15841" w:author="ST1" w:date="2020-12-06T22:29:00Z"/>
          <w:trPrChange w:id="15842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43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0F9CFAF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844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45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AA152C7" w14:textId="40E13664" w:rsidR="00797D01" w:rsidRPr="00797D01" w:rsidRDefault="00D8000D" w:rsidP="00797D01">
            <w:pPr>
              <w:spacing w:line="140" w:lineRule="atLeast"/>
              <w:rPr>
                <w:ins w:id="15846" w:author="ST1" w:date="2020-12-06T22:29:00Z"/>
                <w:rFonts w:ascii="標楷體" w:eastAsia="標楷體" w:hAnsi="標楷體"/>
                <w:color w:val="000000"/>
              </w:rPr>
            </w:pPr>
            <w:ins w:id="15847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848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FirstDrawdownDate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49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9F16CD7" w14:textId="0E9C4E45" w:rsidR="00797D01" w:rsidRPr="00797D01" w:rsidRDefault="00797D01" w:rsidP="00797D01">
            <w:pPr>
              <w:spacing w:line="140" w:lineRule="atLeast"/>
              <w:rPr>
                <w:ins w:id="15850" w:author="ST1" w:date="2020-12-06T22:29:00Z"/>
                <w:rFonts w:ascii="標楷體" w:eastAsia="標楷體" w:hAnsi="標楷體"/>
                <w:color w:val="000000"/>
              </w:rPr>
            </w:pPr>
            <w:ins w:id="15851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初貸日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52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DE95810" w14:textId="5C96B3B7" w:rsidR="00797D01" w:rsidRPr="00797D01" w:rsidRDefault="00797D01" w:rsidP="00797D01">
            <w:pPr>
              <w:spacing w:line="140" w:lineRule="atLeast"/>
              <w:jc w:val="center"/>
              <w:rPr>
                <w:ins w:id="15853" w:author="ST1" w:date="2020-12-06T22:29:00Z"/>
                <w:rFonts w:ascii="標楷體" w:eastAsia="標楷體" w:hAnsi="標楷體" w:cs="新細明體"/>
                <w:kern w:val="0"/>
              </w:rPr>
            </w:pPr>
            <w:ins w:id="15854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55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BE41D21" w14:textId="5CF01F6C" w:rsidR="00797D01" w:rsidRPr="00797D01" w:rsidRDefault="00797D01" w:rsidP="00797D01">
            <w:pPr>
              <w:spacing w:line="140" w:lineRule="atLeast"/>
              <w:jc w:val="center"/>
              <w:rPr>
                <w:ins w:id="15856" w:author="ST1" w:date="2020-12-06T22:29:00Z"/>
                <w:rFonts w:ascii="標楷體" w:eastAsia="標楷體" w:hAnsi="標楷體"/>
                <w:color w:val="000000"/>
              </w:rPr>
            </w:pPr>
            <w:ins w:id="15857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8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58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93E4120" w14:textId="77777777" w:rsidR="00797D01" w:rsidRPr="00797D01" w:rsidRDefault="00797D01" w:rsidP="00797D01">
            <w:pPr>
              <w:spacing w:line="140" w:lineRule="atLeast"/>
              <w:rPr>
                <w:ins w:id="15859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5702F1BE" w14:textId="77777777" w:rsidTr="00003694">
        <w:tblPrEx>
          <w:tblPrExChange w:id="15860" w:author="家興 余" w:date="2021-03-16T14:45:00Z">
            <w:tblPrEx>
              <w:tblW w:w="9639" w:type="dxa"/>
            </w:tblPrEx>
          </w:tblPrExChange>
        </w:tblPrEx>
        <w:trPr>
          <w:ins w:id="15861" w:author="ST1" w:date="2020-12-06T22:29:00Z"/>
          <w:trPrChange w:id="15862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63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F0915EB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864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65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A9AB760" w14:textId="45683A68" w:rsidR="00797D01" w:rsidRPr="00797D01" w:rsidRDefault="00D8000D" w:rsidP="00797D01">
            <w:pPr>
              <w:spacing w:line="140" w:lineRule="atLeast"/>
              <w:rPr>
                <w:ins w:id="15866" w:author="ST1" w:date="2020-12-06T22:29:00Z"/>
                <w:rFonts w:ascii="標楷體" w:eastAsia="標楷體" w:hAnsi="標楷體"/>
                <w:color w:val="000000"/>
              </w:rPr>
            </w:pPr>
            <w:ins w:id="15867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868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MaturityDate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69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C79EA5E" w14:textId="6F3A1B6E" w:rsidR="00797D01" w:rsidRPr="00797D01" w:rsidRDefault="00797D01" w:rsidP="00797D01">
            <w:pPr>
              <w:spacing w:line="140" w:lineRule="atLeast"/>
              <w:rPr>
                <w:ins w:id="15870" w:author="ST1" w:date="2020-12-06T22:29:00Z"/>
                <w:rFonts w:ascii="標楷體" w:eastAsia="標楷體" w:hAnsi="標楷體"/>
                <w:color w:val="000000"/>
              </w:rPr>
            </w:pPr>
            <w:ins w:id="15871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到期日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72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C20E1CE" w14:textId="1C796C91" w:rsidR="00797D01" w:rsidRPr="00797D01" w:rsidRDefault="00797D01" w:rsidP="00797D01">
            <w:pPr>
              <w:spacing w:line="140" w:lineRule="atLeast"/>
              <w:jc w:val="center"/>
              <w:rPr>
                <w:ins w:id="15873" w:author="ST1" w:date="2020-12-06T22:29:00Z"/>
                <w:rFonts w:ascii="標楷體" w:eastAsia="標楷體" w:hAnsi="標楷體" w:cs="新細明體"/>
                <w:kern w:val="0"/>
              </w:rPr>
            </w:pPr>
            <w:ins w:id="15874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75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4836484" w14:textId="02F253F2" w:rsidR="00797D01" w:rsidRPr="00797D01" w:rsidRDefault="00797D01" w:rsidP="00797D01">
            <w:pPr>
              <w:spacing w:line="140" w:lineRule="atLeast"/>
              <w:jc w:val="center"/>
              <w:rPr>
                <w:ins w:id="15876" w:author="ST1" w:date="2020-12-06T22:29:00Z"/>
                <w:rFonts w:ascii="標楷體" w:eastAsia="標楷體" w:hAnsi="標楷體"/>
                <w:color w:val="000000"/>
              </w:rPr>
            </w:pPr>
            <w:ins w:id="15877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8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78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FB3FD23" w14:textId="77777777" w:rsidR="00797D01" w:rsidRPr="00797D01" w:rsidRDefault="00797D01" w:rsidP="00797D01">
            <w:pPr>
              <w:spacing w:line="140" w:lineRule="atLeast"/>
              <w:rPr>
                <w:ins w:id="15879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5EE32D03" w14:textId="77777777" w:rsidTr="00003694">
        <w:tblPrEx>
          <w:tblPrExChange w:id="15880" w:author="家興 余" w:date="2021-03-16T14:45:00Z">
            <w:tblPrEx>
              <w:tblW w:w="9639" w:type="dxa"/>
            </w:tblPrEx>
          </w:tblPrExChange>
        </w:tblPrEx>
        <w:trPr>
          <w:ins w:id="15881" w:author="ST1" w:date="2020-12-06T22:29:00Z"/>
          <w:trPrChange w:id="15882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83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2003176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884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85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C766FC8" w14:textId="59C2547B" w:rsidR="00797D01" w:rsidRPr="00797D01" w:rsidRDefault="00D8000D" w:rsidP="00797D01">
            <w:pPr>
              <w:spacing w:line="140" w:lineRule="atLeast"/>
              <w:rPr>
                <w:ins w:id="15886" w:author="ST1" w:date="2020-12-06T22:29:00Z"/>
                <w:rFonts w:ascii="標楷體" w:eastAsia="標楷體" w:hAnsi="標楷體"/>
                <w:color w:val="000000"/>
              </w:rPr>
            </w:pPr>
            <w:ins w:id="15887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888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Overdue1MFlag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89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6AB256C" w14:textId="287C422A" w:rsidR="00797D01" w:rsidRPr="00797D01" w:rsidRDefault="00797D01" w:rsidP="00797D01">
            <w:pPr>
              <w:spacing w:line="140" w:lineRule="atLeast"/>
              <w:rPr>
                <w:ins w:id="15890" w:author="ST1" w:date="2020-12-06T22:29:00Z"/>
                <w:rFonts w:ascii="標楷體" w:eastAsia="標楷體" w:hAnsi="標楷體"/>
                <w:color w:val="000000"/>
              </w:rPr>
            </w:pPr>
            <w:ins w:id="15891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半年內曾滯繳一期以上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92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EC76AF1" w14:textId="7946BE87" w:rsidR="00797D01" w:rsidRPr="00797D01" w:rsidRDefault="00797D01" w:rsidP="00797D01">
            <w:pPr>
              <w:spacing w:line="140" w:lineRule="atLeast"/>
              <w:jc w:val="center"/>
              <w:rPr>
                <w:ins w:id="15893" w:author="ST1" w:date="2020-12-06T22:29:00Z"/>
                <w:rFonts w:ascii="標楷體" w:eastAsia="標楷體" w:hAnsi="標楷體" w:cs="新細明體"/>
                <w:kern w:val="0"/>
              </w:rPr>
            </w:pPr>
            <w:ins w:id="15894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95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35E56B3" w14:textId="258B18FF" w:rsidR="00797D01" w:rsidRPr="00797D01" w:rsidRDefault="00797D01" w:rsidP="00797D01">
            <w:pPr>
              <w:spacing w:line="140" w:lineRule="atLeast"/>
              <w:jc w:val="center"/>
              <w:rPr>
                <w:ins w:id="15896" w:author="ST1" w:date="2020-12-06T22:29:00Z"/>
                <w:rFonts w:ascii="標楷體" w:eastAsia="標楷體" w:hAnsi="標楷體"/>
                <w:color w:val="000000"/>
              </w:rPr>
            </w:pPr>
            <w:ins w:id="15897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1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98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530DEE1" w14:textId="0E12F1C2" w:rsidR="00797D01" w:rsidRPr="00797D01" w:rsidRDefault="00797D01" w:rsidP="00797D01">
            <w:pPr>
              <w:spacing w:line="140" w:lineRule="atLeast"/>
              <w:rPr>
                <w:ins w:id="15899" w:author="ST1" w:date="2020-12-06T22:29:00Z"/>
                <w:rFonts w:ascii="標楷體" w:eastAsia="標楷體" w:hAnsi="標楷體"/>
              </w:rPr>
            </w:pPr>
            <w:ins w:id="15900" w:author="ST1" w:date="2020-12-06T22:32:00Z">
              <w:r w:rsidRPr="00797D01">
                <w:rPr>
                  <w:rFonts w:ascii="標楷體" w:eastAsia="標楷體" w:hAnsi="標楷體"/>
                  <w:color w:val="000000"/>
                </w:rPr>
                <w:t>0:無 1:有</w:t>
              </w:r>
            </w:ins>
          </w:p>
        </w:tc>
      </w:tr>
      <w:tr w:rsidR="00797D01" w:rsidRPr="00797D01" w14:paraId="03DDCDC3" w14:textId="77777777" w:rsidTr="00003694">
        <w:tblPrEx>
          <w:tblPrExChange w:id="15901" w:author="家興 余" w:date="2021-03-16T14:45:00Z">
            <w:tblPrEx>
              <w:tblW w:w="9639" w:type="dxa"/>
            </w:tblPrEx>
          </w:tblPrExChange>
        </w:tblPrEx>
        <w:trPr>
          <w:ins w:id="15902" w:author="ST1" w:date="2020-12-06T22:29:00Z"/>
          <w:trPrChange w:id="15903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04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C059A7A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905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06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E03F058" w14:textId="76FF9809" w:rsidR="00797D01" w:rsidRPr="00797D01" w:rsidRDefault="00D8000D" w:rsidP="00797D01">
            <w:pPr>
              <w:spacing w:line="140" w:lineRule="atLeast"/>
              <w:rPr>
                <w:ins w:id="15907" w:author="ST1" w:date="2020-12-06T22:29:00Z"/>
                <w:rFonts w:ascii="標楷體" w:eastAsia="標楷體" w:hAnsi="標楷體"/>
                <w:color w:val="000000"/>
              </w:rPr>
            </w:pPr>
            <w:ins w:id="15908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909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Overdue7DFlag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10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8283863" w14:textId="3EB41AEC" w:rsidR="00797D01" w:rsidRPr="00797D01" w:rsidRDefault="00797D01" w:rsidP="00797D01">
            <w:pPr>
              <w:spacing w:line="140" w:lineRule="atLeast"/>
              <w:rPr>
                <w:ins w:id="15911" w:author="ST1" w:date="2020-12-06T22:29:00Z"/>
                <w:rFonts w:ascii="標楷體" w:eastAsia="標楷體" w:hAnsi="標楷體"/>
                <w:color w:val="000000"/>
              </w:rPr>
            </w:pPr>
            <w:ins w:id="15912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近一年有二期以上延遲逾</w:t>
              </w:r>
              <w:r w:rsidRPr="00797D01">
                <w:rPr>
                  <w:rFonts w:ascii="標楷體" w:eastAsia="標楷體" w:hAnsi="標楷體"/>
                  <w:color w:val="000000"/>
                </w:rPr>
                <w:t>7日（含）繳款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13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A07EE55" w14:textId="2A0848AA" w:rsidR="00797D01" w:rsidRPr="00797D01" w:rsidRDefault="00797D01" w:rsidP="00797D01">
            <w:pPr>
              <w:spacing w:line="140" w:lineRule="atLeast"/>
              <w:jc w:val="center"/>
              <w:rPr>
                <w:ins w:id="15914" w:author="ST1" w:date="2020-12-06T22:29:00Z"/>
                <w:rFonts w:ascii="標楷體" w:eastAsia="標楷體" w:hAnsi="標楷體" w:cs="新細明體"/>
                <w:kern w:val="0"/>
              </w:rPr>
            </w:pPr>
            <w:ins w:id="15915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16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D4EE77A" w14:textId="644ABD50" w:rsidR="00797D01" w:rsidRPr="00797D01" w:rsidRDefault="00797D01" w:rsidP="00797D01">
            <w:pPr>
              <w:spacing w:line="140" w:lineRule="atLeast"/>
              <w:jc w:val="center"/>
              <w:rPr>
                <w:ins w:id="15917" w:author="ST1" w:date="2020-12-06T22:29:00Z"/>
                <w:rFonts w:ascii="標楷體" w:eastAsia="標楷體" w:hAnsi="標楷體"/>
                <w:color w:val="000000"/>
              </w:rPr>
            </w:pPr>
            <w:ins w:id="15918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1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19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71320CB" w14:textId="3C47CD36" w:rsidR="00797D01" w:rsidRPr="00797D01" w:rsidRDefault="00797D01" w:rsidP="00797D01">
            <w:pPr>
              <w:spacing w:line="140" w:lineRule="atLeast"/>
              <w:rPr>
                <w:ins w:id="15920" w:author="ST1" w:date="2020-12-06T22:29:00Z"/>
                <w:rFonts w:ascii="標楷體" w:eastAsia="標楷體" w:hAnsi="標楷體"/>
              </w:rPr>
            </w:pPr>
            <w:ins w:id="15921" w:author="ST1" w:date="2020-12-06T22:34:00Z">
              <w:r w:rsidRPr="00797D01">
                <w:rPr>
                  <w:rFonts w:ascii="標楷體" w:eastAsia="標楷體" w:hAnsi="標楷體"/>
                  <w:color w:val="000000"/>
                </w:rPr>
                <w:t>0:無 1:有</w:t>
              </w:r>
            </w:ins>
          </w:p>
        </w:tc>
      </w:tr>
      <w:tr w:rsidR="00797D01" w:rsidRPr="00797D01" w14:paraId="6D51D9E4" w14:textId="77777777" w:rsidTr="00003694">
        <w:tblPrEx>
          <w:tblPrExChange w:id="15922" w:author="家興 余" w:date="2021-03-16T14:45:00Z">
            <w:tblPrEx>
              <w:tblW w:w="9639" w:type="dxa"/>
            </w:tblPrEx>
          </w:tblPrExChange>
        </w:tblPrEx>
        <w:trPr>
          <w:ins w:id="15923" w:author="ST1" w:date="2020-12-06T22:29:00Z"/>
          <w:trPrChange w:id="15924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25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5606D2A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926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27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F48BB19" w14:textId="61A6686D" w:rsidR="00797D01" w:rsidRPr="00797D01" w:rsidRDefault="00D8000D" w:rsidP="00797D01">
            <w:pPr>
              <w:spacing w:line="140" w:lineRule="atLeast"/>
              <w:rPr>
                <w:ins w:id="15928" w:author="ST1" w:date="2020-12-06T22:29:00Z"/>
                <w:rFonts w:ascii="標楷體" w:eastAsia="標楷體" w:hAnsi="標楷體"/>
                <w:color w:val="000000"/>
              </w:rPr>
            </w:pPr>
            <w:ins w:id="15929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930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RecycleCode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31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43E9BEE" w14:textId="3DC70E6D" w:rsidR="00797D01" w:rsidRPr="00797D01" w:rsidRDefault="00797D01" w:rsidP="00797D01">
            <w:pPr>
              <w:spacing w:line="140" w:lineRule="atLeast"/>
              <w:rPr>
                <w:ins w:id="15932" w:author="ST1" w:date="2020-12-06T22:29:00Z"/>
                <w:rFonts w:ascii="標楷體" w:eastAsia="標楷體" w:hAnsi="標楷體"/>
                <w:color w:val="000000"/>
              </w:rPr>
            </w:pPr>
            <w:ins w:id="15933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循環動用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34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0F0B7E0" w14:textId="1AD872E8" w:rsidR="00797D01" w:rsidRPr="00797D01" w:rsidRDefault="00797D01" w:rsidP="00797D01">
            <w:pPr>
              <w:spacing w:line="140" w:lineRule="atLeast"/>
              <w:jc w:val="center"/>
              <w:rPr>
                <w:ins w:id="15935" w:author="ST1" w:date="2020-12-06T22:29:00Z"/>
                <w:rFonts w:ascii="標楷體" w:eastAsia="標楷體" w:hAnsi="標楷體" w:cs="新細明體"/>
                <w:kern w:val="0"/>
              </w:rPr>
            </w:pPr>
            <w:ins w:id="15936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37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DCAF1FB" w14:textId="224D8C44" w:rsidR="00797D01" w:rsidRPr="00797D01" w:rsidRDefault="00797D01" w:rsidP="00797D01">
            <w:pPr>
              <w:spacing w:line="140" w:lineRule="atLeast"/>
              <w:jc w:val="center"/>
              <w:rPr>
                <w:ins w:id="15938" w:author="ST1" w:date="2020-12-06T22:29:00Z"/>
                <w:rFonts w:ascii="標楷體" w:eastAsia="標楷體" w:hAnsi="標楷體"/>
                <w:color w:val="000000"/>
              </w:rPr>
            </w:pPr>
            <w:ins w:id="15939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1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40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DB1E959" w14:textId="6A07D168" w:rsidR="00797D01" w:rsidRPr="00797D01" w:rsidRDefault="00797D01" w:rsidP="00797D01">
            <w:pPr>
              <w:spacing w:line="140" w:lineRule="atLeast"/>
              <w:rPr>
                <w:ins w:id="15941" w:author="ST1" w:date="2020-12-06T22:29:00Z"/>
                <w:rFonts w:ascii="標楷體" w:eastAsia="標楷體" w:hAnsi="標楷體"/>
              </w:rPr>
            </w:pPr>
            <w:ins w:id="15942" w:author="ST1" w:date="2020-12-06T22:33:00Z">
              <w:r w:rsidRPr="00797D01">
                <w:rPr>
                  <w:rFonts w:ascii="標楷體" w:eastAsia="標楷體" w:hAnsi="標楷體"/>
                </w:rPr>
                <w:t>1</w:t>
              </w:r>
            </w:ins>
            <w:ins w:id="15943" w:author="ST1" w:date="2020-12-06T22:34:00Z">
              <w:r w:rsidRPr="00797D01">
                <w:rPr>
                  <w:rFonts w:ascii="標楷體" w:eastAsia="標楷體" w:hAnsi="標楷體"/>
                </w:rPr>
                <w:t>:非</w:t>
              </w:r>
              <w:r w:rsidRPr="00797D01">
                <w:rPr>
                  <w:rFonts w:ascii="標楷體" w:eastAsia="標楷體" w:hAnsi="標楷體" w:hint="eastAsia"/>
                </w:rPr>
                <w:t>循環</w:t>
              </w:r>
              <w:r w:rsidRPr="00797D01">
                <w:rPr>
                  <w:rFonts w:ascii="標楷體" w:eastAsia="標楷體" w:hAnsi="標楷體"/>
                </w:rPr>
                <w:t xml:space="preserve"> </w:t>
              </w:r>
            </w:ins>
            <w:ins w:id="15944" w:author="ST1" w:date="2020-12-06T22:33:00Z">
              <w:r w:rsidRPr="00797D01">
                <w:rPr>
                  <w:rFonts w:ascii="標楷體" w:eastAsia="標楷體" w:hAnsi="標楷體"/>
                </w:rPr>
                <w:t>2</w:t>
              </w:r>
            </w:ins>
            <w:ins w:id="15945" w:author="ST1" w:date="2020-12-06T22:34:00Z">
              <w:r w:rsidRPr="00797D01">
                <w:rPr>
                  <w:rFonts w:ascii="標楷體" w:eastAsia="標楷體" w:hAnsi="標楷體"/>
                </w:rPr>
                <w:t>:</w:t>
              </w:r>
            </w:ins>
            <w:ins w:id="15946" w:author="ST1" w:date="2020-12-06T22:33:00Z">
              <w:r w:rsidRPr="00797D01">
                <w:rPr>
                  <w:rFonts w:ascii="標楷體" w:eastAsia="標楷體" w:hAnsi="標楷體" w:hint="eastAsia"/>
                </w:rPr>
                <w:t>循環</w:t>
              </w:r>
            </w:ins>
          </w:p>
        </w:tc>
      </w:tr>
      <w:tr w:rsidR="00797D01" w:rsidRPr="00797D01" w14:paraId="3DC6F6F8" w14:textId="77777777" w:rsidTr="00003694">
        <w:tblPrEx>
          <w:tblPrExChange w:id="15947" w:author="家興 余" w:date="2021-03-16T14:45:00Z">
            <w:tblPrEx>
              <w:tblW w:w="9639" w:type="dxa"/>
            </w:tblPrEx>
          </w:tblPrExChange>
        </w:tblPrEx>
        <w:trPr>
          <w:ins w:id="15948" w:author="ST1" w:date="2020-12-06T22:29:00Z"/>
          <w:trPrChange w:id="15949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50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7C596E3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951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52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23A5E1B" w14:textId="1BEFEA62" w:rsidR="00797D01" w:rsidRPr="00797D01" w:rsidRDefault="00D8000D" w:rsidP="00797D01">
            <w:pPr>
              <w:spacing w:line="140" w:lineRule="atLeast"/>
              <w:rPr>
                <w:ins w:id="15953" w:author="ST1" w:date="2020-12-06T22:29:00Z"/>
                <w:rFonts w:ascii="標楷體" w:eastAsia="標楷體" w:hAnsi="標楷體"/>
                <w:color w:val="000000"/>
              </w:rPr>
            </w:pPr>
            <w:ins w:id="15954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955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UtilBal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56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438EAE8" w14:textId="32434C02" w:rsidR="00797D01" w:rsidRPr="00797D01" w:rsidRDefault="00797D01" w:rsidP="00797D01">
            <w:pPr>
              <w:spacing w:line="140" w:lineRule="atLeast"/>
              <w:rPr>
                <w:ins w:id="15957" w:author="ST1" w:date="2020-12-06T22:29:00Z"/>
                <w:rFonts w:ascii="標楷體" w:eastAsia="標楷體" w:hAnsi="標楷體"/>
                <w:color w:val="000000"/>
              </w:rPr>
            </w:pPr>
            <w:ins w:id="15958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已動用額度餘額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59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698897F" w14:textId="7CBCFD41" w:rsidR="00797D01" w:rsidRPr="00797D01" w:rsidRDefault="00797D01" w:rsidP="00797D01">
            <w:pPr>
              <w:spacing w:line="140" w:lineRule="atLeast"/>
              <w:jc w:val="center"/>
              <w:rPr>
                <w:ins w:id="15960" w:author="ST1" w:date="2020-12-06T22:29:00Z"/>
                <w:rFonts w:ascii="標楷體" w:eastAsia="標楷體" w:hAnsi="標楷體" w:cs="新細明體"/>
                <w:kern w:val="0"/>
              </w:rPr>
            </w:pPr>
            <w:ins w:id="15961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62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4DF7DFE" w14:textId="396961FC" w:rsidR="00797D01" w:rsidRPr="00797D01" w:rsidRDefault="00797D01" w:rsidP="00797D01">
            <w:pPr>
              <w:spacing w:line="140" w:lineRule="atLeast"/>
              <w:jc w:val="center"/>
              <w:rPr>
                <w:ins w:id="15963" w:author="ST1" w:date="2020-12-06T22:29:00Z"/>
                <w:rFonts w:ascii="標楷體" w:eastAsia="標楷體" w:hAnsi="標楷體"/>
                <w:color w:val="000000"/>
              </w:rPr>
            </w:pPr>
            <w:ins w:id="15964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1</w:t>
              </w:r>
            </w:ins>
            <w:ins w:id="15965" w:author="ST1" w:date="2020-12-06T22:32:00Z">
              <w:r w:rsidRPr="00797D01">
                <w:rPr>
                  <w:rFonts w:ascii="標楷體" w:eastAsia="標楷體" w:hAnsi="標楷體"/>
                  <w:color w:val="000000"/>
                </w:rPr>
                <w:t>4.2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66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CF13D3C" w14:textId="77777777" w:rsidR="00797D01" w:rsidRPr="00797D01" w:rsidRDefault="00797D01" w:rsidP="00797D01">
            <w:pPr>
              <w:spacing w:line="140" w:lineRule="atLeast"/>
              <w:rPr>
                <w:ins w:id="15967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278A1CF5" w14:textId="77777777" w:rsidTr="00003694">
        <w:tblPrEx>
          <w:tblPrExChange w:id="15968" w:author="家興 余" w:date="2021-03-16T14:45:00Z">
            <w:tblPrEx>
              <w:tblW w:w="9639" w:type="dxa"/>
            </w:tblPrEx>
          </w:tblPrExChange>
        </w:tblPrEx>
        <w:trPr>
          <w:ins w:id="15969" w:author="ST1" w:date="2020-12-06T22:29:00Z"/>
          <w:trPrChange w:id="15970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71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EECED9C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972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73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2642B47" w14:textId="5C63CD82" w:rsidR="00797D01" w:rsidRPr="00797D01" w:rsidRDefault="00D8000D" w:rsidP="00797D01">
            <w:pPr>
              <w:spacing w:line="140" w:lineRule="atLeast"/>
              <w:rPr>
                <w:ins w:id="15974" w:author="ST1" w:date="2020-12-06T22:29:00Z"/>
                <w:rFonts w:ascii="標楷體" w:eastAsia="標楷體" w:hAnsi="標楷體"/>
                <w:color w:val="000000"/>
              </w:rPr>
            </w:pPr>
            <w:ins w:id="15975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976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CurrencyCode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77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7DCFFB5" w14:textId="39C585C6" w:rsidR="00797D01" w:rsidRPr="00797D01" w:rsidRDefault="00797D01" w:rsidP="00797D01">
            <w:pPr>
              <w:spacing w:line="140" w:lineRule="atLeast"/>
              <w:rPr>
                <w:ins w:id="15978" w:author="ST1" w:date="2020-12-06T22:29:00Z"/>
                <w:rFonts w:ascii="標楷體" w:eastAsia="標楷體" w:hAnsi="標楷體"/>
                <w:color w:val="000000"/>
              </w:rPr>
            </w:pPr>
            <w:ins w:id="15979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核准幣別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80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44AB672" w14:textId="794C91AF" w:rsidR="00797D01" w:rsidRPr="00797D01" w:rsidRDefault="00797D01" w:rsidP="00797D01">
            <w:pPr>
              <w:spacing w:line="140" w:lineRule="atLeast"/>
              <w:jc w:val="center"/>
              <w:rPr>
                <w:ins w:id="15981" w:author="ST1" w:date="2020-12-06T22:29:00Z"/>
                <w:rFonts w:ascii="標楷體" w:eastAsia="標楷體" w:hAnsi="標楷體" w:cs="新細明體"/>
                <w:kern w:val="0"/>
              </w:rPr>
            </w:pPr>
            <w:ins w:id="15982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83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1460F47" w14:textId="7FD6C433" w:rsidR="00797D01" w:rsidRPr="00797D01" w:rsidRDefault="00797D01" w:rsidP="00797D01">
            <w:pPr>
              <w:spacing w:line="140" w:lineRule="atLeast"/>
              <w:jc w:val="center"/>
              <w:rPr>
                <w:ins w:id="15984" w:author="ST1" w:date="2020-12-06T22:29:00Z"/>
                <w:rFonts w:ascii="標楷體" w:eastAsia="標楷體" w:hAnsi="標楷體"/>
                <w:color w:val="000000"/>
              </w:rPr>
            </w:pPr>
            <w:ins w:id="15985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3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86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7C4E4CC" w14:textId="77777777" w:rsidR="00797D01" w:rsidRPr="00797D01" w:rsidRDefault="00797D01" w:rsidP="00797D01">
            <w:pPr>
              <w:spacing w:line="140" w:lineRule="atLeast"/>
              <w:rPr>
                <w:ins w:id="15987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4E8214EF" w14:textId="77777777" w:rsidTr="00003694">
        <w:tblPrEx>
          <w:tblPrExChange w:id="15988" w:author="家興 余" w:date="2021-03-16T14:45:00Z">
            <w:tblPrEx>
              <w:tblW w:w="9639" w:type="dxa"/>
            </w:tblPrEx>
          </w:tblPrExChange>
        </w:tblPrEx>
        <w:trPr>
          <w:ins w:id="15989" w:author="ST1" w:date="2020-12-06T22:29:00Z"/>
          <w:trPrChange w:id="15990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91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DC78FAE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992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93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BDFEC91" w14:textId="7B7E038B" w:rsidR="00797D01" w:rsidRPr="00797D01" w:rsidRDefault="00D8000D" w:rsidP="00797D01">
            <w:pPr>
              <w:spacing w:line="140" w:lineRule="atLeast"/>
              <w:rPr>
                <w:ins w:id="15994" w:author="ST1" w:date="2020-12-06T22:29:00Z"/>
                <w:rFonts w:ascii="標楷體" w:eastAsia="標楷體" w:hAnsi="標楷體"/>
                <w:color w:val="000000"/>
              </w:rPr>
            </w:pPr>
            <w:ins w:id="15995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996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FireOfficer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97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8832EF2" w14:textId="34282F29" w:rsidR="00797D01" w:rsidRPr="00797D01" w:rsidRDefault="00797D01" w:rsidP="00797D01">
            <w:pPr>
              <w:spacing w:line="140" w:lineRule="atLeast"/>
              <w:rPr>
                <w:ins w:id="15998" w:author="ST1" w:date="2020-12-06T22:29:00Z"/>
                <w:rFonts w:ascii="標楷體" w:eastAsia="標楷體" w:hAnsi="標楷體"/>
                <w:color w:val="000000"/>
              </w:rPr>
            </w:pPr>
            <w:ins w:id="15999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火險服務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00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BACE390" w14:textId="097DD625" w:rsidR="00797D01" w:rsidRPr="00797D01" w:rsidRDefault="00797D01" w:rsidP="00797D01">
            <w:pPr>
              <w:spacing w:line="140" w:lineRule="atLeast"/>
              <w:jc w:val="center"/>
              <w:rPr>
                <w:ins w:id="16001" w:author="ST1" w:date="2020-12-06T22:29:00Z"/>
                <w:rFonts w:ascii="標楷體" w:eastAsia="標楷體" w:hAnsi="標楷體" w:cs="新細明體"/>
                <w:kern w:val="0"/>
              </w:rPr>
            </w:pPr>
            <w:ins w:id="16002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03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2A2E9A6" w14:textId="6D31E491" w:rsidR="00797D01" w:rsidRPr="00797D01" w:rsidRDefault="00797D01" w:rsidP="00797D01">
            <w:pPr>
              <w:spacing w:line="140" w:lineRule="atLeast"/>
              <w:jc w:val="center"/>
              <w:rPr>
                <w:ins w:id="16004" w:author="ST1" w:date="2020-12-06T22:29:00Z"/>
                <w:rFonts w:ascii="標楷體" w:eastAsia="標楷體" w:hAnsi="標楷體"/>
                <w:color w:val="000000"/>
              </w:rPr>
            </w:pPr>
            <w:ins w:id="16005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6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06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EEA5315" w14:textId="77777777" w:rsidR="00797D01" w:rsidRPr="00797D01" w:rsidRDefault="00797D01" w:rsidP="00797D01">
            <w:pPr>
              <w:spacing w:line="140" w:lineRule="atLeast"/>
              <w:rPr>
                <w:ins w:id="16007" w:author="ST1" w:date="2020-12-06T22:29:00Z"/>
                <w:rFonts w:ascii="標楷體" w:eastAsia="標楷體" w:hAnsi="標楷體"/>
              </w:rPr>
            </w:pPr>
          </w:p>
        </w:tc>
      </w:tr>
      <w:tr w:rsidR="00003694" w:rsidRPr="00797D01" w14:paraId="1ECCC991" w14:textId="77777777" w:rsidTr="00003694">
        <w:trPr>
          <w:ins w:id="16008" w:author="家興 余" w:date="2021-03-16T14:44:00Z"/>
          <w:trPrChange w:id="16009" w:author="家興 余" w:date="2021-03-16T14:45:00Z">
            <w:trPr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10" w:author="家興 余" w:date="2021-03-16T14:45:00Z">
              <w:tcPr>
                <w:tcW w:w="454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AEBDCC1" w14:textId="77777777" w:rsidR="00003694" w:rsidRPr="00797D01" w:rsidRDefault="00003694">
            <w:pPr>
              <w:pStyle w:val="af9"/>
              <w:spacing w:line="140" w:lineRule="atLeast"/>
              <w:ind w:leftChars="0"/>
              <w:rPr>
                <w:ins w:id="16011" w:author="家興 余" w:date="2021-03-16T14:44:00Z"/>
                <w:rFonts w:ascii="標楷體" w:eastAsia="標楷體" w:hAnsi="標楷體"/>
              </w:rPr>
              <w:pPrChange w:id="16012" w:author="家興 余" w:date="2021-03-16T14:44:00Z">
                <w:pPr>
                  <w:pStyle w:val="af9"/>
                  <w:numPr>
                    <w:numId w:val="57"/>
                  </w:numPr>
                  <w:spacing w:line="140" w:lineRule="atLeast"/>
                  <w:ind w:leftChars="0" w:hanging="480"/>
                </w:pPr>
              </w:pPrChange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16013" w:author="家興 余" w:date="2021-03-16T14:45:00Z">
              <w:tcPr>
                <w:tcW w:w="2522" w:type="dxa"/>
                <w:gridSpan w:val="4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580B63A" w14:textId="0526E277" w:rsidR="00003694" w:rsidRDefault="00003694" w:rsidP="00003694">
            <w:pPr>
              <w:spacing w:line="140" w:lineRule="atLeast"/>
              <w:rPr>
                <w:ins w:id="16014" w:author="家興 余" w:date="2021-03-16T14:44:00Z"/>
                <w:rFonts w:ascii="標楷體" w:eastAsia="標楷體" w:hAnsi="標楷體"/>
                <w:color w:val="000000"/>
              </w:rPr>
            </w:pPr>
            <w:ins w:id="16015" w:author="家興 余" w:date="2021-03-16T14:44:00Z">
              <w:r>
                <w:rPr>
                  <w:rFonts w:ascii="標楷體" w:eastAsia="標楷體" w:hAnsi="標楷體" w:hint="eastAsia"/>
                </w:rPr>
                <w:t>多筆式資料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16" w:author="家興 余" w:date="2021-03-16T14:45:00Z">
              <w:tcPr>
                <w:tcW w:w="2722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5DB87F1" w14:textId="77777777" w:rsidR="00003694" w:rsidRPr="00797D01" w:rsidRDefault="00003694" w:rsidP="00003694">
            <w:pPr>
              <w:spacing w:line="140" w:lineRule="atLeast"/>
              <w:rPr>
                <w:ins w:id="16017" w:author="家興 余" w:date="2021-03-16T14:44:00Z"/>
                <w:rFonts w:ascii="標楷體" w:eastAsia="標楷體" w:hAnsi="標楷體"/>
                <w:color w:val="000000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18" w:author="家興 余" w:date="2021-03-16T14:45:00Z">
              <w:tcPr>
                <w:tcW w:w="709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1FAFD38" w14:textId="77777777" w:rsidR="00003694" w:rsidRPr="00797D01" w:rsidRDefault="00003694" w:rsidP="00003694">
            <w:pPr>
              <w:spacing w:line="140" w:lineRule="atLeast"/>
              <w:jc w:val="center"/>
              <w:rPr>
                <w:ins w:id="16019" w:author="家興 余" w:date="2021-03-16T14:44:00Z"/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20" w:author="家興 余" w:date="2021-03-16T14:45:00Z">
              <w:tcPr>
                <w:tcW w:w="851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4D130EC" w14:textId="77777777" w:rsidR="00003694" w:rsidRPr="00797D01" w:rsidRDefault="00003694" w:rsidP="00003694">
            <w:pPr>
              <w:spacing w:line="140" w:lineRule="atLeast"/>
              <w:jc w:val="center"/>
              <w:rPr>
                <w:ins w:id="16021" w:author="家興 余" w:date="2021-03-16T14:44:00Z"/>
                <w:rFonts w:ascii="標楷體" w:eastAsia="標楷體" w:hAnsi="標楷體"/>
                <w:color w:val="000000"/>
              </w:rPr>
            </w:pP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22" w:author="家興 余" w:date="2021-03-16T14:45:00Z">
              <w:tcPr>
                <w:tcW w:w="2835" w:type="dxa"/>
                <w:gridSpan w:val="4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84EB6F0" w14:textId="77777777" w:rsidR="00003694" w:rsidRPr="00797D01" w:rsidRDefault="00003694" w:rsidP="00003694">
            <w:pPr>
              <w:spacing w:line="140" w:lineRule="atLeast"/>
              <w:rPr>
                <w:ins w:id="16023" w:author="家興 余" w:date="2021-03-16T14:44:00Z"/>
                <w:rFonts w:ascii="標楷體" w:eastAsia="標楷體" w:hAnsi="標楷體"/>
              </w:rPr>
            </w:pPr>
          </w:p>
        </w:tc>
      </w:tr>
      <w:tr w:rsidR="00003694" w:rsidRPr="00797D01" w14:paraId="194781FE" w14:textId="77777777" w:rsidTr="00003694">
        <w:tblPrEx>
          <w:tblPrExChange w:id="16024" w:author="家興 余" w:date="2021-03-16T14:45:00Z">
            <w:tblPrEx>
              <w:tblW w:w="9639" w:type="dxa"/>
            </w:tblPrEx>
          </w:tblPrExChange>
        </w:tblPrEx>
        <w:trPr>
          <w:ins w:id="16025" w:author="ST1" w:date="2020-12-06T22:29:00Z"/>
          <w:trPrChange w:id="16026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27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0FEADEF" w14:textId="77777777" w:rsidR="00003694" w:rsidRPr="00797D01" w:rsidRDefault="00003694">
            <w:pPr>
              <w:pStyle w:val="af9"/>
              <w:numPr>
                <w:ilvl w:val="0"/>
                <w:numId w:val="62"/>
              </w:numPr>
              <w:spacing w:line="140" w:lineRule="atLeast"/>
              <w:ind w:leftChars="0"/>
              <w:rPr>
                <w:ins w:id="16028" w:author="ST1" w:date="2020-12-06T22:29:00Z"/>
                <w:rFonts w:ascii="標楷體" w:eastAsia="標楷體" w:hAnsi="標楷體"/>
              </w:rPr>
              <w:pPrChange w:id="16029" w:author="家興 余" w:date="2021-03-16T14:44:00Z">
                <w:pPr>
                  <w:pStyle w:val="af9"/>
                  <w:numPr>
                    <w:numId w:val="57"/>
                  </w:numPr>
                  <w:spacing w:line="140" w:lineRule="atLeast"/>
                  <w:ind w:leftChars="0" w:hanging="480"/>
                </w:pPr>
              </w:pPrChange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30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5635582" w14:textId="278C22F8" w:rsidR="00003694" w:rsidRPr="00797D01" w:rsidRDefault="00003694" w:rsidP="00003694">
            <w:pPr>
              <w:spacing w:line="140" w:lineRule="atLeast"/>
              <w:rPr>
                <w:ins w:id="16031" w:author="ST1" w:date="2020-12-06T22:29:00Z"/>
                <w:rFonts w:ascii="標楷體" w:eastAsia="標楷體" w:hAnsi="標楷體"/>
                <w:color w:val="000000"/>
              </w:rPr>
            </w:pPr>
            <w:ins w:id="16032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6033" w:author="家興 余" w:date="2021-03-08T09:33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6034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ClCode1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35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ED43219" w14:textId="71AA0EFA" w:rsidR="00003694" w:rsidRPr="00797D01" w:rsidRDefault="00003694" w:rsidP="00003694">
            <w:pPr>
              <w:spacing w:line="140" w:lineRule="atLeast"/>
              <w:rPr>
                <w:ins w:id="16036" w:author="ST1" w:date="2020-12-06T22:29:00Z"/>
                <w:rFonts w:ascii="標楷體" w:eastAsia="標楷體" w:hAnsi="標楷體"/>
                <w:color w:val="000000"/>
              </w:rPr>
            </w:pPr>
            <w:ins w:id="16037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擔保品代號</w:t>
              </w:r>
              <w:r w:rsidRPr="00797D01">
                <w:rPr>
                  <w:rFonts w:ascii="標楷體" w:eastAsia="標楷體" w:hAnsi="標楷體"/>
                  <w:color w:val="000000"/>
                </w:rPr>
                <w:t>1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38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D92AE2A" w14:textId="3B8D0EC0" w:rsidR="00003694" w:rsidRPr="00797D01" w:rsidRDefault="00003694" w:rsidP="00003694">
            <w:pPr>
              <w:spacing w:line="140" w:lineRule="atLeast"/>
              <w:jc w:val="center"/>
              <w:rPr>
                <w:ins w:id="16039" w:author="ST1" w:date="2020-12-06T22:29:00Z"/>
                <w:rFonts w:ascii="標楷體" w:eastAsia="標楷體" w:hAnsi="標楷體" w:cs="新細明體"/>
                <w:kern w:val="0"/>
              </w:rPr>
            </w:pPr>
            <w:ins w:id="16040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41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F306D3A" w14:textId="2E1A7B40" w:rsidR="00003694" w:rsidRPr="00797D01" w:rsidRDefault="00003694" w:rsidP="00003694">
            <w:pPr>
              <w:spacing w:line="140" w:lineRule="atLeast"/>
              <w:jc w:val="center"/>
              <w:rPr>
                <w:ins w:id="16042" w:author="ST1" w:date="2020-12-06T22:29:00Z"/>
                <w:rFonts w:ascii="標楷體" w:eastAsia="標楷體" w:hAnsi="標楷體"/>
                <w:color w:val="000000"/>
              </w:rPr>
            </w:pPr>
            <w:ins w:id="16043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1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44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FDB4087" w14:textId="77777777" w:rsidR="00003694" w:rsidRPr="00797D01" w:rsidRDefault="00003694" w:rsidP="00003694">
            <w:pPr>
              <w:spacing w:line="140" w:lineRule="atLeast"/>
              <w:rPr>
                <w:ins w:id="16045" w:author="ST1" w:date="2020-12-06T22:29:00Z"/>
                <w:rFonts w:ascii="標楷體" w:eastAsia="標楷體" w:hAnsi="標楷體"/>
              </w:rPr>
            </w:pPr>
          </w:p>
        </w:tc>
      </w:tr>
      <w:tr w:rsidR="00003694" w:rsidRPr="00797D01" w14:paraId="12D515DE" w14:textId="77777777" w:rsidTr="00003694">
        <w:tblPrEx>
          <w:tblPrExChange w:id="16046" w:author="家興 余" w:date="2021-03-16T14:45:00Z">
            <w:tblPrEx>
              <w:tblW w:w="9639" w:type="dxa"/>
            </w:tblPrEx>
          </w:tblPrExChange>
        </w:tblPrEx>
        <w:trPr>
          <w:ins w:id="16047" w:author="ST1" w:date="2020-12-06T22:29:00Z"/>
          <w:trPrChange w:id="16048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49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CAF7F7B" w14:textId="77777777" w:rsidR="00003694" w:rsidRPr="00797D01" w:rsidRDefault="00003694">
            <w:pPr>
              <w:pStyle w:val="af9"/>
              <w:numPr>
                <w:ilvl w:val="0"/>
                <w:numId w:val="62"/>
              </w:numPr>
              <w:spacing w:line="140" w:lineRule="atLeast"/>
              <w:ind w:leftChars="0"/>
              <w:rPr>
                <w:ins w:id="16050" w:author="ST1" w:date="2020-12-06T22:29:00Z"/>
                <w:rFonts w:ascii="標楷體" w:eastAsia="標楷體" w:hAnsi="標楷體"/>
              </w:rPr>
              <w:pPrChange w:id="16051" w:author="家興 余" w:date="2021-03-16T14:44:00Z">
                <w:pPr>
                  <w:pStyle w:val="af9"/>
                  <w:numPr>
                    <w:numId w:val="57"/>
                  </w:numPr>
                  <w:spacing w:line="140" w:lineRule="atLeast"/>
                  <w:ind w:leftChars="0" w:hanging="480"/>
                </w:pPr>
              </w:pPrChange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52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3BA8080" w14:textId="33BD4DC9" w:rsidR="00003694" w:rsidRPr="00797D01" w:rsidRDefault="00003694" w:rsidP="00003694">
            <w:pPr>
              <w:spacing w:line="140" w:lineRule="atLeast"/>
              <w:rPr>
                <w:ins w:id="16053" w:author="ST1" w:date="2020-12-06T22:29:00Z"/>
                <w:rFonts w:ascii="標楷體" w:eastAsia="標楷體" w:hAnsi="標楷體"/>
                <w:color w:val="000000"/>
              </w:rPr>
            </w:pPr>
            <w:ins w:id="16054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6055" w:author="家興 余" w:date="2021-03-08T09:33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6056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ClCode2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57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4E0A124" w14:textId="32FCBE23" w:rsidR="00003694" w:rsidRPr="00797D01" w:rsidRDefault="00003694" w:rsidP="00003694">
            <w:pPr>
              <w:spacing w:line="140" w:lineRule="atLeast"/>
              <w:rPr>
                <w:ins w:id="16058" w:author="ST1" w:date="2020-12-06T22:29:00Z"/>
                <w:rFonts w:ascii="標楷體" w:eastAsia="標楷體" w:hAnsi="標楷體"/>
                <w:color w:val="000000"/>
              </w:rPr>
            </w:pPr>
            <w:ins w:id="16059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擔保品代號</w:t>
              </w:r>
              <w:r w:rsidRPr="00797D01">
                <w:rPr>
                  <w:rFonts w:ascii="標楷體" w:eastAsia="標楷體" w:hAnsi="標楷體"/>
                  <w:color w:val="000000"/>
                </w:rPr>
                <w:t>2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60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892B879" w14:textId="2D7BB644" w:rsidR="00003694" w:rsidRPr="00797D01" w:rsidRDefault="00003694" w:rsidP="00003694">
            <w:pPr>
              <w:spacing w:line="140" w:lineRule="atLeast"/>
              <w:jc w:val="center"/>
              <w:rPr>
                <w:ins w:id="16061" w:author="ST1" w:date="2020-12-06T22:29:00Z"/>
                <w:rFonts w:ascii="標楷體" w:eastAsia="標楷體" w:hAnsi="標楷體" w:cs="新細明體"/>
                <w:kern w:val="0"/>
              </w:rPr>
            </w:pPr>
            <w:ins w:id="16062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63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FBBBDFF" w14:textId="48F7015E" w:rsidR="00003694" w:rsidRPr="00797D01" w:rsidRDefault="00003694" w:rsidP="00003694">
            <w:pPr>
              <w:spacing w:line="140" w:lineRule="atLeast"/>
              <w:jc w:val="center"/>
              <w:rPr>
                <w:ins w:id="16064" w:author="ST1" w:date="2020-12-06T22:29:00Z"/>
                <w:rFonts w:ascii="標楷體" w:eastAsia="標楷體" w:hAnsi="標楷體"/>
                <w:color w:val="000000"/>
              </w:rPr>
            </w:pPr>
            <w:ins w:id="16065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2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66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074906B" w14:textId="77777777" w:rsidR="00003694" w:rsidRPr="00797D01" w:rsidRDefault="00003694" w:rsidP="00003694">
            <w:pPr>
              <w:spacing w:line="140" w:lineRule="atLeast"/>
              <w:rPr>
                <w:ins w:id="16067" w:author="ST1" w:date="2020-12-06T22:29:00Z"/>
                <w:rFonts w:ascii="標楷體" w:eastAsia="標楷體" w:hAnsi="標楷體"/>
              </w:rPr>
            </w:pPr>
          </w:p>
        </w:tc>
      </w:tr>
      <w:tr w:rsidR="00003694" w:rsidRPr="00797D01" w14:paraId="30A1A9A2" w14:textId="77777777" w:rsidTr="00003694">
        <w:tblPrEx>
          <w:tblPrExChange w:id="16068" w:author="家興 余" w:date="2021-03-16T14:45:00Z">
            <w:tblPrEx>
              <w:tblW w:w="9639" w:type="dxa"/>
            </w:tblPrEx>
          </w:tblPrExChange>
        </w:tblPrEx>
        <w:trPr>
          <w:ins w:id="16069" w:author="ST1" w:date="2020-12-06T22:29:00Z"/>
          <w:trPrChange w:id="16070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71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0501791" w14:textId="77777777" w:rsidR="00003694" w:rsidRPr="00797D01" w:rsidRDefault="00003694">
            <w:pPr>
              <w:pStyle w:val="af9"/>
              <w:numPr>
                <w:ilvl w:val="0"/>
                <w:numId w:val="62"/>
              </w:numPr>
              <w:spacing w:line="140" w:lineRule="atLeast"/>
              <w:ind w:leftChars="0"/>
              <w:rPr>
                <w:ins w:id="16072" w:author="ST1" w:date="2020-12-06T22:29:00Z"/>
                <w:rFonts w:ascii="標楷體" w:eastAsia="標楷體" w:hAnsi="標楷體"/>
              </w:rPr>
              <w:pPrChange w:id="16073" w:author="家興 余" w:date="2021-03-16T14:44:00Z">
                <w:pPr>
                  <w:pStyle w:val="af9"/>
                  <w:numPr>
                    <w:numId w:val="57"/>
                  </w:numPr>
                  <w:spacing w:line="140" w:lineRule="atLeast"/>
                  <w:ind w:leftChars="0" w:hanging="480"/>
                </w:pPr>
              </w:pPrChange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74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BA4E314" w14:textId="335CDD33" w:rsidR="00003694" w:rsidRPr="00797D01" w:rsidRDefault="00003694" w:rsidP="00003694">
            <w:pPr>
              <w:spacing w:line="140" w:lineRule="atLeast"/>
              <w:rPr>
                <w:ins w:id="16075" w:author="ST1" w:date="2020-12-06T22:29:00Z"/>
                <w:rFonts w:ascii="標楷體" w:eastAsia="標楷體" w:hAnsi="標楷體"/>
                <w:color w:val="000000"/>
              </w:rPr>
            </w:pPr>
            <w:ins w:id="16076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6077" w:author="家興 余" w:date="2021-03-08T09:33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6078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ClNo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79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FA84217" w14:textId="021329BD" w:rsidR="00003694" w:rsidRPr="00797D01" w:rsidRDefault="00003694" w:rsidP="00003694">
            <w:pPr>
              <w:spacing w:line="140" w:lineRule="atLeast"/>
              <w:rPr>
                <w:ins w:id="16080" w:author="ST1" w:date="2020-12-06T22:29:00Z"/>
                <w:rFonts w:ascii="標楷體" w:eastAsia="標楷體" w:hAnsi="標楷體"/>
                <w:color w:val="000000"/>
              </w:rPr>
            </w:pPr>
            <w:ins w:id="16081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擔保品編號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82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4FC65AB" w14:textId="7E0C125C" w:rsidR="00003694" w:rsidRPr="00797D01" w:rsidRDefault="00003694" w:rsidP="00003694">
            <w:pPr>
              <w:spacing w:line="140" w:lineRule="atLeast"/>
              <w:jc w:val="center"/>
              <w:rPr>
                <w:ins w:id="16083" w:author="ST1" w:date="2020-12-06T22:29:00Z"/>
                <w:rFonts w:ascii="標楷體" w:eastAsia="標楷體" w:hAnsi="標楷體" w:cs="新細明體"/>
                <w:kern w:val="0"/>
              </w:rPr>
            </w:pPr>
            <w:ins w:id="16084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85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1D50799" w14:textId="46FC590D" w:rsidR="00003694" w:rsidRPr="00797D01" w:rsidRDefault="00003694" w:rsidP="00003694">
            <w:pPr>
              <w:spacing w:line="140" w:lineRule="atLeast"/>
              <w:jc w:val="center"/>
              <w:rPr>
                <w:ins w:id="16086" w:author="ST1" w:date="2020-12-06T22:29:00Z"/>
                <w:rFonts w:ascii="標楷體" w:eastAsia="標楷體" w:hAnsi="標楷體"/>
                <w:color w:val="000000"/>
              </w:rPr>
            </w:pPr>
            <w:ins w:id="16087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7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88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4912E14" w14:textId="77777777" w:rsidR="00003694" w:rsidRPr="00797D01" w:rsidRDefault="00003694" w:rsidP="00003694">
            <w:pPr>
              <w:spacing w:line="140" w:lineRule="atLeast"/>
              <w:rPr>
                <w:ins w:id="16089" w:author="ST1" w:date="2020-12-06T22:29:00Z"/>
                <w:rFonts w:ascii="標楷體" w:eastAsia="標楷體" w:hAnsi="標楷體"/>
              </w:rPr>
            </w:pPr>
          </w:p>
        </w:tc>
      </w:tr>
    </w:tbl>
    <w:p w14:paraId="0CD83ACB" w14:textId="3BE378AE" w:rsidR="00797D01" w:rsidRPr="0029020B" w:rsidDel="00003694" w:rsidRDefault="00797D01" w:rsidP="00797D01">
      <w:pPr>
        <w:widowControl/>
        <w:rPr>
          <w:ins w:id="16090" w:author="ST1" w:date="2020-12-06T22:28:00Z"/>
          <w:del w:id="16091" w:author="家興 余" w:date="2021-03-16T14:45:00Z"/>
          <w:rFonts w:ascii="標楷體" w:eastAsia="標楷體" w:hAnsi="標楷體"/>
        </w:rPr>
      </w:pPr>
    </w:p>
    <w:p w14:paraId="5E54454D" w14:textId="77777777" w:rsidR="00797D01" w:rsidRPr="0029020B" w:rsidDel="00003694" w:rsidRDefault="00797D01" w:rsidP="00797D01">
      <w:pPr>
        <w:widowControl/>
        <w:rPr>
          <w:ins w:id="16092" w:author="ST1" w:date="2020-12-06T22:28:00Z"/>
          <w:del w:id="16093" w:author="家興 余" w:date="2021-03-16T14:45:00Z"/>
          <w:rFonts w:ascii="標楷體" w:eastAsia="標楷體" w:hAnsi="標楷體"/>
        </w:rPr>
      </w:pPr>
    </w:p>
    <w:p w14:paraId="63B65683" w14:textId="77777777" w:rsidR="00A06F6A" w:rsidRPr="004A1C2C" w:rsidRDefault="00A06F6A" w:rsidP="00583560">
      <w:pPr>
        <w:widowControl/>
        <w:rPr>
          <w:ins w:id="16094" w:author="ST1" w:date="2020-12-02T11:46:00Z"/>
          <w:rFonts w:ascii="標楷體" w:eastAsia="標楷體" w:hAnsi="標楷體"/>
        </w:rPr>
      </w:pPr>
    </w:p>
    <w:p w14:paraId="06B8418D" w14:textId="3C82162B" w:rsidR="00626E43" w:rsidRPr="004A1C2C" w:rsidRDefault="00626E43" w:rsidP="004A1C2C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58AB879B" w14:textId="77777777" w:rsidR="00FD0BA6" w:rsidRPr="008F20B5" w:rsidRDefault="00FD0BA6" w:rsidP="00FD0BA6">
      <w:pPr>
        <w:pStyle w:val="1"/>
        <w:snapToGrid w:val="0"/>
        <w:rPr>
          <w:rFonts w:ascii="標楷體" w:hAnsi="標楷體"/>
          <w:sz w:val="32"/>
          <w:szCs w:val="32"/>
        </w:rPr>
      </w:pPr>
      <w:bookmarkStart w:id="16095" w:name="_Toc55997534"/>
      <w:r w:rsidRPr="008F20B5">
        <w:rPr>
          <w:rFonts w:ascii="標楷體" w:hAnsi="標楷體"/>
          <w:sz w:val="32"/>
          <w:szCs w:val="32"/>
        </w:rPr>
        <w:lastRenderedPageBreak/>
        <w:t>第4章</w:t>
      </w:r>
      <w:r w:rsidR="00716905" w:rsidRPr="008F20B5">
        <w:rPr>
          <w:rFonts w:ascii="標楷體" w:hAnsi="標楷體"/>
          <w:sz w:val="32"/>
          <w:szCs w:val="32"/>
        </w:rPr>
        <w:t xml:space="preserve"> </w:t>
      </w:r>
      <w:r w:rsidRPr="008F20B5">
        <w:rPr>
          <w:rFonts w:ascii="標楷體" w:hAnsi="標楷體"/>
          <w:sz w:val="32"/>
          <w:szCs w:val="32"/>
        </w:rPr>
        <w:t>其他與附件</w:t>
      </w:r>
      <w:bookmarkEnd w:id="16095"/>
    </w:p>
    <w:p w14:paraId="477E2451" w14:textId="77777777" w:rsidR="00FD0BA6" w:rsidRPr="008F20B5" w:rsidRDefault="00716905" w:rsidP="00FD0BA6">
      <w:pPr>
        <w:pStyle w:val="20"/>
        <w:keepNext w:val="0"/>
        <w:rPr>
          <w:rFonts w:ascii="標楷體" w:hAnsi="標楷體"/>
        </w:rPr>
      </w:pPr>
      <w:bookmarkStart w:id="16096" w:name="_Toc55997535"/>
      <w:r w:rsidRPr="008F20B5">
        <w:rPr>
          <w:rFonts w:ascii="標楷體" w:hAnsi="標楷體"/>
        </w:rPr>
        <w:t xml:space="preserve">4.1    </w:t>
      </w:r>
      <w:r w:rsidR="00FD0BA6" w:rsidRPr="008F20B5">
        <w:rPr>
          <w:rFonts w:ascii="標楷體" w:hAnsi="標楷體"/>
        </w:rPr>
        <w:t>其他</w:t>
      </w:r>
      <w:bookmarkEnd w:id="16096"/>
    </w:p>
    <w:p w14:paraId="4D441D8D" w14:textId="77777777" w:rsidR="00E55F55" w:rsidRPr="008F20B5" w:rsidRDefault="00E55F55" w:rsidP="00E55F55">
      <w:pPr>
        <w:pStyle w:val="2TEXT"/>
        <w:rPr>
          <w:rFonts w:ascii="標楷體" w:hAnsi="標楷體"/>
        </w:rPr>
      </w:pPr>
      <w:r w:rsidRPr="008F20B5">
        <w:rPr>
          <w:rFonts w:ascii="標楷體" w:hAnsi="標楷體"/>
        </w:rPr>
        <w:t>N/A</w:t>
      </w:r>
    </w:p>
    <w:p w14:paraId="492E9A2A" w14:textId="77777777" w:rsidR="00FD0BA6" w:rsidRPr="008F20B5" w:rsidRDefault="00716905" w:rsidP="00FD0BA6">
      <w:pPr>
        <w:pStyle w:val="20"/>
        <w:keepNext w:val="0"/>
        <w:rPr>
          <w:rFonts w:ascii="標楷體" w:hAnsi="標楷體"/>
        </w:rPr>
      </w:pPr>
      <w:bookmarkStart w:id="16097" w:name="_Toc55997536"/>
      <w:r w:rsidRPr="008F20B5">
        <w:rPr>
          <w:rFonts w:ascii="標楷體" w:hAnsi="標楷體"/>
        </w:rPr>
        <w:t xml:space="preserve">4.2    </w:t>
      </w:r>
      <w:r w:rsidR="00FD0BA6" w:rsidRPr="008F20B5">
        <w:rPr>
          <w:rFonts w:ascii="標楷體" w:hAnsi="標楷體"/>
        </w:rPr>
        <w:t>附件</w:t>
      </w:r>
      <w:bookmarkEnd w:id="16097"/>
    </w:p>
    <w:p w14:paraId="1BDD2556" w14:textId="77777777" w:rsidR="00E55F55" w:rsidRPr="008F20B5" w:rsidRDefault="00E55F55" w:rsidP="00E55F55">
      <w:pPr>
        <w:pStyle w:val="2TEXT"/>
        <w:rPr>
          <w:rFonts w:ascii="標楷體" w:hAnsi="標楷體"/>
        </w:rPr>
      </w:pPr>
      <w:r w:rsidRPr="008F20B5">
        <w:rPr>
          <w:rFonts w:ascii="標楷體" w:hAnsi="標楷體"/>
        </w:rPr>
        <w:t>N/A</w:t>
      </w:r>
    </w:p>
    <w:p w14:paraId="0DEE132F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0162BBBC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43C8BD9D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071F1139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sectPr w:rsidR="00FD0BA6" w:rsidRPr="008F20B5" w:rsidSect="00364C22">
      <w:pgSz w:w="11906" w:h="16838" w:code="9"/>
      <w:pgMar w:top="1418" w:right="851" w:bottom="737" w:left="851" w:header="567" w:footer="68" w:gutter="0"/>
      <w:pgNumType w:start="1" w:chapSep="enDash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C8C815" w14:textId="77777777" w:rsidR="006C7605" w:rsidRDefault="006C7605">
      <w:r>
        <w:separator/>
      </w:r>
    </w:p>
  </w:endnote>
  <w:endnote w:type="continuationSeparator" w:id="0">
    <w:p w14:paraId="0D9D9740" w14:textId="77777777" w:rsidR="006C7605" w:rsidRDefault="006C76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onotype Sorts">
    <w:altName w:val="MT Extra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820EF" w14:textId="77777777" w:rsidR="004D7A88" w:rsidRPr="009B11EB" w:rsidRDefault="004D7A88" w:rsidP="00E55F55">
    <w:pPr>
      <w:pStyle w:val="afc"/>
      <w:rPr>
        <w:rFonts w:ascii="標楷體" w:hAnsi="標楷體"/>
      </w:rPr>
    </w:pPr>
    <w:r w:rsidRPr="009B11EB">
      <w:rPr>
        <w:rFonts w:ascii="標楷體" w:hAnsi="標楷體" w:hint="eastAsia"/>
      </w:rPr>
      <w:t>本文件著作權屬新光人壽保險股份有限公司所有，未經許可不准引用或翻印</w:t>
    </w:r>
  </w:p>
  <w:tbl>
    <w:tblPr>
      <w:tblW w:w="10256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4348"/>
      <w:gridCol w:w="1200"/>
      <w:gridCol w:w="2160"/>
      <w:gridCol w:w="1560"/>
      <w:gridCol w:w="988"/>
    </w:tblGrid>
    <w:tr w:rsidR="004D7A88" w:rsidRPr="009B11EB" w14:paraId="61676342" w14:textId="77777777" w:rsidTr="001F4582">
      <w:trPr>
        <w:cantSplit/>
        <w:trHeight w:val="80"/>
      </w:trPr>
      <w:tc>
        <w:tcPr>
          <w:tcW w:w="4348" w:type="dxa"/>
        </w:tcPr>
        <w:p w14:paraId="1CE455FB" w14:textId="77777777" w:rsidR="004D7A88" w:rsidRPr="009B11EB" w:rsidRDefault="004D7A88" w:rsidP="001F4582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檔名：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FILENAME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>
            <w:rPr>
              <w:rFonts w:ascii="標楷體" w:eastAsia="標楷體" w:hAnsi="標楷體"/>
              <w:noProof/>
            </w:rPr>
            <w:t>PJ201800012_URS_7介接外部系統.docx</w:t>
          </w:r>
          <w:r w:rsidRPr="009B11EB">
            <w:rPr>
              <w:rFonts w:ascii="標楷體" w:eastAsia="標楷體" w:hAnsi="標楷體"/>
              <w:noProof/>
            </w:rPr>
            <w:fldChar w:fldCharType="end"/>
          </w:r>
        </w:p>
      </w:tc>
      <w:tc>
        <w:tcPr>
          <w:tcW w:w="1200" w:type="dxa"/>
        </w:tcPr>
        <w:p w14:paraId="7EC339E6" w14:textId="6F8D0A34" w:rsidR="004D7A88" w:rsidRPr="009B11EB" w:rsidRDefault="004D7A88" w:rsidP="001F4582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版次：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</w:instrText>
          </w:r>
          <w:r w:rsidRPr="009B11EB">
            <w:rPr>
              <w:rFonts w:ascii="標楷體" w:eastAsia="標楷體" w:hAnsi="標楷體" w:hint="eastAsia"/>
            </w:rPr>
            <w:instrText>STYLEREF  版次</w:instrText>
          </w:r>
          <w:r w:rsidRPr="009B11EB">
            <w:rPr>
              <w:rFonts w:ascii="標楷體" w:eastAsia="標楷體" w:hAnsi="標楷體"/>
            </w:rPr>
            <w:instrText xml:space="preserve">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 w:rsidR="007C5138">
            <w:rPr>
              <w:rFonts w:ascii="標楷體" w:eastAsia="標楷體" w:hAnsi="標楷體"/>
              <w:noProof/>
            </w:rPr>
            <w:t>V1.25</w:t>
          </w:r>
          <w:r w:rsidRPr="009B11EB">
            <w:rPr>
              <w:rFonts w:ascii="標楷體" w:eastAsia="標楷體" w:hAnsi="標楷體"/>
            </w:rPr>
            <w:fldChar w:fldCharType="end"/>
          </w:r>
        </w:p>
      </w:tc>
      <w:tc>
        <w:tcPr>
          <w:tcW w:w="2160" w:type="dxa"/>
        </w:tcPr>
        <w:p w14:paraId="229123D8" w14:textId="33CAE44C" w:rsidR="004D7A88" w:rsidRPr="009B11EB" w:rsidRDefault="004D7A88" w:rsidP="001F4582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修訂日期：</w:t>
          </w:r>
          <w:r>
            <w:fldChar w:fldCharType="begin"/>
          </w:r>
          <w:r>
            <w:instrText xml:space="preserve"> STYLEREF </w:instrText>
          </w:r>
          <w:r>
            <w:instrText>文件日期</w:instrText>
          </w:r>
          <w:r>
            <w:instrText xml:space="preserve"> \* MERGEFORMAT </w:instrText>
          </w:r>
          <w:r>
            <w:fldChar w:fldCharType="separate"/>
          </w:r>
          <w:r w:rsidR="007C5138" w:rsidRPr="007C5138">
            <w:rPr>
              <w:rFonts w:ascii="標楷體" w:eastAsia="標楷體" w:hAnsi="標楷體"/>
              <w:noProof/>
            </w:rPr>
            <w:t>2021/06/</w:t>
          </w:r>
          <w:r w:rsidR="007C5138">
            <w:rPr>
              <w:noProof/>
            </w:rPr>
            <w:t>11</w:t>
          </w:r>
          <w:r>
            <w:rPr>
              <w:rFonts w:ascii="標楷體" w:eastAsia="標楷體" w:hAnsi="標楷體"/>
              <w:noProof/>
            </w:rPr>
            <w:fldChar w:fldCharType="end"/>
          </w:r>
        </w:p>
      </w:tc>
      <w:tc>
        <w:tcPr>
          <w:tcW w:w="1560" w:type="dxa"/>
        </w:tcPr>
        <w:p w14:paraId="3518CF8A" w14:textId="77777777" w:rsidR="004D7A88" w:rsidRPr="009B11EB" w:rsidRDefault="004D7A88" w:rsidP="001F4582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組織版次：V4.0</w:t>
          </w:r>
        </w:p>
      </w:tc>
      <w:tc>
        <w:tcPr>
          <w:tcW w:w="988" w:type="dxa"/>
        </w:tcPr>
        <w:p w14:paraId="13DEB235" w14:textId="6C0BAD19" w:rsidR="004D7A88" w:rsidRPr="009B11EB" w:rsidRDefault="004D7A88" w:rsidP="001F4582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頁數：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PAGE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>
            <w:rPr>
              <w:rFonts w:ascii="標楷體" w:eastAsia="標楷體" w:hAnsi="標楷體"/>
              <w:noProof/>
            </w:rPr>
            <w:t>4</w:t>
          </w:r>
          <w:r w:rsidRPr="009B11EB">
            <w:rPr>
              <w:rFonts w:ascii="標楷體" w:eastAsia="標楷體" w:hAnsi="標楷體"/>
              <w:noProof/>
            </w:rPr>
            <w:fldChar w:fldCharType="end"/>
          </w:r>
        </w:p>
      </w:tc>
    </w:tr>
  </w:tbl>
  <w:p w14:paraId="5657CA2B" w14:textId="77777777" w:rsidR="004D7A88" w:rsidRPr="0065610E" w:rsidRDefault="004D7A88" w:rsidP="002113B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78EFA" w14:textId="77777777" w:rsidR="004D7A88" w:rsidRPr="00E55F55" w:rsidRDefault="004D7A88" w:rsidP="00E55F55">
    <w:pPr>
      <w:pStyle w:val="afc"/>
    </w:pPr>
    <w:r>
      <w:rPr>
        <w:rFonts w:hint="eastAsia"/>
      </w:rPr>
      <w:t>本文件著作權屬新光人壽保險股份有限公司所有，未經許可不准引用或翻印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1657EE" w14:textId="77777777" w:rsidR="006C7605" w:rsidRDefault="006C7605">
      <w:r>
        <w:separator/>
      </w:r>
    </w:p>
  </w:footnote>
  <w:footnote w:type="continuationSeparator" w:id="0">
    <w:p w14:paraId="1B4B62B7" w14:textId="77777777" w:rsidR="006C7605" w:rsidRDefault="006C76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7588"/>
      <w:gridCol w:w="2612"/>
    </w:tblGrid>
    <w:tr w:rsidR="004D7A88" w14:paraId="164C40D7" w14:textId="77777777" w:rsidTr="001F4582">
      <w:trPr>
        <w:cantSplit/>
      </w:trPr>
      <w:tc>
        <w:tcPr>
          <w:tcW w:w="7588" w:type="dxa"/>
          <w:tcBorders>
            <w:top w:val="nil"/>
            <w:left w:val="nil"/>
            <w:bottom w:val="nil"/>
            <w:right w:val="nil"/>
          </w:tcBorders>
        </w:tcPr>
        <w:p w14:paraId="2E8AE4B2" w14:textId="77777777" w:rsidR="004D7A88" w:rsidRDefault="004D7A88" w:rsidP="001F4582">
          <w:r>
            <w:rPr>
              <w:rFonts w:hint="eastAsia"/>
              <w:noProof/>
            </w:rPr>
            <w:drawing>
              <wp:anchor distT="0" distB="0" distL="114300" distR="114300" simplePos="0" relativeHeight="251657728" behindDoc="0" locked="0" layoutInCell="1" allowOverlap="1" wp14:anchorId="376D0069" wp14:editId="6BB58054">
                <wp:simplePos x="0" y="0"/>
                <wp:positionH relativeFrom="column">
                  <wp:posOffset>0</wp:posOffset>
                </wp:positionH>
                <wp:positionV relativeFrom="paragraph">
                  <wp:posOffset>17145</wp:posOffset>
                </wp:positionV>
                <wp:extent cx="1981200" cy="338455"/>
                <wp:effectExtent l="0" t="0" r="0" b="4445"/>
                <wp:wrapSquare wrapText="bothSides"/>
                <wp:docPr id="60" name="圖片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8130" r="12531" b="2524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81200" cy="338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612" w:type="dxa"/>
          <w:tcBorders>
            <w:top w:val="nil"/>
            <w:left w:val="nil"/>
            <w:bottom w:val="nil"/>
            <w:right w:val="nil"/>
          </w:tcBorders>
          <w:vAlign w:val="bottom"/>
        </w:tcPr>
        <w:p w14:paraId="21745DBA" w14:textId="77777777" w:rsidR="004D7A88" w:rsidRPr="00B27847" w:rsidRDefault="004D7A88" w:rsidP="001F4582">
          <w:pPr>
            <w:pStyle w:val="afc"/>
          </w:pPr>
          <w:r w:rsidRPr="00B27847">
            <w:rPr>
              <w:rFonts w:hint="eastAsia"/>
            </w:rPr>
            <w:t>新光人壽保險股份有限公司</w:t>
          </w:r>
        </w:p>
        <w:p w14:paraId="083C72FA" w14:textId="77777777" w:rsidR="004D7A88" w:rsidRPr="00B27847" w:rsidRDefault="004D7A88" w:rsidP="001F4582">
          <w:pPr>
            <w:pStyle w:val="afc"/>
          </w:pPr>
          <w:r w:rsidRPr="00B27847">
            <w:rPr>
              <w:rFonts w:hint="eastAsia"/>
            </w:rPr>
            <w:t xml:space="preserve"> </w:t>
          </w:r>
          <w:r w:rsidRPr="00B27847">
            <w:rPr>
              <w:rFonts w:hint="eastAsia"/>
            </w:rPr>
            <w:tab/>
          </w:r>
          <w:r>
            <w:rPr>
              <w:rFonts w:hint="eastAsia"/>
            </w:rPr>
            <w:t xml:space="preserve">   </w:t>
          </w:r>
          <w:r>
            <w:rPr>
              <w:rFonts w:hint="eastAsia"/>
              <w:lang w:eastAsia="zh-HK"/>
            </w:rPr>
            <w:t>使用者</w:t>
          </w:r>
          <w:r>
            <w:rPr>
              <w:rFonts w:hint="eastAsia"/>
            </w:rPr>
            <w:t>需求規格書</w:t>
          </w:r>
        </w:p>
        <w:p w14:paraId="1213A276" w14:textId="77777777" w:rsidR="004D7A88" w:rsidRDefault="004D7A88" w:rsidP="001F4582">
          <w:pPr>
            <w:pStyle w:val="afc"/>
          </w:pPr>
          <w:r>
            <w:rPr>
              <w:rFonts w:hint="eastAsia"/>
            </w:rPr>
            <w:t xml:space="preserve">            </w:t>
          </w:r>
          <w:r w:rsidRPr="00B27847">
            <w:rPr>
              <w:rFonts w:hint="eastAsia"/>
            </w:rPr>
            <w:t>機密等級：密</w:t>
          </w:r>
        </w:p>
      </w:tc>
    </w:tr>
  </w:tbl>
  <w:p w14:paraId="066045E3" w14:textId="5E960D96" w:rsidR="004D7A88" w:rsidRDefault="004D7A88" w:rsidP="009D543A">
    <w:pPr>
      <w:pStyle w:val="a4"/>
      <w:jc w:val="center"/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8752" behindDoc="0" locked="0" layoutInCell="1" allowOverlap="1" wp14:anchorId="2D08FB98" wp14:editId="2F760B23">
              <wp:simplePos x="0" y="0"/>
              <wp:positionH relativeFrom="column">
                <wp:posOffset>-50800</wp:posOffset>
              </wp:positionH>
              <wp:positionV relativeFrom="paragraph">
                <wp:posOffset>71119</wp:posOffset>
              </wp:positionV>
              <wp:extent cx="6477000" cy="0"/>
              <wp:effectExtent l="0" t="19050" r="19050" b="19050"/>
              <wp:wrapNone/>
              <wp:docPr id="50" name="直線接點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77000" cy="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8DACD6" id="直線接點 50" o:spid="_x0000_s1026" style="position:absolute;z-index:25165875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4pt,5.6pt" to="506pt,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" strokeweight="4.5pt">
              <v:stroke linestyle="thickThin"/>
            </v:line>
          </w:pict>
        </mc:Fallback>
      </mc:AlternateContent>
    </w:r>
    <w:r w:rsidR="006C7605">
      <w:rPr>
        <w:rFonts w:ascii="標楷體" w:eastAsia="標楷體" w:hAnsi="標楷體"/>
        <w:b/>
        <w:noProof/>
        <w:sz w:val="32"/>
        <w:szCs w:val="32"/>
      </w:rPr>
      <w:pict w14:anchorId="4CA8D16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73" type="#_x0000_t75" style="position:absolute;left:0;text-align:left;margin-left:0;margin-top:0;width:570.35pt;height:217.1pt;z-index:-251656704;mso-position-horizontal:center;mso-position-horizontal-relative:margin;mso-position-vertical:center;mso-position-vertical-relative:margin" o:allowincell="f">
          <v:imagedata r:id="rId2" o:title="浮水印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2B4D0" w14:textId="417ED7AF" w:rsidR="004D7A88" w:rsidRDefault="004D7A88" w:rsidP="00E55F55">
    <w:pPr>
      <w:pStyle w:val="a4"/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6704" behindDoc="0" locked="0" layoutInCell="1" allowOverlap="1" wp14:anchorId="03765ECC" wp14:editId="301C1C85">
              <wp:simplePos x="0" y="0"/>
              <wp:positionH relativeFrom="column">
                <wp:posOffset>-12065</wp:posOffset>
              </wp:positionH>
              <wp:positionV relativeFrom="paragraph">
                <wp:posOffset>419099</wp:posOffset>
              </wp:positionV>
              <wp:extent cx="6477000" cy="0"/>
              <wp:effectExtent l="0" t="19050" r="19050" b="19050"/>
              <wp:wrapNone/>
              <wp:docPr id="54" name="直線接點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77000" cy="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59D293" id="直線接點 54" o:spid="_x0000_s1026" style="position:absolute;z-index:25165670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95pt,33pt" to="509.05pt,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" strokeweight="4.5pt">
              <v:stroke linestyle="thickThin"/>
            </v:line>
          </w:pict>
        </mc:Fallback>
      </mc:AlternateContent>
    </w:r>
    <w:r>
      <w:rPr>
        <w:rFonts w:hint="eastAsia"/>
        <w:noProof/>
      </w:rPr>
      <w:drawing>
        <wp:anchor distT="0" distB="0" distL="114300" distR="114300" simplePos="0" relativeHeight="251655680" behindDoc="0" locked="0" layoutInCell="1" allowOverlap="1" wp14:anchorId="6F1F6DAE" wp14:editId="23BFA78C">
          <wp:simplePos x="0" y="0"/>
          <wp:positionH relativeFrom="column">
            <wp:posOffset>25400</wp:posOffset>
          </wp:positionH>
          <wp:positionV relativeFrom="paragraph">
            <wp:posOffset>-33655</wp:posOffset>
          </wp:positionV>
          <wp:extent cx="1981200" cy="338455"/>
          <wp:effectExtent l="0" t="0" r="0" b="4445"/>
          <wp:wrapSquare wrapText="bothSides"/>
          <wp:docPr id="61" name="圖片 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30" r="12531" b="25246"/>
                  <a:stretch>
                    <a:fillRect/>
                  </a:stretch>
                </pic:blipFill>
                <pic:spPr bwMode="auto">
                  <a:xfrm>
                    <a:off x="0" y="0"/>
                    <a:ext cx="1981200" cy="3384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0B5F557A" w14:textId="77777777" w:rsidR="004D7A88" w:rsidRPr="00E55F55" w:rsidRDefault="004D7A88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FCE47206"/>
    <w:lvl w:ilvl="0">
      <w:start w:val="1"/>
      <w:numFmt w:val="bullet"/>
      <w:pStyle w:val="a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1" w15:restartNumberingAfterBreak="0">
    <w:nsid w:val="013B7248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" w15:restartNumberingAfterBreak="0">
    <w:nsid w:val="031B52A4"/>
    <w:multiLevelType w:val="singleLevel"/>
    <w:tmpl w:val="4D36A3C2"/>
    <w:lvl w:ilvl="0">
      <w:start w:val="1"/>
      <w:numFmt w:val="bullet"/>
      <w:pStyle w:val="6"/>
      <w:lvlText w:val="▲"/>
      <w:lvlJc w:val="left"/>
      <w:pPr>
        <w:tabs>
          <w:tab w:val="num" w:pos="3053"/>
        </w:tabs>
        <w:ind w:left="2977" w:hanging="284"/>
      </w:pPr>
      <w:rPr>
        <w:rFonts w:ascii="新細明體" w:eastAsia="新細明體" w:hAnsi="Wingdings" w:hint="eastAsia"/>
        <w:sz w:val="16"/>
      </w:rPr>
    </w:lvl>
  </w:abstractNum>
  <w:abstractNum w:abstractNumId="3" w15:restartNumberingAfterBreak="0">
    <w:nsid w:val="060D5001"/>
    <w:multiLevelType w:val="multilevel"/>
    <w:tmpl w:val="9828B344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4" w15:restartNumberingAfterBreak="0">
    <w:nsid w:val="080F4FB4"/>
    <w:multiLevelType w:val="hybridMultilevel"/>
    <w:tmpl w:val="998E4CFA"/>
    <w:lvl w:ilvl="0" w:tplc="8138C462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8C75ED7"/>
    <w:multiLevelType w:val="hybridMultilevel"/>
    <w:tmpl w:val="F26CB4C2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95D58A9"/>
    <w:multiLevelType w:val="hybridMultilevel"/>
    <w:tmpl w:val="FB64F3E6"/>
    <w:lvl w:ilvl="0" w:tplc="3850C6CC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097453AD"/>
    <w:multiLevelType w:val="hybridMultilevel"/>
    <w:tmpl w:val="F084B134"/>
    <w:lvl w:ilvl="0" w:tplc="04090017">
      <w:start w:val="1"/>
      <w:numFmt w:val="ideographLegalTraditional"/>
      <w:lvlText w:val="%1、"/>
      <w:lvlJc w:val="left"/>
      <w:pPr>
        <w:ind w:left="480" w:hanging="480"/>
      </w:pPr>
    </w:lvl>
    <w:lvl w:ilvl="1" w:tplc="04090017">
      <w:start w:val="1"/>
      <w:numFmt w:val="ideographLegal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0A1865DC"/>
    <w:multiLevelType w:val="multilevel"/>
    <w:tmpl w:val="F16C5E32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9" w15:restartNumberingAfterBreak="0">
    <w:nsid w:val="0B805EAC"/>
    <w:multiLevelType w:val="hybridMultilevel"/>
    <w:tmpl w:val="595A2E90"/>
    <w:lvl w:ilvl="0" w:tplc="04090019">
      <w:start w:val="1"/>
      <w:numFmt w:val="ideographTraditional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0DDB4261"/>
    <w:multiLevelType w:val="hybridMultilevel"/>
    <w:tmpl w:val="853E29A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0EA62895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12" w15:restartNumberingAfterBreak="0">
    <w:nsid w:val="130E3211"/>
    <w:multiLevelType w:val="multilevel"/>
    <w:tmpl w:val="DF02FF72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13" w15:restartNumberingAfterBreak="0">
    <w:nsid w:val="16212037"/>
    <w:multiLevelType w:val="multilevel"/>
    <w:tmpl w:val="F16C5E32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14" w15:restartNumberingAfterBreak="0">
    <w:nsid w:val="173A4AEF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15" w15:restartNumberingAfterBreak="0">
    <w:nsid w:val="183909F8"/>
    <w:multiLevelType w:val="hybridMultilevel"/>
    <w:tmpl w:val="B730630E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18E238F1"/>
    <w:multiLevelType w:val="singleLevel"/>
    <w:tmpl w:val="66507784"/>
    <w:lvl w:ilvl="0">
      <w:start w:val="1"/>
      <w:numFmt w:val="bullet"/>
      <w:pStyle w:val="2"/>
      <w:lvlText w:val=""/>
      <w:lvlJc w:val="left"/>
      <w:pPr>
        <w:tabs>
          <w:tab w:val="num" w:pos="502"/>
        </w:tabs>
        <w:ind w:left="284" w:hanging="142"/>
      </w:pPr>
      <w:rPr>
        <w:rFonts w:ascii="Wingdings" w:hAnsi="Wingdings" w:hint="default"/>
        <w:sz w:val="12"/>
      </w:rPr>
    </w:lvl>
  </w:abstractNum>
  <w:abstractNum w:abstractNumId="17" w15:restartNumberingAfterBreak="0">
    <w:nsid w:val="19E05AD2"/>
    <w:multiLevelType w:val="hybridMultilevel"/>
    <w:tmpl w:val="B9B2855A"/>
    <w:lvl w:ilvl="0" w:tplc="04090015">
      <w:start w:val="1"/>
      <w:numFmt w:val="taiwaneseCountingThousand"/>
      <w:lvlText w:val="%1、"/>
      <w:lvlJc w:val="left"/>
      <w:pPr>
        <w:ind w:left="2400" w:hanging="480"/>
      </w:pPr>
    </w:lvl>
    <w:lvl w:ilvl="1" w:tplc="0409000F">
      <w:start w:val="1"/>
      <w:numFmt w:val="decimal"/>
      <w:lvlText w:val="%2."/>
      <w:lvlJc w:val="left"/>
      <w:pPr>
        <w:ind w:left="2880" w:hanging="480"/>
      </w:pPr>
    </w:lvl>
    <w:lvl w:ilvl="2" w:tplc="20F23770">
      <w:start w:val="1"/>
      <w:numFmt w:val="decimal"/>
      <w:lvlText w:val="(%3)"/>
      <w:lvlJc w:val="left"/>
      <w:pPr>
        <w:ind w:left="3360" w:hanging="48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18" w15:restartNumberingAfterBreak="0">
    <w:nsid w:val="19E922E6"/>
    <w:multiLevelType w:val="hybridMultilevel"/>
    <w:tmpl w:val="8BD29DDA"/>
    <w:lvl w:ilvl="0" w:tplc="0409000F">
      <w:start w:val="1"/>
      <w:numFmt w:val="decimal"/>
      <w:lvlText w:val="%1."/>
      <w:lvlJc w:val="left"/>
      <w:pPr>
        <w:ind w:left="1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9" w15:restartNumberingAfterBreak="0">
    <w:nsid w:val="1A7B275B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0" w15:restartNumberingAfterBreak="0">
    <w:nsid w:val="1F0B2395"/>
    <w:multiLevelType w:val="hybridMultilevel"/>
    <w:tmpl w:val="6A98E8E8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1FD904F3"/>
    <w:multiLevelType w:val="multilevel"/>
    <w:tmpl w:val="9828B344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2" w15:restartNumberingAfterBreak="0">
    <w:nsid w:val="20242C15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3" w15:restartNumberingAfterBreak="0">
    <w:nsid w:val="2ED675FC"/>
    <w:multiLevelType w:val="hybridMultilevel"/>
    <w:tmpl w:val="285A89A0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359B3DA7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5" w15:restartNumberingAfterBreak="0">
    <w:nsid w:val="3610309A"/>
    <w:multiLevelType w:val="multilevel"/>
    <w:tmpl w:val="D75ED2A6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4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4"/>
      <w:numFmt w:val="decimal"/>
      <w:lvlText w:val="%3."/>
      <w:lvlJc w:val="left"/>
      <w:pPr>
        <w:tabs>
          <w:tab w:val="num" w:pos="1701"/>
        </w:tabs>
        <w:ind w:left="1701" w:hanging="1134"/>
      </w:pPr>
      <w:rPr>
        <w:rFonts w:hint="eastAsia"/>
      </w:rPr>
    </w:lvl>
    <w:lvl w:ilvl="3">
      <w:start w:val="9"/>
      <w:numFmt w:val="decimal"/>
      <w:lvlText w:val="(%4)"/>
      <w:lvlJc w:val="left"/>
      <w:pPr>
        <w:tabs>
          <w:tab w:val="num" w:pos="1440"/>
        </w:tabs>
        <w:ind w:left="0" w:firstLine="1134"/>
      </w:pPr>
      <w:rPr>
        <w:rFonts w:eastAsia="標楷體" w:hint="eastAsia"/>
        <w:b/>
      </w:rPr>
    </w:lvl>
    <w:lvl w:ilvl="4">
      <w:start w:val="1"/>
      <w:numFmt w:val="decimal"/>
      <w:lvlText w:val="%5."/>
      <w:lvlJc w:val="left"/>
      <w:pPr>
        <w:tabs>
          <w:tab w:val="num" w:pos="5061"/>
        </w:tabs>
        <w:ind w:left="4395" w:firstLine="254"/>
      </w:pPr>
      <w:rPr>
        <w:rFonts w:hint="eastAsia"/>
      </w:rPr>
    </w:lvl>
    <w:lvl w:ilvl="5">
      <w:start w:val="1"/>
      <w:numFmt w:val="decimal"/>
      <w:lvlText w:val="(%6)"/>
      <w:lvlJc w:val="left"/>
      <w:pPr>
        <w:ind w:left="1531" w:hanging="397"/>
      </w:pPr>
      <w:rPr>
        <w:rFonts w:eastAsia="標楷體" w:hint="eastAsia"/>
        <w:b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6" w15:restartNumberingAfterBreak="0">
    <w:nsid w:val="370739CB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7" w15:restartNumberingAfterBreak="0">
    <w:nsid w:val="374D41F3"/>
    <w:multiLevelType w:val="hybridMultilevel"/>
    <w:tmpl w:val="DED669F4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375734BA"/>
    <w:multiLevelType w:val="hybridMultilevel"/>
    <w:tmpl w:val="DFC8839E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389023C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0" w15:restartNumberingAfterBreak="0">
    <w:nsid w:val="39216825"/>
    <w:multiLevelType w:val="hybridMultilevel"/>
    <w:tmpl w:val="3DB0DA20"/>
    <w:lvl w:ilvl="0" w:tplc="04090019">
      <w:start w:val="1"/>
      <w:numFmt w:val="ideographTraditional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393C0225"/>
    <w:multiLevelType w:val="hybridMultilevel"/>
    <w:tmpl w:val="EAA8E5A2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3AE47D68"/>
    <w:multiLevelType w:val="hybridMultilevel"/>
    <w:tmpl w:val="285A89A0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3B5F5968"/>
    <w:multiLevelType w:val="hybridMultilevel"/>
    <w:tmpl w:val="F26CB4C2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3B9806E8"/>
    <w:multiLevelType w:val="multilevel"/>
    <w:tmpl w:val="9828B344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35" w15:restartNumberingAfterBreak="0">
    <w:nsid w:val="3C12460A"/>
    <w:multiLevelType w:val="multilevel"/>
    <w:tmpl w:val="F16C5E32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36" w15:restartNumberingAfterBreak="0">
    <w:nsid w:val="3C9844B3"/>
    <w:multiLevelType w:val="hybridMultilevel"/>
    <w:tmpl w:val="A47A6182"/>
    <w:lvl w:ilvl="0" w:tplc="1AFECDCA">
      <w:start w:val="1"/>
      <w:numFmt w:val="decimal"/>
      <w:lvlText w:val="(%1)"/>
      <w:lvlJc w:val="left"/>
      <w:pPr>
        <w:ind w:left="104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37" w15:restartNumberingAfterBreak="0">
    <w:nsid w:val="3F2F2E33"/>
    <w:multiLevelType w:val="hybridMultilevel"/>
    <w:tmpl w:val="90EC2A86"/>
    <w:lvl w:ilvl="0" w:tplc="E3FCF4A2">
      <w:start w:val="1"/>
      <w:numFmt w:val="bullet"/>
      <w:lvlText w:val=""/>
      <w:lvlJc w:val="left"/>
      <w:pPr>
        <w:ind w:left="1614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94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74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054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534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4014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494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974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5454" w:hanging="480"/>
      </w:pPr>
      <w:rPr>
        <w:rFonts w:ascii="Wingdings" w:hAnsi="Wingdings" w:hint="default"/>
      </w:rPr>
    </w:lvl>
  </w:abstractNum>
  <w:abstractNum w:abstractNumId="38" w15:restartNumberingAfterBreak="0">
    <w:nsid w:val="40E71E96"/>
    <w:multiLevelType w:val="multilevel"/>
    <w:tmpl w:val="DF02FF72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39" w15:restartNumberingAfterBreak="0">
    <w:nsid w:val="41BA4126"/>
    <w:multiLevelType w:val="hybridMultilevel"/>
    <w:tmpl w:val="285A89A0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432A5A80"/>
    <w:multiLevelType w:val="hybridMultilevel"/>
    <w:tmpl w:val="E190F7C4"/>
    <w:lvl w:ilvl="0" w:tplc="04847BFA">
      <w:start w:val="9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D332D84E">
      <w:start w:val="3"/>
      <w:numFmt w:val="decimal"/>
      <w:lvlText w:val="%2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43A42247"/>
    <w:multiLevelType w:val="hybridMultilevel"/>
    <w:tmpl w:val="4AC6E398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49272A78"/>
    <w:multiLevelType w:val="multilevel"/>
    <w:tmpl w:val="9828B344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43" w15:restartNumberingAfterBreak="0">
    <w:nsid w:val="4AB423E3"/>
    <w:multiLevelType w:val="multilevel"/>
    <w:tmpl w:val="8042DDD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.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40" w:hanging="1800"/>
      </w:pPr>
      <w:rPr>
        <w:rFonts w:hint="default"/>
      </w:rPr>
    </w:lvl>
  </w:abstractNum>
  <w:abstractNum w:abstractNumId="44" w15:restartNumberingAfterBreak="0">
    <w:nsid w:val="523E6888"/>
    <w:multiLevelType w:val="hybridMultilevel"/>
    <w:tmpl w:val="37F2A5E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52CE6659"/>
    <w:multiLevelType w:val="hybridMultilevel"/>
    <w:tmpl w:val="F26CB4C2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53484376"/>
    <w:multiLevelType w:val="multilevel"/>
    <w:tmpl w:val="96BC19E0"/>
    <w:lvl w:ilvl="0">
      <w:start w:val="3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7" w15:restartNumberingAfterBreak="0">
    <w:nsid w:val="5629305F"/>
    <w:multiLevelType w:val="multilevel"/>
    <w:tmpl w:val="9828B344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48" w15:restartNumberingAfterBreak="0">
    <w:nsid w:val="573B30CF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49" w15:restartNumberingAfterBreak="0">
    <w:nsid w:val="57BF7678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50" w15:restartNumberingAfterBreak="0">
    <w:nsid w:val="580C0D33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51" w15:restartNumberingAfterBreak="0">
    <w:nsid w:val="583108F6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52" w15:restartNumberingAfterBreak="0">
    <w:nsid w:val="59236111"/>
    <w:multiLevelType w:val="hybridMultilevel"/>
    <w:tmpl w:val="7F72BB3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3" w15:restartNumberingAfterBreak="0">
    <w:nsid w:val="5D677B26"/>
    <w:multiLevelType w:val="hybridMultilevel"/>
    <w:tmpl w:val="17E896E6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4" w15:restartNumberingAfterBreak="0">
    <w:nsid w:val="5ED432EE"/>
    <w:multiLevelType w:val="hybridMultilevel"/>
    <w:tmpl w:val="11289F4C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5" w15:restartNumberingAfterBreak="0">
    <w:nsid w:val="5EE24821"/>
    <w:multiLevelType w:val="hybridMultilevel"/>
    <w:tmpl w:val="C50AC372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6" w15:restartNumberingAfterBreak="0">
    <w:nsid w:val="602E184B"/>
    <w:multiLevelType w:val="multilevel"/>
    <w:tmpl w:val="DF02FF72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57" w15:restartNumberingAfterBreak="0">
    <w:nsid w:val="615E1AB6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58" w15:restartNumberingAfterBreak="0">
    <w:nsid w:val="63E45F5B"/>
    <w:multiLevelType w:val="hybridMultilevel"/>
    <w:tmpl w:val="B4E2EAC8"/>
    <w:lvl w:ilvl="0" w:tplc="04090015">
      <w:start w:val="1"/>
      <w:numFmt w:val="taiwaneseCountingThousand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9" w15:restartNumberingAfterBreak="0">
    <w:nsid w:val="64167C9F"/>
    <w:multiLevelType w:val="hybridMultilevel"/>
    <w:tmpl w:val="F26CB4C2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0" w15:restartNumberingAfterBreak="0">
    <w:nsid w:val="673C3C07"/>
    <w:multiLevelType w:val="multilevel"/>
    <w:tmpl w:val="9828B344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61" w15:restartNumberingAfterBreak="0">
    <w:nsid w:val="69941DB3"/>
    <w:multiLevelType w:val="multilevel"/>
    <w:tmpl w:val="F16C5E32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62" w15:restartNumberingAfterBreak="0">
    <w:nsid w:val="6E3B19C1"/>
    <w:multiLevelType w:val="hybridMultilevel"/>
    <w:tmpl w:val="1BACEC4E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3" w15:restartNumberingAfterBreak="0">
    <w:nsid w:val="6F4F7F04"/>
    <w:multiLevelType w:val="hybridMultilevel"/>
    <w:tmpl w:val="2816527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4" w15:restartNumberingAfterBreak="0">
    <w:nsid w:val="6F7A79F8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65" w15:restartNumberingAfterBreak="0">
    <w:nsid w:val="6FFE311A"/>
    <w:multiLevelType w:val="multilevel"/>
    <w:tmpl w:val="DF02FF72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66" w15:restartNumberingAfterBreak="0">
    <w:nsid w:val="70860EFA"/>
    <w:multiLevelType w:val="multilevel"/>
    <w:tmpl w:val="DF02FF72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67" w15:restartNumberingAfterBreak="0">
    <w:nsid w:val="71203125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68" w15:restartNumberingAfterBreak="0">
    <w:nsid w:val="7280796A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69" w15:restartNumberingAfterBreak="0">
    <w:nsid w:val="72877991"/>
    <w:multiLevelType w:val="hybridMultilevel"/>
    <w:tmpl w:val="F26CB4C2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0" w15:restartNumberingAfterBreak="0">
    <w:nsid w:val="73B403E5"/>
    <w:multiLevelType w:val="hybridMultilevel"/>
    <w:tmpl w:val="6A00EDB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1" w15:restartNumberingAfterBreak="0">
    <w:nsid w:val="74E95A0D"/>
    <w:multiLevelType w:val="singleLevel"/>
    <w:tmpl w:val="0B749CD6"/>
    <w:lvl w:ilvl="0">
      <w:start w:val="1"/>
      <w:numFmt w:val="bullet"/>
      <w:pStyle w:val="4"/>
      <w:lvlText w:val=""/>
      <w:lvlJc w:val="left"/>
      <w:pPr>
        <w:tabs>
          <w:tab w:val="num" w:pos="1267"/>
        </w:tabs>
        <w:ind w:left="1134" w:hanging="227"/>
      </w:pPr>
      <w:rPr>
        <w:rFonts w:ascii="Monotype Sorts" w:hAnsi="Monotype Sorts" w:hint="default"/>
        <w:b w:val="0"/>
        <w:i w:val="0"/>
        <w:sz w:val="16"/>
      </w:rPr>
    </w:lvl>
  </w:abstractNum>
  <w:abstractNum w:abstractNumId="72" w15:restartNumberingAfterBreak="0">
    <w:nsid w:val="75AE67C8"/>
    <w:multiLevelType w:val="multilevel"/>
    <w:tmpl w:val="9828B344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73" w15:restartNumberingAfterBreak="0">
    <w:nsid w:val="78D7174F"/>
    <w:multiLevelType w:val="multilevel"/>
    <w:tmpl w:val="9828B344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74" w15:restartNumberingAfterBreak="0">
    <w:nsid w:val="7A68453C"/>
    <w:multiLevelType w:val="hybridMultilevel"/>
    <w:tmpl w:val="21922E1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5" w15:restartNumberingAfterBreak="0">
    <w:nsid w:val="7C2F6714"/>
    <w:multiLevelType w:val="hybridMultilevel"/>
    <w:tmpl w:val="04DE0876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6" w15:restartNumberingAfterBreak="0">
    <w:nsid w:val="7D057AD0"/>
    <w:multiLevelType w:val="multilevel"/>
    <w:tmpl w:val="F5B028B4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4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701"/>
        </w:tabs>
        <w:ind w:left="1701" w:hanging="1134"/>
      </w:pPr>
      <w:rPr>
        <w:rFonts w:hint="eastAsia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0" w:firstLine="1134"/>
      </w:pPr>
      <w:rPr>
        <w:rFonts w:eastAsia="標楷體" w:hint="eastAsia"/>
        <w:b/>
      </w:rPr>
    </w:lvl>
    <w:lvl w:ilvl="4">
      <w:start w:val="1"/>
      <w:numFmt w:val="decimal"/>
      <w:lvlText w:val="%5."/>
      <w:lvlJc w:val="left"/>
      <w:pPr>
        <w:tabs>
          <w:tab w:val="num" w:pos="5061"/>
        </w:tabs>
        <w:ind w:left="4395" w:firstLine="254"/>
      </w:pPr>
      <w:rPr>
        <w:rFonts w:hint="eastAsia"/>
      </w:rPr>
    </w:lvl>
    <w:lvl w:ilvl="5">
      <w:start w:val="1"/>
      <w:numFmt w:val="decimal"/>
      <w:lvlText w:val="(%6)"/>
      <w:lvlJc w:val="left"/>
      <w:pPr>
        <w:ind w:left="1531" w:hanging="397"/>
      </w:pPr>
      <w:rPr>
        <w:rFonts w:eastAsia="標楷體" w:hint="eastAsia"/>
        <w:b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77" w15:restartNumberingAfterBreak="0">
    <w:nsid w:val="7D8B2418"/>
    <w:multiLevelType w:val="hybridMultilevel"/>
    <w:tmpl w:val="285A89A0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8" w15:restartNumberingAfterBreak="0">
    <w:nsid w:val="7ED639FC"/>
    <w:multiLevelType w:val="hybridMultilevel"/>
    <w:tmpl w:val="CC208F78"/>
    <w:lvl w:ilvl="0" w:tplc="97F64F04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num w:numId="1">
    <w:abstractNumId w:val="51"/>
  </w:num>
  <w:num w:numId="2">
    <w:abstractNumId w:val="71"/>
  </w:num>
  <w:num w:numId="3">
    <w:abstractNumId w:val="2"/>
  </w:num>
  <w:num w:numId="4">
    <w:abstractNumId w:val="0"/>
  </w:num>
  <w:num w:numId="5">
    <w:abstractNumId w:val="16"/>
  </w:num>
  <w:num w:numId="6">
    <w:abstractNumId w:val="51"/>
  </w:num>
  <w:num w:numId="7">
    <w:abstractNumId w:val="63"/>
  </w:num>
  <w:num w:numId="8">
    <w:abstractNumId w:val="58"/>
  </w:num>
  <w:num w:numId="9">
    <w:abstractNumId w:val="18"/>
  </w:num>
  <w:num w:numId="10">
    <w:abstractNumId w:val="51"/>
  </w:num>
  <w:num w:numId="11">
    <w:abstractNumId w:val="51"/>
  </w:num>
  <w:num w:numId="12">
    <w:abstractNumId w:val="76"/>
  </w:num>
  <w:num w:numId="13">
    <w:abstractNumId w:val="25"/>
  </w:num>
  <w:num w:numId="14">
    <w:abstractNumId w:val="17"/>
  </w:num>
  <w:num w:numId="15">
    <w:abstractNumId w:val="5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</w:num>
  <w:num w:numId="17">
    <w:abstractNumId w:val="52"/>
  </w:num>
  <w:num w:numId="18">
    <w:abstractNumId w:val="78"/>
  </w:num>
  <w:num w:numId="19">
    <w:abstractNumId w:val="7"/>
  </w:num>
  <w:num w:numId="20">
    <w:abstractNumId w:val="70"/>
  </w:num>
  <w:num w:numId="21">
    <w:abstractNumId w:val="43"/>
  </w:num>
  <w:num w:numId="22">
    <w:abstractNumId w:val="22"/>
  </w:num>
  <w:num w:numId="23">
    <w:abstractNumId w:val="36"/>
  </w:num>
  <w:num w:numId="24">
    <w:abstractNumId w:val="50"/>
  </w:num>
  <w:num w:numId="25">
    <w:abstractNumId w:val="24"/>
  </w:num>
  <w:num w:numId="26">
    <w:abstractNumId w:val="68"/>
  </w:num>
  <w:num w:numId="27">
    <w:abstractNumId w:val="19"/>
  </w:num>
  <w:num w:numId="28">
    <w:abstractNumId w:val="26"/>
  </w:num>
  <w:num w:numId="29">
    <w:abstractNumId w:val="57"/>
  </w:num>
  <w:num w:numId="30">
    <w:abstractNumId w:val="46"/>
  </w:num>
  <w:num w:numId="31">
    <w:abstractNumId w:val="48"/>
  </w:num>
  <w:num w:numId="32">
    <w:abstractNumId w:val="44"/>
  </w:num>
  <w:num w:numId="33">
    <w:abstractNumId w:val="64"/>
  </w:num>
  <w:num w:numId="34">
    <w:abstractNumId w:val="49"/>
  </w:num>
  <w:num w:numId="35">
    <w:abstractNumId w:val="41"/>
  </w:num>
  <w:num w:numId="36">
    <w:abstractNumId w:val="27"/>
  </w:num>
  <w:num w:numId="37">
    <w:abstractNumId w:val="39"/>
  </w:num>
  <w:num w:numId="38">
    <w:abstractNumId w:val="20"/>
  </w:num>
  <w:num w:numId="39">
    <w:abstractNumId w:val="15"/>
  </w:num>
  <w:num w:numId="40">
    <w:abstractNumId w:val="75"/>
  </w:num>
  <w:num w:numId="41">
    <w:abstractNumId w:val="62"/>
  </w:num>
  <w:num w:numId="42">
    <w:abstractNumId w:val="53"/>
  </w:num>
  <w:num w:numId="43">
    <w:abstractNumId w:val="55"/>
  </w:num>
  <w:num w:numId="44">
    <w:abstractNumId w:val="28"/>
  </w:num>
  <w:num w:numId="45">
    <w:abstractNumId w:val="54"/>
  </w:num>
  <w:num w:numId="46">
    <w:abstractNumId w:val="30"/>
  </w:num>
  <w:num w:numId="47">
    <w:abstractNumId w:val="9"/>
  </w:num>
  <w:num w:numId="48">
    <w:abstractNumId w:val="31"/>
  </w:num>
  <w:num w:numId="49">
    <w:abstractNumId w:val="77"/>
  </w:num>
  <w:num w:numId="50">
    <w:abstractNumId w:val="74"/>
  </w:num>
  <w:num w:numId="51">
    <w:abstractNumId w:val="40"/>
  </w:num>
  <w:num w:numId="52">
    <w:abstractNumId w:val="23"/>
  </w:num>
  <w:num w:numId="53">
    <w:abstractNumId w:val="32"/>
  </w:num>
  <w:num w:numId="54">
    <w:abstractNumId w:val="5"/>
  </w:num>
  <w:num w:numId="55">
    <w:abstractNumId w:val="45"/>
  </w:num>
  <w:num w:numId="56">
    <w:abstractNumId w:val="59"/>
  </w:num>
  <w:num w:numId="57">
    <w:abstractNumId w:val="69"/>
  </w:num>
  <w:num w:numId="58">
    <w:abstractNumId w:val="4"/>
  </w:num>
  <w:num w:numId="59">
    <w:abstractNumId w:val="6"/>
  </w:num>
  <w:num w:numId="60">
    <w:abstractNumId w:val="14"/>
  </w:num>
  <w:num w:numId="61">
    <w:abstractNumId w:val="67"/>
  </w:num>
  <w:num w:numId="62">
    <w:abstractNumId w:val="33"/>
  </w:num>
  <w:num w:numId="63">
    <w:abstractNumId w:val="11"/>
  </w:num>
  <w:num w:numId="64">
    <w:abstractNumId w:val="1"/>
  </w:num>
  <w:num w:numId="65">
    <w:abstractNumId w:val="37"/>
  </w:num>
  <w:num w:numId="66">
    <w:abstractNumId w:val="38"/>
  </w:num>
  <w:num w:numId="67">
    <w:abstractNumId w:val="65"/>
  </w:num>
  <w:num w:numId="68">
    <w:abstractNumId w:val="12"/>
  </w:num>
  <w:num w:numId="69">
    <w:abstractNumId w:val="56"/>
  </w:num>
  <w:num w:numId="70">
    <w:abstractNumId w:val="48"/>
    <w:lvlOverride w:ilvl="0">
      <w:lvl w:ilvl="0">
        <w:numFmt w:val="decimal"/>
        <w:lvlText w:val="%1."/>
        <w:lvlJc w:val="left"/>
        <w:pPr>
          <w:tabs>
            <w:tab w:val="num" w:pos="1134"/>
          </w:tabs>
          <w:ind w:left="0" w:firstLine="0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tabs>
            <w:tab w:val="num" w:pos="1134"/>
          </w:tabs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suff w:val="nothing"/>
        <w:lvlText w:val="(%3)"/>
        <w:lvlJc w:val="left"/>
        <w:pPr>
          <w:ind w:left="0" w:firstLine="0"/>
        </w:pPr>
        <w:rPr>
          <w:rFonts w:eastAsia="標楷體" w:hint="eastAsia"/>
          <w:b/>
        </w:rPr>
      </w:lvl>
    </w:lvlOverride>
    <w:lvlOverride w:ilvl="3">
      <w:lvl w:ilvl="3">
        <w:start w:val="1"/>
        <w:numFmt w:val="decimal"/>
        <w:lvlText w:val="%1.%2.%3.%4"/>
        <w:lvlJc w:val="left"/>
        <w:pPr>
          <w:tabs>
            <w:tab w:val="num" w:pos="1134"/>
          </w:tabs>
          <w:ind w:left="0" w:firstLine="0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tabs>
            <w:tab w:val="num" w:pos="1134"/>
          </w:tabs>
          <w:ind w:left="0" w:firstLine="0"/>
        </w:pPr>
        <w:rPr>
          <w:rFonts w:hint="eastAsia"/>
        </w:rPr>
      </w:lvl>
    </w:lvlOverride>
    <w:lvlOverride w:ilvl="5">
      <w:lvl w:ilvl="5">
        <w:start w:val="1"/>
        <w:numFmt w:val="decimal"/>
        <w:suff w:val="space"/>
        <w:lvlText w:val="(%6)"/>
        <w:lvlJc w:val="left"/>
        <w:pPr>
          <w:ind w:left="0" w:firstLine="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1134"/>
          </w:tabs>
          <w:ind w:left="0" w:firstLine="0"/>
        </w:pPr>
        <w:rPr>
          <w:rFonts w:hint="default"/>
          <w:b w:val="0"/>
          <w:i w:val="0"/>
          <w:sz w:val="26"/>
        </w:rPr>
      </w:lvl>
    </w:lvlOverride>
    <w:lvlOverride w:ilvl="7">
      <w:lvl w:ilvl="7">
        <w:start w:val="1"/>
        <w:numFmt w:val="lowerLetter"/>
        <w:suff w:val="space"/>
        <w:lvlText w:val="%8.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8">
      <w:lvl w:ilvl="8">
        <w:start w:val="1"/>
        <w:numFmt w:val="lowerLetter"/>
        <w:suff w:val="space"/>
        <w:lvlText w:val="(%9)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4"/>
        </w:rPr>
      </w:lvl>
    </w:lvlOverride>
  </w:num>
  <w:num w:numId="71">
    <w:abstractNumId w:val="48"/>
    <w:lvlOverride w:ilvl="0">
      <w:lvl w:ilvl="0">
        <w:numFmt w:val="decimal"/>
        <w:lvlText w:val="%1."/>
        <w:lvlJc w:val="left"/>
        <w:pPr>
          <w:tabs>
            <w:tab w:val="num" w:pos="1134"/>
          </w:tabs>
          <w:ind w:left="284" w:hanging="284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tabs>
            <w:tab w:val="num" w:pos="1418"/>
          </w:tabs>
          <w:ind w:left="568" w:hanging="284"/>
        </w:pPr>
        <w:rPr>
          <w:rFonts w:hint="eastAsia"/>
        </w:rPr>
      </w:lvl>
    </w:lvlOverride>
    <w:lvlOverride w:ilvl="2">
      <w:lvl w:ilvl="2">
        <w:start w:val="1"/>
        <w:numFmt w:val="decimal"/>
        <w:suff w:val="nothing"/>
        <w:lvlText w:val="(%3)"/>
        <w:lvlJc w:val="left"/>
        <w:pPr>
          <w:ind w:left="852" w:hanging="284"/>
        </w:pPr>
        <w:rPr>
          <w:rFonts w:eastAsia="標楷體" w:hint="eastAsia"/>
          <w:b/>
        </w:rPr>
      </w:lvl>
    </w:lvlOverride>
    <w:lvlOverride w:ilvl="3">
      <w:lvl w:ilvl="3">
        <w:start w:val="1"/>
        <w:numFmt w:val="decimal"/>
        <w:lvlText w:val="%1.%2.%3.%4"/>
        <w:lvlJc w:val="left"/>
        <w:pPr>
          <w:tabs>
            <w:tab w:val="num" w:pos="1986"/>
          </w:tabs>
          <w:ind w:left="1136" w:hanging="28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tabs>
            <w:tab w:val="num" w:pos="2270"/>
          </w:tabs>
          <w:ind w:left="1420" w:hanging="284"/>
        </w:pPr>
        <w:rPr>
          <w:rFonts w:hint="eastAsia"/>
        </w:rPr>
      </w:lvl>
    </w:lvlOverride>
    <w:lvlOverride w:ilvl="5">
      <w:lvl w:ilvl="5">
        <w:start w:val="1"/>
        <w:numFmt w:val="decimal"/>
        <w:suff w:val="space"/>
        <w:lvlText w:val="(%6)"/>
        <w:lvlJc w:val="left"/>
        <w:pPr>
          <w:ind w:left="1704" w:hanging="284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2838"/>
          </w:tabs>
          <w:ind w:left="1988" w:hanging="284"/>
        </w:pPr>
        <w:rPr>
          <w:rFonts w:hint="default"/>
          <w:b w:val="0"/>
          <w:i w:val="0"/>
          <w:sz w:val="26"/>
        </w:rPr>
      </w:lvl>
    </w:lvlOverride>
    <w:lvlOverride w:ilvl="7">
      <w:lvl w:ilvl="7">
        <w:start w:val="1"/>
        <w:numFmt w:val="lowerLetter"/>
        <w:suff w:val="space"/>
        <w:lvlText w:val="%8."/>
        <w:lvlJc w:val="left"/>
        <w:pPr>
          <w:ind w:left="2272" w:hanging="284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8">
      <w:lvl w:ilvl="8">
        <w:start w:val="1"/>
        <w:numFmt w:val="lowerLetter"/>
        <w:suff w:val="space"/>
        <w:lvlText w:val="(%9)"/>
        <w:lvlJc w:val="left"/>
        <w:pPr>
          <w:ind w:left="2556" w:hanging="284"/>
        </w:pPr>
        <w:rPr>
          <w:rFonts w:ascii="Times New Roman" w:hAnsi="Times New Roman" w:hint="default"/>
          <w:b w:val="0"/>
          <w:i w:val="0"/>
          <w:sz w:val="24"/>
        </w:rPr>
      </w:lvl>
    </w:lvlOverride>
  </w:num>
  <w:num w:numId="72">
    <w:abstractNumId w:val="13"/>
  </w:num>
  <w:num w:numId="73">
    <w:abstractNumId w:val="35"/>
  </w:num>
  <w:num w:numId="74">
    <w:abstractNumId w:val="8"/>
  </w:num>
  <w:num w:numId="75">
    <w:abstractNumId w:val="61"/>
  </w:num>
  <w:num w:numId="76">
    <w:abstractNumId w:val="60"/>
  </w:num>
  <w:num w:numId="77">
    <w:abstractNumId w:val="72"/>
  </w:num>
  <w:num w:numId="78">
    <w:abstractNumId w:val="34"/>
  </w:num>
  <w:num w:numId="79">
    <w:abstractNumId w:val="73"/>
  </w:num>
  <w:num w:numId="80">
    <w:abstractNumId w:val="47"/>
  </w:num>
  <w:num w:numId="81">
    <w:abstractNumId w:val="3"/>
  </w:num>
  <w:num w:numId="82">
    <w:abstractNumId w:val="42"/>
  </w:num>
  <w:num w:numId="83">
    <w:abstractNumId w:val="21"/>
  </w:num>
  <w:num w:numId="84">
    <w:abstractNumId w:val="29"/>
  </w:num>
  <w:num w:numId="85">
    <w:abstractNumId w:val="66"/>
  </w:num>
  <w:num w:numId="86">
    <w:abstractNumId w:val="0"/>
  </w:num>
  <w:num w:numId="87">
    <w:abstractNumId w:val="0"/>
  </w:num>
  <w:num w:numId="88">
    <w:abstractNumId w:val="0"/>
  </w:num>
  <w:num w:numId="89">
    <w:abstractNumId w:val="0"/>
  </w:num>
  <w:num w:numId="90">
    <w:abstractNumId w:val="0"/>
  </w:num>
  <w:num w:numId="91">
    <w:abstractNumId w:val="0"/>
  </w:num>
  <w:numIdMacAtCleanup w:val="8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T1">
    <w15:presenceInfo w15:providerId="None" w15:userId="ST1"/>
  </w15:person>
  <w15:person w15:author="v06v25n@yahoo.com.tw">
    <w15:presenceInfo w15:providerId="None" w15:userId="v06v25n@yahoo.com.tw"/>
  </w15:person>
  <w15:person w15:author="陳志嵩">
    <w15:presenceInfo w15:providerId="None" w15:userId="陳志嵩"/>
  </w15:person>
  <w15:person w15:author="吳承憲">
    <w15:presenceInfo w15:providerId="AD" w15:userId="S-1-5-21-3139954259-1208731842-2575547559-182189"/>
  </w15:person>
  <w15:person w15:author="Fegie">
    <w15:presenceInfo w15:providerId="None" w15:userId="Fegi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HK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543A"/>
    <w:rsid w:val="000029C7"/>
    <w:rsid w:val="00002D06"/>
    <w:rsid w:val="00002F52"/>
    <w:rsid w:val="0000338A"/>
    <w:rsid w:val="00003694"/>
    <w:rsid w:val="000039A7"/>
    <w:rsid w:val="000040FA"/>
    <w:rsid w:val="00005EAA"/>
    <w:rsid w:val="000061BE"/>
    <w:rsid w:val="000065E9"/>
    <w:rsid w:val="00006BB2"/>
    <w:rsid w:val="00007350"/>
    <w:rsid w:val="000075F1"/>
    <w:rsid w:val="00007A98"/>
    <w:rsid w:val="00007B08"/>
    <w:rsid w:val="000100AE"/>
    <w:rsid w:val="00010453"/>
    <w:rsid w:val="00010B84"/>
    <w:rsid w:val="000115EF"/>
    <w:rsid w:val="0001277F"/>
    <w:rsid w:val="000141AD"/>
    <w:rsid w:val="00014326"/>
    <w:rsid w:val="00016496"/>
    <w:rsid w:val="00016644"/>
    <w:rsid w:val="00016849"/>
    <w:rsid w:val="000174EC"/>
    <w:rsid w:val="0001795A"/>
    <w:rsid w:val="000201E9"/>
    <w:rsid w:val="000205CF"/>
    <w:rsid w:val="0002178C"/>
    <w:rsid w:val="00022EEE"/>
    <w:rsid w:val="00023302"/>
    <w:rsid w:val="00023E88"/>
    <w:rsid w:val="00024E17"/>
    <w:rsid w:val="000257BA"/>
    <w:rsid w:val="00026785"/>
    <w:rsid w:val="000273E6"/>
    <w:rsid w:val="000274CC"/>
    <w:rsid w:val="00027E0D"/>
    <w:rsid w:val="00032C5B"/>
    <w:rsid w:val="00033BED"/>
    <w:rsid w:val="00034215"/>
    <w:rsid w:val="00035DBB"/>
    <w:rsid w:val="0003622D"/>
    <w:rsid w:val="00036417"/>
    <w:rsid w:val="00037444"/>
    <w:rsid w:val="00037829"/>
    <w:rsid w:val="00040E6B"/>
    <w:rsid w:val="00040F91"/>
    <w:rsid w:val="00041318"/>
    <w:rsid w:val="000415CA"/>
    <w:rsid w:val="00044586"/>
    <w:rsid w:val="000465D2"/>
    <w:rsid w:val="00050456"/>
    <w:rsid w:val="000522B8"/>
    <w:rsid w:val="00053209"/>
    <w:rsid w:val="000552DF"/>
    <w:rsid w:val="00055728"/>
    <w:rsid w:val="00055DA7"/>
    <w:rsid w:val="00055F7D"/>
    <w:rsid w:val="00057AC9"/>
    <w:rsid w:val="0006095B"/>
    <w:rsid w:val="00060C13"/>
    <w:rsid w:val="00061FD0"/>
    <w:rsid w:val="00063A94"/>
    <w:rsid w:val="00070111"/>
    <w:rsid w:val="00070711"/>
    <w:rsid w:val="0007158D"/>
    <w:rsid w:val="0007330F"/>
    <w:rsid w:val="00073A85"/>
    <w:rsid w:val="00073BFF"/>
    <w:rsid w:val="0007446C"/>
    <w:rsid w:val="00074DF3"/>
    <w:rsid w:val="00074E4E"/>
    <w:rsid w:val="0007624A"/>
    <w:rsid w:val="0007632D"/>
    <w:rsid w:val="00076DD0"/>
    <w:rsid w:val="00077219"/>
    <w:rsid w:val="00083017"/>
    <w:rsid w:val="000836AB"/>
    <w:rsid w:val="00085835"/>
    <w:rsid w:val="00086EBA"/>
    <w:rsid w:val="000873DE"/>
    <w:rsid w:val="0008744F"/>
    <w:rsid w:val="000900E4"/>
    <w:rsid w:val="00090958"/>
    <w:rsid w:val="00090AE7"/>
    <w:rsid w:val="00090CF0"/>
    <w:rsid w:val="0009144A"/>
    <w:rsid w:val="000915CB"/>
    <w:rsid w:val="00091624"/>
    <w:rsid w:val="0009224C"/>
    <w:rsid w:val="00092FCB"/>
    <w:rsid w:val="00093BD9"/>
    <w:rsid w:val="000943AE"/>
    <w:rsid w:val="000950C7"/>
    <w:rsid w:val="000954BA"/>
    <w:rsid w:val="00095B26"/>
    <w:rsid w:val="00097088"/>
    <w:rsid w:val="000973D1"/>
    <w:rsid w:val="000A044B"/>
    <w:rsid w:val="000A14EF"/>
    <w:rsid w:val="000A1F56"/>
    <w:rsid w:val="000A20B2"/>
    <w:rsid w:val="000A26DC"/>
    <w:rsid w:val="000A40A2"/>
    <w:rsid w:val="000A40C7"/>
    <w:rsid w:val="000A4592"/>
    <w:rsid w:val="000A5622"/>
    <w:rsid w:val="000A6052"/>
    <w:rsid w:val="000B0723"/>
    <w:rsid w:val="000B0995"/>
    <w:rsid w:val="000B0A68"/>
    <w:rsid w:val="000B1128"/>
    <w:rsid w:val="000B1B8F"/>
    <w:rsid w:val="000B2337"/>
    <w:rsid w:val="000B2614"/>
    <w:rsid w:val="000B2D63"/>
    <w:rsid w:val="000B4513"/>
    <w:rsid w:val="000B540E"/>
    <w:rsid w:val="000B68D4"/>
    <w:rsid w:val="000B7797"/>
    <w:rsid w:val="000C0B3B"/>
    <w:rsid w:val="000C264C"/>
    <w:rsid w:val="000C2763"/>
    <w:rsid w:val="000C278B"/>
    <w:rsid w:val="000C3B07"/>
    <w:rsid w:val="000C41C2"/>
    <w:rsid w:val="000C43B5"/>
    <w:rsid w:val="000C477D"/>
    <w:rsid w:val="000C5026"/>
    <w:rsid w:val="000C607F"/>
    <w:rsid w:val="000C61B8"/>
    <w:rsid w:val="000C62BF"/>
    <w:rsid w:val="000C67C7"/>
    <w:rsid w:val="000C78FD"/>
    <w:rsid w:val="000D0E02"/>
    <w:rsid w:val="000D1522"/>
    <w:rsid w:val="000D1BA0"/>
    <w:rsid w:val="000D2ABE"/>
    <w:rsid w:val="000D3BC1"/>
    <w:rsid w:val="000D4D1F"/>
    <w:rsid w:val="000D571F"/>
    <w:rsid w:val="000D6684"/>
    <w:rsid w:val="000E054C"/>
    <w:rsid w:val="000E101F"/>
    <w:rsid w:val="000E19C9"/>
    <w:rsid w:val="000E20EC"/>
    <w:rsid w:val="000E2C1F"/>
    <w:rsid w:val="000E589F"/>
    <w:rsid w:val="000E6CBB"/>
    <w:rsid w:val="000E7041"/>
    <w:rsid w:val="000E7420"/>
    <w:rsid w:val="000E7E18"/>
    <w:rsid w:val="000F0432"/>
    <w:rsid w:val="000F0B39"/>
    <w:rsid w:val="000F28AE"/>
    <w:rsid w:val="000F30D0"/>
    <w:rsid w:val="000F34ED"/>
    <w:rsid w:val="000F3B2E"/>
    <w:rsid w:val="000F4A4A"/>
    <w:rsid w:val="000F57E5"/>
    <w:rsid w:val="000F58EB"/>
    <w:rsid w:val="000F5DF9"/>
    <w:rsid w:val="000F6386"/>
    <w:rsid w:val="000F729B"/>
    <w:rsid w:val="000F754C"/>
    <w:rsid w:val="001000D3"/>
    <w:rsid w:val="00102E10"/>
    <w:rsid w:val="00103E31"/>
    <w:rsid w:val="001046F5"/>
    <w:rsid w:val="00104B0E"/>
    <w:rsid w:val="001053F1"/>
    <w:rsid w:val="001065A0"/>
    <w:rsid w:val="001078A2"/>
    <w:rsid w:val="001105A3"/>
    <w:rsid w:val="00111139"/>
    <w:rsid w:val="001114FD"/>
    <w:rsid w:val="00112007"/>
    <w:rsid w:val="00112481"/>
    <w:rsid w:val="00112B1D"/>
    <w:rsid w:val="001131E0"/>
    <w:rsid w:val="00113A66"/>
    <w:rsid w:val="001144B2"/>
    <w:rsid w:val="0011499F"/>
    <w:rsid w:val="001161D2"/>
    <w:rsid w:val="0011788D"/>
    <w:rsid w:val="00120134"/>
    <w:rsid w:val="00123B53"/>
    <w:rsid w:val="001240BC"/>
    <w:rsid w:val="001254AC"/>
    <w:rsid w:val="00125F44"/>
    <w:rsid w:val="00126634"/>
    <w:rsid w:val="00127E8C"/>
    <w:rsid w:val="001309E5"/>
    <w:rsid w:val="00130D4B"/>
    <w:rsid w:val="00130E8F"/>
    <w:rsid w:val="001317BB"/>
    <w:rsid w:val="0013259F"/>
    <w:rsid w:val="00132C4A"/>
    <w:rsid w:val="001343EE"/>
    <w:rsid w:val="001347FB"/>
    <w:rsid w:val="00134879"/>
    <w:rsid w:val="00135B16"/>
    <w:rsid w:val="00136C0E"/>
    <w:rsid w:val="0013799E"/>
    <w:rsid w:val="00140F64"/>
    <w:rsid w:val="00141FC4"/>
    <w:rsid w:val="0014330A"/>
    <w:rsid w:val="00143629"/>
    <w:rsid w:val="00146269"/>
    <w:rsid w:val="00150323"/>
    <w:rsid w:val="0015410C"/>
    <w:rsid w:val="001552F9"/>
    <w:rsid w:val="00157160"/>
    <w:rsid w:val="0015729E"/>
    <w:rsid w:val="001606F9"/>
    <w:rsid w:val="00161815"/>
    <w:rsid w:val="00162583"/>
    <w:rsid w:val="001630B9"/>
    <w:rsid w:val="00163BE1"/>
    <w:rsid w:val="0016497C"/>
    <w:rsid w:val="001653FB"/>
    <w:rsid w:val="0016582C"/>
    <w:rsid w:val="0016618A"/>
    <w:rsid w:val="001667D7"/>
    <w:rsid w:val="00166C8B"/>
    <w:rsid w:val="00167D24"/>
    <w:rsid w:val="0017001E"/>
    <w:rsid w:val="00173F3D"/>
    <w:rsid w:val="00174FEB"/>
    <w:rsid w:val="00175283"/>
    <w:rsid w:val="00175EE9"/>
    <w:rsid w:val="001768D6"/>
    <w:rsid w:val="001807D8"/>
    <w:rsid w:val="00181DFC"/>
    <w:rsid w:val="00186121"/>
    <w:rsid w:val="00190D69"/>
    <w:rsid w:val="00192287"/>
    <w:rsid w:val="0019269C"/>
    <w:rsid w:val="00192D34"/>
    <w:rsid w:val="001934E0"/>
    <w:rsid w:val="001945F0"/>
    <w:rsid w:val="00195689"/>
    <w:rsid w:val="001963F6"/>
    <w:rsid w:val="001A134E"/>
    <w:rsid w:val="001A1733"/>
    <w:rsid w:val="001A1D8F"/>
    <w:rsid w:val="001A2204"/>
    <w:rsid w:val="001A30E3"/>
    <w:rsid w:val="001A5A5A"/>
    <w:rsid w:val="001A5D49"/>
    <w:rsid w:val="001B053C"/>
    <w:rsid w:val="001B2196"/>
    <w:rsid w:val="001B23BC"/>
    <w:rsid w:val="001B26A0"/>
    <w:rsid w:val="001B4EDF"/>
    <w:rsid w:val="001B57DF"/>
    <w:rsid w:val="001B5A3D"/>
    <w:rsid w:val="001B60E8"/>
    <w:rsid w:val="001B773B"/>
    <w:rsid w:val="001B796F"/>
    <w:rsid w:val="001C0D49"/>
    <w:rsid w:val="001C0D61"/>
    <w:rsid w:val="001C138F"/>
    <w:rsid w:val="001C161E"/>
    <w:rsid w:val="001C17EC"/>
    <w:rsid w:val="001C1F22"/>
    <w:rsid w:val="001C211F"/>
    <w:rsid w:val="001C4425"/>
    <w:rsid w:val="001C6AE9"/>
    <w:rsid w:val="001C6D86"/>
    <w:rsid w:val="001D0791"/>
    <w:rsid w:val="001D0D7D"/>
    <w:rsid w:val="001D0EFD"/>
    <w:rsid w:val="001D2DBD"/>
    <w:rsid w:val="001D3B0E"/>
    <w:rsid w:val="001D457E"/>
    <w:rsid w:val="001D7DFC"/>
    <w:rsid w:val="001E04CB"/>
    <w:rsid w:val="001E0AB3"/>
    <w:rsid w:val="001E368D"/>
    <w:rsid w:val="001E3D16"/>
    <w:rsid w:val="001E4B49"/>
    <w:rsid w:val="001E4E13"/>
    <w:rsid w:val="001E6CBF"/>
    <w:rsid w:val="001E7903"/>
    <w:rsid w:val="001F1357"/>
    <w:rsid w:val="001F1718"/>
    <w:rsid w:val="001F2576"/>
    <w:rsid w:val="001F266E"/>
    <w:rsid w:val="001F27A4"/>
    <w:rsid w:val="001F32B8"/>
    <w:rsid w:val="001F34F2"/>
    <w:rsid w:val="001F3D8B"/>
    <w:rsid w:val="001F4016"/>
    <w:rsid w:val="001F4582"/>
    <w:rsid w:val="001F4BBB"/>
    <w:rsid w:val="001F4C27"/>
    <w:rsid w:val="001F5ACC"/>
    <w:rsid w:val="001F7AF4"/>
    <w:rsid w:val="00200302"/>
    <w:rsid w:val="00200D13"/>
    <w:rsid w:val="002015DB"/>
    <w:rsid w:val="002016E9"/>
    <w:rsid w:val="002037F3"/>
    <w:rsid w:val="00204DCD"/>
    <w:rsid w:val="00206973"/>
    <w:rsid w:val="002079DC"/>
    <w:rsid w:val="00210CAC"/>
    <w:rsid w:val="002113B9"/>
    <w:rsid w:val="002119EA"/>
    <w:rsid w:val="00212939"/>
    <w:rsid w:val="002134F3"/>
    <w:rsid w:val="002144E8"/>
    <w:rsid w:val="002146F6"/>
    <w:rsid w:val="00214BA8"/>
    <w:rsid w:val="00217DBB"/>
    <w:rsid w:val="00220C9B"/>
    <w:rsid w:val="00221401"/>
    <w:rsid w:val="00221AEB"/>
    <w:rsid w:val="0022324A"/>
    <w:rsid w:val="00223251"/>
    <w:rsid w:val="002238C5"/>
    <w:rsid w:val="002247CA"/>
    <w:rsid w:val="00225368"/>
    <w:rsid w:val="00226620"/>
    <w:rsid w:val="002304DA"/>
    <w:rsid w:val="002309A1"/>
    <w:rsid w:val="002309FB"/>
    <w:rsid w:val="00230F1C"/>
    <w:rsid w:val="00231E14"/>
    <w:rsid w:val="00231E4F"/>
    <w:rsid w:val="002324FF"/>
    <w:rsid w:val="0023260F"/>
    <w:rsid w:val="002329A6"/>
    <w:rsid w:val="00233299"/>
    <w:rsid w:val="002336A2"/>
    <w:rsid w:val="00234CD2"/>
    <w:rsid w:val="00235F61"/>
    <w:rsid w:val="002370E9"/>
    <w:rsid w:val="00237734"/>
    <w:rsid w:val="00240089"/>
    <w:rsid w:val="00240C03"/>
    <w:rsid w:val="00241DC2"/>
    <w:rsid w:val="002422E8"/>
    <w:rsid w:val="00242F58"/>
    <w:rsid w:val="002459E4"/>
    <w:rsid w:val="00246A66"/>
    <w:rsid w:val="00246F39"/>
    <w:rsid w:val="002507F4"/>
    <w:rsid w:val="002526F0"/>
    <w:rsid w:val="002532E3"/>
    <w:rsid w:val="00253356"/>
    <w:rsid w:val="00254E5D"/>
    <w:rsid w:val="00257ECB"/>
    <w:rsid w:val="00257F9D"/>
    <w:rsid w:val="00260F95"/>
    <w:rsid w:val="00264CAA"/>
    <w:rsid w:val="0026518B"/>
    <w:rsid w:val="002660CB"/>
    <w:rsid w:val="00266FE8"/>
    <w:rsid w:val="002671BE"/>
    <w:rsid w:val="002733DD"/>
    <w:rsid w:val="00273CC0"/>
    <w:rsid w:val="00273EAC"/>
    <w:rsid w:val="002757CF"/>
    <w:rsid w:val="00275A50"/>
    <w:rsid w:val="00275F53"/>
    <w:rsid w:val="00276E7F"/>
    <w:rsid w:val="00277BC2"/>
    <w:rsid w:val="00277D5A"/>
    <w:rsid w:val="00281253"/>
    <w:rsid w:val="002822D6"/>
    <w:rsid w:val="002833C2"/>
    <w:rsid w:val="00283A67"/>
    <w:rsid w:val="002844B9"/>
    <w:rsid w:val="0028467C"/>
    <w:rsid w:val="002850AC"/>
    <w:rsid w:val="00285A28"/>
    <w:rsid w:val="00286D58"/>
    <w:rsid w:val="00286FD8"/>
    <w:rsid w:val="00290A66"/>
    <w:rsid w:val="00291F2B"/>
    <w:rsid w:val="00292B51"/>
    <w:rsid w:val="00292C18"/>
    <w:rsid w:val="00293C02"/>
    <w:rsid w:val="0029429C"/>
    <w:rsid w:val="00294D66"/>
    <w:rsid w:val="00297398"/>
    <w:rsid w:val="002976D9"/>
    <w:rsid w:val="002A15B9"/>
    <w:rsid w:val="002A2E79"/>
    <w:rsid w:val="002A306D"/>
    <w:rsid w:val="002A3AC0"/>
    <w:rsid w:val="002A42C7"/>
    <w:rsid w:val="002A460E"/>
    <w:rsid w:val="002A4D35"/>
    <w:rsid w:val="002A55B2"/>
    <w:rsid w:val="002A5896"/>
    <w:rsid w:val="002A6B33"/>
    <w:rsid w:val="002A734C"/>
    <w:rsid w:val="002A74D4"/>
    <w:rsid w:val="002B006B"/>
    <w:rsid w:val="002B1803"/>
    <w:rsid w:val="002B3102"/>
    <w:rsid w:val="002B3A3F"/>
    <w:rsid w:val="002B4B49"/>
    <w:rsid w:val="002B4D43"/>
    <w:rsid w:val="002B4E5F"/>
    <w:rsid w:val="002B5AAF"/>
    <w:rsid w:val="002B618D"/>
    <w:rsid w:val="002B795D"/>
    <w:rsid w:val="002B79A9"/>
    <w:rsid w:val="002C0186"/>
    <w:rsid w:val="002C086D"/>
    <w:rsid w:val="002C1241"/>
    <w:rsid w:val="002C2410"/>
    <w:rsid w:val="002C26B8"/>
    <w:rsid w:val="002C43E9"/>
    <w:rsid w:val="002C48A9"/>
    <w:rsid w:val="002C4CB4"/>
    <w:rsid w:val="002C5589"/>
    <w:rsid w:val="002C58F8"/>
    <w:rsid w:val="002C5C15"/>
    <w:rsid w:val="002C6D89"/>
    <w:rsid w:val="002D03A4"/>
    <w:rsid w:val="002D10B1"/>
    <w:rsid w:val="002D1157"/>
    <w:rsid w:val="002D2850"/>
    <w:rsid w:val="002D3F7B"/>
    <w:rsid w:val="002D4F20"/>
    <w:rsid w:val="002D585B"/>
    <w:rsid w:val="002D5BA0"/>
    <w:rsid w:val="002D6F12"/>
    <w:rsid w:val="002D74F8"/>
    <w:rsid w:val="002E0F39"/>
    <w:rsid w:val="002E1255"/>
    <w:rsid w:val="002E1B60"/>
    <w:rsid w:val="002E2129"/>
    <w:rsid w:val="002E3CD1"/>
    <w:rsid w:val="002E4040"/>
    <w:rsid w:val="002E42C7"/>
    <w:rsid w:val="002E4D04"/>
    <w:rsid w:val="002F10E3"/>
    <w:rsid w:val="002F1D5E"/>
    <w:rsid w:val="002F2BB5"/>
    <w:rsid w:val="002F3A96"/>
    <w:rsid w:val="002F3CA2"/>
    <w:rsid w:val="002F5482"/>
    <w:rsid w:val="002F60A3"/>
    <w:rsid w:val="002F61CF"/>
    <w:rsid w:val="002F64BF"/>
    <w:rsid w:val="003021E4"/>
    <w:rsid w:val="00303170"/>
    <w:rsid w:val="003031AA"/>
    <w:rsid w:val="00303A2C"/>
    <w:rsid w:val="00303B50"/>
    <w:rsid w:val="00306060"/>
    <w:rsid w:val="00306359"/>
    <w:rsid w:val="003068B0"/>
    <w:rsid w:val="0031254B"/>
    <w:rsid w:val="0031331B"/>
    <w:rsid w:val="003153AB"/>
    <w:rsid w:val="00315713"/>
    <w:rsid w:val="0031616F"/>
    <w:rsid w:val="00320823"/>
    <w:rsid w:val="00321FD8"/>
    <w:rsid w:val="00324054"/>
    <w:rsid w:val="003251E3"/>
    <w:rsid w:val="00326976"/>
    <w:rsid w:val="00326B81"/>
    <w:rsid w:val="00330A17"/>
    <w:rsid w:val="00330AAC"/>
    <w:rsid w:val="003336E4"/>
    <w:rsid w:val="00334944"/>
    <w:rsid w:val="00335840"/>
    <w:rsid w:val="00335C43"/>
    <w:rsid w:val="00335CE5"/>
    <w:rsid w:val="0033665D"/>
    <w:rsid w:val="0033756F"/>
    <w:rsid w:val="0034046E"/>
    <w:rsid w:val="00340F0E"/>
    <w:rsid w:val="00341009"/>
    <w:rsid w:val="0034192E"/>
    <w:rsid w:val="00341E0C"/>
    <w:rsid w:val="00342099"/>
    <w:rsid w:val="003427AD"/>
    <w:rsid w:val="0034386A"/>
    <w:rsid w:val="00345565"/>
    <w:rsid w:val="00345BFF"/>
    <w:rsid w:val="003466D9"/>
    <w:rsid w:val="00346E62"/>
    <w:rsid w:val="003470FB"/>
    <w:rsid w:val="00350ECC"/>
    <w:rsid w:val="003519AF"/>
    <w:rsid w:val="00352D13"/>
    <w:rsid w:val="00355D78"/>
    <w:rsid w:val="00356A46"/>
    <w:rsid w:val="00357A81"/>
    <w:rsid w:val="0036077E"/>
    <w:rsid w:val="0036084A"/>
    <w:rsid w:val="00360F3F"/>
    <w:rsid w:val="00361251"/>
    <w:rsid w:val="00361479"/>
    <w:rsid w:val="00362735"/>
    <w:rsid w:val="003628BD"/>
    <w:rsid w:val="00363C89"/>
    <w:rsid w:val="0036402B"/>
    <w:rsid w:val="00364B23"/>
    <w:rsid w:val="00364C22"/>
    <w:rsid w:val="00365EC9"/>
    <w:rsid w:val="00367A58"/>
    <w:rsid w:val="0037016A"/>
    <w:rsid w:val="00370341"/>
    <w:rsid w:val="003719AD"/>
    <w:rsid w:val="00371EA7"/>
    <w:rsid w:val="00371F50"/>
    <w:rsid w:val="003720A7"/>
    <w:rsid w:val="0037264B"/>
    <w:rsid w:val="00373A87"/>
    <w:rsid w:val="00375F06"/>
    <w:rsid w:val="00376882"/>
    <w:rsid w:val="00377E02"/>
    <w:rsid w:val="003802DB"/>
    <w:rsid w:val="00380501"/>
    <w:rsid w:val="00380FAA"/>
    <w:rsid w:val="003828D1"/>
    <w:rsid w:val="00384B76"/>
    <w:rsid w:val="00384D8F"/>
    <w:rsid w:val="00385D8E"/>
    <w:rsid w:val="003866FD"/>
    <w:rsid w:val="00387CA7"/>
    <w:rsid w:val="003902C3"/>
    <w:rsid w:val="00390990"/>
    <w:rsid w:val="00391A7A"/>
    <w:rsid w:val="00392BEA"/>
    <w:rsid w:val="00392FAC"/>
    <w:rsid w:val="0039354E"/>
    <w:rsid w:val="003972CE"/>
    <w:rsid w:val="0039741E"/>
    <w:rsid w:val="00397FED"/>
    <w:rsid w:val="003A587D"/>
    <w:rsid w:val="003A5E76"/>
    <w:rsid w:val="003A712A"/>
    <w:rsid w:val="003B0808"/>
    <w:rsid w:val="003B094F"/>
    <w:rsid w:val="003B1154"/>
    <w:rsid w:val="003B11F0"/>
    <w:rsid w:val="003B1BBA"/>
    <w:rsid w:val="003B3473"/>
    <w:rsid w:val="003B4816"/>
    <w:rsid w:val="003B54E3"/>
    <w:rsid w:val="003B77DE"/>
    <w:rsid w:val="003B7B88"/>
    <w:rsid w:val="003C14C8"/>
    <w:rsid w:val="003C36E8"/>
    <w:rsid w:val="003C4731"/>
    <w:rsid w:val="003C4804"/>
    <w:rsid w:val="003C49B7"/>
    <w:rsid w:val="003C7003"/>
    <w:rsid w:val="003C7FB2"/>
    <w:rsid w:val="003D0219"/>
    <w:rsid w:val="003D07D6"/>
    <w:rsid w:val="003D1AE6"/>
    <w:rsid w:val="003D23E3"/>
    <w:rsid w:val="003D3F3D"/>
    <w:rsid w:val="003D59DC"/>
    <w:rsid w:val="003D6556"/>
    <w:rsid w:val="003D6BAB"/>
    <w:rsid w:val="003D713A"/>
    <w:rsid w:val="003D7863"/>
    <w:rsid w:val="003D7EE8"/>
    <w:rsid w:val="003E1D86"/>
    <w:rsid w:val="003E4D97"/>
    <w:rsid w:val="003E6AC9"/>
    <w:rsid w:val="003E6CE0"/>
    <w:rsid w:val="003E7BEF"/>
    <w:rsid w:val="003F1111"/>
    <w:rsid w:val="003F1A53"/>
    <w:rsid w:val="003F1DD3"/>
    <w:rsid w:val="003F1F10"/>
    <w:rsid w:val="003F369F"/>
    <w:rsid w:val="003F3B33"/>
    <w:rsid w:val="003F40FF"/>
    <w:rsid w:val="003F4579"/>
    <w:rsid w:val="003F49B1"/>
    <w:rsid w:val="0040035E"/>
    <w:rsid w:val="00400CBA"/>
    <w:rsid w:val="00400D8B"/>
    <w:rsid w:val="0040296D"/>
    <w:rsid w:val="00402A2F"/>
    <w:rsid w:val="00402C18"/>
    <w:rsid w:val="004034A8"/>
    <w:rsid w:val="00403E09"/>
    <w:rsid w:val="0040714E"/>
    <w:rsid w:val="00407EA5"/>
    <w:rsid w:val="00410597"/>
    <w:rsid w:val="00410CEC"/>
    <w:rsid w:val="004147DD"/>
    <w:rsid w:val="00416210"/>
    <w:rsid w:val="00417BF8"/>
    <w:rsid w:val="004217BE"/>
    <w:rsid w:val="004223E6"/>
    <w:rsid w:val="00422512"/>
    <w:rsid w:val="00422A84"/>
    <w:rsid w:val="00423B00"/>
    <w:rsid w:val="00424BE2"/>
    <w:rsid w:val="00425B54"/>
    <w:rsid w:val="004262F8"/>
    <w:rsid w:val="00427BE0"/>
    <w:rsid w:val="004304FC"/>
    <w:rsid w:val="00430E60"/>
    <w:rsid w:val="00430F66"/>
    <w:rsid w:val="004310D0"/>
    <w:rsid w:val="00431C2C"/>
    <w:rsid w:val="00431D01"/>
    <w:rsid w:val="00431E9A"/>
    <w:rsid w:val="0043470A"/>
    <w:rsid w:val="004354E0"/>
    <w:rsid w:val="0043731B"/>
    <w:rsid w:val="00441448"/>
    <w:rsid w:val="00441668"/>
    <w:rsid w:val="004416D9"/>
    <w:rsid w:val="00441A53"/>
    <w:rsid w:val="00442547"/>
    <w:rsid w:val="00442AB9"/>
    <w:rsid w:val="004444BD"/>
    <w:rsid w:val="004466C9"/>
    <w:rsid w:val="004469E9"/>
    <w:rsid w:val="0044706F"/>
    <w:rsid w:val="00450B3D"/>
    <w:rsid w:val="00452400"/>
    <w:rsid w:val="00452636"/>
    <w:rsid w:val="00453A34"/>
    <w:rsid w:val="00453BE5"/>
    <w:rsid w:val="00453EB9"/>
    <w:rsid w:val="0045552F"/>
    <w:rsid w:val="004559E0"/>
    <w:rsid w:val="0045709C"/>
    <w:rsid w:val="00457A07"/>
    <w:rsid w:val="00460673"/>
    <w:rsid w:val="00461278"/>
    <w:rsid w:val="004617F4"/>
    <w:rsid w:val="004622C2"/>
    <w:rsid w:val="00463590"/>
    <w:rsid w:val="00463FB8"/>
    <w:rsid w:val="004666FD"/>
    <w:rsid w:val="00467E50"/>
    <w:rsid w:val="00470436"/>
    <w:rsid w:val="00473261"/>
    <w:rsid w:val="004739DE"/>
    <w:rsid w:val="00473A49"/>
    <w:rsid w:val="00474C95"/>
    <w:rsid w:val="0047515C"/>
    <w:rsid w:val="00476EED"/>
    <w:rsid w:val="004805F4"/>
    <w:rsid w:val="004820D7"/>
    <w:rsid w:val="004821D7"/>
    <w:rsid w:val="00484157"/>
    <w:rsid w:val="00484335"/>
    <w:rsid w:val="00484705"/>
    <w:rsid w:val="00484EB7"/>
    <w:rsid w:val="004853CC"/>
    <w:rsid w:val="00485D4A"/>
    <w:rsid w:val="00486ED2"/>
    <w:rsid w:val="00487241"/>
    <w:rsid w:val="00487EDD"/>
    <w:rsid w:val="00490544"/>
    <w:rsid w:val="0049064C"/>
    <w:rsid w:val="00490D1D"/>
    <w:rsid w:val="0049132C"/>
    <w:rsid w:val="00492ECF"/>
    <w:rsid w:val="00494A2F"/>
    <w:rsid w:val="00494F08"/>
    <w:rsid w:val="0049567F"/>
    <w:rsid w:val="0049775C"/>
    <w:rsid w:val="00497B79"/>
    <w:rsid w:val="004A1187"/>
    <w:rsid w:val="004A1C2C"/>
    <w:rsid w:val="004A2350"/>
    <w:rsid w:val="004A33B0"/>
    <w:rsid w:val="004A51A8"/>
    <w:rsid w:val="004A5630"/>
    <w:rsid w:val="004A5AF8"/>
    <w:rsid w:val="004A68DC"/>
    <w:rsid w:val="004A69A6"/>
    <w:rsid w:val="004A6D17"/>
    <w:rsid w:val="004B0036"/>
    <w:rsid w:val="004B0319"/>
    <w:rsid w:val="004B0EA2"/>
    <w:rsid w:val="004B16AF"/>
    <w:rsid w:val="004B1BC0"/>
    <w:rsid w:val="004B1D28"/>
    <w:rsid w:val="004B1D68"/>
    <w:rsid w:val="004B21BC"/>
    <w:rsid w:val="004B386A"/>
    <w:rsid w:val="004B4285"/>
    <w:rsid w:val="004B4C16"/>
    <w:rsid w:val="004B4CD0"/>
    <w:rsid w:val="004B4EB9"/>
    <w:rsid w:val="004B7BC7"/>
    <w:rsid w:val="004B7F8A"/>
    <w:rsid w:val="004C0046"/>
    <w:rsid w:val="004C0F87"/>
    <w:rsid w:val="004C0FD5"/>
    <w:rsid w:val="004C1577"/>
    <w:rsid w:val="004C258A"/>
    <w:rsid w:val="004C304E"/>
    <w:rsid w:val="004C412A"/>
    <w:rsid w:val="004C44F3"/>
    <w:rsid w:val="004C6C4A"/>
    <w:rsid w:val="004C6E6A"/>
    <w:rsid w:val="004C742C"/>
    <w:rsid w:val="004C7F59"/>
    <w:rsid w:val="004D15A0"/>
    <w:rsid w:val="004D162B"/>
    <w:rsid w:val="004D2ABB"/>
    <w:rsid w:val="004D316B"/>
    <w:rsid w:val="004D355F"/>
    <w:rsid w:val="004D52BA"/>
    <w:rsid w:val="004D584A"/>
    <w:rsid w:val="004D58F3"/>
    <w:rsid w:val="004D69A0"/>
    <w:rsid w:val="004D7A88"/>
    <w:rsid w:val="004D7D72"/>
    <w:rsid w:val="004E21CF"/>
    <w:rsid w:val="004E2DA6"/>
    <w:rsid w:val="004E3224"/>
    <w:rsid w:val="004E32AA"/>
    <w:rsid w:val="004E3D96"/>
    <w:rsid w:val="004E60D7"/>
    <w:rsid w:val="004F05D7"/>
    <w:rsid w:val="004F07BD"/>
    <w:rsid w:val="004F0A4E"/>
    <w:rsid w:val="004F1629"/>
    <w:rsid w:val="004F24B2"/>
    <w:rsid w:val="004F2F7A"/>
    <w:rsid w:val="004F2F81"/>
    <w:rsid w:val="004F3751"/>
    <w:rsid w:val="004F394E"/>
    <w:rsid w:val="004F3E5D"/>
    <w:rsid w:val="004F3EEF"/>
    <w:rsid w:val="004F5FE5"/>
    <w:rsid w:val="004F607E"/>
    <w:rsid w:val="004F6703"/>
    <w:rsid w:val="00500374"/>
    <w:rsid w:val="00500ED1"/>
    <w:rsid w:val="0050116A"/>
    <w:rsid w:val="0050163C"/>
    <w:rsid w:val="005018B7"/>
    <w:rsid w:val="00502E1F"/>
    <w:rsid w:val="00503210"/>
    <w:rsid w:val="005037BA"/>
    <w:rsid w:val="005049D6"/>
    <w:rsid w:val="00506FE2"/>
    <w:rsid w:val="005070E7"/>
    <w:rsid w:val="005104A6"/>
    <w:rsid w:val="00511AEF"/>
    <w:rsid w:val="00512834"/>
    <w:rsid w:val="00513B22"/>
    <w:rsid w:val="00513BB9"/>
    <w:rsid w:val="00513FA2"/>
    <w:rsid w:val="005149AD"/>
    <w:rsid w:val="00515A9D"/>
    <w:rsid w:val="0051746E"/>
    <w:rsid w:val="005179EE"/>
    <w:rsid w:val="0052127B"/>
    <w:rsid w:val="005213A6"/>
    <w:rsid w:val="00521FC4"/>
    <w:rsid w:val="0052262A"/>
    <w:rsid w:val="005237C4"/>
    <w:rsid w:val="00524A2B"/>
    <w:rsid w:val="00524BF5"/>
    <w:rsid w:val="00525C46"/>
    <w:rsid w:val="00526295"/>
    <w:rsid w:val="00526648"/>
    <w:rsid w:val="00531B3A"/>
    <w:rsid w:val="0053335E"/>
    <w:rsid w:val="00533521"/>
    <w:rsid w:val="005345D9"/>
    <w:rsid w:val="0053535D"/>
    <w:rsid w:val="00536DBC"/>
    <w:rsid w:val="00537A0C"/>
    <w:rsid w:val="00537C7F"/>
    <w:rsid w:val="00542519"/>
    <w:rsid w:val="005433D9"/>
    <w:rsid w:val="005447A6"/>
    <w:rsid w:val="00544C79"/>
    <w:rsid w:val="005451EB"/>
    <w:rsid w:val="005453C5"/>
    <w:rsid w:val="005458EC"/>
    <w:rsid w:val="00546829"/>
    <w:rsid w:val="00546D63"/>
    <w:rsid w:val="00546FD2"/>
    <w:rsid w:val="00547FA8"/>
    <w:rsid w:val="005500A3"/>
    <w:rsid w:val="0055121F"/>
    <w:rsid w:val="00554028"/>
    <w:rsid w:val="005556CE"/>
    <w:rsid w:val="00560C42"/>
    <w:rsid w:val="00560DAD"/>
    <w:rsid w:val="00560E91"/>
    <w:rsid w:val="0056154D"/>
    <w:rsid w:val="005616F6"/>
    <w:rsid w:val="00561F94"/>
    <w:rsid w:val="005621F1"/>
    <w:rsid w:val="005625FB"/>
    <w:rsid w:val="00563FBF"/>
    <w:rsid w:val="00564905"/>
    <w:rsid w:val="00565FF0"/>
    <w:rsid w:val="0056722A"/>
    <w:rsid w:val="005704F4"/>
    <w:rsid w:val="00570D9B"/>
    <w:rsid w:val="005716CC"/>
    <w:rsid w:val="005720CA"/>
    <w:rsid w:val="0057251C"/>
    <w:rsid w:val="005732B4"/>
    <w:rsid w:val="00573983"/>
    <w:rsid w:val="00573DD7"/>
    <w:rsid w:val="0057468F"/>
    <w:rsid w:val="00574983"/>
    <w:rsid w:val="005757AF"/>
    <w:rsid w:val="005757B4"/>
    <w:rsid w:val="00576321"/>
    <w:rsid w:val="005763C4"/>
    <w:rsid w:val="00576FC2"/>
    <w:rsid w:val="0057730F"/>
    <w:rsid w:val="00580C29"/>
    <w:rsid w:val="0058227F"/>
    <w:rsid w:val="00582599"/>
    <w:rsid w:val="005825CF"/>
    <w:rsid w:val="005826DB"/>
    <w:rsid w:val="00583560"/>
    <w:rsid w:val="00583A69"/>
    <w:rsid w:val="00583BB6"/>
    <w:rsid w:val="00584F82"/>
    <w:rsid w:val="005851B9"/>
    <w:rsid w:val="0058556B"/>
    <w:rsid w:val="00585CAF"/>
    <w:rsid w:val="00585F2D"/>
    <w:rsid w:val="005862C2"/>
    <w:rsid w:val="00586539"/>
    <w:rsid w:val="00586B00"/>
    <w:rsid w:val="00587863"/>
    <w:rsid w:val="005907C5"/>
    <w:rsid w:val="00592590"/>
    <w:rsid w:val="00593AEF"/>
    <w:rsid w:val="00593C72"/>
    <w:rsid w:val="00594322"/>
    <w:rsid w:val="005955DF"/>
    <w:rsid w:val="00597CF0"/>
    <w:rsid w:val="00597DFC"/>
    <w:rsid w:val="00597FF0"/>
    <w:rsid w:val="005A1ABE"/>
    <w:rsid w:val="005A328D"/>
    <w:rsid w:val="005A3EED"/>
    <w:rsid w:val="005A68F0"/>
    <w:rsid w:val="005A6C2F"/>
    <w:rsid w:val="005B50C9"/>
    <w:rsid w:val="005B56BA"/>
    <w:rsid w:val="005B5BD9"/>
    <w:rsid w:val="005B689B"/>
    <w:rsid w:val="005C02B9"/>
    <w:rsid w:val="005C0A92"/>
    <w:rsid w:val="005C0B14"/>
    <w:rsid w:val="005C22B6"/>
    <w:rsid w:val="005C242C"/>
    <w:rsid w:val="005C4A8D"/>
    <w:rsid w:val="005C6578"/>
    <w:rsid w:val="005C79CE"/>
    <w:rsid w:val="005D01CC"/>
    <w:rsid w:val="005D145F"/>
    <w:rsid w:val="005D3193"/>
    <w:rsid w:val="005D3357"/>
    <w:rsid w:val="005D33F8"/>
    <w:rsid w:val="005D6B4B"/>
    <w:rsid w:val="005D7498"/>
    <w:rsid w:val="005D7989"/>
    <w:rsid w:val="005D7E34"/>
    <w:rsid w:val="005E0275"/>
    <w:rsid w:val="005E05E6"/>
    <w:rsid w:val="005E0982"/>
    <w:rsid w:val="005E0DF0"/>
    <w:rsid w:val="005E1789"/>
    <w:rsid w:val="005E2ACC"/>
    <w:rsid w:val="005E32B0"/>
    <w:rsid w:val="005E38D6"/>
    <w:rsid w:val="005E38E6"/>
    <w:rsid w:val="005E3B1A"/>
    <w:rsid w:val="005E3B86"/>
    <w:rsid w:val="005E3D9B"/>
    <w:rsid w:val="005E4911"/>
    <w:rsid w:val="005E76BE"/>
    <w:rsid w:val="005E7DC3"/>
    <w:rsid w:val="005F00C7"/>
    <w:rsid w:val="005F19CB"/>
    <w:rsid w:val="005F3933"/>
    <w:rsid w:val="005F430C"/>
    <w:rsid w:val="006003CD"/>
    <w:rsid w:val="0060125B"/>
    <w:rsid w:val="00601FBA"/>
    <w:rsid w:val="006020B5"/>
    <w:rsid w:val="00605E64"/>
    <w:rsid w:val="00606C01"/>
    <w:rsid w:val="00606C96"/>
    <w:rsid w:val="00607679"/>
    <w:rsid w:val="00607740"/>
    <w:rsid w:val="00607A4F"/>
    <w:rsid w:val="00610625"/>
    <w:rsid w:val="0061129F"/>
    <w:rsid w:val="006116E7"/>
    <w:rsid w:val="00612CAE"/>
    <w:rsid w:val="00612D32"/>
    <w:rsid w:val="00612DD6"/>
    <w:rsid w:val="0061436C"/>
    <w:rsid w:val="00614A79"/>
    <w:rsid w:val="006162D2"/>
    <w:rsid w:val="00617C5F"/>
    <w:rsid w:val="00621B14"/>
    <w:rsid w:val="00621DCF"/>
    <w:rsid w:val="00622ABB"/>
    <w:rsid w:val="00622F40"/>
    <w:rsid w:val="00623110"/>
    <w:rsid w:val="00623535"/>
    <w:rsid w:val="0062568D"/>
    <w:rsid w:val="00625AB6"/>
    <w:rsid w:val="0062653C"/>
    <w:rsid w:val="00626E43"/>
    <w:rsid w:val="0062780B"/>
    <w:rsid w:val="0063185C"/>
    <w:rsid w:val="00632263"/>
    <w:rsid w:val="00632585"/>
    <w:rsid w:val="00633F26"/>
    <w:rsid w:val="0063575F"/>
    <w:rsid w:val="006357BB"/>
    <w:rsid w:val="00636345"/>
    <w:rsid w:val="0063719D"/>
    <w:rsid w:val="00637496"/>
    <w:rsid w:val="006403F2"/>
    <w:rsid w:val="00642F1F"/>
    <w:rsid w:val="0064350B"/>
    <w:rsid w:val="006444B7"/>
    <w:rsid w:val="00645DC6"/>
    <w:rsid w:val="0064730C"/>
    <w:rsid w:val="0065056F"/>
    <w:rsid w:val="00650B4B"/>
    <w:rsid w:val="00651847"/>
    <w:rsid w:val="00652A90"/>
    <w:rsid w:val="00653728"/>
    <w:rsid w:val="00654469"/>
    <w:rsid w:val="00654DBA"/>
    <w:rsid w:val="006550E6"/>
    <w:rsid w:val="0065610E"/>
    <w:rsid w:val="00657D24"/>
    <w:rsid w:val="0066116A"/>
    <w:rsid w:val="0066143D"/>
    <w:rsid w:val="0066205D"/>
    <w:rsid w:val="00662CB1"/>
    <w:rsid w:val="00664348"/>
    <w:rsid w:val="00664986"/>
    <w:rsid w:val="006665CF"/>
    <w:rsid w:val="00667067"/>
    <w:rsid w:val="00667426"/>
    <w:rsid w:val="006675EE"/>
    <w:rsid w:val="00667B58"/>
    <w:rsid w:val="00670C70"/>
    <w:rsid w:val="006730C8"/>
    <w:rsid w:val="00674B1A"/>
    <w:rsid w:val="00677837"/>
    <w:rsid w:val="00677A79"/>
    <w:rsid w:val="00682BF0"/>
    <w:rsid w:val="006831C4"/>
    <w:rsid w:val="00684E3D"/>
    <w:rsid w:val="0068529E"/>
    <w:rsid w:val="0068573B"/>
    <w:rsid w:val="006859E1"/>
    <w:rsid w:val="00686D69"/>
    <w:rsid w:val="0068704E"/>
    <w:rsid w:val="006873F2"/>
    <w:rsid w:val="00690116"/>
    <w:rsid w:val="006935BC"/>
    <w:rsid w:val="00693B50"/>
    <w:rsid w:val="00693D31"/>
    <w:rsid w:val="00693F18"/>
    <w:rsid w:val="0069423C"/>
    <w:rsid w:val="006960D2"/>
    <w:rsid w:val="006A2EDA"/>
    <w:rsid w:val="006A34C7"/>
    <w:rsid w:val="006A3CF1"/>
    <w:rsid w:val="006A482B"/>
    <w:rsid w:val="006A4A4B"/>
    <w:rsid w:val="006A4D83"/>
    <w:rsid w:val="006A51F5"/>
    <w:rsid w:val="006A5B39"/>
    <w:rsid w:val="006A5B72"/>
    <w:rsid w:val="006A5B96"/>
    <w:rsid w:val="006A5EFD"/>
    <w:rsid w:val="006A69FC"/>
    <w:rsid w:val="006A78C8"/>
    <w:rsid w:val="006B0A0C"/>
    <w:rsid w:val="006B0D7C"/>
    <w:rsid w:val="006B0E2C"/>
    <w:rsid w:val="006B144A"/>
    <w:rsid w:val="006B268E"/>
    <w:rsid w:val="006B297A"/>
    <w:rsid w:val="006B2F03"/>
    <w:rsid w:val="006B49F9"/>
    <w:rsid w:val="006B5760"/>
    <w:rsid w:val="006B6550"/>
    <w:rsid w:val="006C059B"/>
    <w:rsid w:val="006C12AE"/>
    <w:rsid w:val="006C186C"/>
    <w:rsid w:val="006C2D5C"/>
    <w:rsid w:val="006C4653"/>
    <w:rsid w:val="006C6C31"/>
    <w:rsid w:val="006C703E"/>
    <w:rsid w:val="006C7605"/>
    <w:rsid w:val="006C760C"/>
    <w:rsid w:val="006C778D"/>
    <w:rsid w:val="006D0040"/>
    <w:rsid w:val="006D00E6"/>
    <w:rsid w:val="006D03FB"/>
    <w:rsid w:val="006D125D"/>
    <w:rsid w:val="006D136F"/>
    <w:rsid w:val="006D309E"/>
    <w:rsid w:val="006D4B7F"/>
    <w:rsid w:val="006D4F24"/>
    <w:rsid w:val="006D5412"/>
    <w:rsid w:val="006D6395"/>
    <w:rsid w:val="006D7BC4"/>
    <w:rsid w:val="006E33E7"/>
    <w:rsid w:val="006E47EF"/>
    <w:rsid w:val="006E58CE"/>
    <w:rsid w:val="006E6D05"/>
    <w:rsid w:val="006F207B"/>
    <w:rsid w:val="006F25D3"/>
    <w:rsid w:val="006F2C54"/>
    <w:rsid w:val="006F2E16"/>
    <w:rsid w:val="006F2F20"/>
    <w:rsid w:val="006F3800"/>
    <w:rsid w:val="006F4127"/>
    <w:rsid w:val="006F4148"/>
    <w:rsid w:val="006F49E2"/>
    <w:rsid w:val="006F631D"/>
    <w:rsid w:val="006F6710"/>
    <w:rsid w:val="006F67BA"/>
    <w:rsid w:val="006F68B6"/>
    <w:rsid w:val="006F77CC"/>
    <w:rsid w:val="006F7D15"/>
    <w:rsid w:val="0070070F"/>
    <w:rsid w:val="007011B0"/>
    <w:rsid w:val="00702C02"/>
    <w:rsid w:val="00703871"/>
    <w:rsid w:val="00703FAC"/>
    <w:rsid w:val="007046D1"/>
    <w:rsid w:val="00704A9B"/>
    <w:rsid w:val="00705A38"/>
    <w:rsid w:val="00705A4A"/>
    <w:rsid w:val="00711EA8"/>
    <w:rsid w:val="0071322C"/>
    <w:rsid w:val="0071336E"/>
    <w:rsid w:val="007137B6"/>
    <w:rsid w:val="00713993"/>
    <w:rsid w:val="00714DC2"/>
    <w:rsid w:val="0071587F"/>
    <w:rsid w:val="00716638"/>
    <w:rsid w:val="00716905"/>
    <w:rsid w:val="0071722D"/>
    <w:rsid w:val="00717589"/>
    <w:rsid w:val="00720482"/>
    <w:rsid w:val="00722361"/>
    <w:rsid w:val="00722397"/>
    <w:rsid w:val="00723606"/>
    <w:rsid w:val="007243D8"/>
    <w:rsid w:val="00724FEA"/>
    <w:rsid w:val="00725D62"/>
    <w:rsid w:val="00725FC9"/>
    <w:rsid w:val="00726560"/>
    <w:rsid w:val="00726597"/>
    <w:rsid w:val="00726D75"/>
    <w:rsid w:val="0073046A"/>
    <w:rsid w:val="00730934"/>
    <w:rsid w:val="007309AD"/>
    <w:rsid w:val="00731C96"/>
    <w:rsid w:val="00733A29"/>
    <w:rsid w:val="00735725"/>
    <w:rsid w:val="007361CE"/>
    <w:rsid w:val="00737264"/>
    <w:rsid w:val="00737E2C"/>
    <w:rsid w:val="00737E77"/>
    <w:rsid w:val="00741994"/>
    <w:rsid w:val="00741EB9"/>
    <w:rsid w:val="00742123"/>
    <w:rsid w:val="00743E13"/>
    <w:rsid w:val="00744DD4"/>
    <w:rsid w:val="00745366"/>
    <w:rsid w:val="007457D2"/>
    <w:rsid w:val="0074581C"/>
    <w:rsid w:val="007463D4"/>
    <w:rsid w:val="00747888"/>
    <w:rsid w:val="00750EC6"/>
    <w:rsid w:val="00751866"/>
    <w:rsid w:val="00751AB6"/>
    <w:rsid w:val="00752014"/>
    <w:rsid w:val="007538ED"/>
    <w:rsid w:val="00754E99"/>
    <w:rsid w:val="00755246"/>
    <w:rsid w:val="007556FF"/>
    <w:rsid w:val="007558D1"/>
    <w:rsid w:val="00756408"/>
    <w:rsid w:val="00756BBE"/>
    <w:rsid w:val="00756E79"/>
    <w:rsid w:val="00757D67"/>
    <w:rsid w:val="00757D88"/>
    <w:rsid w:val="00760290"/>
    <w:rsid w:val="007611E8"/>
    <w:rsid w:val="00763CF3"/>
    <w:rsid w:val="007646CA"/>
    <w:rsid w:val="00764B2D"/>
    <w:rsid w:val="007669D2"/>
    <w:rsid w:val="00766CC9"/>
    <w:rsid w:val="00767E97"/>
    <w:rsid w:val="00770944"/>
    <w:rsid w:val="00771640"/>
    <w:rsid w:val="0077234A"/>
    <w:rsid w:val="007729A7"/>
    <w:rsid w:val="00773555"/>
    <w:rsid w:val="007766A3"/>
    <w:rsid w:val="00776AC8"/>
    <w:rsid w:val="00776B60"/>
    <w:rsid w:val="007773AF"/>
    <w:rsid w:val="00777F78"/>
    <w:rsid w:val="007803FA"/>
    <w:rsid w:val="00780543"/>
    <w:rsid w:val="00780E29"/>
    <w:rsid w:val="0078147E"/>
    <w:rsid w:val="0078162F"/>
    <w:rsid w:val="007816C8"/>
    <w:rsid w:val="00781AFB"/>
    <w:rsid w:val="00783CAB"/>
    <w:rsid w:val="00784789"/>
    <w:rsid w:val="00784D4B"/>
    <w:rsid w:val="00785FC4"/>
    <w:rsid w:val="007868D8"/>
    <w:rsid w:val="00786BD7"/>
    <w:rsid w:val="00787238"/>
    <w:rsid w:val="00787761"/>
    <w:rsid w:val="00792276"/>
    <w:rsid w:val="007955F0"/>
    <w:rsid w:val="00795AEE"/>
    <w:rsid w:val="0079619F"/>
    <w:rsid w:val="00796B93"/>
    <w:rsid w:val="00797D01"/>
    <w:rsid w:val="007A104B"/>
    <w:rsid w:val="007A117E"/>
    <w:rsid w:val="007A28B5"/>
    <w:rsid w:val="007A2E50"/>
    <w:rsid w:val="007A3277"/>
    <w:rsid w:val="007A4943"/>
    <w:rsid w:val="007A4E65"/>
    <w:rsid w:val="007A5B03"/>
    <w:rsid w:val="007A641B"/>
    <w:rsid w:val="007A7B4B"/>
    <w:rsid w:val="007B00FA"/>
    <w:rsid w:val="007B01DA"/>
    <w:rsid w:val="007B11E0"/>
    <w:rsid w:val="007B1264"/>
    <w:rsid w:val="007B12E6"/>
    <w:rsid w:val="007B20F8"/>
    <w:rsid w:val="007B210E"/>
    <w:rsid w:val="007B2ABF"/>
    <w:rsid w:val="007B3395"/>
    <w:rsid w:val="007B38E5"/>
    <w:rsid w:val="007B51F5"/>
    <w:rsid w:val="007B608C"/>
    <w:rsid w:val="007B73CD"/>
    <w:rsid w:val="007B73FE"/>
    <w:rsid w:val="007B7D37"/>
    <w:rsid w:val="007C1268"/>
    <w:rsid w:val="007C3F68"/>
    <w:rsid w:val="007C4663"/>
    <w:rsid w:val="007C4DFD"/>
    <w:rsid w:val="007C5138"/>
    <w:rsid w:val="007C5613"/>
    <w:rsid w:val="007C649D"/>
    <w:rsid w:val="007C6D01"/>
    <w:rsid w:val="007C7C4C"/>
    <w:rsid w:val="007D08C0"/>
    <w:rsid w:val="007D35BC"/>
    <w:rsid w:val="007D4B7A"/>
    <w:rsid w:val="007D5DD5"/>
    <w:rsid w:val="007D6142"/>
    <w:rsid w:val="007D67A9"/>
    <w:rsid w:val="007D79B1"/>
    <w:rsid w:val="007D7C7B"/>
    <w:rsid w:val="007E0DA4"/>
    <w:rsid w:val="007E1098"/>
    <w:rsid w:val="007E1FCB"/>
    <w:rsid w:val="007E2137"/>
    <w:rsid w:val="007E232B"/>
    <w:rsid w:val="007E25CC"/>
    <w:rsid w:val="007E27B7"/>
    <w:rsid w:val="007E2C69"/>
    <w:rsid w:val="007E2E44"/>
    <w:rsid w:val="007E30E6"/>
    <w:rsid w:val="007E58CC"/>
    <w:rsid w:val="007E656B"/>
    <w:rsid w:val="007E7336"/>
    <w:rsid w:val="007F1408"/>
    <w:rsid w:val="007F2CDE"/>
    <w:rsid w:val="007F3D9B"/>
    <w:rsid w:val="007F3E25"/>
    <w:rsid w:val="007F5957"/>
    <w:rsid w:val="007F5E83"/>
    <w:rsid w:val="007F5FBA"/>
    <w:rsid w:val="007F61F5"/>
    <w:rsid w:val="007F68C0"/>
    <w:rsid w:val="007F6AFB"/>
    <w:rsid w:val="007F74C2"/>
    <w:rsid w:val="007F7BB9"/>
    <w:rsid w:val="0080076A"/>
    <w:rsid w:val="00800EA1"/>
    <w:rsid w:val="00801832"/>
    <w:rsid w:val="00802339"/>
    <w:rsid w:val="00802664"/>
    <w:rsid w:val="00802B96"/>
    <w:rsid w:val="00803274"/>
    <w:rsid w:val="008035EA"/>
    <w:rsid w:val="008035FB"/>
    <w:rsid w:val="008035FE"/>
    <w:rsid w:val="00803784"/>
    <w:rsid w:val="008039A7"/>
    <w:rsid w:val="00803CB5"/>
    <w:rsid w:val="008046A7"/>
    <w:rsid w:val="008048E9"/>
    <w:rsid w:val="00805439"/>
    <w:rsid w:val="008055F0"/>
    <w:rsid w:val="00807560"/>
    <w:rsid w:val="00813410"/>
    <w:rsid w:val="0081487B"/>
    <w:rsid w:val="0081699E"/>
    <w:rsid w:val="00816F4E"/>
    <w:rsid w:val="00820F98"/>
    <w:rsid w:val="00822046"/>
    <w:rsid w:val="0082244E"/>
    <w:rsid w:val="00822F16"/>
    <w:rsid w:val="00823AF8"/>
    <w:rsid w:val="0082402D"/>
    <w:rsid w:val="008248B2"/>
    <w:rsid w:val="00824EBB"/>
    <w:rsid w:val="008268F3"/>
    <w:rsid w:val="008304D1"/>
    <w:rsid w:val="00830CA0"/>
    <w:rsid w:val="0083160A"/>
    <w:rsid w:val="00831A99"/>
    <w:rsid w:val="00832F67"/>
    <w:rsid w:val="00833A39"/>
    <w:rsid w:val="00833FA4"/>
    <w:rsid w:val="00834FCC"/>
    <w:rsid w:val="00835261"/>
    <w:rsid w:val="008352DB"/>
    <w:rsid w:val="0083689C"/>
    <w:rsid w:val="00836D7F"/>
    <w:rsid w:val="0084012D"/>
    <w:rsid w:val="00841814"/>
    <w:rsid w:val="00841D83"/>
    <w:rsid w:val="008431F0"/>
    <w:rsid w:val="00844B7F"/>
    <w:rsid w:val="008456FD"/>
    <w:rsid w:val="00845AF3"/>
    <w:rsid w:val="008464F4"/>
    <w:rsid w:val="0084679A"/>
    <w:rsid w:val="00850AFA"/>
    <w:rsid w:val="0085240C"/>
    <w:rsid w:val="00852CF5"/>
    <w:rsid w:val="00852E0B"/>
    <w:rsid w:val="00857A54"/>
    <w:rsid w:val="00860D4F"/>
    <w:rsid w:val="00861055"/>
    <w:rsid w:val="00861950"/>
    <w:rsid w:val="00861C7E"/>
    <w:rsid w:val="00862F13"/>
    <w:rsid w:val="00863131"/>
    <w:rsid w:val="00865A50"/>
    <w:rsid w:val="00865F74"/>
    <w:rsid w:val="00866860"/>
    <w:rsid w:val="00867B63"/>
    <w:rsid w:val="00870D3F"/>
    <w:rsid w:val="008710FC"/>
    <w:rsid w:val="00871E4B"/>
    <w:rsid w:val="00871FE6"/>
    <w:rsid w:val="0087323D"/>
    <w:rsid w:val="00873DA7"/>
    <w:rsid w:val="008751A5"/>
    <w:rsid w:val="0087590E"/>
    <w:rsid w:val="00876209"/>
    <w:rsid w:val="0087625F"/>
    <w:rsid w:val="00876BB5"/>
    <w:rsid w:val="008779F9"/>
    <w:rsid w:val="00877AF1"/>
    <w:rsid w:val="0088104B"/>
    <w:rsid w:val="00881C35"/>
    <w:rsid w:val="00882AB1"/>
    <w:rsid w:val="0088360B"/>
    <w:rsid w:val="00884848"/>
    <w:rsid w:val="00884D46"/>
    <w:rsid w:val="0088546A"/>
    <w:rsid w:val="008875D2"/>
    <w:rsid w:val="00890704"/>
    <w:rsid w:val="00890932"/>
    <w:rsid w:val="00891019"/>
    <w:rsid w:val="008912C0"/>
    <w:rsid w:val="00891952"/>
    <w:rsid w:val="00891E39"/>
    <w:rsid w:val="00892854"/>
    <w:rsid w:val="0089348B"/>
    <w:rsid w:val="00894AEA"/>
    <w:rsid w:val="00896635"/>
    <w:rsid w:val="00897BA8"/>
    <w:rsid w:val="008A0AAB"/>
    <w:rsid w:val="008A12DD"/>
    <w:rsid w:val="008A197E"/>
    <w:rsid w:val="008A25DB"/>
    <w:rsid w:val="008A3F1E"/>
    <w:rsid w:val="008A460D"/>
    <w:rsid w:val="008A47D2"/>
    <w:rsid w:val="008A4DEA"/>
    <w:rsid w:val="008A66BF"/>
    <w:rsid w:val="008A6E25"/>
    <w:rsid w:val="008A7110"/>
    <w:rsid w:val="008A7303"/>
    <w:rsid w:val="008A7582"/>
    <w:rsid w:val="008A7F96"/>
    <w:rsid w:val="008B1446"/>
    <w:rsid w:val="008B190F"/>
    <w:rsid w:val="008B20FD"/>
    <w:rsid w:val="008B3495"/>
    <w:rsid w:val="008B478E"/>
    <w:rsid w:val="008C0A5C"/>
    <w:rsid w:val="008C13FF"/>
    <w:rsid w:val="008C5D9D"/>
    <w:rsid w:val="008C635E"/>
    <w:rsid w:val="008C7D9A"/>
    <w:rsid w:val="008D0126"/>
    <w:rsid w:val="008D0D03"/>
    <w:rsid w:val="008D2E0D"/>
    <w:rsid w:val="008D4D0B"/>
    <w:rsid w:val="008D4D6C"/>
    <w:rsid w:val="008D4FCA"/>
    <w:rsid w:val="008E2ECB"/>
    <w:rsid w:val="008E32D9"/>
    <w:rsid w:val="008E40A0"/>
    <w:rsid w:val="008E6404"/>
    <w:rsid w:val="008E6412"/>
    <w:rsid w:val="008E7545"/>
    <w:rsid w:val="008F02B9"/>
    <w:rsid w:val="008F137A"/>
    <w:rsid w:val="008F20B5"/>
    <w:rsid w:val="008F2B30"/>
    <w:rsid w:val="008F2DCF"/>
    <w:rsid w:val="008F420B"/>
    <w:rsid w:val="008F6B38"/>
    <w:rsid w:val="008F7F77"/>
    <w:rsid w:val="0090186B"/>
    <w:rsid w:val="00903927"/>
    <w:rsid w:val="00903A3D"/>
    <w:rsid w:val="00903DF8"/>
    <w:rsid w:val="00905AB6"/>
    <w:rsid w:val="00905AF0"/>
    <w:rsid w:val="00906F18"/>
    <w:rsid w:val="0090754F"/>
    <w:rsid w:val="00910C6F"/>
    <w:rsid w:val="00910D51"/>
    <w:rsid w:val="009114D1"/>
    <w:rsid w:val="00911665"/>
    <w:rsid w:val="00911D31"/>
    <w:rsid w:val="00912190"/>
    <w:rsid w:val="0091219B"/>
    <w:rsid w:val="00912308"/>
    <w:rsid w:val="009136BA"/>
    <w:rsid w:val="00915D13"/>
    <w:rsid w:val="00916664"/>
    <w:rsid w:val="0091679E"/>
    <w:rsid w:val="00916BC9"/>
    <w:rsid w:val="00917D5D"/>
    <w:rsid w:val="0092058E"/>
    <w:rsid w:val="00920763"/>
    <w:rsid w:val="00921FA7"/>
    <w:rsid w:val="00922C03"/>
    <w:rsid w:val="0092341A"/>
    <w:rsid w:val="0092441A"/>
    <w:rsid w:val="0092558F"/>
    <w:rsid w:val="009258FB"/>
    <w:rsid w:val="00926B6E"/>
    <w:rsid w:val="00927703"/>
    <w:rsid w:val="009305B9"/>
    <w:rsid w:val="00931268"/>
    <w:rsid w:val="00931506"/>
    <w:rsid w:val="009315AE"/>
    <w:rsid w:val="00932DF3"/>
    <w:rsid w:val="00933641"/>
    <w:rsid w:val="00933DE2"/>
    <w:rsid w:val="0093699E"/>
    <w:rsid w:val="00936F1A"/>
    <w:rsid w:val="00937277"/>
    <w:rsid w:val="00937733"/>
    <w:rsid w:val="00937F0E"/>
    <w:rsid w:val="00941568"/>
    <w:rsid w:val="009425C3"/>
    <w:rsid w:val="00943E97"/>
    <w:rsid w:val="00945574"/>
    <w:rsid w:val="00945D52"/>
    <w:rsid w:val="00946868"/>
    <w:rsid w:val="00950751"/>
    <w:rsid w:val="00950FEA"/>
    <w:rsid w:val="009512B3"/>
    <w:rsid w:val="0095355E"/>
    <w:rsid w:val="00953C25"/>
    <w:rsid w:val="0095411F"/>
    <w:rsid w:val="009546DD"/>
    <w:rsid w:val="00955ABB"/>
    <w:rsid w:val="00956E39"/>
    <w:rsid w:val="009615E7"/>
    <w:rsid w:val="00963267"/>
    <w:rsid w:val="00964E82"/>
    <w:rsid w:val="00965E93"/>
    <w:rsid w:val="009665C6"/>
    <w:rsid w:val="00967E7A"/>
    <w:rsid w:val="00967F01"/>
    <w:rsid w:val="0097017E"/>
    <w:rsid w:val="00970F63"/>
    <w:rsid w:val="009712EC"/>
    <w:rsid w:val="00971F2D"/>
    <w:rsid w:val="009722CC"/>
    <w:rsid w:val="00972505"/>
    <w:rsid w:val="009753FD"/>
    <w:rsid w:val="0097560B"/>
    <w:rsid w:val="0097580D"/>
    <w:rsid w:val="0097674B"/>
    <w:rsid w:val="0097742C"/>
    <w:rsid w:val="009777F1"/>
    <w:rsid w:val="009813AA"/>
    <w:rsid w:val="00983523"/>
    <w:rsid w:val="009835B3"/>
    <w:rsid w:val="0098360E"/>
    <w:rsid w:val="00983BCC"/>
    <w:rsid w:val="00984D97"/>
    <w:rsid w:val="00985C13"/>
    <w:rsid w:val="00985D74"/>
    <w:rsid w:val="00985ED6"/>
    <w:rsid w:val="00986057"/>
    <w:rsid w:val="00986314"/>
    <w:rsid w:val="00990C91"/>
    <w:rsid w:val="00991286"/>
    <w:rsid w:val="00991A3A"/>
    <w:rsid w:val="00991ACC"/>
    <w:rsid w:val="009948A0"/>
    <w:rsid w:val="009956DD"/>
    <w:rsid w:val="00995A8D"/>
    <w:rsid w:val="00996100"/>
    <w:rsid w:val="00996A9B"/>
    <w:rsid w:val="00996AB2"/>
    <w:rsid w:val="00997410"/>
    <w:rsid w:val="00997E78"/>
    <w:rsid w:val="009A0CB2"/>
    <w:rsid w:val="009A1200"/>
    <w:rsid w:val="009A3B0E"/>
    <w:rsid w:val="009A48DA"/>
    <w:rsid w:val="009A6A4F"/>
    <w:rsid w:val="009A711A"/>
    <w:rsid w:val="009A7977"/>
    <w:rsid w:val="009A79A2"/>
    <w:rsid w:val="009A7D7D"/>
    <w:rsid w:val="009B0153"/>
    <w:rsid w:val="009B2BBF"/>
    <w:rsid w:val="009B33B9"/>
    <w:rsid w:val="009B341A"/>
    <w:rsid w:val="009B3E5C"/>
    <w:rsid w:val="009B3EFA"/>
    <w:rsid w:val="009B4EC1"/>
    <w:rsid w:val="009B5241"/>
    <w:rsid w:val="009B5392"/>
    <w:rsid w:val="009B7240"/>
    <w:rsid w:val="009B76AC"/>
    <w:rsid w:val="009C0B2D"/>
    <w:rsid w:val="009C1862"/>
    <w:rsid w:val="009C1DD1"/>
    <w:rsid w:val="009C2159"/>
    <w:rsid w:val="009C33BE"/>
    <w:rsid w:val="009C3DAA"/>
    <w:rsid w:val="009C46E2"/>
    <w:rsid w:val="009C4F58"/>
    <w:rsid w:val="009C51BD"/>
    <w:rsid w:val="009C6A42"/>
    <w:rsid w:val="009C7D12"/>
    <w:rsid w:val="009D046C"/>
    <w:rsid w:val="009D163C"/>
    <w:rsid w:val="009D3103"/>
    <w:rsid w:val="009D31EB"/>
    <w:rsid w:val="009D543A"/>
    <w:rsid w:val="009D6CEA"/>
    <w:rsid w:val="009D73DB"/>
    <w:rsid w:val="009D77D8"/>
    <w:rsid w:val="009E02CC"/>
    <w:rsid w:val="009E078E"/>
    <w:rsid w:val="009E0D52"/>
    <w:rsid w:val="009E1CCF"/>
    <w:rsid w:val="009E28A4"/>
    <w:rsid w:val="009E3DB2"/>
    <w:rsid w:val="009E3E11"/>
    <w:rsid w:val="009E560A"/>
    <w:rsid w:val="009E7F6D"/>
    <w:rsid w:val="009F0493"/>
    <w:rsid w:val="009F183E"/>
    <w:rsid w:val="009F1E08"/>
    <w:rsid w:val="009F357B"/>
    <w:rsid w:val="009F3B20"/>
    <w:rsid w:val="009F47CC"/>
    <w:rsid w:val="009F59B4"/>
    <w:rsid w:val="009F66E6"/>
    <w:rsid w:val="009F7DA5"/>
    <w:rsid w:val="00A011BC"/>
    <w:rsid w:val="00A012B6"/>
    <w:rsid w:val="00A01B26"/>
    <w:rsid w:val="00A01F68"/>
    <w:rsid w:val="00A03805"/>
    <w:rsid w:val="00A03B19"/>
    <w:rsid w:val="00A06F6A"/>
    <w:rsid w:val="00A07363"/>
    <w:rsid w:val="00A0747C"/>
    <w:rsid w:val="00A11A77"/>
    <w:rsid w:val="00A12021"/>
    <w:rsid w:val="00A12C38"/>
    <w:rsid w:val="00A139D9"/>
    <w:rsid w:val="00A16240"/>
    <w:rsid w:val="00A1722C"/>
    <w:rsid w:val="00A20283"/>
    <w:rsid w:val="00A2263F"/>
    <w:rsid w:val="00A232EE"/>
    <w:rsid w:val="00A23C2A"/>
    <w:rsid w:val="00A24DC2"/>
    <w:rsid w:val="00A24E4E"/>
    <w:rsid w:val="00A2670E"/>
    <w:rsid w:val="00A26E27"/>
    <w:rsid w:val="00A270C0"/>
    <w:rsid w:val="00A271FD"/>
    <w:rsid w:val="00A277B0"/>
    <w:rsid w:val="00A27C6E"/>
    <w:rsid w:val="00A308D9"/>
    <w:rsid w:val="00A312EB"/>
    <w:rsid w:val="00A313C0"/>
    <w:rsid w:val="00A333EF"/>
    <w:rsid w:val="00A33F07"/>
    <w:rsid w:val="00A34C37"/>
    <w:rsid w:val="00A34F68"/>
    <w:rsid w:val="00A359AA"/>
    <w:rsid w:val="00A35AE3"/>
    <w:rsid w:val="00A35BAA"/>
    <w:rsid w:val="00A36E5C"/>
    <w:rsid w:val="00A40132"/>
    <w:rsid w:val="00A42A63"/>
    <w:rsid w:val="00A43145"/>
    <w:rsid w:val="00A4431C"/>
    <w:rsid w:val="00A446DA"/>
    <w:rsid w:val="00A44938"/>
    <w:rsid w:val="00A4528E"/>
    <w:rsid w:val="00A45B3F"/>
    <w:rsid w:val="00A46442"/>
    <w:rsid w:val="00A46862"/>
    <w:rsid w:val="00A47161"/>
    <w:rsid w:val="00A4789C"/>
    <w:rsid w:val="00A5031E"/>
    <w:rsid w:val="00A52069"/>
    <w:rsid w:val="00A52EF9"/>
    <w:rsid w:val="00A555B6"/>
    <w:rsid w:val="00A55B20"/>
    <w:rsid w:val="00A574FD"/>
    <w:rsid w:val="00A60BC3"/>
    <w:rsid w:val="00A6142D"/>
    <w:rsid w:val="00A61EE7"/>
    <w:rsid w:val="00A621A5"/>
    <w:rsid w:val="00A624BB"/>
    <w:rsid w:val="00A6366E"/>
    <w:rsid w:val="00A636DD"/>
    <w:rsid w:val="00A646E2"/>
    <w:rsid w:val="00A656A8"/>
    <w:rsid w:val="00A67BB8"/>
    <w:rsid w:val="00A70467"/>
    <w:rsid w:val="00A714E2"/>
    <w:rsid w:val="00A73E2B"/>
    <w:rsid w:val="00A74707"/>
    <w:rsid w:val="00A74761"/>
    <w:rsid w:val="00A74F98"/>
    <w:rsid w:val="00A8003C"/>
    <w:rsid w:val="00A8066E"/>
    <w:rsid w:val="00A8116D"/>
    <w:rsid w:val="00A83094"/>
    <w:rsid w:val="00A8311D"/>
    <w:rsid w:val="00A84BCA"/>
    <w:rsid w:val="00A855FB"/>
    <w:rsid w:val="00A85771"/>
    <w:rsid w:val="00A86060"/>
    <w:rsid w:val="00A90CDF"/>
    <w:rsid w:val="00A9197A"/>
    <w:rsid w:val="00A92C7B"/>
    <w:rsid w:val="00A92CDF"/>
    <w:rsid w:val="00A92ECC"/>
    <w:rsid w:val="00A95031"/>
    <w:rsid w:val="00A9575D"/>
    <w:rsid w:val="00A959F7"/>
    <w:rsid w:val="00A95C74"/>
    <w:rsid w:val="00A96919"/>
    <w:rsid w:val="00A97EFB"/>
    <w:rsid w:val="00AA1708"/>
    <w:rsid w:val="00AA199A"/>
    <w:rsid w:val="00AA2F71"/>
    <w:rsid w:val="00AA4064"/>
    <w:rsid w:val="00AA48BB"/>
    <w:rsid w:val="00AA4B59"/>
    <w:rsid w:val="00AA701A"/>
    <w:rsid w:val="00AB2DAC"/>
    <w:rsid w:val="00AB348D"/>
    <w:rsid w:val="00AB543C"/>
    <w:rsid w:val="00AB5A23"/>
    <w:rsid w:val="00AB5AB7"/>
    <w:rsid w:val="00AB6FC1"/>
    <w:rsid w:val="00AB764C"/>
    <w:rsid w:val="00AB7796"/>
    <w:rsid w:val="00AC0CAE"/>
    <w:rsid w:val="00AC2336"/>
    <w:rsid w:val="00AC3BFC"/>
    <w:rsid w:val="00AC426A"/>
    <w:rsid w:val="00AC45E4"/>
    <w:rsid w:val="00AC4DB6"/>
    <w:rsid w:val="00AC5008"/>
    <w:rsid w:val="00AC51F6"/>
    <w:rsid w:val="00AC5D1E"/>
    <w:rsid w:val="00AC6084"/>
    <w:rsid w:val="00AC79FF"/>
    <w:rsid w:val="00AD046C"/>
    <w:rsid w:val="00AD2EB2"/>
    <w:rsid w:val="00AD3237"/>
    <w:rsid w:val="00AD5227"/>
    <w:rsid w:val="00AD5487"/>
    <w:rsid w:val="00AD57EC"/>
    <w:rsid w:val="00AD5CEC"/>
    <w:rsid w:val="00AD62B3"/>
    <w:rsid w:val="00AD6565"/>
    <w:rsid w:val="00AD7707"/>
    <w:rsid w:val="00AE11F6"/>
    <w:rsid w:val="00AE170A"/>
    <w:rsid w:val="00AE1FD8"/>
    <w:rsid w:val="00AE2290"/>
    <w:rsid w:val="00AE396A"/>
    <w:rsid w:val="00AE5885"/>
    <w:rsid w:val="00AE60A3"/>
    <w:rsid w:val="00AE6307"/>
    <w:rsid w:val="00AE6A10"/>
    <w:rsid w:val="00AE6A61"/>
    <w:rsid w:val="00AE6C3D"/>
    <w:rsid w:val="00AE6F6D"/>
    <w:rsid w:val="00AE7227"/>
    <w:rsid w:val="00AE7A9E"/>
    <w:rsid w:val="00AF0718"/>
    <w:rsid w:val="00AF0940"/>
    <w:rsid w:val="00AF1781"/>
    <w:rsid w:val="00AF2085"/>
    <w:rsid w:val="00AF2FE1"/>
    <w:rsid w:val="00AF379A"/>
    <w:rsid w:val="00AF3E16"/>
    <w:rsid w:val="00AF3EC4"/>
    <w:rsid w:val="00AF412C"/>
    <w:rsid w:val="00AF4CD2"/>
    <w:rsid w:val="00AF5ABA"/>
    <w:rsid w:val="00AF68E6"/>
    <w:rsid w:val="00AF6B15"/>
    <w:rsid w:val="00B0086C"/>
    <w:rsid w:val="00B0145C"/>
    <w:rsid w:val="00B01B8E"/>
    <w:rsid w:val="00B0218D"/>
    <w:rsid w:val="00B02798"/>
    <w:rsid w:val="00B02CCC"/>
    <w:rsid w:val="00B046EC"/>
    <w:rsid w:val="00B058BB"/>
    <w:rsid w:val="00B075E6"/>
    <w:rsid w:val="00B10D14"/>
    <w:rsid w:val="00B1117E"/>
    <w:rsid w:val="00B1135C"/>
    <w:rsid w:val="00B12444"/>
    <w:rsid w:val="00B13401"/>
    <w:rsid w:val="00B15A19"/>
    <w:rsid w:val="00B16CD2"/>
    <w:rsid w:val="00B202E8"/>
    <w:rsid w:val="00B21A7E"/>
    <w:rsid w:val="00B21E9D"/>
    <w:rsid w:val="00B22A8C"/>
    <w:rsid w:val="00B22CD4"/>
    <w:rsid w:val="00B239B1"/>
    <w:rsid w:val="00B24897"/>
    <w:rsid w:val="00B24DBC"/>
    <w:rsid w:val="00B24FC8"/>
    <w:rsid w:val="00B25179"/>
    <w:rsid w:val="00B2573E"/>
    <w:rsid w:val="00B25ACA"/>
    <w:rsid w:val="00B25D30"/>
    <w:rsid w:val="00B2623D"/>
    <w:rsid w:val="00B26773"/>
    <w:rsid w:val="00B2699F"/>
    <w:rsid w:val="00B26C57"/>
    <w:rsid w:val="00B271B5"/>
    <w:rsid w:val="00B30C86"/>
    <w:rsid w:val="00B31374"/>
    <w:rsid w:val="00B337D3"/>
    <w:rsid w:val="00B340A3"/>
    <w:rsid w:val="00B34835"/>
    <w:rsid w:val="00B34D28"/>
    <w:rsid w:val="00B355BC"/>
    <w:rsid w:val="00B36741"/>
    <w:rsid w:val="00B36869"/>
    <w:rsid w:val="00B36E6E"/>
    <w:rsid w:val="00B3709A"/>
    <w:rsid w:val="00B3753E"/>
    <w:rsid w:val="00B37FE4"/>
    <w:rsid w:val="00B4097D"/>
    <w:rsid w:val="00B41813"/>
    <w:rsid w:val="00B41DC6"/>
    <w:rsid w:val="00B4208B"/>
    <w:rsid w:val="00B4228A"/>
    <w:rsid w:val="00B4324D"/>
    <w:rsid w:val="00B43742"/>
    <w:rsid w:val="00B43CF9"/>
    <w:rsid w:val="00B444F8"/>
    <w:rsid w:val="00B4466D"/>
    <w:rsid w:val="00B46A27"/>
    <w:rsid w:val="00B46AB7"/>
    <w:rsid w:val="00B47264"/>
    <w:rsid w:val="00B475AD"/>
    <w:rsid w:val="00B478A1"/>
    <w:rsid w:val="00B50130"/>
    <w:rsid w:val="00B5063B"/>
    <w:rsid w:val="00B50FB4"/>
    <w:rsid w:val="00B51039"/>
    <w:rsid w:val="00B51207"/>
    <w:rsid w:val="00B51A00"/>
    <w:rsid w:val="00B51EDA"/>
    <w:rsid w:val="00B52D48"/>
    <w:rsid w:val="00B53C12"/>
    <w:rsid w:val="00B578D6"/>
    <w:rsid w:val="00B629E6"/>
    <w:rsid w:val="00B63206"/>
    <w:rsid w:val="00B63420"/>
    <w:rsid w:val="00B643E7"/>
    <w:rsid w:val="00B65C85"/>
    <w:rsid w:val="00B67727"/>
    <w:rsid w:val="00B7060D"/>
    <w:rsid w:val="00B71451"/>
    <w:rsid w:val="00B734AB"/>
    <w:rsid w:val="00B73904"/>
    <w:rsid w:val="00B75021"/>
    <w:rsid w:val="00B76130"/>
    <w:rsid w:val="00B77293"/>
    <w:rsid w:val="00B77AE2"/>
    <w:rsid w:val="00B77F3F"/>
    <w:rsid w:val="00B809B9"/>
    <w:rsid w:val="00B81DC0"/>
    <w:rsid w:val="00B830D9"/>
    <w:rsid w:val="00B83D8C"/>
    <w:rsid w:val="00B84015"/>
    <w:rsid w:val="00B8439D"/>
    <w:rsid w:val="00B8440A"/>
    <w:rsid w:val="00B84A2B"/>
    <w:rsid w:val="00B85AB3"/>
    <w:rsid w:val="00B86352"/>
    <w:rsid w:val="00B86441"/>
    <w:rsid w:val="00B87393"/>
    <w:rsid w:val="00B90A93"/>
    <w:rsid w:val="00B911D5"/>
    <w:rsid w:val="00B91581"/>
    <w:rsid w:val="00B926B3"/>
    <w:rsid w:val="00B92799"/>
    <w:rsid w:val="00B931E6"/>
    <w:rsid w:val="00B93486"/>
    <w:rsid w:val="00B93C65"/>
    <w:rsid w:val="00B95F3B"/>
    <w:rsid w:val="00B9686C"/>
    <w:rsid w:val="00B97067"/>
    <w:rsid w:val="00B973F0"/>
    <w:rsid w:val="00BA3093"/>
    <w:rsid w:val="00BA377A"/>
    <w:rsid w:val="00BA5039"/>
    <w:rsid w:val="00BA668D"/>
    <w:rsid w:val="00BA7146"/>
    <w:rsid w:val="00BB06B9"/>
    <w:rsid w:val="00BB1296"/>
    <w:rsid w:val="00BB25A0"/>
    <w:rsid w:val="00BB3C3B"/>
    <w:rsid w:val="00BB4907"/>
    <w:rsid w:val="00BB5692"/>
    <w:rsid w:val="00BB56E1"/>
    <w:rsid w:val="00BB6111"/>
    <w:rsid w:val="00BB73FB"/>
    <w:rsid w:val="00BC1BAD"/>
    <w:rsid w:val="00BC1FEE"/>
    <w:rsid w:val="00BC39D6"/>
    <w:rsid w:val="00BC3A09"/>
    <w:rsid w:val="00BC3B4A"/>
    <w:rsid w:val="00BC48BD"/>
    <w:rsid w:val="00BC50FD"/>
    <w:rsid w:val="00BC5958"/>
    <w:rsid w:val="00BC691D"/>
    <w:rsid w:val="00BC6999"/>
    <w:rsid w:val="00BC7F53"/>
    <w:rsid w:val="00BD1298"/>
    <w:rsid w:val="00BD136A"/>
    <w:rsid w:val="00BD16CF"/>
    <w:rsid w:val="00BD193C"/>
    <w:rsid w:val="00BD1C7F"/>
    <w:rsid w:val="00BD2FF1"/>
    <w:rsid w:val="00BD3378"/>
    <w:rsid w:val="00BD3576"/>
    <w:rsid w:val="00BD423C"/>
    <w:rsid w:val="00BD444D"/>
    <w:rsid w:val="00BD5A50"/>
    <w:rsid w:val="00BD67C3"/>
    <w:rsid w:val="00BD7552"/>
    <w:rsid w:val="00BE00AB"/>
    <w:rsid w:val="00BE05A8"/>
    <w:rsid w:val="00BE3C1D"/>
    <w:rsid w:val="00BE3D5F"/>
    <w:rsid w:val="00BE4004"/>
    <w:rsid w:val="00BE4A56"/>
    <w:rsid w:val="00BE5220"/>
    <w:rsid w:val="00BE59AE"/>
    <w:rsid w:val="00BF0D65"/>
    <w:rsid w:val="00BF167F"/>
    <w:rsid w:val="00BF28D2"/>
    <w:rsid w:val="00BF32F9"/>
    <w:rsid w:val="00BF3833"/>
    <w:rsid w:val="00BF4527"/>
    <w:rsid w:val="00BF470E"/>
    <w:rsid w:val="00BF6397"/>
    <w:rsid w:val="00BF6F50"/>
    <w:rsid w:val="00C005FB"/>
    <w:rsid w:val="00C00D65"/>
    <w:rsid w:val="00C02B57"/>
    <w:rsid w:val="00C02CC2"/>
    <w:rsid w:val="00C02F3D"/>
    <w:rsid w:val="00C032CC"/>
    <w:rsid w:val="00C075AF"/>
    <w:rsid w:val="00C07C31"/>
    <w:rsid w:val="00C1106D"/>
    <w:rsid w:val="00C127AA"/>
    <w:rsid w:val="00C14EF9"/>
    <w:rsid w:val="00C151AD"/>
    <w:rsid w:val="00C15361"/>
    <w:rsid w:val="00C1601A"/>
    <w:rsid w:val="00C161CE"/>
    <w:rsid w:val="00C165A3"/>
    <w:rsid w:val="00C166BD"/>
    <w:rsid w:val="00C167B9"/>
    <w:rsid w:val="00C20831"/>
    <w:rsid w:val="00C21730"/>
    <w:rsid w:val="00C228F5"/>
    <w:rsid w:val="00C23BD7"/>
    <w:rsid w:val="00C23C90"/>
    <w:rsid w:val="00C24420"/>
    <w:rsid w:val="00C24D85"/>
    <w:rsid w:val="00C25728"/>
    <w:rsid w:val="00C25FCF"/>
    <w:rsid w:val="00C27527"/>
    <w:rsid w:val="00C27D24"/>
    <w:rsid w:val="00C30A18"/>
    <w:rsid w:val="00C3408F"/>
    <w:rsid w:val="00C3431E"/>
    <w:rsid w:val="00C34479"/>
    <w:rsid w:val="00C34E0D"/>
    <w:rsid w:val="00C36270"/>
    <w:rsid w:val="00C37957"/>
    <w:rsid w:val="00C41B77"/>
    <w:rsid w:val="00C428AA"/>
    <w:rsid w:val="00C4438E"/>
    <w:rsid w:val="00C44F74"/>
    <w:rsid w:val="00C456F5"/>
    <w:rsid w:val="00C45A50"/>
    <w:rsid w:val="00C4637C"/>
    <w:rsid w:val="00C46728"/>
    <w:rsid w:val="00C467BE"/>
    <w:rsid w:val="00C4764B"/>
    <w:rsid w:val="00C478FD"/>
    <w:rsid w:val="00C47909"/>
    <w:rsid w:val="00C47E9E"/>
    <w:rsid w:val="00C51C28"/>
    <w:rsid w:val="00C530C4"/>
    <w:rsid w:val="00C537F3"/>
    <w:rsid w:val="00C53BB4"/>
    <w:rsid w:val="00C544A2"/>
    <w:rsid w:val="00C54B80"/>
    <w:rsid w:val="00C54CC1"/>
    <w:rsid w:val="00C555AD"/>
    <w:rsid w:val="00C55754"/>
    <w:rsid w:val="00C6024C"/>
    <w:rsid w:val="00C607A2"/>
    <w:rsid w:val="00C6135D"/>
    <w:rsid w:val="00C619C6"/>
    <w:rsid w:val="00C62476"/>
    <w:rsid w:val="00C62ABB"/>
    <w:rsid w:val="00C62CE8"/>
    <w:rsid w:val="00C63370"/>
    <w:rsid w:val="00C63B31"/>
    <w:rsid w:val="00C63FC5"/>
    <w:rsid w:val="00C64B29"/>
    <w:rsid w:val="00C64E88"/>
    <w:rsid w:val="00C65105"/>
    <w:rsid w:val="00C65DB9"/>
    <w:rsid w:val="00C662C9"/>
    <w:rsid w:val="00C66300"/>
    <w:rsid w:val="00C66F4E"/>
    <w:rsid w:val="00C67103"/>
    <w:rsid w:val="00C70292"/>
    <w:rsid w:val="00C7183D"/>
    <w:rsid w:val="00C71C9D"/>
    <w:rsid w:val="00C72535"/>
    <w:rsid w:val="00C7280A"/>
    <w:rsid w:val="00C72FF4"/>
    <w:rsid w:val="00C73533"/>
    <w:rsid w:val="00C75912"/>
    <w:rsid w:val="00C7594E"/>
    <w:rsid w:val="00C766BC"/>
    <w:rsid w:val="00C80581"/>
    <w:rsid w:val="00C8234E"/>
    <w:rsid w:val="00C82EAE"/>
    <w:rsid w:val="00C851DA"/>
    <w:rsid w:val="00C8531A"/>
    <w:rsid w:val="00C857F6"/>
    <w:rsid w:val="00C85A9C"/>
    <w:rsid w:val="00C863C4"/>
    <w:rsid w:val="00C879FD"/>
    <w:rsid w:val="00C906FC"/>
    <w:rsid w:val="00C90F1D"/>
    <w:rsid w:val="00C910E1"/>
    <w:rsid w:val="00C91100"/>
    <w:rsid w:val="00C918BA"/>
    <w:rsid w:val="00C9336B"/>
    <w:rsid w:val="00C947E8"/>
    <w:rsid w:val="00C94C3B"/>
    <w:rsid w:val="00C94D19"/>
    <w:rsid w:val="00C95333"/>
    <w:rsid w:val="00C9573D"/>
    <w:rsid w:val="00C95E73"/>
    <w:rsid w:val="00C9707E"/>
    <w:rsid w:val="00CA0B03"/>
    <w:rsid w:val="00CA0D02"/>
    <w:rsid w:val="00CA18DC"/>
    <w:rsid w:val="00CA2813"/>
    <w:rsid w:val="00CA3D83"/>
    <w:rsid w:val="00CA57B4"/>
    <w:rsid w:val="00CA74EE"/>
    <w:rsid w:val="00CA76D6"/>
    <w:rsid w:val="00CA7C5E"/>
    <w:rsid w:val="00CB1526"/>
    <w:rsid w:val="00CB2C19"/>
    <w:rsid w:val="00CB3F37"/>
    <w:rsid w:val="00CB3FF0"/>
    <w:rsid w:val="00CB56B6"/>
    <w:rsid w:val="00CB63D6"/>
    <w:rsid w:val="00CB6E27"/>
    <w:rsid w:val="00CB7034"/>
    <w:rsid w:val="00CB70E8"/>
    <w:rsid w:val="00CB7415"/>
    <w:rsid w:val="00CB7B57"/>
    <w:rsid w:val="00CC0184"/>
    <w:rsid w:val="00CC0720"/>
    <w:rsid w:val="00CC1DDF"/>
    <w:rsid w:val="00CC2E7E"/>
    <w:rsid w:val="00CC3B5F"/>
    <w:rsid w:val="00CC54F1"/>
    <w:rsid w:val="00CC642F"/>
    <w:rsid w:val="00CC682F"/>
    <w:rsid w:val="00CC786C"/>
    <w:rsid w:val="00CD20FD"/>
    <w:rsid w:val="00CD2F18"/>
    <w:rsid w:val="00CD3361"/>
    <w:rsid w:val="00CD474C"/>
    <w:rsid w:val="00CD4C3E"/>
    <w:rsid w:val="00CD5C57"/>
    <w:rsid w:val="00CD6A1A"/>
    <w:rsid w:val="00CD71A0"/>
    <w:rsid w:val="00CD7C0F"/>
    <w:rsid w:val="00CE133E"/>
    <w:rsid w:val="00CE1357"/>
    <w:rsid w:val="00CE3BEB"/>
    <w:rsid w:val="00CE6187"/>
    <w:rsid w:val="00CE7E5A"/>
    <w:rsid w:val="00CF019A"/>
    <w:rsid w:val="00CF13F7"/>
    <w:rsid w:val="00CF1412"/>
    <w:rsid w:val="00CF1488"/>
    <w:rsid w:val="00CF26ED"/>
    <w:rsid w:val="00CF2833"/>
    <w:rsid w:val="00CF3768"/>
    <w:rsid w:val="00CF3D17"/>
    <w:rsid w:val="00CF3D3D"/>
    <w:rsid w:val="00CF42AF"/>
    <w:rsid w:val="00D0087D"/>
    <w:rsid w:val="00D0161E"/>
    <w:rsid w:val="00D017E3"/>
    <w:rsid w:val="00D02EF0"/>
    <w:rsid w:val="00D04259"/>
    <w:rsid w:val="00D05A4E"/>
    <w:rsid w:val="00D05C3A"/>
    <w:rsid w:val="00D108F2"/>
    <w:rsid w:val="00D11FA0"/>
    <w:rsid w:val="00D14FEE"/>
    <w:rsid w:val="00D1686D"/>
    <w:rsid w:val="00D1785A"/>
    <w:rsid w:val="00D17A82"/>
    <w:rsid w:val="00D202F1"/>
    <w:rsid w:val="00D21124"/>
    <w:rsid w:val="00D21D13"/>
    <w:rsid w:val="00D221F3"/>
    <w:rsid w:val="00D22BF6"/>
    <w:rsid w:val="00D22C68"/>
    <w:rsid w:val="00D23254"/>
    <w:rsid w:val="00D236B6"/>
    <w:rsid w:val="00D23CBE"/>
    <w:rsid w:val="00D23D0F"/>
    <w:rsid w:val="00D24605"/>
    <w:rsid w:val="00D24A17"/>
    <w:rsid w:val="00D24A18"/>
    <w:rsid w:val="00D25A44"/>
    <w:rsid w:val="00D27412"/>
    <w:rsid w:val="00D30D67"/>
    <w:rsid w:val="00D30EDE"/>
    <w:rsid w:val="00D3165B"/>
    <w:rsid w:val="00D32489"/>
    <w:rsid w:val="00D3280E"/>
    <w:rsid w:val="00D32EDE"/>
    <w:rsid w:val="00D3302B"/>
    <w:rsid w:val="00D334D8"/>
    <w:rsid w:val="00D33B57"/>
    <w:rsid w:val="00D33BBF"/>
    <w:rsid w:val="00D33E89"/>
    <w:rsid w:val="00D35CC4"/>
    <w:rsid w:val="00D3749A"/>
    <w:rsid w:val="00D404B9"/>
    <w:rsid w:val="00D409AC"/>
    <w:rsid w:val="00D410A4"/>
    <w:rsid w:val="00D41B44"/>
    <w:rsid w:val="00D42C08"/>
    <w:rsid w:val="00D42D26"/>
    <w:rsid w:val="00D43719"/>
    <w:rsid w:val="00D44A84"/>
    <w:rsid w:val="00D45CB3"/>
    <w:rsid w:val="00D46ACD"/>
    <w:rsid w:val="00D50FF2"/>
    <w:rsid w:val="00D510DC"/>
    <w:rsid w:val="00D518F9"/>
    <w:rsid w:val="00D51F12"/>
    <w:rsid w:val="00D52215"/>
    <w:rsid w:val="00D534C5"/>
    <w:rsid w:val="00D56EC7"/>
    <w:rsid w:val="00D57AA6"/>
    <w:rsid w:val="00D57E90"/>
    <w:rsid w:val="00D60E96"/>
    <w:rsid w:val="00D61CC4"/>
    <w:rsid w:val="00D621C8"/>
    <w:rsid w:val="00D626B8"/>
    <w:rsid w:val="00D62EC5"/>
    <w:rsid w:val="00D64561"/>
    <w:rsid w:val="00D64AE1"/>
    <w:rsid w:val="00D64F50"/>
    <w:rsid w:val="00D65FA0"/>
    <w:rsid w:val="00D6614F"/>
    <w:rsid w:val="00D6689A"/>
    <w:rsid w:val="00D66DE9"/>
    <w:rsid w:val="00D66EE7"/>
    <w:rsid w:val="00D674AE"/>
    <w:rsid w:val="00D67D5B"/>
    <w:rsid w:val="00D67EEA"/>
    <w:rsid w:val="00D70E92"/>
    <w:rsid w:val="00D7251F"/>
    <w:rsid w:val="00D740E8"/>
    <w:rsid w:val="00D7437D"/>
    <w:rsid w:val="00D745D4"/>
    <w:rsid w:val="00D77454"/>
    <w:rsid w:val="00D775B7"/>
    <w:rsid w:val="00D776AB"/>
    <w:rsid w:val="00D77DE3"/>
    <w:rsid w:val="00D8000D"/>
    <w:rsid w:val="00D80228"/>
    <w:rsid w:val="00D82664"/>
    <w:rsid w:val="00D828A0"/>
    <w:rsid w:val="00D842BB"/>
    <w:rsid w:val="00D86590"/>
    <w:rsid w:val="00D87354"/>
    <w:rsid w:val="00D876C3"/>
    <w:rsid w:val="00D87BB1"/>
    <w:rsid w:val="00D90EC3"/>
    <w:rsid w:val="00D91918"/>
    <w:rsid w:val="00D9407F"/>
    <w:rsid w:val="00D940B1"/>
    <w:rsid w:val="00D960FB"/>
    <w:rsid w:val="00D97B49"/>
    <w:rsid w:val="00DA010A"/>
    <w:rsid w:val="00DA0D03"/>
    <w:rsid w:val="00DA10C2"/>
    <w:rsid w:val="00DA2017"/>
    <w:rsid w:val="00DA3097"/>
    <w:rsid w:val="00DA3516"/>
    <w:rsid w:val="00DA4102"/>
    <w:rsid w:val="00DA41B2"/>
    <w:rsid w:val="00DA49E2"/>
    <w:rsid w:val="00DA4EF0"/>
    <w:rsid w:val="00DA4FCA"/>
    <w:rsid w:val="00DA5091"/>
    <w:rsid w:val="00DA56CD"/>
    <w:rsid w:val="00DA5AEC"/>
    <w:rsid w:val="00DA6FBE"/>
    <w:rsid w:val="00DB0832"/>
    <w:rsid w:val="00DB0902"/>
    <w:rsid w:val="00DB0C03"/>
    <w:rsid w:val="00DB1403"/>
    <w:rsid w:val="00DB1C42"/>
    <w:rsid w:val="00DB280A"/>
    <w:rsid w:val="00DB29E3"/>
    <w:rsid w:val="00DB66DE"/>
    <w:rsid w:val="00DB7BDC"/>
    <w:rsid w:val="00DB7FA2"/>
    <w:rsid w:val="00DC2D57"/>
    <w:rsid w:val="00DC452E"/>
    <w:rsid w:val="00DC4BAC"/>
    <w:rsid w:val="00DC4BB6"/>
    <w:rsid w:val="00DC7D1E"/>
    <w:rsid w:val="00DD1C6B"/>
    <w:rsid w:val="00DD2A93"/>
    <w:rsid w:val="00DD34FB"/>
    <w:rsid w:val="00DD3A5F"/>
    <w:rsid w:val="00DD5374"/>
    <w:rsid w:val="00DD64AB"/>
    <w:rsid w:val="00DD7EDB"/>
    <w:rsid w:val="00DE2838"/>
    <w:rsid w:val="00DE40DC"/>
    <w:rsid w:val="00DE4F1F"/>
    <w:rsid w:val="00DE75E1"/>
    <w:rsid w:val="00DF1560"/>
    <w:rsid w:val="00DF1640"/>
    <w:rsid w:val="00DF3468"/>
    <w:rsid w:val="00DF3FB1"/>
    <w:rsid w:val="00DF5CD8"/>
    <w:rsid w:val="00DF5E7A"/>
    <w:rsid w:val="00DF5F7A"/>
    <w:rsid w:val="00DF6636"/>
    <w:rsid w:val="00E00F17"/>
    <w:rsid w:val="00E01204"/>
    <w:rsid w:val="00E01B48"/>
    <w:rsid w:val="00E02B39"/>
    <w:rsid w:val="00E02C35"/>
    <w:rsid w:val="00E0306C"/>
    <w:rsid w:val="00E03C7B"/>
    <w:rsid w:val="00E05999"/>
    <w:rsid w:val="00E05FF0"/>
    <w:rsid w:val="00E068B7"/>
    <w:rsid w:val="00E07528"/>
    <w:rsid w:val="00E07801"/>
    <w:rsid w:val="00E10631"/>
    <w:rsid w:val="00E112C0"/>
    <w:rsid w:val="00E11898"/>
    <w:rsid w:val="00E1289E"/>
    <w:rsid w:val="00E15AC6"/>
    <w:rsid w:val="00E16CBE"/>
    <w:rsid w:val="00E2059F"/>
    <w:rsid w:val="00E21499"/>
    <w:rsid w:val="00E2263D"/>
    <w:rsid w:val="00E236E6"/>
    <w:rsid w:val="00E23E9D"/>
    <w:rsid w:val="00E24875"/>
    <w:rsid w:val="00E2601B"/>
    <w:rsid w:val="00E26C93"/>
    <w:rsid w:val="00E27500"/>
    <w:rsid w:val="00E27785"/>
    <w:rsid w:val="00E27989"/>
    <w:rsid w:val="00E315A1"/>
    <w:rsid w:val="00E32212"/>
    <w:rsid w:val="00E331E4"/>
    <w:rsid w:val="00E335CB"/>
    <w:rsid w:val="00E33B40"/>
    <w:rsid w:val="00E34360"/>
    <w:rsid w:val="00E349EF"/>
    <w:rsid w:val="00E358EA"/>
    <w:rsid w:val="00E36F89"/>
    <w:rsid w:val="00E3702A"/>
    <w:rsid w:val="00E40F04"/>
    <w:rsid w:val="00E41494"/>
    <w:rsid w:val="00E429A7"/>
    <w:rsid w:val="00E433F0"/>
    <w:rsid w:val="00E43614"/>
    <w:rsid w:val="00E43913"/>
    <w:rsid w:val="00E43D2D"/>
    <w:rsid w:val="00E444C2"/>
    <w:rsid w:val="00E458F1"/>
    <w:rsid w:val="00E475CA"/>
    <w:rsid w:val="00E50626"/>
    <w:rsid w:val="00E509DB"/>
    <w:rsid w:val="00E51A01"/>
    <w:rsid w:val="00E51F6E"/>
    <w:rsid w:val="00E52661"/>
    <w:rsid w:val="00E53B15"/>
    <w:rsid w:val="00E53F37"/>
    <w:rsid w:val="00E54C67"/>
    <w:rsid w:val="00E55F55"/>
    <w:rsid w:val="00E5735B"/>
    <w:rsid w:val="00E57DD8"/>
    <w:rsid w:val="00E61B7F"/>
    <w:rsid w:val="00E63EE3"/>
    <w:rsid w:val="00E64449"/>
    <w:rsid w:val="00E65FD1"/>
    <w:rsid w:val="00E66926"/>
    <w:rsid w:val="00E66BCA"/>
    <w:rsid w:val="00E66F00"/>
    <w:rsid w:val="00E67119"/>
    <w:rsid w:val="00E67700"/>
    <w:rsid w:val="00E7007F"/>
    <w:rsid w:val="00E72F98"/>
    <w:rsid w:val="00E7376E"/>
    <w:rsid w:val="00E737DB"/>
    <w:rsid w:val="00E73CA4"/>
    <w:rsid w:val="00E73FF8"/>
    <w:rsid w:val="00E7423C"/>
    <w:rsid w:val="00E746D5"/>
    <w:rsid w:val="00E75B19"/>
    <w:rsid w:val="00E76242"/>
    <w:rsid w:val="00E764D1"/>
    <w:rsid w:val="00E7655F"/>
    <w:rsid w:val="00E77771"/>
    <w:rsid w:val="00E803A4"/>
    <w:rsid w:val="00E8042B"/>
    <w:rsid w:val="00E80C61"/>
    <w:rsid w:val="00E8120C"/>
    <w:rsid w:val="00E823A5"/>
    <w:rsid w:val="00E826EF"/>
    <w:rsid w:val="00E8381B"/>
    <w:rsid w:val="00E86426"/>
    <w:rsid w:val="00E86452"/>
    <w:rsid w:val="00E91727"/>
    <w:rsid w:val="00E95689"/>
    <w:rsid w:val="00E969E8"/>
    <w:rsid w:val="00EA15A4"/>
    <w:rsid w:val="00EA1BF0"/>
    <w:rsid w:val="00EA3E03"/>
    <w:rsid w:val="00EA4926"/>
    <w:rsid w:val="00EA562E"/>
    <w:rsid w:val="00EA5E57"/>
    <w:rsid w:val="00EA728B"/>
    <w:rsid w:val="00EB0B36"/>
    <w:rsid w:val="00EB0FD1"/>
    <w:rsid w:val="00EB1CCC"/>
    <w:rsid w:val="00EB1E62"/>
    <w:rsid w:val="00EB1FE9"/>
    <w:rsid w:val="00EB23F1"/>
    <w:rsid w:val="00EB27E9"/>
    <w:rsid w:val="00EB2A21"/>
    <w:rsid w:val="00EB2C5C"/>
    <w:rsid w:val="00EB30F3"/>
    <w:rsid w:val="00EB3F84"/>
    <w:rsid w:val="00EB474E"/>
    <w:rsid w:val="00EB5BBD"/>
    <w:rsid w:val="00EB5E55"/>
    <w:rsid w:val="00EB641E"/>
    <w:rsid w:val="00EC3BE5"/>
    <w:rsid w:val="00EC6484"/>
    <w:rsid w:val="00EC751A"/>
    <w:rsid w:val="00EC7D87"/>
    <w:rsid w:val="00ED060B"/>
    <w:rsid w:val="00ED1697"/>
    <w:rsid w:val="00ED1F42"/>
    <w:rsid w:val="00ED33F5"/>
    <w:rsid w:val="00ED34FE"/>
    <w:rsid w:val="00ED3743"/>
    <w:rsid w:val="00ED44AC"/>
    <w:rsid w:val="00ED5EC0"/>
    <w:rsid w:val="00ED6024"/>
    <w:rsid w:val="00ED7A2D"/>
    <w:rsid w:val="00ED7C56"/>
    <w:rsid w:val="00EE0EF4"/>
    <w:rsid w:val="00EE2BAC"/>
    <w:rsid w:val="00EE4369"/>
    <w:rsid w:val="00EE50F1"/>
    <w:rsid w:val="00EE604A"/>
    <w:rsid w:val="00EE617A"/>
    <w:rsid w:val="00EF14CB"/>
    <w:rsid w:val="00EF1FA0"/>
    <w:rsid w:val="00EF2D0E"/>
    <w:rsid w:val="00EF5844"/>
    <w:rsid w:val="00EF5D5D"/>
    <w:rsid w:val="00EF61DD"/>
    <w:rsid w:val="00EF62E8"/>
    <w:rsid w:val="00EF719D"/>
    <w:rsid w:val="00F00748"/>
    <w:rsid w:val="00F00880"/>
    <w:rsid w:val="00F00B92"/>
    <w:rsid w:val="00F00BB6"/>
    <w:rsid w:val="00F0217B"/>
    <w:rsid w:val="00F025ED"/>
    <w:rsid w:val="00F027AD"/>
    <w:rsid w:val="00F043FB"/>
    <w:rsid w:val="00F04609"/>
    <w:rsid w:val="00F04B98"/>
    <w:rsid w:val="00F05986"/>
    <w:rsid w:val="00F05CA7"/>
    <w:rsid w:val="00F06361"/>
    <w:rsid w:val="00F07699"/>
    <w:rsid w:val="00F10FE5"/>
    <w:rsid w:val="00F11689"/>
    <w:rsid w:val="00F117C3"/>
    <w:rsid w:val="00F11833"/>
    <w:rsid w:val="00F12254"/>
    <w:rsid w:val="00F1236D"/>
    <w:rsid w:val="00F130B2"/>
    <w:rsid w:val="00F1366E"/>
    <w:rsid w:val="00F13AED"/>
    <w:rsid w:val="00F15119"/>
    <w:rsid w:val="00F154AF"/>
    <w:rsid w:val="00F16696"/>
    <w:rsid w:val="00F20995"/>
    <w:rsid w:val="00F209F9"/>
    <w:rsid w:val="00F20D3E"/>
    <w:rsid w:val="00F2273F"/>
    <w:rsid w:val="00F23B23"/>
    <w:rsid w:val="00F2545B"/>
    <w:rsid w:val="00F2563D"/>
    <w:rsid w:val="00F26881"/>
    <w:rsid w:val="00F26EED"/>
    <w:rsid w:val="00F27A73"/>
    <w:rsid w:val="00F27F9D"/>
    <w:rsid w:val="00F3066E"/>
    <w:rsid w:val="00F31911"/>
    <w:rsid w:val="00F335AC"/>
    <w:rsid w:val="00F34034"/>
    <w:rsid w:val="00F341C2"/>
    <w:rsid w:val="00F3444E"/>
    <w:rsid w:val="00F37B45"/>
    <w:rsid w:val="00F40F49"/>
    <w:rsid w:val="00F414B9"/>
    <w:rsid w:val="00F41DEA"/>
    <w:rsid w:val="00F41EFA"/>
    <w:rsid w:val="00F4207C"/>
    <w:rsid w:val="00F430B2"/>
    <w:rsid w:val="00F431B5"/>
    <w:rsid w:val="00F43F82"/>
    <w:rsid w:val="00F44BDE"/>
    <w:rsid w:val="00F46ED2"/>
    <w:rsid w:val="00F47306"/>
    <w:rsid w:val="00F5023F"/>
    <w:rsid w:val="00F50BEF"/>
    <w:rsid w:val="00F514B2"/>
    <w:rsid w:val="00F516CB"/>
    <w:rsid w:val="00F52BEA"/>
    <w:rsid w:val="00F53280"/>
    <w:rsid w:val="00F54824"/>
    <w:rsid w:val="00F55B8D"/>
    <w:rsid w:val="00F572DD"/>
    <w:rsid w:val="00F579E0"/>
    <w:rsid w:val="00F608EB"/>
    <w:rsid w:val="00F6145A"/>
    <w:rsid w:val="00F61D75"/>
    <w:rsid w:val="00F63CB8"/>
    <w:rsid w:val="00F652C9"/>
    <w:rsid w:val="00F66AF1"/>
    <w:rsid w:val="00F67719"/>
    <w:rsid w:val="00F679D5"/>
    <w:rsid w:val="00F67B01"/>
    <w:rsid w:val="00F71A22"/>
    <w:rsid w:val="00F73891"/>
    <w:rsid w:val="00F74256"/>
    <w:rsid w:val="00F742E8"/>
    <w:rsid w:val="00F75E05"/>
    <w:rsid w:val="00F762B8"/>
    <w:rsid w:val="00F763D9"/>
    <w:rsid w:val="00F76679"/>
    <w:rsid w:val="00F76EBD"/>
    <w:rsid w:val="00F77529"/>
    <w:rsid w:val="00F81024"/>
    <w:rsid w:val="00F815A2"/>
    <w:rsid w:val="00F8172C"/>
    <w:rsid w:val="00F81926"/>
    <w:rsid w:val="00F81D9D"/>
    <w:rsid w:val="00F836AB"/>
    <w:rsid w:val="00F837E9"/>
    <w:rsid w:val="00F83CFE"/>
    <w:rsid w:val="00F83DA9"/>
    <w:rsid w:val="00F84F05"/>
    <w:rsid w:val="00F85108"/>
    <w:rsid w:val="00F85B9C"/>
    <w:rsid w:val="00F90B6C"/>
    <w:rsid w:val="00F90BF8"/>
    <w:rsid w:val="00F918AE"/>
    <w:rsid w:val="00F92492"/>
    <w:rsid w:val="00F928D1"/>
    <w:rsid w:val="00F92BE2"/>
    <w:rsid w:val="00F92C37"/>
    <w:rsid w:val="00F9535C"/>
    <w:rsid w:val="00F956A9"/>
    <w:rsid w:val="00F96E8F"/>
    <w:rsid w:val="00F973AA"/>
    <w:rsid w:val="00FA07A1"/>
    <w:rsid w:val="00FA0C30"/>
    <w:rsid w:val="00FA1DFC"/>
    <w:rsid w:val="00FA2719"/>
    <w:rsid w:val="00FA2F50"/>
    <w:rsid w:val="00FA5128"/>
    <w:rsid w:val="00FA55E6"/>
    <w:rsid w:val="00FA647B"/>
    <w:rsid w:val="00FA705F"/>
    <w:rsid w:val="00FA7DBB"/>
    <w:rsid w:val="00FA7E6B"/>
    <w:rsid w:val="00FB057E"/>
    <w:rsid w:val="00FB0C58"/>
    <w:rsid w:val="00FB110B"/>
    <w:rsid w:val="00FB16DE"/>
    <w:rsid w:val="00FB1F4A"/>
    <w:rsid w:val="00FB28E7"/>
    <w:rsid w:val="00FB46EE"/>
    <w:rsid w:val="00FB4BE8"/>
    <w:rsid w:val="00FB4D3D"/>
    <w:rsid w:val="00FB5A70"/>
    <w:rsid w:val="00FB6571"/>
    <w:rsid w:val="00FB6CEE"/>
    <w:rsid w:val="00FB71E2"/>
    <w:rsid w:val="00FC110D"/>
    <w:rsid w:val="00FC34BD"/>
    <w:rsid w:val="00FC3C89"/>
    <w:rsid w:val="00FC40D9"/>
    <w:rsid w:val="00FC4475"/>
    <w:rsid w:val="00FC4E60"/>
    <w:rsid w:val="00FC56E2"/>
    <w:rsid w:val="00FC60AC"/>
    <w:rsid w:val="00FC7468"/>
    <w:rsid w:val="00FC7A11"/>
    <w:rsid w:val="00FC7C21"/>
    <w:rsid w:val="00FD0BA6"/>
    <w:rsid w:val="00FD0FD5"/>
    <w:rsid w:val="00FD1188"/>
    <w:rsid w:val="00FD1C8B"/>
    <w:rsid w:val="00FD3981"/>
    <w:rsid w:val="00FD4564"/>
    <w:rsid w:val="00FD4AFB"/>
    <w:rsid w:val="00FD52EC"/>
    <w:rsid w:val="00FD5D8F"/>
    <w:rsid w:val="00FD6A5E"/>
    <w:rsid w:val="00FD7282"/>
    <w:rsid w:val="00FE0CEA"/>
    <w:rsid w:val="00FE11D1"/>
    <w:rsid w:val="00FE2BEE"/>
    <w:rsid w:val="00FE35BB"/>
    <w:rsid w:val="00FE4BF9"/>
    <w:rsid w:val="00FE5CD0"/>
    <w:rsid w:val="00FE7058"/>
    <w:rsid w:val="00FE7641"/>
    <w:rsid w:val="00FE774E"/>
    <w:rsid w:val="00FE7CD2"/>
    <w:rsid w:val="00FF0B9B"/>
    <w:rsid w:val="00FF17DA"/>
    <w:rsid w:val="00FF1A80"/>
    <w:rsid w:val="00FF20A6"/>
    <w:rsid w:val="00FF2C25"/>
    <w:rsid w:val="00FF380A"/>
    <w:rsid w:val="00FF3932"/>
    <w:rsid w:val="00FF4ABA"/>
    <w:rsid w:val="00FF4B74"/>
    <w:rsid w:val="00FF725D"/>
    <w:rsid w:val="00FF7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4"/>
    <o:shapelayout v:ext="edit">
      <o:idmap v:ext="edit" data="1"/>
    </o:shapelayout>
  </w:shapeDefaults>
  <w:decimalSymbol w:val="."/>
  <w:listSeparator w:val=","/>
  <w14:docId w14:val="1013E357"/>
  <w15:docId w15:val="{C5FE7BFD-1F37-44CB-A267-0B0AE3B5F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20F98"/>
    <w:pPr>
      <w:widowControl w:val="0"/>
    </w:pPr>
    <w:rPr>
      <w:kern w:val="2"/>
      <w:sz w:val="24"/>
      <w:szCs w:val="24"/>
    </w:rPr>
  </w:style>
  <w:style w:type="paragraph" w:styleId="1">
    <w:name w:val="heading 1"/>
    <w:aliases w:val="壹,--章名,ISO標題 1"/>
    <w:basedOn w:val="a0"/>
    <w:next w:val="a0"/>
    <w:qFormat/>
    <w:rsid w:val="00820F98"/>
    <w:pPr>
      <w:pageBreakBefore/>
      <w:spacing w:before="120" w:line="360" w:lineRule="auto"/>
      <w:outlineLvl w:val="0"/>
    </w:pPr>
    <w:rPr>
      <w:rFonts w:eastAsia="標楷體"/>
      <w:b/>
      <w:color w:val="000000"/>
      <w:spacing w:val="40"/>
      <w:kern w:val="52"/>
      <w:sz w:val="36"/>
      <w:szCs w:val="20"/>
    </w:rPr>
  </w:style>
  <w:style w:type="paragraph" w:styleId="20">
    <w:name w:val="heading 2"/>
    <w:aliases w:val="章,標題 2--1.1,--1.1,ISO標題 2"/>
    <w:basedOn w:val="a0"/>
    <w:next w:val="a0"/>
    <w:qFormat/>
    <w:rsid w:val="00820F98"/>
    <w:pPr>
      <w:keepNext/>
      <w:snapToGrid w:val="0"/>
      <w:spacing w:before="600"/>
      <w:outlineLvl w:val="1"/>
    </w:pPr>
    <w:rPr>
      <w:rFonts w:eastAsia="標楷體"/>
      <w:b/>
      <w:snapToGrid w:val="0"/>
      <w:kern w:val="0"/>
      <w:sz w:val="32"/>
      <w:szCs w:val="20"/>
    </w:rPr>
  </w:style>
  <w:style w:type="paragraph" w:styleId="3">
    <w:name w:val="heading 3"/>
    <w:aliases w:val="--1.1.1.,--1.1.1. + 14 點,左:  0 cm,第一行:  2 字元"/>
    <w:basedOn w:val="a0"/>
    <w:next w:val="a0"/>
    <w:qFormat/>
    <w:rsid w:val="00820F98"/>
    <w:pPr>
      <w:snapToGrid w:val="0"/>
      <w:spacing w:before="360"/>
      <w:outlineLvl w:val="2"/>
    </w:pPr>
    <w:rPr>
      <w:rFonts w:eastAsia="標楷體"/>
      <w:sz w:val="32"/>
      <w:szCs w:val="20"/>
    </w:rPr>
  </w:style>
  <w:style w:type="paragraph" w:styleId="40">
    <w:name w:val="heading 4"/>
    <w:aliases w:val="1,--1.,--1"/>
    <w:basedOn w:val="a0"/>
    <w:next w:val="a0"/>
    <w:qFormat/>
    <w:rsid w:val="00820F98"/>
    <w:pPr>
      <w:snapToGrid w:val="0"/>
      <w:spacing w:before="240"/>
      <w:outlineLvl w:val="3"/>
    </w:pPr>
    <w:rPr>
      <w:rFonts w:eastAsia="標楷體"/>
      <w:sz w:val="28"/>
      <w:szCs w:val="20"/>
    </w:rPr>
  </w:style>
  <w:style w:type="paragraph" w:styleId="5">
    <w:name w:val="heading 5"/>
    <w:aliases w:val="--(1)1,--(1)"/>
    <w:basedOn w:val="a0"/>
    <w:next w:val="a0"/>
    <w:qFormat/>
    <w:rsid w:val="00820F98"/>
    <w:pPr>
      <w:snapToGrid w:val="0"/>
      <w:spacing w:before="120"/>
      <w:outlineLvl w:val="4"/>
    </w:pPr>
    <w:rPr>
      <w:rFonts w:eastAsia="標楷體"/>
      <w:sz w:val="26"/>
      <w:szCs w:val="20"/>
    </w:rPr>
  </w:style>
  <w:style w:type="paragraph" w:styleId="60">
    <w:name w:val="heading 6"/>
    <w:aliases w:val="A,--A"/>
    <w:basedOn w:val="a0"/>
    <w:next w:val="a0"/>
    <w:qFormat/>
    <w:rsid w:val="00820F98"/>
    <w:pPr>
      <w:tabs>
        <w:tab w:val="left" w:pos="1200"/>
      </w:tabs>
      <w:snapToGrid w:val="0"/>
      <w:spacing w:before="120"/>
      <w:outlineLvl w:val="5"/>
    </w:pPr>
    <w:rPr>
      <w:rFonts w:eastAsia="標楷體"/>
      <w:szCs w:val="20"/>
    </w:rPr>
  </w:style>
  <w:style w:type="paragraph" w:styleId="7">
    <w:name w:val="heading 7"/>
    <w:aliases w:val="(A),--(a),--a,標題 7-(a)"/>
    <w:basedOn w:val="a0"/>
    <w:next w:val="a0"/>
    <w:qFormat/>
    <w:rsid w:val="00820F98"/>
    <w:pPr>
      <w:snapToGrid w:val="0"/>
      <w:spacing w:before="120"/>
      <w:outlineLvl w:val="6"/>
    </w:pPr>
    <w:rPr>
      <w:rFonts w:eastAsia="標楷體"/>
      <w:szCs w:val="20"/>
    </w:rPr>
  </w:style>
  <w:style w:type="paragraph" w:styleId="8">
    <w:name w:val="heading 8"/>
    <w:aliases w:val="a,--."/>
    <w:basedOn w:val="a0"/>
    <w:next w:val="a0"/>
    <w:autoRedefine/>
    <w:qFormat/>
    <w:rsid w:val="00820F98"/>
    <w:pPr>
      <w:keepNext/>
      <w:snapToGrid w:val="0"/>
      <w:spacing w:before="120"/>
      <w:outlineLvl w:val="7"/>
    </w:pPr>
    <w:rPr>
      <w:rFonts w:eastAsia="標楷體"/>
      <w:szCs w:val="20"/>
    </w:rPr>
  </w:style>
  <w:style w:type="paragraph" w:styleId="9">
    <w:name w:val="heading 9"/>
    <w:basedOn w:val="a0"/>
    <w:next w:val="a0"/>
    <w:qFormat/>
    <w:rsid w:val="00820F98"/>
    <w:pPr>
      <w:keepNext/>
      <w:snapToGrid w:val="0"/>
      <w:spacing w:before="120"/>
      <w:outlineLvl w:val="8"/>
    </w:pPr>
    <w:rPr>
      <w:rFonts w:eastAsia="標楷體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semiHidden/>
    <w:rsid w:val="00820F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5">
    <w:name w:val="footer"/>
    <w:basedOn w:val="a0"/>
    <w:uiPriority w:val="99"/>
    <w:rsid w:val="00820F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6">
    <w:name w:val="Strong"/>
    <w:qFormat/>
    <w:rsid w:val="00820F98"/>
    <w:rPr>
      <w:b/>
      <w:bCs/>
    </w:rPr>
  </w:style>
  <w:style w:type="character" w:styleId="a7">
    <w:name w:val="Hyperlink"/>
    <w:uiPriority w:val="99"/>
    <w:rsid w:val="00820F98"/>
    <w:rPr>
      <w:color w:val="0000FF"/>
      <w:u w:val="single"/>
    </w:rPr>
  </w:style>
  <w:style w:type="paragraph" w:styleId="a8">
    <w:name w:val="Balloon Text"/>
    <w:basedOn w:val="a0"/>
    <w:rsid w:val="00820F98"/>
    <w:rPr>
      <w:rFonts w:ascii="Cambria" w:hAnsi="Cambria"/>
      <w:sz w:val="18"/>
      <w:szCs w:val="18"/>
    </w:rPr>
  </w:style>
  <w:style w:type="character" w:customStyle="1" w:styleId="a9">
    <w:name w:val="註解方塊文字 字元"/>
    <w:rsid w:val="00820F98"/>
    <w:rPr>
      <w:rFonts w:ascii="Cambria" w:eastAsia="新細明體" w:hAnsi="Cambria" w:cs="Times New Roman"/>
      <w:kern w:val="2"/>
      <w:sz w:val="18"/>
      <w:szCs w:val="18"/>
    </w:rPr>
  </w:style>
  <w:style w:type="character" w:customStyle="1" w:styleId="aa">
    <w:name w:val="頁尾 字元"/>
    <w:uiPriority w:val="99"/>
    <w:rsid w:val="00820F98"/>
    <w:rPr>
      <w:kern w:val="2"/>
    </w:rPr>
  </w:style>
  <w:style w:type="character" w:customStyle="1" w:styleId="ab">
    <w:name w:val="頁首 字元"/>
    <w:rsid w:val="00820F98"/>
    <w:rPr>
      <w:kern w:val="2"/>
    </w:rPr>
  </w:style>
  <w:style w:type="character" w:customStyle="1" w:styleId="10">
    <w:name w:val="標題 1 字元"/>
    <w:rsid w:val="00820F98"/>
    <w:rPr>
      <w:rFonts w:eastAsia="標楷體"/>
      <w:b/>
      <w:color w:val="000000"/>
      <w:spacing w:val="40"/>
      <w:kern w:val="52"/>
      <w:sz w:val="36"/>
    </w:rPr>
  </w:style>
  <w:style w:type="character" w:customStyle="1" w:styleId="21">
    <w:name w:val="標題 2 字元"/>
    <w:rsid w:val="00820F98"/>
    <w:rPr>
      <w:rFonts w:eastAsia="標楷體"/>
      <w:b/>
      <w:snapToGrid w:val="0"/>
      <w:sz w:val="32"/>
    </w:rPr>
  </w:style>
  <w:style w:type="character" w:customStyle="1" w:styleId="30">
    <w:name w:val="標題 3 字元"/>
    <w:rsid w:val="00820F98"/>
    <w:rPr>
      <w:rFonts w:eastAsia="標楷體"/>
      <w:kern w:val="2"/>
      <w:sz w:val="32"/>
    </w:rPr>
  </w:style>
  <w:style w:type="character" w:customStyle="1" w:styleId="41">
    <w:name w:val="標題 4 字元"/>
    <w:rsid w:val="00820F98"/>
    <w:rPr>
      <w:rFonts w:eastAsia="標楷體"/>
      <w:kern w:val="2"/>
      <w:sz w:val="28"/>
    </w:rPr>
  </w:style>
  <w:style w:type="character" w:customStyle="1" w:styleId="50">
    <w:name w:val="標題 5 字元"/>
    <w:rsid w:val="00820F98"/>
    <w:rPr>
      <w:rFonts w:eastAsia="標楷體"/>
      <w:kern w:val="2"/>
      <w:sz w:val="26"/>
    </w:rPr>
  </w:style>
  <w:style w:type="character" w:customStyle="1" w:styleId="61">
    <w:name w:val="標題 6 字元"/>
    <w:rsid w:val="00820F98"/>
    <w:rPr>
      <w:rFonts w:eastAsia="標楷體"/>
      <w:kern w:val="2"/>
      <w:sz w:val="24"/>
    </w:rPr>
  </w:style>
  <w:style w:type="character" w:customStyle="1" w:styleId="70">
    <w:name w:val="標題 7 字元"/>
    <w:rsid w:val="00820F98"/>
    <w:rPr>
      <w:rFonts w:eastAsia="標楷體"/>
      <w:kern w:val="2"/>
      <w:sz w:val="24"/>
    </w:rPr>
  </w:style>
  <w:style w:type="character" w:customStyle="1" w:styleId="80">
    <w:name w:val="標題 8 字元"/>
    <w:rsid w:val="00820F98"/>
    <w:rPr>
      <w:rFonts w:eastAsia="標楷體"/>
      <w:kern w:val="2"/>
      <w:sz w:val="24"/>
    </w:rPr>
  </w:style>
  <w:style w:type="character" w:customStyle="1" w:styleId="90">
    <w:name w:val="標題 9 字元"/>
    <w:rsid w:val="00820F98"/>
    <w:rPr>
      <w:rFonts w:eastAsia="標楷體"/>
      <w:kern w:val="2"/>
      <w:sz w:val="24"/>
    </w:rPr>
  </w:style>
  <w:style w:type="paragraph" w:customStyle="1" w:styleId="2TEXT">
    <w:name w:val="標題2.TEXT"/>
    <w:basedOn w:val="a0"/>
    <w:next w:val="a0"/>
    <w:rsid w:val="00820F98"/>
    <w:pPr>
      <w:snapToGrid w:val="0"/>
      <w:spacing w:before="120" w:line="400" w:lineRule="atLeast"/>
      <w:ind w:left="1134"/>
    </w:pPr>
    <w:rPr>
      <w:rFonts w:eastAsia="標楷體"/>
      <w:sz w:val="32"/>
      <w:szCs w:val="20"/>
    </w:rPr>
  </w:style>
  <w:style w:type="paragraph" w:customStyle="1" w:styleId="4">
    <w:name w:val="項目4"/>
    <w:rsid w:val="00820F98"/>
    <w:pPr>
      <w:numPr>
        <w:numId w:val="2"/>
      </w:numPr>
      <w:tabs>
        <w:tab w:val="left" w:pos="1134"/>
      </w:tabs>
      <w:adjustRightInd w:val="0"/>
      <w:snapToGrid w:val="0"/>
      <w:spacing w:before="120"/>
    </w:pPr>
    <w:rPr>
      <w:rFonts w:ascii="標楷體" w:eastAsia="標楷體"/>
      <w:noProof/>
      <w:sz w:val="24"/>
    </w:rPr>
  </w:style>
  <w:style w:type="table" w:styleId="ac">
    <w:name w:val="Table Grid"/>
    <w:basedOn w:val="a2"/>
    <w:uiPriority w:val="59"/>
    <w:rsid w:val="009D54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文件名稱"/>
    <w:basedOn w:val="a0"/>
    <w:next w:val="a0"/>
    <w:autoRedefine/>
    <w:rsid w:val="00BB73FB"/>
    <w:pPr>
      <w:spacing w:before="120"/>
      <w:jc w:val="center"/>
    </w:pPr>
    <w:rPr>
      <w:rFonts w:eastAsia="標楷體"/>
      <w:b/>
      <w:bCs/>
      <w:color w:val="000000"/>
      <w:sz w:val="64"/>
      <w:szCs w:val="64"/>
    </w:rPr>
  </w:style>
  <w:style w:type="paragraph" w:customStyle="1" w:styleId="ae">
    <w:name w:val="版次"/>
    <w:basedOn w:val="a0"/>
    <w:rsid w:val="0011788D"/>
    <w:pPr>
      <w:spacing w:before="120" w:after="120"/>
    </w:pPr>
    <w:rPr>
      <w:rFonts w:eastAsia="標楷體"/>
      <w:sz w:val="40"/>
      <w:szCs w:val="36"/>
    </w:rPr>
  </w:style>
  <w:style w:type="paragraph" w:customStyle="1" w:styleId="af">
    <w:name w:val="公司名稱"/>
    <w:next w:val="a0"/>
    <w:rsid w:val="0011788D"/>
    <w:pPr>
      <w:jc w:val="center"/>
    </w:pPr>
    <w:rPr>
      <w:rFonts w:ascii="Arial" w:eastAsia="標楷體" w:hAnsi="Arial"/>
      <w:noProof/>
      <w:sz w:val="40"/>
    </w:rPr>
  </w:style>
  <w:style w:type="paragraph" w:customStyle="1" w:styleId="af0">
    <w:name w:val="文件編號"/>
    <w:basedOn w:val="a0"/>
    <w:next w:val="a0"/>
    <w:rsid w:val="0011788D"/>
    <w:pPr>
      <w:adjustRightInd w:val="0"/>
      <w:spacing w:before="120" w:after="120" w:line="360" w:lineRule="atLeast"/>
      <w:textAlignment w:val="baseline"/>
    </w:pPr>
    <w:rPr>
      <w:rFonts w:eastAsia="標楷體"/>
      <w:kern w:val="0"/>
      <w:sz w:val="40"/>
      <w:szCs w:val="40"/>
    </w:rPr>
  </w:style>
  <w:style w:type="paragraph" w:customStyle="1" w:styleId="af1">
    <w:name w:val="文件日期"/>
    <w:basedOn w:val="a0"/>
    <w:rsid w:val="0011788D"/>
    <w:rPr>
      <w:rFonts w:eastAsia="標楷體"/>
      <w:sz w:val="40"/>
    </w:rPr>
  </w:style>
  <w:style w:type="paragraph" w:customStyle="1" w:styleId="af2">
    <w:name w:val="封面表格"/>
    <w:basedOn w:val="a0"/>
    <w:rsid w:val="0011788D"/>
    <w:pPr>
      <w:adjustRightInd w:val="0"/>
      <w:snapToGrid w:val="0"/>
      <w:spacing w:before="60"/>
    </w:pPr>
    <w:rPr>
      <w:rFonts w:eastAsia="標楷體"/>
      <w:kern w:val="0"/>
      <w:sz w:val="40"/>
    </w:rPr>
  </w:style>
  <w:style w:type="paragraph" w:customStyle="1" w:styleId="af3">
    <w:name w:val="表格內文置中"/>
    <w:basedOn w:val="a0"/>
    <w:rsid w:val="0011788D"/>
    <w:pPr>
      <w:adjustRightInd w:val="0"/>
      <w:snapToGrid w:val="0"/>
      <w:spacing w:before="60"/>
      <w:ind w:left="113" w:right="113"/>
      <w:jc w:val="center"/>
    </w:pPr>
    <w:rPr>
      <w:rFonts w:eastAsia="標楷體"/>
      <w:kern w:val="0"/>
    </w:rPr>
  </w:style>
  <w:style w:type="character" w:customStyle="1" w:styleId="af4">
    <w:name w:val="公司字樣(英文)"/>
    <w:rsid w:val="0011788D"/>
    <w:rPr>
      <w:rFonts w:ascii="Times New Roman" w:eastAsia="標楷體" w:hAnsi="Times New Roman"/>
      <w:sz w:val="32"/>
    </w:rPr>
  </w:style>
  <w:style w:type="character" w:customStyle="1" w:styleId="af5">
    <w:name w:val="公司字樣(中文)"/>
    <w:rsid w:val="0011788D"/>
    <w:rPr>
      <w:rFonts w:ascii="Times New Roman" w:eastAsia="標楷體" w:hAnsi="Times New Roman"/>
      <w:kern w:val="2"/>
      <w:sz w:val="40"/>
    </w:rPr>
  </w:style>
  <w:style w:type="paragraph" w:customStyle="1" w:styleId="af6">
    <w:name w:val="文件制／修訂履歷"/>
    <w:basedOn w:val="a0"/>
    <w:next w:val="a0"/>
    <w:rsid w:val="0011788D"/>
    <w:pPr>
      <w:jc w:val="center"/>
    </w:pPr>
    <w:rPr>
      <w:rFonts w:eastAsia="標楷體"/>
      <w:sz w:val="28"/>
    </w:rPr>
  </w:style>
  <w:style w:type="paragraph" w:customStyle="1" w:styleId="11">
    <w:name w:val="表格內文1"/>
    <w:basedOn w:val="a0"/>
    <w:rsid w:val="0011788D"/>
    <w:pPr>
      <w:adjustRightInd w:val="0"/>
      <w:snapToGrid w:val="0"/>
      <w:spacing w:before="60"/>
      <w:ind w:left="113" w:right="113"/>
    </w:pPr>
    <w:rPr>
      <w:rFonts w:eastAsia="標楷體"/>
      <w:kern w:val="0"/>
    </w:rPr>
  </w:style>
  <w:style w:type="paragraph" w:customStyle="1" w:styleId="af7">
    <w:name w:val="修訂履歷表格"/>
    <w:basedOn w:val="a0"/>
    <w:rsid w:val="0011788D"/>
    <w:pPr>
      <w:jc w:val="center"/>
    </w:pPr>
    <w:rPr>
      <w:rFonts w:eastAsia="標楷體"/>
    </w:rPr>
  </w:style>
  <w:style w:type="paragraph" w:styleId="12">
    <w:name w:val="toc 1"/>
    <w:basedOn w:val="a0"/>
    <w:next w:val="a0"/>
    <w:autoRedefine/>
    <w:uiPriority w:val="39"/>
    <w:rsid w:val="0011788D"/>
    <w:pPr>
      <w:tabs>
        <w:tab w:val="left" w:pos="1440"/>
        <w:tab w:val="right" w:leader="dot" w:pos="9628"/>
      </w:tabs>
      <w:snapToGrid w:val="0"/>
      <w:spacing w:before="120" w:line="400" w:lineRule="atLeast"/>
    </w:pPr>
    <w:rPr>
      <w:rFonts w:eastAsia="標楷體"/>
      <w:b/>
      <w:caps/>
      <w:noProof/>
      <w:sz w:val="28"/>
    </w:rPr>
  </w:style>
  <w:style w:type="paragraph" w:styleId="22">
    <w:name w:val="toc 2"/>
    <w:basedOn w:val="a0"/>
    <w:next w:val="a0"/>
    <w:autoRedefine/>
    <w:uiPriority w:val="39"/>
    <w:rsid w:val="0011788D"/>
    <w:pPr>
      <w:tabs>
        <w:tab w:val="left" w:pos="1440"/>
        <w:tab w:val="right" w:leader="dot" w:pos="9628"/>
      </w:tabs>
      <w:snapToGrid w:val="0"/>
      <w:ind w:left="284"/>
    </w:pPr>
    <w:rPr>
      <w:rFonts w:eastAsia="標楷體"/>
      <w:noProof/>
    </w:rPr>
  </w:style>
  <w:style w:type="paragraph" w:customStyle="1" w:styleId="af8">
    <w:name w:val="目錄"/>
    <w:basedOn w:val="a0"/>
    <w:rsid w:val="0011788D"/>
    <w:pPr>
      <w:spacing w:before="120" w:after="120"/>
      <w:jc w:val="center"/>
    </w:pPr>
    <w:rPr>
      <w:rFonts w:eastAsia="標楷體"/>
      <w:b/>
      <w:sz w:val="36"/>
      <w:u w:val="single"/>
    </w:rPr>
  </w:style>
  <w:style w:type="paragraph" w:customStyle="1" w:styleId="3TEXT">
    <w:name w:val="標題3.TEXT"/>
    <w:basedOn w:val="a0"/>
    <w:next w:val="a0"/>
    <w:rsid w:val="0011788D"/>
    <w:pPr>
      <w:snapToGrid w:val="0"/>
      <w:spacing w:before="120"/>
      <w:ind w:left="1134" w:firstLine="680"/>
    </w:pPr>
    <w:rPr>
      <w:rFonts w:eastAsia="標楷體"/>
      <w:sz w:val="28"/>
    </w:rPr>
  </w:style>
  <w:style w:type="paragraph" w:customStyle="1" w:styleId="6">
    <w:name w:val="項目符號 6"/>
    <w:basedOn w:val="a0"/>
    <w:next w:val="a0"/>
    <w:autoRedefine/>
    <w:rsid w:val="0011788D"/>
    <w:pPr>
      <w:numPr>
        <w:numId w:val="3"/>
      </w:numPr>
      <w:tabs>
        <w:tab w:val="clear" w:pos="3053"/>
        <w:tab w:val="num" w:pos="2977"/>
      </w:tabs>
      <w:snapToGrid w:val="0"/>
      <w:spacing w:before="120"/>
    </w:pPr>
    <w:rPr>
      <w:rFonts w:eastAsia="標楷體"/>
    </w:rPr>
  </w:style>
  <w:style w:type="paragraph" w:customStyle="1" w:styleId="6TEXT">
    <w:name w:val="標題6.TEXT"/>
    <w:basedOn w:val="a0"/>
    <w:autoRedefine/>
    <w:rsid w:val="00FD0BA6"/>
    <w:pPr>
      <w:snapToGrid w:val="0"/>
      <w:spacing w:before="120"/>
      <w:ind w:left="1701"/>
    </w:pPr>
    <w:rPr>
      <w:rFonts w:eastAsia="標楷體"/>
      <w:sz w:val="26"/>
    </w:rPr>
  </w:style>
  <w:style w:type="paragraph" w:styleId="a">
    <w:name w:val="List Bullet"/>
    <w:basedOn w:val="a0"/>
    <w:next w:val="a0"/>
    <w:autoRedefine/>
    <w:rsid w:val="0081699E"/>
    <w:pPr>
      <w:numPr>
        <w:numId w:val="4"/>
      </w:numPr>
      <w:snapToGrid w:val="0"/>
    </w:pPr>
    <w:rPr>
      <w:rFonts w:ascii="標楷體" w:eastAsia="標楷體" w:hAnsi="標楷體"/>
      <w:sz w:val="26"/>
    </w:rPr>
  </w:style>
  <w:style w:type="paragraph" w:customStyle="1" w:styleId="1text">
    <w:name w:val="項目符號 1 text"/>
    <w:autoRedefine/>
    <w:rsid w:val="00FD0BA6"/>
    <w:pPr>
      <w:snapToGrid w:val="0"/>
      <w:spacing w:before="120"/>
      <w:ind w:left="1559"/>
    </w:pPr>
    <w:rPr>
      <w:rFonts w:ascii="Arial" w:eastAsia="標楷體" w:hAnsi="Arial"/>
      <w:noProof/>
      <w:sz w:val="26"/>
    </w:rPr>
  </w:style>
  <w:style w:type="paragraph" w:customStyle="1" w:styleId="2">
    <w:name w:val="表格項目2"/>
    <w:basedOn w:val="a0"/>
    <w:rsid w:val="00FD0BA6"/>
    <w:pPr>
      <w:numPr>
        <w:numId w:val="5"/>
      </w:numPr>
      <w:tabs>
        <w:tab w:val="left" w:pos="284"/>
      </w:tabs>
      <w:snapToGrid w:val="0"/>
      <w:spacing w:before="40"/>
    </w:pPr>
    <w:rPr>
      <w:rFonts w:ascii="Arial" w:eastAsia="標楷體" w:hAnsi="Arial"/>
    </w:rPr>
  </w:style>
  <w:style w:type="paragraph" w:styleId="af9">
    <w:name w:val="List Paragraph"/>
    <w:basedOn w:val="a0"/>
    <w:uiPriority w:val="34"/>
    <w:qFormat/>
    <w:rsid w:val="00607A4F"/>
    <w:pPr>
      <w:ind w:leftChars="200" w:left="480"/>
    </w:pPr>
  </w:style>
  <w:style w:type="paragraph" w:styleId="afa">
    <w:name w:val="Date"/>
    <w:basedOn w:val="a0"/>
    <w:next w:val="a0"/>
    <w:link w:val="afb"/>
    <w:uiPriority w:val="99"/>
    <w:semiHidden/>
    <w:unhideWhenUsed/>
    <w:rsid w:val="00C27527"/>
    <w:pPr>
      <w:jc w:val="right"/>
    </w:pPr>
  </w:style>
  <w:style w:type="character" w:customStyle="1" w:styleId="afb">
    <w:name w:val="日期 字元"/>
    <w:link w:val="afa"/>
    <w:uiPriority w:val="99"/>
    <w:semiHidden/>
    <w:rsid w:val="00C27527"/>
    <w:rPr>
      <w:kern w:val="2"/>
      <w:sz w:val="24"/>
      <w:szCs w:val="24"/>
    </w:rPr>
  </w:style>
  <w:style w:type="paragraph" w:customStyle="1" w:styleId="42">
    <w:name w:val="標題 4 內文"/>
    <w:basedOn w:val="a0"/>
    <w:rsid w:val="00036417"/>
    <w:pPr>
      <w:adjustRightInd w:val="0"/>
      <w:spacing w:afterLines="20"/>
      <w:ind w:leftChars="472" w:left="472"/>
    </w:pPr>
    <w:rPr>
      <w:rFonts w:ascii="Arial" w:eastAsia="標楷體" w:hAnsi="Arial" w:cs="標楷體"/>
      <w:kern w:val="0"/>
      <w:szCs w:val="28"/>
    </w:rPr>
  </w:style>
  <w:style w:type="paragraph" w:customStyle="1" w:styleId="afc">
    <w:name w:val="頁尾版權宣告"/>
    <w:basedOn w:val="a0"/>
    <w:rsid w:val="00E55F55"/>
    <w:pPr>
      <w:jc w:val="center"/>
    </w:pPr>
    <w:rPr>
      <w:rFonts w:eastAsia="標楷體"/>
      <w:sz w:val="20"/>
    </w:rPr>
  </w:style>
  <w:style w:type="paragraph" w:styleId="afd">
    <w:name w:val="Plain Text"/>
    <w:basedOn w:val="a0"/>
    <w:link w:val="afe"/>
    <w:rsid w:val="00E55F55"/>
    <w:pPr>
      <w:autoSpaceDE w:val="0"/>
      <w:autoSpaceDN w:val="0"/>
      <w:adjustRightInd w:val="0"/>
      <w:textAlignment w:val="baseline"/>
    </w:pPr>
    <w:rPr>
      <w:rFonts w:ascii="細明體" w:eastAsia="細明體"/>
      <w:szCs w:val="20"/>
    </w:rPr>
  </w:style>
  <w:style w:type="character" w:customStyle="1" w:styleId="afe">
    <w:name w:val="純文字 字元"/>
    <w:basedOn w:val="a1"/>
    <w:link w:val="afd"/>
    <w:rsid w:val="00E55F55"/>
    <w:rPr>
      <w:rFonts w:ascii="細明體" w:eastAsia="細明體"/>
      <w:kern w:val="2"/>
      <w:sz w:val="24"/>
    </w:rPr>
  </w:style>
  <w:style w:type="character" w:styleId="aff">
    <w:name w:val="FollowedHyperlink"/>
    <w:basedOn w:val="a1"/>
    <w:uiPriority w:val="99"/>
    <w:semiHidden/>
    <w:unhideWhenUsed/>
    <w:rsid w:val="00C95E73"/>
    <w:rPr>
      <w:color w:val="800080" w:themeColor="followedHyperlink"/>
      <w:u w:val="single"/>
    </w:rPr>
  </w:style>
  <w:style w:type="paragraph" w:styleId="aff0">
    <w:name w:val="Document Map"/>
    <w:basedOn w:val="a0"/>
    <w:link w:val="aff1"/>
    <w:uiPriority w:val="99"/>
    <w:semiHidden/>
    <w:unhideWhenUsed/>
    <w:rsid w:val="001F34F2"/>
    <w:rPr>
      <w:rFonts w:ascii="新細明體"/>
      <w:sz w:val="18"/>
      <w:szCs w:val="18"/>
    </w:rPr>
  </w:style>
  <w:style w:type="character" w:customStyle="1" w:styleId="aff1">
    <w:name w:val="文件引導模式 字元"/>
    <w:basedOn w:val="a1"/>
    <w:link w:val="aff0"/>
    <w:uiPriority w:val="99"/>
    <w:semiHidden/>
    <w:rsid w:val="001F34F2"/>
    <w:rPr>
      <w:rFonts w:ascii="新細明體"/>
      <w:kern w:val="2"/>
      <w:sz w:val="18"/>
      <w:szCs w:val="18"/>
    </w:rPr>
  </w:style>
  <w:style w:type="character" w:styleId="aff2">
    <w:name w:val="annotation reference"/>
    <w:basedOn w:val="a1"/>
    <w:uiPriority w:val="99"/>
    <w:semiHidden/>
    <w:unhideWhenUsed/>
    <w:rsid w:val="00735725"/>
    <w:rPr>
      <w:sz w:val="18"/>
      <w:szCs w:val="18"/>
    </w:rPr>
  </w:style>
  <w:style w:type="paragraph" w:styleId="aff3">
    <w:name w:val="annotation text"/>
    <w:basedOn w:val="a0"/>
    <w:link w:val="aff4"/>
    <w:uiPriority w:val="99"/>
    <w:semiHidden/>
    <w:unhideWhenUsed/>
    <w:rsid w:val="00735725"/>
  </w:style>
  <w:style w:type="character" w:customStyle="1" w:styleId="aff4">
    <w:name w:val="註解文字 字元"/>
    <w:basedOn w:val="a1"/>
    <w:link w:val="aff3"/>
    <w:uiPriority w:val="99"/>
    <w:semiHidden/>
    <w:rsid w:val="00735725"/>
    <w:rPr>
      <w:kern w:val="2"/>
      <w:sz w:val="24"/>
      <w:szCs w:val="24"/>
    </w:rPr>
  </w:style>
  <w:style w:type="paragraph" w:styleId="aff5">
    <w:name w:val="annotation subject"/>
    <w:basedOn w:val="aff3"/>
    <w:next w:val="aff3"/>
    <w:link w:val="aff6"/>
    <w:uiPriority w:val="99"/>
    <w:semiHidden/>
    <w:unhideWhenUsed/>
    <w:rsid w:val="00735725"/>
    <w:rPr>
      <w:b/>
      <w:bCs/>
    </w:rPr>
  </w:style>
  <w:style w:type="character" w:customStyle="1" w:styleId="aff6">
    <w:name w:val="註解主旨 字元"/>
    <w:basedOn w:val="aff4"/>
    <w:link w:val="aff5"/>
    <w:uiPriority w:val="99"/>
    <w:semiHidden/>
    <w:rsid w:val="00735725"/>
    <w:rPr>
      <w:b/>
      <w:bCs/>
      <w:kern w:val="2"/>
      <w:sz w:val="24"/>
      <w:szCs w:val="24"/>
    </w:rPr>
  </w:style>
  <w:style w:type="paragraph" w:styleId="aff7">
    <w:name w:val="Revision"/>
    <w:hidden/>
    <w:uiPriority w:val="99"/>
    <w:semiHidden/>
    <w:rsid w:val="00735725"/>
    <w:rPr>
      <w:kern w:val="2"/>
      <w:sz w:val="24"/>
      <w:szCs w:val="24"/>
    </w:rPr>
  </w:style>
  <w:style w:type="character" w:customStyle="1" w:styleId="13">
    <w:name w:val="未解析的提及1"/>
    <w:basedOn w:val="a1"/>
    <w:uiPriority w:val="99"/>
    <w:semiHidden/>
    <w:unhideWhenUsed/>
    <w:rsid w:val="009C33BE"/>
    <w:rPr>
      <w:color w:val="605E5C"/>
      <w:shd w:val="clear" w:color="auto" w:fill="E1DFDD"/>
    </w:rPr>
  </w:style>
  <w:style w:type="character" w:customStyle="1" w:styleId="23">
    <w:name w:val="未解析的提及2"/>
    <w:basedOn w:val="a1"/>
    <w:uiPriority w:val="99"/>
    <w:semiHidden/>
    <w:unhideWhenUsed/>
    <w:rsid w:val="00CB7415"/>
    <w:rPr>
      <w:color w:val="605E5C"/>
      <w:shd w:val="clear" w:color="auto" w:fill="E1DFDD"/>
    </w:rPr>
  </w:style>
  <w:style w:type="character" w:customStyle="1" w:styleId="31">
    <w:name w:val="未解析的提及3"/>
    <w:basedOn w:val="a1"/>
    <w:uiPriority w:val="99"/>
    <w:semiHidden/>
    <w:unhideWhenUsed/>
    <w:rsid w:val="00583560"/>
    <w:rPr>
      <w:color w:val="605E5C"/>
      <w:shd w:val="clear" w:color="auto" w:fill="E1DFDD"/>
    </w:rPr>
  </w:style>
  <w:style w:type="table" w:styleId="14">
    <w:name w:val="Grid Table 1 Light"/>
    <w:basedOn w:val="a2"/>
    <w:uiPriority w:val="46"/>
    <w:rsid w:val="0066205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3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5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2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5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9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3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0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1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4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7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2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2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3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9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3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9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29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03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6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3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9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7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5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89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9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package" Target="embeddings/Microsoft_Visio_Drawing.vsdx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microsoft.com/office/2011/relationships/people" Target="people.xml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9" Type="http://schemas.openxmlformats.org/officeDocument/2006/relationships/image" Target="media/image13.png"/><Relationship Id="rId11" Type="http://schemas.openxmlformats.org/officeDocument/2006/relationships/footnotes" Target="footnotes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fontTable" Target="fontTable.xml"/><Relationship Id="rId10" Type="http://schemas.openxmlformats.org/officeDocument/2006/relationships/webSettings" Target="webSettings.xml"/><Relationship Id="rId19" Type="http://schemas.openxmlformats.org/officeDocument/2006/relationships/image" Target="media/image4.emf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footer" Target="footer1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styles" Target="style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image" Target="media/image3.emf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oleObject" Target="embeddings/Microsoft_Visio_2003-2010_Drawing.vsd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0075_n41 xmlns="9dfc2920-772e-4b7f-b399-1648423aab80" xsi:nil="true"/>
  </documentManagement>
</p:properties>
</file>

<file path=customXml/item2.xml><?xml version="1.0" encoding="utf-8"?>
<LongProperties xmlns="http://schemas.microsoft.com/office/2006/metadata/longProperties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3A6DB7910E053D43853C74859351BE0E" ma:contentTypeVersion="1" ma:contentTypeDescription="建立新的文件。" ma:contentTypeScope="" ma:versionID="3c5abf4b18db4e853bab5100bb9414f0">
  <xsd:schema xmlns:xsd="http://www.w3.org/2001/XMLSchema" xmlns:xs="http://www.w3.org/2001/XMLSchema" xmlns:p="http://schemas.microsoft.com/office/2006/metadata/properties" xmlns:ns2="15f83a92-c5fd-41b7-b36b-bc826f8a9e80" xmlns:ns3="9dfc2920-772e-4b7f-b399-1648423aab80" targetNamespace="http://schemas.microsoft.com/office/2006/metadata/properties" ma:root="true" ma:fieldsID="4b811d7b203f5e8297e696666c88a341" ns2:_="" ns3:_="">
    <xsd:import namespace="15f83a92-c5fd-41b7-b36b-bc826f8a9e80"/>
    <xsd:import namespace="9dfc2920-772e-4b7f-b399-1648423aab80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_x0075_n41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f83a92-c5fd-41b7-b36b-bc826f8a9e80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文件識別碼值" ma:description="指派給此項目的文件識別碼值。" ma:internalName="_dlc_DocId" ma:readOnly="true">
      <xsd:simpleType>
        <xsd:restriction base="dms:Text"/>
      </xsd:simpleType>
    </xsd:element>
    <xsd:element name="_dlc_DocIdUrl" ma:index="9" nillable="true" ma:displayName="文件識別碼" ma:description="此文件的永久性連結。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持續性識別碼" ma:description="新增時保留識別碼。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fc2920-772e-4b7f-b399-1648423aab80" elementFormDefault="qualified">
    <xsd:import namespace="http://schemas.microsoft.com/office/2006/documentManagement/types"/>
    <xsd:import namespace="http://schemas.microsoft.com/office/infopath/2007/PartnerControls"/>
    <xsd:element name="_x0075_n41" ma:index="11" nillable="true" ma:displayName="日期及時間" ma:internalName="_x0075_n41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7073571-5CA7-4036-AEDF-54B0E34A5112}">
  <ds:schemaRefs>
    <ds:schemaRef ds:uri="http://schemas.microsoft.com/office/2006/metadata/properties"/>
    <ds:schemaRef ds:uri="http://schemas.microsoft.com/office/infopath/2007/PartnerControls"/>
    <ds:schemaRef ds:uri="9dfc2920-772e-4b7f-b399-1648423aab80"/>
  </ds:schemaRefs>
</ds:datastoreItem>
</file>

<file path=customXml/itemProps2.xml><?xml version="1.0" encoding="utf-8"?>
<ds:datastoreItem xmlns:ds="http://schemas.openxmlformats.org/officeDocument/2006/customXml" ds:itemID="{534364BB-0081-4A32-920F-C72D8C5AB028}">
  <ds:schemaRefs>
    <ds:schemaRef ds:uri="http://schemas.microsoft.com/office/2006/metadata/longProperties"/>
  </ds:schemaRefs>
</ds:datastoreItem>
</file>

<file path=customXml/itemProps3.xml><?xml version="1.0" encoding="utf-8"?>
<ds:datastoreItem xmlns:ds="http://schemas.openxmlformats.org/officeDocument/2006/customXml" ds:itemID="{5D39A205-338C-4A00-906D-3A566FE1777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1BF6A59-B46B-414F-9F71-A20B368BDA3F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E6E09EF8-BACC-4BF8-859D-59C850FB8DFF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5A2B8C88-E43E-4356-8B3A-B635E3DB55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f83a92-c5fd-41b7-b36b-bc826f8a9e80"/>
    <ds:schemaRef ds:uri="9dfc2920-772e-4b7f-b399-1648423aab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9993</TotalTime>
  <Pages>139</Pages>
  <Words>10997</Words>
  <Characters>62687</Characters>
  <Application>Microsoft Office Word</Application>
  <DocSecurity>0</DocSecurity>
  <Lines>522</Lines>
  <Paragraphs>147</Paragraphs>
  <ScaleCrop>false</ScaleCrop>
  <Company>Microsoft</Company>
  <LinksUpToDate>false</LinksUpToDate>
  <CharactersWithSpaces>73537</CharactersWithSpaces>
  <SharedDoc>false</SharedDoc>
  <HLinks>
    <vt:vector size="78" baseType="variant">
      <vt:variant>
        <vt:i4>1769525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_Toc508799127</vt:lpwstr>
      </vt:variant>
      <vt:variant>
        <vt:i4>1769525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_Toc508799126</vt:lpwstr>
      </vt:variant>
      <vt:variant>
        <vt:i4>1769525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_Toc508799125</vt:lpwstr>
      </vt:variant>
      <vt:variant>
        <vt:i4>1769525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_Toc508799124</vt:lpwstr>
      </vt:variant>
      <vt:variant>
        <vt:i4>1769525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_Toc508799123</vt:lpwstr>
      </vt:variant>
      <vt:variant>
        <vt:i4>1769525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_Toc508799122</vt:lpwstr>
      </vt:variant>
      <vt:variant>
        <vt:i4>1769525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_Toc508799121</vt:lpwstr>
      </vt:variant>
      <vt:variant>
        <vt:i4>1769525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_Toc508799120</vt:lpwstr>
      </vt:variant>
      <vt:variant>
        <vt:i4>1572917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_Toc508799119</vt:lpwstr>
      </vt:variant>
      <vt:variant>
        <vt:i4>1572917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_Toc508799118</vt:lpwstr>
      </vt:variant>
      <vt:variant>
        <vt:i4>1572917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_Toc508799117</vt:lpwstr>
      </vt:variant>
      <vt:variant>
        <vt:i4>1572917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_Toc508799116</vt:lpwstr>
      </vt:variant>
      <vt:variant>
        <vt:i4>1572917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_Toc508799115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MKTB</dc:creator>
  <cp:lastModifiedBy>陳志嵩</cp:lastModifiedBy>
  <cp:revision>1508</cp:revision>
  <cp:lastPrinted>2014-10-29T13:57:00Z</cp:lastPrinted>
  <dcterms:created xsi:type="dcterms:W3CDTF">2021-03-17T02:32:00Z</dcterms:created>
  <dcterms:modified xsi:type="dcterms:W3CDTF">2021-06-11T01:29:00Z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Url">
    <vt:lpwstr>http://dkms/dep/11j000/intra/ISO%2027001/_layouts/15/DocIdRedir.aspx?ID=EQQN53QDNFYV-25-1759, EQQN53QDNFYV-25-1759</vt:lpwstr>
  </property>
</Properties>
</file>